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4F2F" w:rsidRDefault="00FF4F2F"/>
    <w:tbl>
      <w:tblPr>
        <w:tblW w:w="0" w:type="auto"/>
        <w:tblBorders>
          <w:top w:val="double" w:sz="6" w:space="0" w:color="auto"/>
          <w:left w:val="double" w:sz="6" w:space="0" w:color="auto"/>
          <w:bottom w:val="double" w:sz="6" w:space="0" w:color="auto"/>
          <w:right w:val="double" w:sz="6" w:space="0" w:color="auto"/>
        </w:tblBorders>
        <w:tblLayout w:type="fixed"/>
        <w:tblLook w:val="0000"/>
      </w:tblPr>
      <w:tblGrid>
        <w:gridCol w:w="4788"/>
        <w:gridCol w:w="4788"/>
      </w:tblGrid>
      <w:tr w:rsidR="00FF4F2F">
        <w:tc>
          <w:tcPr>
            <w:tcW w:w="9576" w:type="dxa"/>
            <w:gridSpan w:val="2"/>
          </w:tcPr>
          <w:p w:rsidR="00FF4F2F" w:rsidRDefault="00FF4F2F">
            <w:pPr>
              <w:jc w:val="center"/>
              <w:rPr>
                <w:b/>
                <w:sz w:val="32"/>
              </w:rPr>
            </w:pPr>
            <w:bookmarkStart w:id="0" w:name="_Ref49585688"/>
            <w:bookmarkEnd w:id="0"/>
          </w:p>
          <w:p w:rsidR="00FF4F2F" w:rsidRDefault="00FF4F2F">
            <w:pPr>
              <w:jc w:val="center"/>
              <w:rPr>
                <w:b/>
                <w:sz w:val="32"/>
              </w:rPr>
            </w:pPr>
          </w:p>
          <w:p w:rsidR="00FF4F2F" w:rsidRDefault="00FF4F2F">
            <w:pPr>
              <w:jc w:val="center"/>
              <w:rPr>
                <w:b/>
                <w:sz w:val="32"/>
              </w:rPr>
            </w:pPr>
          </w:p>
          <w:p w:rsidR="00FF4F2F" w:rsidRDefault="00FF4F2F">
            <w:pPr>
              <w:jc w:val="center"/>
              <w:rPr>
                <w:b/>
                <w:sz w:val="32"/>
              </w:rPr>
            </w:pPr>
            <w:r>
              <w:rPr>
                <w:b/>
                <w:sz w:val="32"/>
              </w:rPr>
              <w:t>GM Powertrain Electronics Integration and Software</w:t>
            </w:r>
          </w:p>
          <w:p w:rsidR="00FF4F2F" w:rsidRDefault="00FF4F2F">
            <w:pPr>
              <w:jc w:val="center"/>
              <w:rPr>
                <w:b/>
                <w:sz w:val="32"/>
              </w:rPr>
            </w:pPr>
          </w:p>
          <w:p w:rsidR="00FF4F2F" w:rsidRDefault="00FF4F2F">
            <w:pPr>
              <w:jc w:val="center"/>
              <w:rPr>
                <w:b/>
                <w:sz w:val="32"/>
              </w:rPr>
            </w:pPr>
          </w:p>
          <w:p w:rsidR="00FF4F2F" w:rsidRDefault="00FF4F2F">
            <w:pPr>
              <w:jc w:val="center"/>
              <w:rPr>
                <w:b/>
                <w:sz w:val="32"/>
              </w:rPr>
            </w:pPr>
            <w:r>
              <w:rPr>
                <w:b/>
                <w:sz w:val="32"/>
              </w:rPr>
              <w:t xml:space="preserve">GMPT GMLAN Diagnostic Test Mode </w:t>
            </w:r>
          </w:p>
          <w:p w:rsidR="00FF4F2F" w:rsidRDefault="00FF4F2F">
            <w:pPr>
              <w:jc w:val="center"/>
              <w:rPr>
                <w:b/>
                <w:sz w:val="32"/>
              </w:rPr>
            </w:pPr>
            <w:r>
              <w:rPr>
                <w:b/>
                <w:sz w:val="32"/>
              </w:rPr>
              <w:t>Configuration Specification</w:t>
            </w:r>
          </w:p>
          <w:p w:rsidR="00FF4F2F" w:rsidRDefault="00FF4F2F">
            <w:pPr>
              <w:jc w:val="center"/>
              <w:rPr>
                <w:b/>
                <w:sz w:val="28"/>
              </w:rPr>
            </w:pPr>
          </w:p>
          <w:p w:rsidR="00FF4F2F" w:rsidRDefault="00FF4F2F">
            <w:pPr>
              <w:jc w:val="center"/>
              <w:rPr>
                <w:b/>
                <w:sz w:val="28"/>
              </w:rPr>
            </w:pPr>
          </w:p>
          <w:p w:rsidR="00FF4F2F" w:rsidRDefault="00FF4F2F" w:rsidP="00D53EAC">
            <w:pPr>
              <w:jc w:val="center"/>
              <w:rPr>
                <w:b/>
                <w:sz w:val="28"/>
              </w:rPr>
            </w:pPr>
            <w:r>
              <w:rPr>
                <w:b/>
                <w:sz w:val="28"/>
              </w:rPr>
              <w:t>Document Number</w:t>
            </w:r>
            <w:r w:rsidR="006D29E0">
              <w:rPr>
                <w:b/>
                <w:sz w:val="28"/>
              </w:rPr>
              <w:t>:</w:t>
            </w:r>
            <w:r>
              <w:rPr>
                <w:b/>
                <w:sz w:val="28"/>
              </w:rPr>
              <w:t xml:space="preserve"> DiagTestModeConfigSpec.doc</w:t>
            </w:r>
            <w:r w:rsidR="006D29E0">
              <w:rPr>
                <w:b/>
                <w:sz w:val="28"/>
              </w:rPr>
              <w:t>x</w:t>
            </w:r>
            <w:r>
              <w:rPr>
                <w:b/>
                <w:sz w:val="28"/>
              </w:rPr>
              <w:noBreakHyphen/>
              <w:t>08.</w:t>
            </w:r>
            <w:r w:rsidR="00D53EAC">
              <w:rPr>
                <w:b/>
                <w:sz w:val="28"/>
              </w:rPr>
              <w:t>10</w:t>
            </w:r>
            <w:r>
              <w:rPr>
                <w:b/>
                <w:sz w:val="28"/>
              </w:rPr>
              <w:t>.</w:t>
            </w:r>
            <w:del w:id="1" w:author="Matthew L Kaufer" w:date="2009-04-15T15:24:00Z">
              <w:r w:rsidR="00C81D4C" w:rsidDel="003A7CE6">
                <w:rPr>
                  <w:b/>
                  <w:sz w:val="28"/>
                </w:rPr>
                <w:delText>30</w:delText>
              </w:r>
            </w:del>
            <w:ins w:id="2" w:author="Matthew L Kaufer" w:date="2009-04-15T15:24:00Z">
              <w:r w:rsidR="003A7CE6">
                <w:rPr>
                  <w:b/>
                  <w:sz w:val="28"/>
                </w:rPr>
                <w:t>31</w:t>
              </w:r>
            </w:ins>
            <w:r>
              <w:rPr>
                <w:b/>
                <w:sz w:val="28"/>
              </w:rPr>
              <w:t>.</w:t>
            </w:r>
            <w:r w:rsidR="003566E3">
              <w:rPr>
                <w:b/>
                <w:sz w:val="28"/>
              </w:rPr>
              <w:t>0</w:t>
            </w:r>
            <w:r w:rsidR="007B5166">
              <w:rPr>
                <w:b/>
                <w:sz w:val="28"/>
              </w:rPr>
              <w:t>0</w:t>
            </w:r>
          </w:p>
          <w:p w:rsidR="00FF4F2F" w:rsidRDefault="00FF4F2F">
            <w:pPr>
              <w:jc w:val="center"/>
              <w:rPr>
                <w:b/>
                <w:sz w:val="28"/>
              </w:rPr>
            </w:pPr>
          </w:p>
          <w:p w:rsidR="00FF4F2F" w:rsidRDefault="00FF4F2F">
            <w:pPr>
              <w:jc w:val="center"/>
              <w:rPr>
                <w:b/>
                <w:sz w:val="28"/>
              </w:rPr>
            </w:pPr>
          </w:p>
          <w:p w:rsidR="00FF4F2F" w:rsidRDefault="00C81D4C" w:rsidP="00B3565C">
            <w:pPr>
              <w:jc w:val="center"/>
              <w:rPr>
                <w:b/>
                <w:sz w:val="28"/>
              </w:rPr>
            </w:pPr>
            <w:del w:id="3" w:author="Matthew L Kaufer" w:date="2009-04-15T15:24:00Z">
              <w:r w:rsidDel="003A7CE6">
                <w:rPr>
                  <w:b/>
                  <w:sz w:val="28"/>
                </w:rPr>
                <w:delText>February 27</w:delText>
              </w:r>
            </w:del>
            <w:ins w:id="4" w:author="Matthew L Kaufer" w:date="2009-04-15T15:24:00Z">
              <w:r w:rsidR="003A7CE6">
                <w:rPr>
                  <w:b/>
                  <w:sz w:val="28"/>
                </w:rPr>
                <w:t>April 15</w:t>
              </w:r>
            </w:ins>
            <w:r>
              <w:rPr>
                <w:b/>
                <w:sz w:val="28"/>
              </w:rPr>
              <w:t>, 2009</w:t>
            </w:r>
          </w:p>
          <w:p w:rsidR="00FF4F2F" w:rsidRDefault="00FF4F2F">
            <w:pPr>
              <w:jc w:val="center"/>
              <w:rPr>
                <w:b/>
                <w:sz w:val="28"/>
              </w:rPr>
            </w:pPr>
          </w:p>
          <w:p w:rsidR="00FF4F2F" w:rsidRDefault="00FF4F2F">
            <w:pPr>
              <w:jc w:val="center"/>
              <w:rPr>
                <w:b/>
                <w:sz w:val="28"/>
              </w:rPr>
            </w:pPr>
          </w:p>
          <w:p w:rsidR="00FF4F2F" w:rsidRDefault="00FF4F2F">
            <w:pPr>
              <w:jc w:val="center"/>
              <w:rPr>
                <w:b/>
                <w:sz w:val="28"/>
              </w:rPr>
            </w:pPr>
          </w:p>
          <w:p w:rsidR="00FF4F2F" w:rsidRDefault="00FF4F2F">
            <w:pPr>
              <w:jc w:val="center"/>
              <w:rPr>
                <w:b/>
                <w:sz w:val="28"/>
              </w:rPr>
            </w:pPr>
          </w:p>
          <w:p w:rsidR="00FF4F2F" w:rsidRDefault="00FF4F2F">
            <w:pPr>
              <w:jc w:val="center"/>
              <w:rPr>
                <w:b/>
                <w:sz w:val="28"/>
              </w:rPr>
            </w:pPr>
          </w:p>
          <w:p w:rsidR="00FF4F2F" w:rsidRDefault="00FF4F2F">
            <w:pPr>
              <w:jc w:val="center"/>
              <w:rPr>
                <w:b/>
                <w:sz w:val="28"/>
              </w:rPr>
            </w:pPr>
            <w:r>
              <w:rPr>
                <w:b/>
              </w:rPr>
              <w:t>Note:</w:t>
            </w:r>
            <w:r>
              <w:t xml:space="preserve">  If you have a printed copy of this document, you must be sure that it is the latest version before reading it.  Refer to the GMPT Controls Engineering web site to verify the latest version.</w:t>
            </w:r>
          </w:p>
          <w:p w:rsidR="00FF4F2F" w:rsidRDefault="00FF4F2F">
            <w:pPr>
              <w:jc w:val="center"/>
              <w:rPr>
                <w:b/>
                <w:sz w:val="28"/>
              </w:rPr>
            </w:pPr>
          </w:p>
          <w:p w:rsidR="00FF4F2F" w:rsidRDefault="00FF4F2F">
            <w:pPr>
              <w:jc w:val="center"/>
              <w:rPr>
                <w:b/>
                <w:sz w:val="28"/>
              </w:rPr>
            </w:pPr>
          </w:p>
          <w:p w:rsidR="00FF4F2F" w:rsidRDefault="00FF4F2F">
            <w:pPr>
              <w:jc w:val="center"/>
              <w:rPr>
                <w:b/>
                <w:sz w:val="28"/>
              </w:rPr>
            </w:pPr>
          </w:p>
          <w:p w:rsidR="00FF4F2F" w:rsidRDefault="00FF4F2F">
            <w:pPr>
              <w:jc w:val="center"/>
              <w:rPr>
                <w:b/>
                <w:sz w:val="28"/>
              </w:rPr>
            </w:pPr>
          </w:p>
          <w:p w:rsidR="00FF4F2F" w:rsidRDefault="00FF4F2F">
            <w:pPr>
              <w:jc w:val="center"/>
              <w:rPr>
                <w:b/>
                <w:sz w:val="28"/>
              </w:rPr>
            </w:pPr>
          </w:p>
          <w:p w:rsidR="00FF4F2F" w:rsidRDefault="00FF4F2F">
            <w:pPr>
              <w:jc w:val="center"/>
              <w:rPr>
                <w:b/>
                <w:sz w:val="28"/>
              </w:rPr>
            </w:pPr>
          </w:p>
          <w:p w:rsidR="00FF4F2F" w:rsidRDefault="00FF4F2F">
            <w:pPr>
              <w:jc w:val="center"/>
              <w:rPr>
                <w:b/>
                <w:sz w:val="28"/>
              </w:rPr>
            </w:pPr>
          </w:p>
          <w:p w:rsidR="00FF4F2F" w:rsidRDefault="00FF4F2F">
            <w:pPr>
              <w:jc w:val="center"/>
              <w:rPr>
                <w:b/>
                <w:sz w:val="28"/>
              </w:rPr>
            </w:pPr>
          </w:p>
          <w:p w:rsidR="00FF4F2F" w:rsidRDefault="00FF4F2F">
            <w:pPr>
              <w:jc w:val="center"/>
              <w:rPr>
                <w:b/>
                <w:sz w:val="28"/>
              </w:rPr>
            </w:pPr>
          </w:p>
          <w:p w:rsidR="00FF4F2F" w:rsidRDefault="00FF4F2F">
            <w:pPr>
              <w:jc w:val="center"/>
              <w:rPr>
                <w:b/>
                <w:sz w:val="28"/>
              </w:rPr>
            </w:pPr>
          </w:p>
          <w:p w:rsidR="00FF4F2F" w:rsidRDefault="00FF4F2F">
            <w:pPr>
              <w:jc w:val="center"/>
            </w:pPr>
          </w:p>
        </w:tc>
      </w:tr>
      <w:tr w:rsidR="00FF4F2F">
        <w:tc>
          <w:tcPr>
            <w:tcW w:w="4788" w:type="dxa"/>
          </w:tcPr>
          <w:p w:rsidR="00FF4F2F" w:rsidRDefault="00FF4F2F">
            <w:r>
              <w:t>Owner:</w:t>
            </w:r>
            <w:r>
              <w:tab/>
            </w:r>
            <w:r>
              <w:tab/>
              <w:t>Matt Kaufer</w:t>
            </w:r>
          </w:p>
          <w:p w:rsidR="00FF4F2F" w:rsidRDefault="00FF4F2F">
            <w:r>
              <w:t>Phone:</w:t>
            </w:r>
            <w:r>
              <w:tab/>
            </w:r>
            <w:r>
              <w:tab/>
              <w:t xml:space="preserve">(248) </w:t>
            </w:r>
            <w:r w:rsidR="00686E50">
              <w:t>535-1107</w:t>
            </w:r>
          </w:p>
          <w:p w:rsidR="00FF4F2F" w:rsidRDefault="00FF4F2F">
            <w:r>
              <w:t>FAX:</w:t>
            </w:r>
            <w:r>
              <w:tab/>
            </w:r>
            <w:r>
              <w:tab/>
              <w:t>(248) 685-5021</w:t>
            </w:r>
          </w:p>
          <w:p w:rsidR="00FF4F2F" w:rsidRPr="00420E95" w:rsidRDefault="00FF4F2F">
            <w:pPr>
              <w:rPr>
                <w:lang w:val="it-IT"/>
              </w:rPr>
            </w:pPr>
            <w:r w:rsidRPr="00420E95">
              <w:rPr>
                <w:lang w:val="it-IT"/>
              </w:rPr>
              <w:t>VME:</w:t>
            </w:r>
            <w:r w:rsidRPr="00420E95">
              <w:rPr>
                <w:lang w:val="it-IT"/>
              </w:rPr>
              <w:tab/>
            </w:r>
            <w:r w:rsidRPr="00420E95">
              <w:rPr>
                <w:lang w:val="it-IT"/>
              </w:rPr>
              <w:tab/>
            </w:r>
            <w:r w:rsidR="00686E50" w:rsidRPr="00420E95">
              <w:rPr>
                <w:lang w:val="it-IT"/>
              </w:rPr>
              <w:t>(248) 535-1107</w:t>
            </w:r>
          </w:p>
          <w:p w:rsidR="00FF4F2F" w:rsidRPr="00420E95" w:rsidRDefault="00FF4F2F">
            <w:pPr>
              <w:rPr>
                <w:lang w:val="it-IT"/>
              </w:rPr>
            </w:pPr>
            <w:r w:rsidRPr="00420E95">
              <w:rPr>
                <w:lang w:val="it-IT"/>
              </w:rPr>
              <w:t>E</w:t>
            </w:r>
            <w:r w:rsidRPr="00420E95">
              <w:rPr>
                <w:lang w:val="it-IT"/>
              </w:rPr>
              <w:noBreakHyphen/>
              <w:t>Mail:</w:t>
            </w:r>
            <w:r w:rsidRPr="00420E95">
              <w:rPr>
                <w:lang w:val="it-IT"/>
              </w:rPr>
              <w:tab/>
            </w:r>
            <w:r w:rsidRPr="00420E95">
              <w:rPr>
                <w:lang w:val="it-IT"/>
              </w:rPr>
              <w:tab/>
              <w:t>matthew.l.kaufer@gm.com</w:t>
            </w:r>
          </w:p>
          <w:p w:rsidR="00FF4F2F" w:rsidRPr="00420E95" w:rsidRDefault="00FF4F2F">
            <w:pPr>
              <w:rPr>
                <w:lang w:val="it-IT"/>
              </w:rPr>
            </w:pPr>
          </w:p>
        </w:tc>
        <w:tc>
          <w:tcPr>
            <w:tcW w:w="4788" w:type="dxa"/>
          </w:tcPr>
          <w:p w:rsidR="00FF4F2F" w:rsidRDefault="00FF4F2F">
            <w:pPr>
              <w:jc w:val="right"/>
            </w:pPr>
            <w:r>
              <w:t>GM Powertrain</w:t>
            </w:r>
          </w:p>
          <w:p w:rsidR="00FF4F2F" w:rsidRDefault="00FF4F2F">
            <w:pPr>
              <w:jc w:val="right"/>
            </w:pPr>
            <w:r>
              <w:t>General Motors Corporation</w:t>
            </w:r>
          </w:p>
          <w:p w:rsidR="00FF4F2F" w:rsidRDefault="00FF4F2F">
            <w:pPr>
              <w:jc w:val="right"/>
            </w:pPr>
            <w:r>
              <w:t>Mail Code 483-316-300</w:t>
            </w:r>
          </w:p>
          <w:p w:rsidR="00FF4F2F" w:rsidRDefault="00FF4F2F">
            <w:pPr>
              <w:jc w:val="right"/>
            </w:pPr>
            <w:r>
              <w:t xml:space="preserve">3300 General </w:t>
            </w:r>
            <w:smartTag w:uri="urn:schemas-microsoft-com:office:smarttags" w:element="Street">
              <w:smartTag w:uri="urn:schemas-microsoft-com:office:smarttags" w:element="address">
                <w:r>
                  <w:t>Motors Drive</w:t>
                </w:r>
              </w:smartTag>
            </w:smartTag>
          </w:p>
          <w:p w:rsidR="00FF4F2F" w:rsidRDefault="00FF4F2F">
            <w:pPr>
              <w:jc w:val="right"/>
            </w:pPr>
            <w:smartTag w:uri="urn:schemas-microsoft-com:office:smarttags" w:element="place">
              <w:smartTag w:uri="urn:schemas-microsoft-com:office:smarttags" w:element="City">
                <w:r>
                  <w:t>Milford</w:t>
                </w:r>
              </w:smartTag>
              <w:r>
                <w:t xml:space="preserve">, </w:t>
              </w:r>
              <w:smartTag w:uri="urn:schemas-microsoft-com:office:smarttags" w:element="State">
                <w:r>
                  <w:t>Michigan</w:t>
                </w:r>
              </w:smartTag>
              <w:r>
                <w:t xml:space="preserve"> </w:t>
              </w:r>
              <w:smartTag w:uri="urn:schemas-microsoft-com:office:smarttags" w:element="PostalCode">
                <w:r>
                  <w:t>48380</w:t>
                </w:r>
              </w:smartTag>
            </w:smartTag>
          </w:p>
          <w:p w:rsidR="00FF4F2F" w:rsidRDefault="00FF4F2F">
            <w:pPr>
              <w:jc w:val="right"/>
            </w:pPr>
          </w:p>
        </w:tc>
      </w:tr>
    </w:tbl>
    <w:p w:rsidR="00FF4F2F" w:rsidRDefault="00FF4F2F">
      <w:pPr>
        <w:keepNext w:val="0"/>
        <w:keepLines w:val="0"/>
      </w:pPr>
    </w:p>
    <w:p w:rsidR="00FF4F2F" w:rsidRDefault="00FF4F2F">
      <w:pPr>
        <w:keepNext w:val="0"/>
        <w:keepLines w:val="0"/>
        <w:sectPr w:rsidR="00FF4F2F">
          <w:type w:val="oddPage"/>
          <w:pgSz w:w="12240" w:h="15840"/>
          <w:pgMar w:top="1440" w:right="1440" w:bottom="1440" w:left="1440" w:header="706" w:footer="706" w:gutter="0"/>
          <w:cols w:space="720"/>
        </w:sectPr>
      </w:pPr>
    </w:p>
    <w:p w:rsidR="00FF4F2F" w:rsidRDefault="00FF4F2F">
      <w:pPr>
        <w:pageBreakBefore/>
        <w:jc w:val="center"/>
        <w:rPr>
          <w:b/>
          <w:sz w:val="24"/>
        </w:rPr>
      </w:pPr>
      <w:r>
        <w:rPr>
          <w:b/>
          <w:sz w:val="24"/>
        </w:rPr>
        <w:lastRenderedPageBreak/>
        <w:t>Table of Contents</w:t>
      </w:r>
    </w:p>
    <w:p w:rsidR="00FF4F2F" w:rsidRDefault="00FF4F2F">
      <w:pPr>
        <w:jc w:val="center"/>
        <w:rPr>
          <w:b/>
          <w:sz w:val="24"/>
        </w:rPr>
      </w:pPr>
    </w:p>
    <w:p w:rsidR="00167323" w:rsidRDefault="00C03484">
      <w:pPr>
        <w:pStyle w:val="TOC1"/>
        <w:tabs>
          <w:tab w:val="left" w:pos="403"/>
        </w:tabs>
        <w:rPr>
          <w:rFonts w:asciiTheme="minorHAnsi" w:eastAsiaTheme="minorEastAsia" w:hAnsiTheme="minorHAnsi" w:cstheme="minorBidi"/>
          <w:b w:val="0"/>
          <w:noProof/>
          <w:sz w:val="22"/>
          <w:szCs w:val="22"/>
        </w:rPr>
      </w:pPr>
      <w:r w:rsidRPr="00C03484">
        <w:fldChar w:fldCharType="begin"/>
      </w:r>
      <w:r w:rsidR="00FF4F2F">
        <w:instrText xml:space="preserve"> TOC \o \h \z \t "Header,1" </w:instrText>
      </w:r>
      <w:r w:rsidRPr="00C03484">
        <w:fldChar w:fldCharType="separate"/>
      </w:r>
      <w:hyperlink w:anchor="_Toc223512710" w:history="1">
        <w:r w:rsidR="00167323" w:rsidRPr="00BD37E9">
          <w:rPr>
            <w:rStyle w:val="Hyperlink"/>
            <w:noProof/>
          </w:rPr>
          <w:t>1.</w:t>
        </w:r>
        <w:r w:rsidR="00167323">
          <w:rPr>
            <w:rFonts w:asciiTheme="minorHAnsi" w:eastAsiaTheme="minorEastAsia" w:hAnsiTheme="minorHAnsi" w:cstheme="minorBidi"/>
            <w:b w:val="0"/>
            <w:noProof/>
            <w:sz w:val="22"/>
            <w:szCs w:val="22"/>
          </w:rPr>
          <w:tab/>
        </w:r>
        <w:r w:rsidR="00167323" w:rsidRPr="00BD37E9">
          <w:rPr>
            <w:rStyle w:val="Hyperlink"/>
            <w:noProof/>
          </w:rPr>
          <w:t>Introduction</w:t>
        </w:r>
        <w:r w:rsidR="00167323">
          <w:rPr>
            <w:noProof/>
            <w:webHidden/>
          </w:rPr>
          <w:tab/>
        </w:r>
        <w:r>
          <w:rPr>
            <w:noProof/>
            <w:webHidden/>
          </w:rPr>
          <w:fldChar w:fldCharType="begin"/>
        </w:r>
        <w:r w:rsidR="00167323">
          <w:rPr>
            <w:noProof/>
            <w:webHidden/>
          </w:rPr>
          <w:instrText xml:space="preserve"> PAGEREF _Toc223512710 \h </w:instrText>
        </w:r>
        <w:r>
          <w:rPr>
            <w:noProof/>
            <w:webHidden/>
          </w:rPr>
        </w:r>
        <w:r>
          <w:rPr>
            <w:noProof/>
            <w:webHidden/>
          </w:rPr>
          <w:fldChar w:fldCharType="separate"/>
        </w:r>
        <w:r w:rsidR="00167323">
          <w:rPr>
            <w:noProof/>
            <w:webHidden/>
          </w:rPr>
          <w:t>21</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2711" w:history="1">
        <w:r w:rsidR="00167323" w:rsidRPr="00BD37E9">
          <w:rPr>
            <w:rStyle w:val="Hyperlink"/>
            <w:noProof/>
          </w:rPr>
          <w:t>1.1</w:t>
        </w:r>
        <w:r w:rsidR="00167323">
          <w:rPr>
            <w:rFonts w:asciiTheme="minorHAnsi" w:eastAsiaTheme="minorEastAsia" w:hAnsiTheme="minorHAnsi" w:cstheme="minorBidi"/>
            <w:b w:val="0"/>
            <w:noProof/>
            <w:sz w:val="22"/>
            <w:szCs w:val="22"/>
          </w:rPr>
          <w:tab/>
        </w:r>
        <w:r w:rsidR="00167323" w:rsidRPr="00BD37E9">
          <w:rPr>
            <w:rStyle w:val="Hyperlink"/>
            <w:noProof/>
          </w:rPr>
          <w:t>Applicability</w:t>
        </w:r>
        <w:r w:rsidR="00167323">
          <w:rPr>
            <w:noProof/>
            <w:webHidden/>
          </w:rPr>
          <w:tab/>
        </w:r>
        <w:r>
          <w:rPr>
            <w:noProof/>
            <w:webHidden/>
          </w:rPr>
          <w:fldChar w:fldCharType="begin"/>
        </w:r>
        <w:r w:rsidR="00167323">
          <w:rPr>
            <w:noProof/>
            <w:webHidden/>
          </w:rPr>
          <w:instrText xml:space="preserve"> PAGEREF _Toc223512711 \h </w:instrText>
        </w:r>
        <w:r>
          <w:rPr>
            <w:noProof/>
            <w:webHidden/>
          </w:rPr>
        </w:r>
        <w:r>
          <w:rPr>
            <w:noProof/>
            <w:webHidden/>
          </w:rPr>
          <w:fldChar w:fldCharType="separate"/>
        </w:r>
        <w:r w:rsidR="00167323">
          <w:rPr>
            <w:noProof/>
            <w:webHidden/>
          </w:rPr>
          <w:t>21</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2712" w:history="1">
        <w:r w:rsidR="00167323" w:rsidRPr="00BD37E9">
          <w:rPr>
            <w:rStyle w:val="Hyperlink"/>
            <w:noProof/>
          </w:rPr>
          <w:t>1.2</w:t>
        </w:r>
        <w:r w:rsidR="00167323">
          <w:rPr>
            <w:rFonts w:asciiTheme="minorHAnsi" w:eastAsiaTheme="minorEastAsia" w:hAnsiTheme="minorHAnsi" w:cstheme="minorBidi"/>
            <w:b w:val="0"/>
            <w:noProof/>
            <w:sz w:val="22"/>
            <w:szCs w:val="22"/>
          </w:rPr>
          <w:tab/>
        </w:r>
        <w:r w:rsidR="00167323" w:rsidRPr="00BD37E9">
          <w:rPr>
            <w:rStyle w:val="Hyperlink"/>
            <w:noProof/>
          </w:rPr>
          <w:t>Assumptions</w:t>
        </w:r>
        <w:r w:rsidR="00167323">
          <w:rPr>
            <w:noProof/>
            <w:webHidden/>
          </w:rPr>
          <w:tab/>
        </w:r>
        <w:r>
          <w:rPr>
            <w:noProof/>
            <w:webHidden/>
          </w:rPr>
          <w:fldChar w:fldCharType="begin"/>
        </w:r>
        <w:r w:rsidR="00167323">
          <w:rPr>
            <w:noProof/>
            <w:webHidden/>
          </w:rPr>
          <w:instrText xml:space="preserve"> PAGEREF _Toc223512712 \h </w:instrText>
        </w:r>
        <w:r>
          <w:rPr>
            <w:noProof/>
            <w:webHidden/>
          </w:rPr>
        </w:r>
        <w:r>
          <w:rPr>
            <w:noProof/>
            <w:webHidden/>
          </w:rPr>
          <w:fldChar w:fldCharType="separate"/>
        </w:r>
        <w:r w:rsidR="00167323">
          <w:rPr>
            <w:noProof/>
            <w:webHidden/>
          </w:rPr>
          <w:t>21</w:t>
        </w:r>
        <w:r>
          <w:rPr>
            <w:noProof/>
            <w:webHidden/>
          </w:rPr>
          <w:fldChar w:fldCharType="end"/>
        </w:r>
      </w:hyperlink>
    </w:p>
    <w:p w:rsidR="00167323" w:rsidRDefault="00C03484">
      <w:pPr>
        <w:pStyle w:val="TOC1"/>
        <w:tabs>
          <w:tab w:val="left" w:pos="403"/>
        </w:tabs>
        <w:rPr>
          <w:rFonts w:asciiTheme="minorHAnsi" w:eastAsiaTheme="minorEastAsia" w:hAnsiTheme="minorHAnsi" w:cstheme="minorBidi"/>
          <w:b w:val="0"/>
          <w:noProof/>
          <w:sz w:val="22"/>
          <w:szCs w:val="22"/>
        </w:rPr>
      </w:pPr>
      <w:hyperlink w:anchor="_Toc223512713" w:history="1">
        <w:r w:rsidR="00167323" w:rsidRPr="00BD37E9">
          <w:rPr>
            <w:rStyle w:val="Hyperlink"/>
            <w:noProof/>
          </w:rPr>
          <w:t>2.</w:t>
        </w:r>
        <w:r w:rsidR="00167323">
          <w:rPr>
            <w:rFonts w:asciiTheme="minorHAnsi" w:eastAsiaTheme="minorEastAsia" w:hAnsiTheme="minorHAnsi" w:cstheme="minorBidi"/>
            <w:b w:val="0"/>
            <w:noProof/>
            <w:sz w:val="22"/>
            <w:szCs w:val="22"/>
          </w:rPr>
          <w:tab/>
        </w:r>
        <w:r w:rsidR="00167323" w:rsidRPr="00BD37E9">
          <w:rPr>
            <w:rStyle w:val="Hyperlink"/>
            <w:noProof/>
          </w:rPr>
          <w:t>Diagnostic Services</w:t>
        </w:r>
        <w:r w:rsidR="00167323">
          <w:rPr>
            <w:noProof/>
            <w:webHidden/>
          </w:rPr>
          <w:tab/>
        </w:r>
        <w:r>
          <w:rPr>
            <w:noProof/>
            <w:webHidden/>
          </w:rPr>
          <w:fldChar w:fldCharType="begin"/>
        </w:r>
        <w:r w:rsidR="00167323">
          <w:rPr>
            <w:noProof/>
            <w:webHidden/>
          </w:rPr>
          <w:instrText xml:space="preserve"> PAGEREF _Toc223512713 \h </w:instrText>
        </w:r>
        <w:r>
          <w:rPr>
            <w:noProof/>
            <w:webHidden/>
          </w:rPr>
        </w:r>
        <w:r>
          <w:rPr>
            <w:noProof/>
            <w:webHidden/>
          </w:rPr>
          <w:fldChar w:fldCharType="separate"/>
        </w:r>
        <w:r w:rsidR="00167323">
          <w:rPr>
            <w:noProof/>
            <w:webHidden/>
          </w:rPr>
          <w:t>23</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2714" w:history="1">
        <w:r w:rsidR="00167323" w:rsidRPr="00BD37E9">
          <w:rPr>
            <w:rStyle w:val="Hyperlink"/>
            <w:noProof/>
          </w:rPr>
          <w:t>2.1</w:t>
        </w:r>
        <w:r w:rsidR="00167323">
          <w:rPr>
            <w:rFonts w:asciiTheme="minorHAnsi" w:eastAsiaTheme="minorEastAsia" w:hAnsiTheme="minorHAnsi" w:cstheme="minorBidi"/>
            <w:b w:val="0"/>
            <w:noProof/>
            <w:sz w:val="22"/>
            <w:szCs w:val="22"/>
          </w:rPr>
          <w:tab/>
        </w:r>
        <w:r w:rsidR="00167323" w:rsidRPr="00BD37E9">
          <w:rPr>
            <w:rStyle w:val="Hyperlink"/>
            <w:noProof/>
          </w:rPr>
          <w:t xml:space="preserve">OVIR / BFPR </w:t>
        </w:r>
        <w:r w:rsidR="00167323" w:rsidRPr="00BD37E9">
          <w:rPr>
            <w:rStyle w:val="Hyperlink"/>
            <w:noProof/>
          </w:rPr>
          <w:noBreakHyphen/>
          <w:t xml:space="preserve"> NegativeResponse ($7F) Service</w:t>
        </w:r>
        <w:r w:rsidR="00167323">
          <w:rPr>
            <w:noProof/>
            <w:webHidden/>
          </w:rPr>
          <w:tab/>
        </w:r>
        <w:r>
          <w:rPr>
            <w:noProof/>
            <w:webHidden/>
          </w:rPr>
          <w:fldChar w:fldCharType="begin"/>
        </w:r>
        <w:r w:rsidR="00167323">
          <w:rPr>
            <w:noProof/>
            <w:webHidden/>
          </w:rPr>
          <w:instrText xml:space="preserve"> PAGEREF _Toc223512714 \h </w:instrText>
        </w:r>
        <w:r>
          <w:rPr>
            <w:noProof/>
            <w:webHidden/>
          </w:rPr>
        </w:r>
        <w:r>
          <w:rPr>
            <w:noProof/>
            <w:webHidden/>
          </w:rPr>
          <w:fldChar w:fldCharType="separate"/>
        </w:r>
        <w:r w:rsidR="00167323">
          <w:rPr>
            <w:noProof/>
            <w:webHidden/>
          </w:rPr>
          <w:t>24</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2715" w:history="1">
        <w:r w:rsidR="00167323" w:rsidRPr="00BD37E9">
          <w:rPr>
            <w:rStyle w:val="Hyperlink"/>
            <w:noProof/>
          </w:rPr>
          <w:t>2.2</w:t>
        </w:r>
        <w:r w:rsidR="00167323">
          <w:rPr>
            <w:rFonts w:asciiTheme="minorHAnsi" w:eastAsiaTheme="minorEastAsia" w:hAnsiTheme="minorHAnsi" w:cstheme="minorBidi"/>
            <w:b w:val="0"/>
            <w:noProof/>
            <w:sz w:val="22"/>
            <w:szCs w:val="22"/>
          </w:rPr>
          <w:tab/>
        </w:r>
        <w:r w:rsidR="00167323" w:rsidRPr="00BD37E9">
          <w:rPr>
            <w:rStyle w:val="Hyperlink"/>
            <w:noProof/>
          </w:rPr>
          <w:t xml:space="preserve">ODAR </w:t>
        </w:r>
        <w:r w:rsidR="00167323" w:rsidRPr="00BD37E9">
          <w:rPr>
            <w:rStyle w:val="Hyperlink"/>
            <w:noProof/>
          </w:rPr>
          <w:noBreakHyphen/>
          <w:t xml:space="preserve"> RequestCurrentPowertrainDiagnosticData ($01) Service</w:t>
        </w:r>
        <w:r w:rsidR="00167323">
          <w:rPr>
            <w:noProof/>
            <w:webHidden/>
          </w:rPr>
          <w:tab/>
        </w:r>
        <w:r>
          <w:rPr>
            <w:noProof/>
            <w:webHidden/>
          </w:rPr>
          <w:fldChar w:fldCharType="begin"/>
        </w:r>
        <w:r w:rsidR="00167323">
          <w:rPr>
            <w:noProof/>
            <w:webHidden/>
          </w:rPr>
          <w:instrText xml:space="preserve"> PAGEREF _Toc223512715 \h </w:instrText>
        </w:r>
        <w:r>
          <w:rPr>
            <w:noProof/>
            <w:webHidden/>
          </w:rPr>
        </w:r>
        <w:r>
          <w:rPr>
            <w:noProof/>
            <w:webHidden/>
          </w:rPr>
          <w:fldChar w:fldCharType="separate"/>
        </w:r>
        <w:r w:rsidR="00167323">
          <w:rPr>
            <w:noProof/>
            <w:webHidden/>
          </w:rPr>
          <w:t>24</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2716" w:history="1">
        <w:r w:rsidR="00167323" w:rsidRPr="00BD37E9">
          <w:rPr>
            <w:rStyle w:val="Hyperlink"/>
            <w:noProof/>
          </w:rPr>
          <w:t>2.3</w:t>
        </w:r>
        <w:r w:rsidR="00167323">
          <w:rPr>
            <w:rFonts w:asciiTheme="minorHAnsi" w:eastAsiaTheme="minorEastAsia" w:hAnsiTheme="minorHAnsi" w:cstheme="minorBidi"/>
            <w:b w:val="0"/>
            <w:noProof/>
            <w:sz w:val="22"/>
            <w:szCs w:val="22"/>
          </w:rPr>
          <w:tab/>
        </w:r>
        <w:r w:rsidR="00167323" w:rsidRPr="00BD37E9">
          <w:rPr>
            <w:rStyle w:val="Hyperlink"/>
            <w:noProof/>
          </w:rPr>
          <w:t xml:space="preserve">FFRR </w:t>
        </w:r>
        <w:r w:rsidR="00167323" w:rsidRPr="00BD37E9">
          <w:rPr>
            <w:rStyle w:val="Hyperlink"/>
            <w:noProof/>
          </w:rPr>
          <w:noBreakHyphen/>
          <w:t xml:space="preserve"> RequestPowertrainFreezeFrameData ($02) Service</w:t>
        </w:r>
        <w:r w:rsidR="00167323">
          <w:rPr>
            <w:noProof/>
            <w:webHidden/>
          </w:rPr>
          <w:tab/>
        </w:r>
        <w:r>
          <w:rPr>
            <w:noProof/>
            <w:webHidden/>
          </w:rPr>
          <w:fldChar w:fldCharType="begin"/>
        </w:r>
        <w:r w:rsidR="00167323">
          <w:rPr>
            <w:noProof/>
            <w:webHidden/>
          </w:rPr>
          <w:instrText xml:space="preserve"> PAGEREF _Toc223512716 \h </w:instrText>
        </w:r>
        <w:r>
          <w:rPr>
            <w:noProof/>
            <w:webHidden/>
          </w:rPr>
        </w:r>
        <w:r>
          <w:rPr>
            <w:noProof/>
            <w:webHidden/>
          </w:rPr>
          <w:fldChar w:fldCharType="separate"/>
        </w:r>
        <w:r w:rsidR="00167323">
          <w:rPr>
            <w:noProof/>
            <w:webHidden/>
          </w:rPr>
          <w:t>24</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2717" w:history="1">
        <w:r w:rsidR="00167323" w:rsidRPr="00BD37E9">
          <w:rPr>
            <w:rStyle w:val="Hyperlink"/>
            <w:noProof/>
          </w:rPr>
          <w:t>2.4</w:t>
        </w:r>
        <w:r w:rsidR="00167323">
          <w:rPr>
            <w:rFonts w:asciiTheme="minorHAnsi" w:eastAsiaTheme="minorEastAsia" w:hAnsiTheme="minorHAnsi" w:cstheme="minorBidi"/>
            <w:b w:val="0"/>
            <w:noProof/>
            <w:sz w:val="22"/>
            <w:szCs w:val="22"/>
          </w:rPr>
          <w:tab/>
        </w:r>
        <w:r w:rsidR="00167323" w:rsidRPr="00BD37E9">
          <w:rPr>
            <w:rStyle w:val="Hyperlink"/>
            <w:noProof/>
          </w:rPr>
          <w:t xml:space="preserve">DFIR </w:t>
        </w:r>
        <w:r w:rsidR="00167323" w:rsidRPr="00BD37E9">
          <w:rPr>
            <w:rStyle w:val="Hyperlink"/>
            <w:noProof/>
          </w:rPr>
          <w:noBreakHyphen/>
          <w:t xml:space="preserve"> RequestEmission-RelatedDiagnosticTroubleCodes ($03) Service</w:t>
        </w:r>
        <w:r w:rsidR="00167323">
          <w:rPr>
            <w:noProof/>
            <w:webHidden/>
          </w:rPr>
          <w:tab/>
        </w:r>
        <w:r>
          <w:rPr>
            <w:noProof/>
            <w:webHidden/>
          </w:rPr>
          <w:fldChar w:fldCharType="begin"/>
        </w:r>
        <w:r w:rsidR="00167323">
          <w:rPr>
            <w:noProof/>
            <w:webHidden/>
          </w:rPr>
          <w:instrText xml:space="preserve"> PAGEREF _Toc223512717 \h </w:instrText>
        </w:r>
        <w:r>
          <w:rPr>
            <w:noProof/>
            <w:webHidden/>
          </w:rPr>
        </w:r>
        <w:r>
          <w:rPr>
            <w:noProof/>
            <w:webHidden/>
          </w:rPr>
          <w:fldChar w:fldCharType="separate"/>
        </w:r>
        <w:r w:rsidR="00167323">
          <w:rPr>
            <w:noProof/>
            <w:webHidden/>
          </w:rPr>
          <w:t>25</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2718" w:history="1">
        <w:r w:rsidR="00167323" w:rsidRPr="00BD37E9">
          <w:rPr>
            <w:rStyle w:val="Hyperlink"/>
            <w:noProof/>
          </w:rPr>
          <w:t>2.5</w:t>
        </w:r>
        <w:r w:rsidR="00167323">
          <w:rPr>
            <w:rFonts w:asciiTheme="minorHAnsi" w:eastAsiaTheme="minorEastAsia" w:hAnsiTheme="minorHAnsi" w:cstheme="minorBidi"/>
            <w:b w:val="0"/>
            <w:noProof/>
            <w:sz w:val="22"/>
            <w:szCs w:val="22"/>
          </w:rPr>
          <w:tab/>
        </w:r>
        <w:r w:rsidR="00167323" w:rsidRPr="00BD37E9">
          <w:rPr>
            <w:rStyle w:val="Hyperlink"/>
            <w:noProof/>
          </w:rPr>
          <w:t xml:space="preserve">DRER </w:t>
        </w:r>
        <w:r w:rsidR="00167323" w:rsidRPr="00BD37E9">
          <w:rPr>
            <w:rStyle w:val="Hyperlink"/>
            <w:noProof/>
          </w:rPr>
          <w:noBreakHyphen/>
          <w:t xml:space="preserve"> ClearDiagnosticInformation ($04) Service</w:t>
        </w:r>
        <w:r w:rsidR="00167323">
          <w:rPr>
            <w:noProof/>
            <w:webHidden/>
          </w:rPr>
          <w:tab/>
        </w:r>
        <w:r>
          <w:rPr>
            <w:noProof/>
            <w:webHidden/>
          </w:rPr>
          <w:fldChar w:fldCharType="begin"/>
        </w:r>
        <w:r w:rsidR="00167323">
          <w:rPr>
            <w:noProof/>
            <w:webHidden/>
          </w:rPr>
          <w:instrText xml:space="preserve"> PAGEREF _Toc223512718 \h </w:instrText>
        </w:r>
        <w:r>
          <w:rPr>
            <w:noProof/>
            <w:webHidden/>
          </w:rPr>
        </w:r>
        <w:r>
          <w:rPr>
            <w:noProof/>
            <w:webHidden/>
          </w:rPr>
          <w:fldChar w:fldCharType="separate"/>
        </w:r>
        <w:r w:rsidR="00167323">
          <w:rPr>
            <w:noProof/>
            <w:webHidden/>
          </w:rPr>
          <w:t>26</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2719" w:history="1">
        <w:r w:rsidR="00167323" w:rsidRPr="00BD37E9">
          <w:rPr>
            <w:rStyle w:val="Hyperlink"/>
            <w:noProof/>
          </w:rPr>
          <w:t>2.6</w:t>
        </w:r>
        <w:r w:rsidR="00167323">
          <w:rPr>
            <w:rFonts w:asciiTheme="minorHAnsi" w:eastAsiaTheme="minorEastAsia" w:hAnsiTheme="minorHAnsi" w:cstheme="minorBidi"/>
            <w:b w:val="0"/>
            <w:noProof/>
            <w:sz w:val="22"/>
            <w:szCs w:val="22"/>
          </w:rPr>
          <w:tab/>
        </w:r>
        <w:r w:rsidR="00167323" w:rsidRPr="00BD37E9">
          <w:rPr>
            <w:rStyle w:val="Hyperlink"/>
            <w:noProof/>
          </w:rPr>
          <w:t xml:space="preserve">ODAR </w:t>
        </w:r>
        <w:r w:rsidR="00167323" w:rsidRPr="00BD37E9">
          <w:rPr>
            <w:rStyle w:val="Hyperlink"/>
            <w:noProof/>
          </w:rPr>
          <w:noBreakHyphen/>
          <w:t xml:space="preserve"> RequestOnBoardMonitoringTestResults ($06) Service</w:t>
        </w:r>
        <w:r w:rsidR="00167323">
          <w:rPr>
            <w:noProof/>
            <w:webHidden/>
          </w:rPr>
          <w:tab/>
        </w:r>
        <w:r>
          <w:rPr>
            <w:noProof/>
            <w:webHidden/>
          </w:rPr>
          <w:fldChar w:fldCharType="begin"/>
        </w:r>
        <w:r w:rsidR="00167323">
          <w:rPr>
            <w:noProof/>
            <w:webHidden/>
          </w:rPr>
          <w:instrText xml:space="preserve"> PAGEREF _Toc223512719 \h </w:instrText>
        </w:r>
        <w:r>
          <w:rPr>
            <w:noProof/>
            <w:webHidden/>
          </w:rPr>
        </w:r>
        <w:r>
          <w:rPr>
            <w:noProof/>
            <w:webHidden/>
          </w:rPr>
          <w:fldChar w:fldCharType="separate"/>
        </w:r>
        <w:r w:rsidR="00167323">
          <w:rPr>
            <w:noProof/>
            <w:webHidden/>
          </w:rPr>
          <w:t>27</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2720" w:history="1">
        <w:r w:rsidR="00167323" w:rsidRPr="00BD37E9">
          <w:rPr>
            <w:rStyle w:val="Hyperlink"/>
            <w:noProof/>
          </w:rPr>
          <w:t>2.7</w:t>
        </w:r>
        <w:r w:rsidR="00167323">
          <w:rPr>
            <w:rFonts w:asciiTheme="minorHAnsi" w:eastAsiaTheme="minorEastAsia" w:hAnsiTheme="minorHAnsi" w:cstheme="minorBidi"/>
            <w:b w:val="0"/>
            <w:noProof/>
            <w:sz w:val="22"/>
            <w:szCs w:val="22"/>
          </w:rPr>
          <w:tab/>
        </w:r>
        <w:r w:rsidR="00167323" w:rsidRPr="00BD37E9">
          <w:rPr>
            <w:rStyle w:val="Hyperlink"/>
            <w:noProof/>
          </w:rPr>
          <w:t xml:space="preserve">DFIR </w:t>
        </w:r>
        <w:r w:rsidR="00167323" w:rsidRPr="00BD37E9">
          <w:rPr>
            <w:rStyle w:val="Hyperlink"/>
            <w:noProof/>
          </w:rPr>
          <w:noBreakHyphen/>
          <w:t xml:space="preserve"> RequestPendingEmission-RelatedDiagnosticTroubleCodes ($07) Service</w:t>
        </w:r>
        <w:r w:rsidR="00167323">
          <w:rPr>
            <w:noProof/>
            <w:webHidden/>
          </w:rPr>
          <w:tab/>
        </w:r>
        <w:r>
          <w:rPr>
            <w:noProof/>
            <w:webHidden/>
          </w:rPr>
          <w:fldChar w:fldCharType="begin"/>
        </w:r>
        <w:r w:rsidR="00167323">
          <w:rPr>
            <w:noProof/>
            <w:webHidden/>
          </w:rPr>
          <w:instrText xml:space="preserve"> PAGEREF _Toc223512720 \h </w:instrText>
        </w:r>
        <w:r>
          <w:rPr>
            <w:noProof/>
            <w:webHidden/>
          </w:rPr>
        </w:r>
        <w:r>
          <w:rPr>
            <w:noProof/>
            <w:webHidden/>
          </w:rPr>
          <w:fldChar w:fldCharType="separate"/>
        </w:r>
        <w:r w:rsidR="00167323">
          <w:rPr>
            <w:noProof/>
            <w:webHidden/>
          </w:rPr>
          <w:t>27</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2721" w:history="1">
        <w:r w:rsidR="00167323" w:rsidRPr="00BD37E9">
          <w:rPr>
            <w:rStyle w:val="Hyperlink"/>
            <w:noProof/>
          </w:rPr>
          <w:t>2.8</w:t>
        </w:r>
        <w:r w:rsidR="00167323">
          <w:rPr>
            <w:rFonts w:asciiTheme="minorHAnsi" w:eastAsiaTheme="minorEastAsia" w:hAnsiTheme="minorHAnsi" w:cstheme="minorBidi"/>
            <w:b w:val="0"/>
            <w:noProof/>
            <w:sz w:val="22"/>
            <w:szCs w:val="22"/>
          </w:rPr>
          <w:tab/>
        </w:r>
        <w:r w:rsidR="00167323" w:rsidRPr="00BD37E9">
          <w:rPr>
            <w:rStyle w:val="Hyperlink"/>
            <w:noProof/>
          </w:rPr>
          <w:t xml:space="preserve">ODAR </w:t>
        </w:r>
        <w:r w:rsidR="00167323" w:rsidRPr="00BD37E9">
          <w:rPr>
            <w:rStyle w:val="Hyperlink"/>
            <w:noProof/>
          </w:rPr>
          <w:noBreakHyphen/>
          <w:t xml:space="preserve"> RequestVehicleInformation ($09) Service</w:t>
        </w:r>
        <w:r w:rsidR="00167323">
          <w:rPr>
            <w:noProof/>
            <w:webHidden/>
          </w:rPr>
          <w:tab/>
        </w:r>
        <w:r>
          <w:rPr>
            <w:noProof/>
            <w:webHidden/>
          </w:rPr>
          <w:fldChar w:fldCharType="begin"/>
        </w:r>
        <w:r w:rsidR="00167323">
          <w:rPr>
            <w:noProof/>
            <w:webHidden/>
          </w:rPr>
          <w:instrText xml:space="preserve"> PAGEREF _Toc223512721 \h </w:instrText>
        </w:r>
        <w:r>
          <w:rPr>
            <w:noProof/>
            <w:webHidden/>
          </w:rPr>
        </w:r>
        <w:r>
          <w:rPr>
            <w:noProof/>
            <w:webHidden/>
          </w:rPr>
          <w:fldChar w:fldCharType="separate"/>
        </w:r>
        <w:r w:rsidR="00167323">
          <w:rPr>
            <w:noProof/>
            <w:webHidden/>
          </w:rPr>
          <w:t>27</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2722" w:history="1">
        <w:r w:rsidR="00167323" w:rsidRPr="00BD37E9">
          <w:rPr>
            <w:rStyle w:val="Hyperlink"/>
            <w:noProof/>
          </w:rPr>
          <w:t>2.9</w:t>
        </w:r>
        <w:r w:rsidR="00167323">
          <w:rPr>
            <w:rFonts w:asciiTheme="minorHAnsi" w:eastAsiaTheme="minorEastAsia" w:hAnsiTheme="minorHAnsi" w:cstheme="minorBidi"/>
            <w:b w:val="0"/>
            <w:noProof/>
            <w:sz w:val="22"/>
            <w:szCs w:val="22"/>
          </w:rPr>
          <w:tab/>
        </w:r>
        <w:r w:rsidR="00167323" w:rsidRPr="00BD37E9">
          <w:rPr>
            <w:rStyle w:val="Hyperlink"/>
            <w:noProof/>
          </w:rPr>
          <w:t>DFIR – Request Emission-Related Diagnostic Trouble Codes With Permanent Status ($0A) Service</w:t>
        </w:r>
        <w:r w:rsidR="00167323">
          <w:rPr>
            <w:noProof/>
            <w:webHidden/>
          </w:rPr>
          <w:tab/>
        </w:r>
        <w:r>
          <w:rPr>
            <w:noProof/>
            <w:webHidden/>
          </w:rPr>
          <w:fldChar w:fldCharType="begin"/>
        </w:r>
        <w:r w:rsidR="00167323">
          <w:rPr>
            <w:noProof/>
            <w:webHidden/>
          </w:rPr>
          <w:instrText xml:space="preserve"> PAGEREF _Toc223512722 \h </w:instrText>
        </w:r>
        <w:r>
          <w:rPr>
            <w:noProof/>
            <w:webHidden/>
          </w:rPr>
        </w:r>
        <w:r>
          <w:rPr>
            <w:noProof/>
            <w:webHidden/>
          </w:rPr>
          <w:fldChar w:fldCharType="separate"/>
        </w:r>
        <w:r w:rsidR="00167323">
          <w:rPr>
            <w:noProof/>
            <w:webHidden/>
          </w:rPr>
          <w:t>28</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2723" w:history="1">
        <w:r w:rsidR="00167323" w:rsidRPr="00BD37E9">
          <w:rPr>
            <w:rStyle w:val="Hyperlink"/>
            <w:noProof/>
          </w:rPr>
          <w:t>2.10</w:t>
        </w:r>
        <w:r w:rsidR="00167323">
          <w:rPr>
            <w:rFonts w:asciiTheme="minorHAnsi" w:eastAsiaTheme="minorEastAsia" w:hAnsiTheme="minorHAnsi" w:cstheme="minorBidi"/>
            <w:b w:val="0"/>
            <w:noProof/>
            <w:sz w:val="22"/>
            <w:szCs w:val="22"/>
          </w:rPr>
          <w:tab/>
        </w:r>
        <w:r w:rsidR="00167323" w:rsidRPr="00BD37E9">
          <w:rPr>
            <w:rStyle w:val="Hyperlink"/>
            <w:noProof/>
          </w:rPr>
          <w:t xml:space="preserve">DRER </w:t>
        </w:r>
        <w:r w:rsidR="00167323" w:rsidRPr="00BD37E9">
          <w:rPr>
            <w:rStyle w:val="Hyperlink"/>
            <w:noProof/>
          </w:rPr>
          <w:noBreakHyphen/>
          <w:t xml:space="preserve"> InitiateDiagnosticOperation ($10) Service</w:t>
        </w:r>
        <w:r w:rsidR="00167323">
          <w:rPr>
            <w:noProof/>
            <w:webHidden/>
          </w:rPr>
          <w:tab/>
        </w:r>
        <w:r>
          <w:rPr>
            <w:noProof/>
            <w:webHidden/>
          </w:rPr>
          <w:fldChar w:fldCharType="begin"/>
        </w:r>
        <w:r w:rsidR="00167323">
          <w:rPr>
            <w:noProof/>
            <w:webHidden/>
          </w:rPr>
          <w:instrText xml:space="preserve"> PAGEREF _Toc223512723 \h </w:instrText>
        </w:r>
        <w:r>
          <w:rPr>
            <w:noProof/>
            <w:webHidden/>
          </w:rPr>
        </w:r>
        <w:r>
          <w:rPr>
            <w:noProof/>
            <w:webHidden/>
          </w:rPr>
          <w:fldChar w:fldCharType="separate"/>
        </w:r>
        <w:r w:rsidR="00167323">
          <w:rPr>
            <w:noProof/>
            <w:webHidden/>
          </w:rPr>
          <w:t>28</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2724" w:history="1">
        <w:r w:rsidR="00167323" w:rsidRPr="00BD37E9">
          <w:rPr>
            <w:rStyle w:val="Hyperlink"/>
            <w:noProof/>
          </w:rPr>
          <w:t>2.11</w:t>
        </w:r>
        <w:r w:rsidR="00167323">
          <w:rPr>
            <w:rFonts w:asciiTheme="minorHAnsi" w:eastAsiaTheme="minorEastAsia" w:hAnsiTheme="minorHAnsi" w:cstheme="minorBidi"/>
            <w:b w:val="0"/>
            <w:noProof/>
            <w:sz w:val="22"/>
            <w:szCs w:val="22"/>
          </w:rPr>
          <w:tab/>
        </w:r>
        <w:r w:rsidR="00167323" w:rsidRPr="00BD37E9">
          <w:rPr>
            <w:rStyle w:val="Hyperlink"/>
            <w:noProof/>
          </w:rPr>
          <w:t xml:space="preserve">FFRR </w:t>
        </w:r>
        <w:r w:rsidR="00167323" w:rsidRPr="00BD37E9">
          <w:rPr>
            <w:rStyle w:val="Hyperlink"/>
            <w:noProof/>
          </w:rPr>
          <w:noBreakHyphen/>
          <w:t xml:space="preserve"> ReadFailureRecordData ($12) Service</w:t>
        </w:r>
        <w:r w:rsidR="00167323">
          <w:rPr>
            <w:noProof/>
            <w:webHidden/>
          </w:rPr>
          <w:tab/>
        </w:r>
        <w:r>
          <w:rPr>
            <w:noProof/>
            <w:webHidden/>
          </w:rPr>
          <w:fldChar w:fldCharType="begin"/>
        </w:r>
        <w:r w:rsidR="00167323">
          <w:rPr>
            <w:noProof/>
            <w:webHidden/>
          </w:rPr>
          <w:instrText xml:space="preserve"> PAGEREF _Toc223512724 \h </w:instrText>
        </w:r>
        <w:r>
          <w:rPr>
            <w:noProof/>
            <w:webHidden/>
          </w:rPr>
        </w:r>
        <w:r>
          <w:rPr>
            <w:noProof/>
            <w:webHidden/>
          </w:rPr>
          <w:fldChar w:fldCharType="separate"/>
        </w:r>
        <w:r w:rsidR="00167323">
          <w:rPr>
            <w:noProof/>
            <w:webHidden/>
          </w:rPr>
          <w:t>29</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2725" w:history="1">
        <w:r w:rsidR="00167323" w:rsidRPr="00BD37E9">
          <w:rPr>
            <w:rStyle w:val="Hyperlink"/>
            <w:noProof/>
          </w:rPr>
          <w:t>2.12</w:t>
        </w:r>
        <w:r w:rsidR="00167323">
          <w:rPr>
            <w:rFonts w:asciiTheme="minorHAnsi" w:eastAsiaTheme="minorEastAsia" w:hAnsiTheme="minorHAnsi" w:cstheme="minorBidi"/>
            <w:b w:val="0"/>
            <w:noProof/>
            <w:sz w:val="22"/>
            <w:szCs w:val="22"/>
          </w:rPr>
          <w:tab/>
        </w:r>
        <w:r w:rsidR="00167323" w:rsidRPr="00BD37E9">
          <w:rPr>
            <w:rStyle w:val="Hyperlink"/>
            <w:noProof/>
          </w:rPr>
          <w:t xml:space="preserve">ODAR / BFPR </w:t>
        </w:r>
        <w:r w:rsidR="00167323" w:rsidRPr="00BD37E9">
          <w:rPr>
            <w:rStyle w:val="Hyperlink"/>
            <w:noProof/>
          </w:rPr>
          <w:noBreakHyphen/>
          <w:t xml:space="preserve"> ReadDataByIdentifier ($1A) Service</w:t>
        </w:r>
        <w:r w:rsidR="00167323">
          <w:rPr>
            <w:noProof/>
            <w:webHidden/>
          </w:rPr>
          <w:tab/>
        </w:r>
        <w:r>
          <w:rPr>
            <w:noProof/>
            <w:webHidden/>
          </w:rPr>
          <w:fldChar w:fldCharType="begin"/>
        </w:r>
        <w:r w:rsidR="00167323">
          <w:rPr>
            <w:noProof/>
            <w:webHidden/>
          </w:rPr>
          <w:instrText xml:space="preserve"> PAGEREF _Toc223512725 \h </w:instrText>
        </w:r>
        <w:r>
          <w:rPr>
            <w:noProof/>
            <w:webHidden/>
          </w:rPr>
        </w:r>
        <w:r>
          <w:rPr>
            <w:noProof/>
            <w:webHidden/>
          </w:rPr>
          <w:fldChar w:fldCharType="separate"/>
        </w:r>
        <w:r w:rsidR="00167323">
          <w:rPr>
            <w:noProof/>
            <w:webHidden/>
          </w:rPr>
          <w:t>30</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2726" w:history="1">
        <w:r w:rsidR="00167323" w:rsidRPr="00BD37E9">
          <w:rPr>
            <w:rStyle w:val="Hyperlink"/>
            <w:noProof/>
          </w:rPr>
          <w:t>2.13</w:t>
        </w:r>
        <w:r w:rsidR="00167323">
          <w:rPr>
            <w:rFonts w:asciiTheme="minorHAnsi" w:eastAsiaTheme="minorEastAsia" w:hAnsiTheme="minorHAnsi" w:cstheme="minorBidi"/>
            <w:b w:val="0"/>
            <w:noProof/>
            <w:sz w:val="22"/>
            <w:szCs w:val="22"/>
          </w:rPr>
          <w:tab/>
        </w:r>
        <w:r w:rsidR="00167323" w:rsidRPr="00BD37E9">
          <w:rPr>
            <w:rStyle w:val="Hyperlink"/>
            <w:noProof/>
          </w:rPr>
          <w:t xml:space="preserve">OVIR / BFPR </w:t>
        </w:r>
        <w:r w:rsidR="00167323" w:rsidRPr="00BD37E9">
          <w:rPr>
            <w:rStyle w:val="Hyperlink"/>
            <w:noProof/>
          </w:rPr>
          <w:noBreakHyphen/>
          <w:t xml:space="preserve"> ReturnToNormalMode ($20) Service</w:t>
        </w:r>
        <w:r w:rsidR="00167323">
          <w:rPr>
            <w:noProof/>
            <w:webHidden/>
          </w:rPr>
          <w:tab/>
        </w:r>
        <w:r>
          <w:rPr>
            <w:noProof/>
            <w:webHidden/>
          </w:rPr>
          <w:fldChar w:fldCharType="begin"/>
        </w:r>
        <w:r w:rsidR="00167323">
          <w:rPr>
            <w:noProof/>
            <w:webHidden/>
          </w:rPr>
          <w:instrText xml:space="preserve"> PAGEREF _Toc223512726 \h </w:instrText>
        </w:r>
        <w:r>
          <w:rPr>
            <w:noProof/>
            <w:webHidden/>
          </w:rPr>
        </w:r>
        <w:r>
          <w:rPr>
            <w:noProof/>
            <w:webHidden/>
          </w:rPr>
          <w:fldChar w:fldCharType="separate"/>
        </w:r>
        <w:r w:rsidR="00167323">
          <w:rPr>
            <w:noProof/>
            <w:webHidden/>
          </w:rPr>
          <w:t>30</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2727" w:history="1">
        <w:r w:rsidR="00167323" w:rsidRPr="00BD37E9">
          <w:rPr>
            <w:rStyle w:val="Hyperlink"/>
            <w:noProof/>
          </w:rPr>
          <w:t>2.14</w:t>
        </w:r>
        <w:r w:rsidR="00167323">
          <w:rPr>
            <w:rFonts w:asciiTheme="minorHAnsi" w:eastAsiaTheme="minorEastAsia" w:hAnsiTheme="minorHAnsi" w:cstheme="minorBidi"/>
            <w:b w:val="0"/>
            <w:noProof/>
            <w:sz w:val="22"/>
            <w:szCs w:val="22"/>
          </w:rPr>
          <w:tab/>
        </w:r>
        <w:r w:rsidR="00167323" w:rsidRPr="00BD37E9">
          <w:rPr>
            <w:rStyle w:val="Hyperlink"/>
            <w:noProof/>
          </w:rPr>
          <w:t xml:space="preserve">ODAR </w:t>
        </w:r>
        <w:r w:rsidR="00167323" w:rsidRPr="00BD37E9">
          <w:rPr>
            <w:rStyle w:val="Hyperlink"/>
            <w:noProof/>
          </w:rPr>
          <w:noBreakHyphen/>
          <w:t xml:space="preserve"> ReadDataByParameterIdentifier ($22) Service</w:t>
        </w:r>
        <w:r w:rsidR="00167323">
          <w:rPr>
            <w:noProof/>
            <w:webHidden/>
          </w:rPr>
          <w:tab/>
        </w:r>
        <w:r>
          <w:rPr>
            <w:noProof/>
            <w:webHidden/>
          </w:rPr>
          <w:fldChar w:fldCharType="begin"/>
        </w:r>
        <w:r w:rsidR="00167323">
          <w:rPr>
            <w:noProof/>
            <w:webHidden/>
          </w:rPr>
          <w:instrText xml:space="preserve"> PAGEREF _Toc223512727 \h </w:instrText>
        </w:r>
        <w:r>
          <w:rPr>
            <w:noProof/>
            <w:webHidden/>
          </w:rPr>
        </w:r>
        <w:r>
          <w:rPr>
            <w:noProof/>
            <w:webHidden/>
          </w:rPr>
          <w:fldChar w:fldCharType="separate"/>
        </w:r>
        <w:r w:rsidR="00167323">
          <w:rPr>
            <w:noProof/>
            <w:webHidden/>
          </w:rPr>
          <w:t>31</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2728" w:history="1">
        <w:r w:rsidR="00167323" w:rsidRPr="00BD37E9">
          <w:rPr>
            <w:rStyle w:val="Hyperlink"/>
            <w:noProof/>
          </w:rPr>
          <w:t>2.15</w:t>
        </w:r>
        <w:r w:rsidR="00167323">
          <w:rPr>
            <w:rFonts w:asciiTheme="minorHAnsi" w:eastAsiaTheme="minorEastAsia" w:hAnsiTheme="minorHAnsi" w:cstheme="minorBidi"/>
            <w:b w:val="0"/>
            <w:noProof/>
            <w:sz w:val="22"/>
            <w:szCs w:val="22"/>
          </w:rPr>
          <w:tab/>
        </w:r>
        <w:r w:rsidR="00167323" w:rsidRPr="00BD37E9">
          <w:rPr>
            <w:rStyle w:val="Hyperlink"/>
            <w:noProof/>
          </w:rPr>
          <w:t xml:space="preserve">ODAR </w:t>
        </w:r>
        <w:r w:rsidR="00167323" w:rsidRPr="00BD37E9">
          <w:rPr>
            <w:rStyle w:val="Hyperlink"/>
            <w:noProof/>
          </w:rPr>
          <w:noBreakHyphen/>
          <w:t xml:space="preserve"> ReadMemoryByAddress ($23) Service</w:t>
        </w:r>
        <w:r w:rsidR="00167323">
          <w:rPr>
            <w:noProof/>
            <w:webHidden/>
          </w:rPr>
          <w:tab/>
        </w:r>
        <w:r>
          <w:rPr>
            <w:noProof/>
            <w:webHidden/>
          </w:rPr>
          <w:fldChar w:fldCharType="begin"/>
        </w:r>
        <w:r w:rsidR="00167323">
          <w:rPr>
            <w:noProof/>
            <w:webHidden/>
          </w:rPr>
          <w:instrText xml:space="preserve"> PAGEREF _Toc223512728 \h </w:instrText>
        </w:r>
        <w:r>
          <w:rPr>
            <w:noProof/>
            <w:webHidden/>
          </w:rPr>
        </w:r>
        <w:r>
          <w:rPr>
            <w:noProof/>
            <w:webHidden/>
          </w:rPr>
          <w:fldChar w:fldCharType="separate"/>
        </w:r>
        <w:r w:rsidR="00167323">
          <w:rPr>
            <w:noProof/>
            <w:webHidden/>
          </w:rPr>
          <w:t>31</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2729" w:history="1">
        <w:r w:rsidR="00167323" w:rsidRPr="00BD37E9">
          <w:rPr>
            <w:rStyle w:val="Hyperlink"/>
            <w:noProof/>
          </w:rPr>
          <w:t>2.16</w:t>
        </w:r>
        <w:r w:rsidR="00167323">
          <w:rPr>
            <w:rFonts w:asciiTheme="minorHAnsi" w:eastAsiaTheme="minorEastAsia" w:hAnsiTheme="minorHAnsi" w:cstheme="minorBidi"/>
            <w:b w:val="0"/>
            <w:noProof/>
            <w:sz w:val="22"/>
            <w:szCs w:val="22"/>
          </w:rPr>
          <w:tab/>
        </w:r>
        <w:r w:rsidR="00167323" w:rsidRPr="00BD37E9">
          <w:rPr>
            <w:rStyle w:val="Hyperlink"/>
            <w:noProof/>
          </w:rPr>
          <w:t xml:space="preserve">OSAR / BFPR </w:t>
        </w:r>
        <w:r w:rsidR="00167323" w:rsidRPr="00BD37E9">
          <w:rPr>
            <w:rStyle w:val="Hyperlink"/>
            <w:noProof/>
          </w:rPr>
          <w:noBreakHyphen/>
          <w:t xml:space="preserve"> SecurityAccess ($27) Service</w:t>
        </w:r>
        <w:r w:rsidR="00167323">
          <w:rPr>
            <w:noProof/>
            <w:webHidden/>
          </w:rPr>
          <w:tab/>
        </w:r>
        <w:r>
          <w:rPr>
            <w:noProof/>
            <w:webHidden/>
          </w:rPr>
          <w:fldChar w:fldCharType="begin"/>
        </w:r>
        <w:r w:rsidR="00167323">
          <w:rPr>
            <w:noProof/>
            <w:webHidden/>
          </w:rPr>
          <w:instrText xml:space="preserve"> PAGEREF _Toc223512729 \h </w:instrText>
        </w:r>
        <w:r>
          <w:rPr>
            <w:noProof/>
            <w:webHidden/>
          </w:rPr>
        </w:r>
        <w:r>
          <w:rPr>
            <w:noProof/>
            <w:webHidden/>
          </w:rPr>
          <w:fldChar w:fldCharType="separate"/>
        </w:r>
        <w:r w:rsidR="00167323">
          <w:rPr>
            <w:noProof/>
            <w:webHidden/>
          </w:rPr>
          <w:t>32</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2730" w:history="1">
        <w:r w:rsidR="00167323" w:rsidRPr="00BD37E9">
          <w:rPr>
            <w:rStyle w:val="Hyperlink"/>
            <w:noProof/>
          </w:rPr>
          <w:t>2.17</w:t>
        </w:r>
        <w:r w:rsidR="00167323">
          <w:rPr>
            <w:rFonts w:asciiTheme="minorHAnsi" w:eastAsiaTheme="minorEastAsia" w:hAnsiTheme="minorHAnsi" w:cstheme="minorBidi"/>
            <w:b w:val="0"/>
            <w:noProof/>
            <w:sz w:val="22"/>
            <w:szCs w:val="22"/>
          </w:rPr>
          <w:tab/>
        </w:r>
        <w:r w:rsidR="00167323" w:rsidRPr="00BD37E9">
          <w:rPr>
            <w:rStyle w:val="Hyperlink"/>
            <w:noProof/>
          </w:rPr>
          <w:t xml:space="preserve">OVIR / BFPR </w:t>
        </w:r>
        <w:r w:rsidR="00167323" w:rsidRPr="00BD37E9">
          <w:rPr>
            <w:rStyle w:val="Hyperlink"/>
            <w:noProof/>
          </w:rPr>
          <w:noBreakHyphen/>
          <w:t xml:space="preserve"> DisableNormalComm ($28) Service</w:t>
        </w:r>
        <w:r w:rsidR="00167323">
          <w:rPr>
            <w:noProof/>
            <w:webHidden/>
          </w:rPr>
          <w:tab/>
        </w:r>
        <w:r>
          <w:rPr>
            <w:noProof/>
            <w:webHidden/>
          </w:rPr>
          <w:fldChar w:fldCharType="begin"/>
        </w:r>
        <w:r w:rsidR="00167323">
          <w:rPr>
            <w:noProof/>
            <w:webHidden/>
          </w:rPr>
          <w:instrText xml:space="preserve"> PAGEREF _Toc223512730 \h </w:instrText>
        </w:r>
        <w:r>
          <w:rPr>
            <w:noProof/>
            <w:webHidden/>
          </w:rPr>
        </w:r>
        <w:r>
          <w:rPr>
            <w:noProof/>
            <w:webHidden/>
          </w:rPr>
          <w:fldChar w:fldCharType="separate"/>
        </w:r>
        <w:r w:rsidR="00167323">
          <w:rPr>
            <w:noProof/>
            <w:webHidden/>
          </w:rPr>
          <w:t>33</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2731" w:history="1">
        <w:r w:rsidR="00167323" w:rsidRPr="00BD37E9">
          <w:rPr>
            <w:rStyle w:val="Hyperlink"/>
            <w:noProof/>
          </w:rPr>
          <w:t>2.18</w:t>
        </w:r>
        <w:r w:rsidR="00167323">
          <w:rPr>
            <w:rFonts w:asciiTheme="minorHAnsi" w:eastAsiaTheme="minorEastAsia" w:hAnsiTheme="minorHAnsi" w:cstheme="minorBidi"/>
            <w:b w:val="0"/>
            <w:noProof/>
            <w:sz w:val="22"/>
            <w:szCs w:val="22"/>
          </w:rPr>
          <w:tab/>
        </w:r>
        <w:r w:rsidR="00167323" w:rsidRPr="00BD37E9">
          <w:rPr>
            <w:rStyle w:val="Hyperlink"/>
            <w:noProof/>
          </w:rPr>
          <w:t xml:space="preserve">ODAR </w:t>
        </w:r>
        <w:r w:rsidR="00167323" w:rsidRPr="00BD37E9">
          <w:rPr>
            <w:rStyle w:val="Hyperlink"/>
            <w:noProof/>
          </w:rPr>
          <w:noBreakHyphen/>
          <w:t xml:space="preserve"> DynamicallyDefineMessage ($2C) Service</w:t>
        </w:r>
        <w:r w:rsidR="00167323">
          <w:rPr>
            <w:noProof/>
            <w:webHidden/>
          </w:rPr>
          <w:tab/>
        </w:r>
        <w:r>
          <w:rPr>
            <w:noProof/>
            <w:webHidden/>
          </w:rPr>
          <w:fldChar w:fldCharType="begin"/>
        </w:r>
        <w:r w:rsidR="00167323">
          <w:rPr>
            <w:noProof/>
            <w:webHidden/>
          </w:rPr>
          <w:instrText xml:space="preserve"> PAGEREF _Toc223512731 \h </w:instrText>
        </w:r>
        <w:r>
          <w:rPr>
            <w:noProof/>
            <w:webHidden/>
          </w:rPr>
        </w:r>
        <w:r>
          <w:rPr>
            <w:noProof/>
            <w:webHidden/>
          </w:rPr>
          <w:fldChar w:fldCharType="separate"/>
        </w:r>
        <w:r w:rsidR="00167323">
          <w:rPr>
            <w:noProof/>
            <w:webHidden/>
          </w:rPr>
          <w:t>33</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2732" w:history="1">
        <w:r w:rsidR="00167323" w:rsidRPr="00BD37E9">
          <w:rPr>
            <w:rStyle w:val="Hyperlink"/>
            <w:noProof/>
          </w:rPr>
          <w:t>2.19</w:t>
        </w:r>
        <w:r w:rsidR="00167323">
          <w:rPr>
            <w:rFonts w:asciiTheme="minorHAnsi" w:eastAsiaTheme="minorEastAsia" w:hAnsiTheme="minorHAnsi" w:cstheme="minorBidi"/>
            <w:b w:val="0"/>
            <w:noProof/>
            <w:sz w:val="22"/>
            <w:szCs w:val="22"/>
          </w:rPr>
          <w:tab/>
        </w:r>
        <w:r w:rsidR="00167323" w:rsidRPr="00BD37E9">
          <w:rPr>
            <w:rStyle w:val="Hyperlink"/>
            <w:noProof/>
          </w:rPr>
          <w:t xml:space="preserve">ODAR </w:t>
        </w:r>
        <w:r w:rsidR="00167323" w:rsidRPr="00BD37E9">
          <w:rPr>
            <w:rStyle w:val="Hyperlink"/>
            <w:noProof/>
          </w:rPr>
          <w:noBreakHyphen/>
          <w:t xml:space="preserve"> DefinePIDByAddress ($2D) Service</w:t>
        </w:r>
        <w:r w:rsidR="00167323">
          <w:rPr>
            <w:noProof/>
            <w:webHidden/>
          </w:rPr>
          <w:tab/>
        </w:r>
        <w:r>
          <w:rPr>
            <w:noProof/>
            <w:webHidden/>
          </w:rPr>
          <w:fldChar w:fldCharType="begin"/>
        </w:r>
        <w:r w:rsidR="00167323">
          <w:rPr>
            <w:noProof/>
            <w:webHidden/>
          </w:rPr>
          <w:instrText xml:space="preserve"> PAGEREF _Toc223512732 \h </w:instrText>
        </w:r>
        <w:r>
          <w:rPr>
            <w:noProof/>
            <w:webHidden/>
          </w:rPr>
        </w:r>
        <w:r>
          <w:rPr>
            <w:noProof/>
            <w:webHidden/>
          </w:rPr>
          <w:fldChar w:fldCharType="separate"/>
        </w:r>
        <w:r w:rsidR="00167323">
          <w:rPr>
            <w:noProof/>
            <w:webHidden/>
          </w:rPr>
          <w:t>34</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2733" w:history="1">
        <w:r w:rsidR="00167323" w:rsidRPr="00BD37E9">
          <w:rPr>
            <w:rStyle w:val="Hyperlink"/>
            <w:noProof/>
          </w:rPr>
          <w:t>2.20</w:t>
        </w:r>
        <w:r w:rsidR="00167323">
          <w:rPr>
            <w:rFonts w:asciiTheme="minorHAnsi" w:eastAsiaTheme="minorEastAsia" w:hAnsiTheme="minorHAnsi" w:cstheme="minorBidi"/>
            <w:b w:val="0"/>
            <w:noProof/>
            <w:sz w:val="22"/>
            <w:szCs w:val="22"/>
          </w:rPr>
          <w:tab/>
        </w:r>
        <w:r w:rsidR="00167323" w:rsidRPr="00BD37E9">
          <w:rPr>
            <w:rStyle w:val="Hyperlink"/>
            <w:noProof/>
          </w:rPr>
          <w:t xml:space="preserve">OFPR / BFPR </w:t>
        </w:r>
        <w:r w:rsidR="00167323" w:rsidRPr="00BD37E9">
          <w:rPr>
            <w:rStyle w:val="Hyperlink"/>
            <w:noProof/>
          </w:rPr>
          <w:noBreakHyphen/>
          <w:t xml:space="preserve"> RequestDownload ($34) Service</w:t>
        </w:r>
        <w:r w:rsidR="00167323">
          <w:rPr>
            <w:noProof/>
            <w:webHidden/>
          </w:rPr>
          <w:tab/>
        </w:r>
        <w:r>
          <w:rPr>
            <w:noProof/>
            <w:webHidden/>
          </w:rPr>
          <w:fldChar w:fldCharType="begin"/>
        </w:r>
        <w:r w:rsidR="00167323">
          <w:rPr>
            <w:noProof/>
            <w:webHidden/>
          </w:rPr>
          <w:instrText xml:space="preserve"> PAGEREF _Toc223512733 \h </w:instrText>
        </w:r>
        <w:r>
          <w:rPr>
            <w:noProof/>
            <w:webHidden/>
          </w:rPr>
        </w:r>
        <w:r>
          <w:rPr>
            <w:noProof/>
            <w:webHidden/>
          </w:rPr>
          <w:fldChar w:fldCharType="separate"/>
        </w:r>
        <w:r w:rsidR="00167323">
          <w:rPr>
            <w:noProof/>
            <w:webHidden/>
          </w:rPr>
          <w:t>35</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2734" w:history="1">
        <w:r w:rsidR="00167323" w:rsidRPr="00BD37E9">
          <w:rPr>
            <w:rStyle w:val="Hyperlink"/>
            <w:noProof/>
          </w:rPr>
          <w:t>2.21</w:t>
        </w:r>
        <w:r w:rsidR="00167323">
          <w:rPr>
            <w:rFonts w:asciiTheme="minorHAnsi" w:eastAsiaTheme="minorEastAsia" w:hAnsiTheme="minorHAnsi" w:cstheme="minorBidi"/>
            <w:b w:val="0"/>
            <w:noProof/>
            <w:sz w:val="22"/>
            <w:szCs w:val="22"/>
          </w:rPr>
          <w:tab/>
        </w:r>
        <w:r w:rsidR="00167323" w:rsidRPr="00BD37E9">
          <w:rPr>
            <w:rStyle w:val="Hyperlink"/>
            <w:noProof/>
          </w:rPr>
          <w:t xml:space="preserve">BFPR / OFPR </w:t>
        </w:r>
        <w:r w:rsidR="00167323" w:rsidRPr="00BD37E9">
          <w:rPr>
            <w:rStyle w:val="Hyperlink"/>
            <w:noProof/>
          </w:rPr>
          <w:noBreakHyphen/>
          <w:t xml:space="preserve"> TransferData ($36) Service</w:t>
        </w:r>
        <w:r w:rsidR="00167323">
          <w:rPr>
            <w:noProof/>
            <w:webHidden/>
          </w:rPr>
          <w:tab/>
        </w:r>
        <w:r>
          <w:rPr>
            <w:noProof/>
            <w:webHidden/>
          </w:rPr>
          <w:fldChar w:fldCharType="begin"/>
        </w:r>
        <w:r w:rsidR="00167323">
          <w:rPr>
            <w:noProof/>
            <w:webHidden/>
          </w:rPr>
          <w:instrText xml:space="preserve"> PAGEREF _Toc223512734 \h </w:instrText>
        </w:r>
        <w:r>
          <w:rPr>
            <w:noProof/>
            <w:webHidden/>
          </w:rPr>
        </w:r>
        <w:r>
          <w:rPr>
            <w:noProof/>
            <w:webHidden/>
          </w:rPr>
          <w:fldChar w:fldCharType="separate"/>
        </w:r>
        <w:r w:rsidR="00167323">
          <w:rPr>
            <w:noProof/>
            <w:webHidden/>
          </w:rPr>
          <w:t>36</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2735" w:history="1">
        <w:r w:rsidR="00167323" w:rsidRPr="00BD37E9">
          <w:rPr>
            <w:rStyle w:val="Hyperlink"/>
            <w:noProof/>
          </w:rPr>
          <w:t>2.22</w:t>
        </w:r>
        <w:r w:rsidR="00167323">
          <w:rPr>
            <w:rFonts w:asciiTheme="minorHAnsi" w:eastAsiaTheme="minorEastAsia" w:hAnsiTheme="minorHAnsi" w:cstheme="minorBidi"/>
            <w:b w:val="0"/>
            <w:noProof/>
            <w:sz w:val="22"/>
            <w:szCs w:val="22"/>
          </w:rPr>
          <w:tab/>
        </w:r>
        <w:r w:rsidR="00167323" w:rsidRPr="00BD37E9">
          <w:rPr>
            <w:rStyle w:val="Hyperlink"/>
            <w:noProof/>
          </w:rPr>
          <w:t xml:space="preserve">ODAR </w:t>
        </w:r>
        <w:r w:rsidR="00167323" w:rsidRPr="00BD37E9">
          <w:rPr>
            <w:rStyle w:val="Hyperlink"/>
            <w:noProof/>
          </w:rPr>
          <w:noBreakHyphen/>
          <w:t xml:space="preserve"> WriteDataByIdentifier ($3B) Service</w:t>
        </w:r>
        <w:r w:rsidR="00167323">
          <w:rPr>
            <w:noProof/>
            <w:webHidden/>
          </w:rPr>
          <w:tab/>
        </w:r>
        <w:r>
          <w:rPr>
            <w:noProof/>
            <w:webHidden/>
          </w:rPr>
          <w:fldChar w:fldCharType="begin"/>
        </w:r>
        <w:r w:rsidR="00167323">
          <w:rPr>
            <w:noProof/>
            <w:webHidden/>
          </w:rPr>
          <w:instrText xml:space="preserve"> PAGEREF _Toc223512735 \h </w:instrText>
        </w:r>
        <w:r>
          <w:rPr>
            <w:noProof/>
            <w:webHidden/>
          </w:rPr>
        </w:r>
        <w:r>
          <w:rPr>
            <w:noProof/>
            <w:webHidden/>
          </w:rPr>
          <w:fldChar w:fldCharType="separate"/>
        </w:r>
        <w:r w:rsidR="00167323">
          <w:rPr>
            <w:noProof/>
            <w:webHidden/>
          </w:rPr>
          <w:t>37</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2736" w:history="1">
        <w:r w:rsidR="00167323" w:rsidRPr="00BD37E9">
          <w:rPr>
            <w:rStyle w:val="Hyperlink"/>
            <w:noProof/>
          </w:rPr>
          <w:t>2.23</w:t>
        </w:r>
        <w:r w:rsidR="00167323">
          <w:rPr>
            <w:rFonts w:asciiTheme="minorHAnsi" w:eastAsiaTheme="minorEastAsia" w:hAnsiTheme="minorHAnsi" w:cstheme="minorBidi"/>
            <w:b w:val="0"/>
            <w:noProof/>
            <w:sz w:val="22"/>
            <w:szCs w:val="22"/>
          </w:rPr>
          <w:tab/>
        </w:r>
        <w:r w:rsidR="00167323" w:rsidRPr="00BD37E9">
          <w:rPr>
            <w:rStyle w:val="Hyperlink"/>
            <w:noProof/>
          </w:rPr>
          <w:t xml:space="preserve">OVIR / BFPR </w:t>
        </w:r>
        <w:r w:rsidR="00167323" w:rsidRPr="00BD37E9">
          <w:rPr>
            <w:rStyle w:val="Hyperlink"/>
            <w:noProof/>
          </w:rPr>
          <w:noBreakHyphen/>
          <w:t xml:space="preserve"> TesterPresent ($3E) Service</w:t>
        </w:r>
        <w:r w:rsidR="00167323">
          <w:rPr>
            <w:noProof/>
            <w:webHidden/>
          </w:rPr>
          <w:tab/>
        </w:r>
        <w:r>
          <w:rPr>
            <w:noProof/>
            <w:webHidden/>
          </w:rPr>
          <w:fldChar w:fldCharType="begin"/>
        </w:r>
        <w:r w:rsidR="00167323">
          <w:rPr>
            <w:noProof/>
            <w:webHidden/>
          </w:rPr>
          <w:instrText xml:space="preserve"> PAGEREF _Toc223512736 \h </w:instrText>
        </w:r>
        <w:r>
          <w:rPr>
            <w:noProof/>
            <w:webHidden/>
          </w:rPr>
        </w:r>
        <w:r>
          <w:rPr>
            <w:noProof/>
            <w:webHidden/>
          </w:rPr>
          <w:fldChar w:fldCharType="separate"/>
        </w:r>
        <w:r w:rsidR="00167323">
          <w:rPr>
            <w:noProof/>
            <w:webHidden/>
          </w:rPr>
          <w:t>37</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2737" w:history="1">
        <w:r w:rsidR="00167323" w:rsidRPr="00BD37E9">
          <w:rPr>
            <w:rStyle w:val="Hyperlink"/>
            <w:noProof/>
          </w:rPr>
          <w:t>2.24</w:t>
        </w:r>
        <w:r w:rsidR="00167323">
          <w:rPr>
            <w:rFonts w:asciiTheme="minorHAnsi" w:eastAsiaTheme="minorEastAsia" w:hAnsiTheme="minorHAnsi" w:cstheme="minorBidi"/>
            <w:b w:val="0"/>
            <w:noProof/>
            <w:sz w:val="22"/>
            <w:szCs w:val="22"/>
          </w:rPr>
          <w:tab/>
        </w:r>
        <w:r w:rsidR="00167323" w:rsidRPr="00BD37E9">
          <w:rPr>
            <w:rStyle w:val="Hyperlink"/>
            <w:noProof/>
          </w:rPr>
          <w:t xml:space="preserve">BFPR / OFPR </w:t>
        </w:r>
        <w:r w:rsidR="00167323" w:rsidRPr="00BD37E9">
          <w:rPr>
            <w:rStyle w:val="Hyperlink"/>
            <w:noProof/>
          </w:rPr>
          <w:noBreakHyphen/>
          <w:t xml:space="preserve"> ReportProgrammedState ($A2) Service</w:t>
        </w:r>
        <w:r w:rsidR="00167323">
          <w:rPr>
            <w:noProof/>
            <w:webHidden/>
          </w:rPr>
          <w:tab/>
        </w:r>
        <w:r>
          <w:rPr>
            <w:noProof/>
            <w:webHidden/>
          </w:rPr>
          <w:fldChar w:fldCharType="begin"/>
        </w:r>
        <w:r w:rsidR="00167323">
          <w:rPr>
            <w:noProof/>
            <w:webHidden/>
          </w:rPr>
          <w:instrText xml:space="preserve"> PAGEREF _Toc223512737 \h </w:instrText>
        </w:r>
        <w:r>
          <w:rPr>
            <w:noProof/>
            <w:webHidden/>
          </w:rPr>
        </w:r>
        <w:r>
          <w:rPr>
            <w:noProof/>
            <w:webHidden/>
          </w:rPr>
          <w:fldChar w:fldCharType="separate"/>
        </w:r>
        <w:r w:rsidR="00167323">
          <w:rPr>
            <w:noProof/>
            <w:webHidden/>
          </w:rPr>
          <w:t>38</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2738" w:history="1">
        <w:r w:rsidR="00167323" w:rsidRPr="00BD37E9">
          <w:rPr>
            <w:rStyle w:val="Hyperlink"/>
            <w:noProof/>
          </w:rPr>
          <w:t>2.25</w:t>
        </w:r>
        <w:r w:rsidR="00167323">
          <w:rPr>
            <w:rFonts w:asciiTheme="minorHAnsi" w:eastAsiaTheme="minorEastAsia" w:hAnsiTheme="minorHAnsi" w:cstheme="minorBidi"/>
            <w:b w:val="0"/>
            <w:noProof/>
            <w:sz w:val="22"/>
            <w:szCs w:val="22"/>
          </w:rPr>
          <w:tab/>
        </w:r>
        <w:r w:rsidR="00167323" w:rsidRPr="00BD37E9">
          <w:rPr>
            <w:rStyle w:val="Hyperlink"/>
            <w:noProof/>
          </w:rPr>
          <w:t xml:space="preserve">OFPR / BFPR </w:t>
        </w:r>
        <w:r w:rsidR="00167323" w:rsidRPr="00BD37E9">
          <w:rPr>
            <w:rStyle w:val="Hyperlink"/>
            <w:noProof/>
          </w:rPr>
          <w:noBreakHyphen/>
          <w:t xml:space="preserve"> ProgrammingMode ($A5) Service</w:t>
        </w:r>
        <w:r w:rsidR="00167323">
          <w:rPr>
            <w:noProof/>
            <w:webHidden/>
          </w:rPr>
          <w:tab/>
        </w:r>
        <w:r>
          <w:rPr>
            <w:noProof/>
            <w:webHidden/>
          </w:rPr>
          <w:fldChar w:fldCharType="begin"/>
        </w:r>
        <w:r w:rsidR="00167323">
          <w:rPr>
            <w:noProof/>
            <w:webHidden/>
          </w:rPr>
          <w:instrText xml:space="preserve"> PAGEREF _Toc223512738 \h </w:instrText>
        </w:r>
        <w:r>
          <w:rPr>
            <w:noProof/>
            <w:webHidden/>
          </w:rPr>
        </w:r>
        <w:r>
          <w:rPr>
            <w:noProof/>
            <w:webHidden/>
          </w:rPr>
          <w:fldChar w:fldCharType="separate"/>
        </w:r>
        <w:r w:rsidR="00167323">
          <w:rPr>
            <w:noProof/>
            <w:webHidden/>
          </w:rPr>
          <w:t>38</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2739" w:history="1">
        <w:r w:rsidR="00167323" w:rsidRPr="00BD37E9">
          <w:rPr>
            <w:rStyle w:val="Hyperlink"/>
            <w:noProof/>
          </w:rPr>
          <w:t>2.26</w:t>
        </w:r>
        <w:r w:rsidR="00167323">
          <w:rPr>
            <w:rFonts w:asciiTheme="minorHAnsi" w:eastAsiaTheme="minorEastAsia" w:hAnsiTheme="minorHAnsi" w:cstheme="minorBidi"/>
            <w:b w:val="0"/>
            <w:noProof/>
            <w:sz w:val="22"/>
            <w:szCs w:val="22"/>
          </w:rPr>
          <w:tab/>
        </w:r>
        <w:r w:rsidR="00167323" w:rsidRPr="00BD37E9">
          <w:rPr>
            <w:rStyle w:val="Hyperlink"/>
            <w:noProof/>
          </w:rPr>
          <w:t xml:space="preserve">DFIR </w:t>
        </w:r>
        <w:r w:rsidR="00167323" w:rsidRPr="00BD37E9">
          <w:rPr>
            <w:rStyle w:val="Hyperlink"/>
            <w:noProof/>
          </w:rPr>
          <w:noBreakHyphen/>
          <w:t xml:space="preserve"> ReadDiagnosticInformation ($A9) Service</w:t>
        </w:r>
        <w:r w:rsidR="00167323">
          <w:rPr>
            <w:noProof/>
            <w:webHidden/>
          </w:rPr>
          <w:tab/>
        </w:r>
        <w:r>
          <w:rPr>
            <w:noProof/>
            <w:webHidden/>
          </w:rPr>
          <w:fldChar w:fldCharType="begin"/>
        </w:r>
        <w:r w:rsidR="00167323">
          <w:rPr>
            <w:noProof/>
            <w:webHidden/>
          </w:rPr>
          <w:instrText xml:space="preserve"> PAGEREF _Toc223512739 \h </w:instrText>
        </w:r>
        <w:r>
          <w:rPr>
            <w:noProof/>
            <w:webHidden/>
          </w:rPr>
        </w:r>
        <w:r>
          <w:rPr>
            <w:noProof/>
            <w:webHidden/>
          </w:rPr>
          <w:fldChar w:fldCharType="separate"/>
        </w:r>
        <w:r w:rsidR="00167323">
          <w:rPr>
            <w:noProof/>
            <w:webHidden/>
          </w:rPr>
          <w:t>39</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2740" w:history="1">
        <w:r w:rsidR="00167323" w:rsidRPr="00BD37E9">
          <w:rPr>
            <w:rStyle w:val="Hyperlink"/>
            <w:noProof/>
          </w:rPr>
          <w:t>2.27</w:t>
        </w:r>
        <w:r w:rsidR="00167323">
          <w:rPr>
            <w:rFonts w:asciiTheme="minorHAnsi" w:eastAsiaTheme="minorEastAsia" w:hAnsiTheme="minorHAnsi" w:cstheme="minorBidi"/>
            <w:b w:val="0"/>
            <w:noProof/>
            <w:sz w:val="22"/>
            <w:szCs w:val="22"/>
          </w:rPr>
          <w:tab/>
        </w:r>
        <w:r w:rsidR="00167323" w:rsidRPr="00BD37E9">
          <w:rPr>
            <w:rStyle w:val="Hyperlink"/>
            <w:noProof/>
          </w:rPr>
          <w:t xml:space="preserve">ODAR </w:t>
        </w:r>
        <w:r w:rsidR="00167323" w:rsidRPr="00BD37E9">
          <w:rPr>
            <w:rStyle w:val="Hyperlink"/>
            <w:noProof/>
          </w:rPr>
          <w:noBreakHyphen/>
          <w:t xml:space="preserve"> ReadDataByPacketIdentifier ($AA) Service</w:t>
        </w:r>
        <w:r w:rsidR="00167323">
          <w:rPr>
            <w:noProof/>
            <w:webHidden/>
          </w:rPr>
          <w:tab/>
        </w:r>
        <w:r>
          <w:rPr>
            <w:noProof/>
            <w:webHidden/>
          </w:rPr>
          <w:fldChar w:fldCharType="begin"/>
        </w:r>
        <w:r w:rsidR="00167323">
          <w:rPr>
            <w:noProof/>
            <w:webHidden/>
          </w:rPr>
          <w:instrText xml:space="preserve"> PAGEREF _Toc223512740 \h </w:instrText>
        </w:r>
        <w:r>
          <w:rPr>
            <w:noProof/>
            <w:webHidden/>
          </w:rPr>
        </w:r>
        <w:r>
          <w:rPr>
            <w:noProof/>
            <w:webHidden/>
          </w:rPr>
          <w:fldChar w:fldCharType="separate"/>
        </w:r>
        <w:r w:rsidR="00167323">
          <w:rPr>
            <w:noProof/>
            <w:webHidden/>
          </w:rPr>
          <w:t>40</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2741" w:history="1">
        <w:r w:rsidR="00167323" w:rsidRPr="00BD37E9">
          <w:rPr>
            <w:rStyle w:val="Hyperlink"/>
            <w:noProof/>
          </w:rPr>
          <w:t>2.28</w:t>
        </w:r>
        <w:r w:rsidR="00167323">
          <w:rPr>
            <w:rFonts w:asciiTheme="minorHAnsi" w:eastAsiaTheme="minorEastAsia" w:hAnsiTheme="minorHAnsi" w:cstheme="minorBidi"/>
            <w:b w:val="0"/>
            <w:noProof/>
            <w:sz w:val="22"/>
            <w:szCs w:val="22"/>
          </w:rPr>
          <w:tab/>
        </w:r>
        <w:r w:rsidR="00167323" w:rsidRPr="00BD37E9">
          <w:rPr>
            <w:rStyle w:val="Hyperlink"/>
            <w:noProof/>
          </w:rPr>
          <w:t xml:space="preserve">ODCR </w:t>
        </w:r>
        <w:r w:rsidR="00167323" w:rsidRPr="00BD37E9">
          <w:rPr>
            <w:rStyle w:val="Hyperlink"/>
            <w:noProof/>
          </w:rPr>
          <w:noBreakHyphen/>
          <w:t xml:space="preserve"> DeviceControl ($AE) Service</w:t>
        </w:r>
        <w:r w:rsidR="00167323">
          <w:rPr>
            <w:noProof/>
            <w:webHidden/>
          </w:rPr>
          <w:tab/>
        </w:r>
        <w:r>
          <w:rPr>
            <w:noProof/>
            <w:webHidden/>
          </w:rPr>
          <w:fldChar w:fldCharType="begin"/>
        </w:r>
        <w:r w:rsidR="00167323">
          <w:rPr>
            <w:noProof/>
            <w:webHidden/>
          </w:rPr>
          <w:instrText xml:space="preserve"> PAGEREF _Toc223512741 \h </w:instrText>
        </w:r>
        <w:r>
          <w:rPr>
            <w:noProof/>
            <w:webHidden/>
          </w:rPr>
        </w:r>
        <w:r>
          <w:rPr>
            <w:noProof/>
            <w:webHidden/>
          </w:rPr>
          <w:fldChar w:fldCharType="separate"/>
        </w:r>
        <w:r w:rsidR="00167323">
          <w:rPr>
            <w:noProof/>
            <w:webHidden/>
          </w:rPr>
          <w:t>41</w:t>
        </w:r>
        <w:r>
          <w:rPr>
            <w:noProof/>
            <w:webHidden/>
          </w:rPr>
          <w:fldChar w:fldCharType="end"/>
        </w:r>
      </w:hyperlink>
    </w:p>
    <w:p w:rsidR="00167323" w:rsidRDefault="00C03484">
      <w:pPr>
        <w:pStyle w:val="TOC1"/>
        <w:tabs>
          <w:tab w:val="left" w:pos="403"/>
        </w:tabs>
        <w:rPr>
          <w:rFonts w:asciiTheme="minorHAnsi" w:eastAsiaTheme="minorEastAsia" w:hAnsiTheme="minorHAnsi" w:cstheme="minorBidi"/>
          <w:b w:val="0"/>
          <w:noProof/>
          <w:sz w:val="22"/>
          <w:szCs w:val="22"/>
        </w:rPr>
      </w:pPr>
      <w:hyperlink w:anchor="_Toc223512742" w:history="1">
        <w:r w:rsidR="00167323" w:rsidRPr="00BD37E9">
          <w:rPr>
            <w:rStyle w:val="Hyperlink"/>
            <w:noProof/>
          </w:rPr>
          <w:t>3.</w:t>
        </w:r>
        <w:r w:rsidR="00167323">
          <w:rPr>
            <w:rFonts w:asciiTheme="minorHAnsi" w:eastAsiaTheme="minorEastAsia" w:hAnsiTheme="minorHAnsi" w:cstheme="minorBidi"/>
            <w:b w:val="0"/>
            <w:noProof/>
            <w:sz w:val="22"/>
            <w:szCs w:val="22"/>
          </w:rPr>
          <w:tab/>
        </w:r>
        <w:r w:rsidR="00167323" w:rsidRPr="00BD37E9">
          <w:rPr>
            <w:rStyle w:val="Hyperlink"/>
            <w:noProof/>
          </w:rPr>
          <w:t>Parameter Identifiers (PIDs)</w:t>
        </w:r>
        <w:r w:rsidR="00167323">
          <w:rPr>
            <w:noProof/>
            <w:webHidden/>
          </w:rPr>
          <w:tab/>
        </w:r>
        <w:r>
          <w:rPr>
            <w:noProof/>
            <w:webHidden/>
          </w:rPr>
          <w:fldChar w:fldCharType="begin"/>
        </w:r>
        <w:r w:rsidR="00167323">
          <w:rPr>
            <w:noProof/>
            <w:webHidden/>
          </w:rPr>
          <w:instrText xml:space="preserve"> PAGEREF _Toc223512742 \h </w:instrText>
        </w:r>
        <w:r>
          <w:rPr>
            <w:noProof/>
            <w:webHidden/>
          </w:rPr>
        </w:r>
        <w:r>
          <w:rPr>
            <w:noProof/>
            <w:webHidden/>
          </w:rPr>
          <w:fldChar w:fldCharType="separate"/>
        </w:r>
        <w:r w:rsidR="00167323">
          <w:rPr>
            <w:noProof/>
            <w:webHidden/>
          </w:rPr>
          <w:t>43</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2743" w:history="1">
        <w:r w:rsidR="00167323" w:rsidRPr="00BD37E9">
          <w:rPr>
            <w:rStyle w:val="Hyperlink"/>
            <w:noProof/>
          </w:rPr>
          <w:t>3.1</w:t>
        </w:r>
        <w:r w:rsidR="00167323">
          <w:rPr>
            <w:rFonts w:asciiTheme="minorHAnsi" w:eastAsiaTheme="minorEastAsia" w:hAnsiTheme="minorHAnsi" w:cstheme="minorBidi"/>
            <w:b w:val="0"/>
            <w:noProof/>
            <w:sz w:val="22"/>
            <w:szCs w:val="22"/>
          </w:rPr>
          <w:tab/>
        </w:r>
        <w:r w:rsidR="00167323" w:rsidRPr="00BD37E9">
          <w:rPr>
            <w:rStyle w:val="Hyperlink"/>
            <w:noProof/>
          </w:rPr>
          <w:t>Legislated PIDs</w:t>
        </w:r>
        <w:r w:rsidR="00167323">
          <w:rPr>
            <w:noProof/>
            <w:webHidden/>
          </w:rPr>
          <w:tab/>
        </w:r>
        <w:r>
          <w:rPr>
            <w:noProof/>
            <w:webHidden/>
          </w:rPr>
          <w:fldChar w:fldCharType="begin"/>
        </w:r>
        <w:r w:rsidR="00167323">
          <w:rPr>
            <w:noProof/>
            <w:webHidden/>
          </w:rPr>
          <w:instrText xml:space="preserve"> PAGEREF _Toc223512743 \h </w:instrText>
        </w:r>
        <w:r>
          <w:rPr>
            <w:noProof/>
            <w:webHidden/>
          </w:rPr>
        </w:r>
        <w:r>
          <w:rPr>
            <w:noProof/>
            <w:webHidden/>
          </w:rPr>
          <w:fldChar w:fldCharType="separate"/>
        </w:r>
        <w:r w:rsidR="00167323">
          <w:rPr>
            <w:noProof/>
            <w:webHidden/>
          </w:rPr>
          <w:t>44</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2744" w:history="1">
        <w:r w:rsidR="00167323" w:rsidRPr="00BD37E9">
          <w:rPr>
            <w:rStyle w:val="Hyperlink"/>
            <w:noProof/>
          </w:rPr>
          <w:t>3.1.1</w:t>
        </w:r>
        <w:r w:rsidR="00167323">
          <w:rPr>
            <w:rFonts w:asciiTheme="minorHAnsi" w:eastAsiaTheme="minorEastAsia" w:hAnsiTheme="minorHAnsi" w:cstheme="minorBidi"/>
            <w:b w:val="0"/>
            <w:noProof/>
            <w:sz w:val="22"/>
            <w:szCs w:val="22"/>
          </w:rPr>
          <w:tab/>
        </w:r>
        <w:r w:rsidR="00167323" w:rsidRPr="00BD37E9">
          <w:rPr>
            <w:rStyle w:val="Hyperlink"/>
            <w:noProof/>
          </w:rPr>
          <w:t>ODAR – PID $0000 – Parameter Identifiers Supported - $01 to $20</w:t>
        </w:r>
        <w:r w:rsidR="00167323">
          <w:rPr>
            <w:noProof/>
            <w:webHidden/>
          </w:rPr>
          <w:tab/>
        </w:r>
        <w:r>
          <w:rPr>
            <w:noProof/>
            <w:webHidden/>
          </w:rPr>
          <w:fldChar w:fldCharType="begin"/>
        </w:r>
        <w:r w:rsidR="00167323">
          <w:rPr>
            <w:noProof/>
            <w:webHidden/>
          </w:rPr>
          <w:instrText xml:space="preserve"> PAGEREF _Toc223512744 \h </w:instrText>
        </w:r>
        <w:r>
          <w:rPr>
            <w:noProof/>
            <w:webHidden/>
          </w:rPr>
        </w:r>
        <w:r>
          <w:rPr>
            <w:noProof/>
            <w:webHidden/>
          </w:rPr>
          <w:fldChar w:fldCharType="separate"/>
        </w:r>
        <w:r w:rsidR="00167323">
          <w:rPr>
            <w:noProof/>
            <w:webHidden/>
          </w:rPr>
          <w:t>44</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2745" w:history="1">
        <w:r w:rsidR="00167323" w:rsidRPr="00BD37E9">
          <w:rPr>
            <w:rStyle w:val="Hyperlink"/>
            <w:noProof/>
          </w:rPr>
          <w:t>3.1.2</w:t>
        </w:r>
        <w:r w:rsidR="00167323">
          <w:rPr>
            <w:rFonts w:asciiTheme="minorHAnsi" w:eastAsiaTheme="minorEastAsia" w:hAnsiTheme="minorHAnsi" w:cstheme="minorBidi"/>
            <w:b w:val="0"/>
            <w:noProof/>
            <w:sz w:val="22"/>
            <w:szCs w:val="22"/>
          </w:rPr>
          <w:tab/>
        </w:r>
        <w:r w:rsidR="00167323" w:rsidRPr="00BD37E9">
          <w:rPr>
            <w:rStyle w:val="Hyperlink"/>
            <w:noProof/>
          </w:rPr>
          <w:t>DFIR – PID $0001 – Emission Related Monitor Status</w:t>
        </w:r>
        <w:r w:rsidR="00167323">
          <w:rPr>
            <w:noProof/>
            <w:webHidden/>
          </w:rPr>
          <w:tab/>
        </w:r>
        <w:r>
          <w:rPr>
            <w:noProof/>
            <w:webHidden/>
          </w:rPr>
          <w:fldChar w:fldCharType="begin"/>
        </w:r>
        <w:r w:rsidR="00167323">
          <w:rPr>
            <w:noProof/>
            <w:webHidden/>
          </w:rPr>
          <w:instrText xml:space="preserve"> PAGEREF _Toc223512745 \h </w:instrText>
        </w:r>
        <w:r>
          <w:rPr>
            <w:noProof/>
            <w:webHidden/>
          </w:rPr>
        </w:r>
        <w:r>
          <w:rPr>
            <w:noProof/>
            <w:webHidden/>
          </w:rPr>
          <w:fldChar w:fldCharType="separate"/>
        </w:r>
        <w:r w:rsidR="00167323">
          <w:rPr>
            <w:noProof/>
            <w:webHidden/>
          </w:rPr>
          <w:t>45</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2746" w:history="1">
        <w:r w:rsidR="00167323" w:rsidRPr="00BD37E9">
          <w:rPr>
            <w:rStyle w:val="Hyperlink"/>
            <w:noProof/>
          </w:rPr>
          <w:t>3.1.3</w:t>
        </w:r>
        <w:r w:rsidR="00167323">
          <w:rPr>
            <w:rFonts w:asciiTheme="minorHAnsi" w:eastAsiaTheme="minorEastAsia" w:hAnsiTheme="minorHAnsi" w:cstheme="minorBidi"/>
            <w:b w:val="0"/>
            <w:noProof/>
            <w:sz w:val="22"/>
            <w:szCs w:val="22"/>
          </w:rPr>
          <w:tab/>
        </w:r>
        <w:r w:rsidR="00167323" w:rsidRPr="00BD37E9">
          <w:rPr>
            <w:rStyle w:val="Hyperlink"/>
            <w:noProof/>
          </w:rPr>
          <w:t>FFRR – PID $0002 – Freeze Frame Diagnostic Trouble Code</w:t>
        </w:r>
        <w:r w:rsidR="00167323">
          <w:rPr>
            <w:noProof/>
            <w:webHidden/>
          </w:rPr>
          <w:tab/>
        </w:r>
        <w:r>
          <w:rPr>
            <w:noProof/>
            <w:webHidden/>
          </w:rPr>
          <w:fldChar w:fldCharType="begin"/>
        </w:r>
        <w:r w:rsidR="00167323">
          <w:rPr>
            <w:noProof/>
            <w:webHidden/>
          </w:rPr>
          <w:instrText xml:space="preserve"> PAGEREF _Toc223512746 \h </w:instrText>
        </w:r>
        <w:r>
          <w:rPr>
            <w:noProof/>
            <w:webHidden/>
          </w:rPr>
        </w:r>
        <w:r>
          <w:rPr>
            <w:noProof/>
            <w:webHidden/>
          </w:rPr>
          <w:fldChar w:fldCharType="separate"/>
        </w:r>
        <w:r w:rsidR="00167323">
          <w:rPr>
            <w:noProof/>
            <w:webHidden/>
          </w:rPr>
          <w:t>46</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2747" w:history="1">
        <w:r w:rsidR="00167323" w:rsidRPr="00BD37E9">
          <w:rPr>
            <w:rStyle w:val="Hyperlink"/>
            <w:noProof/>
          </w:rPr>
          <w:t>3.1.4</w:t>
        </w:r>
        <w:r w:rsidR="00167323">
          <w:rPr>
            <w:rFonts w:asciiTheme="minorHAnsi" w:eastAsiaTheme="minorEastAsia" w:hAnsiTheme="minorHAnsi" w:cstheme="minorBidi"/>
            <w:b w:val="0"/>
            <w:noProof/>
            <w:sz w:val="22"/>
            <w:szCs w:val="22"/>
          </w:rPr>
          <w:tab/>
        </w:r>
        <w:r w:rsidR="00167323" w:rsidRPr="00BD37E9">
          <w:rPr>
            <w:rStyle w:val="Hyperlink"/>
            <w:noProof/>
          </w:rPr>
          <w:t>FULR – PID $0003 – Fuel System Status</w:t>
        </w:r>
        <w:r w:rsidR="00167323">
          <w:rPr>
            <w:noProof/>
            <w:webHidden/>
          </w:rPr>
          <w:tab/>
        </w:r>
        <w:r>
          <w:rPr>
            <w:noProof/>
            <w:webHidden/>
          </w:rPr>
          <w:fldChar w:fldCharType="begin"/>
        </w:r>
        <w:r w:rsidR="00167323">
          <w:rPr>
            <w:noProof/>
            <w:webHidden/>
          </w:rPr>
          <w:instrText xml:space="preserve"> PAGEREF _Toc223512747 \h </w:instrText>
        </w:r>
        <w:r>
          <w:rPr>
            <w:noProof/>
            <w:webHidden/>
          </w:rPr>
        </w:r>
        <w:r>
          <w:rPr>
            <w:noProof/>
            <w:webHidden/>
          </w:rPr>
          <w:fldChar w:fldCharType="separate"/>
        </w:r>
        <w:r w:rsidR="00167323">
          <w:rPr>
            <w:noProof/>
            <w:webHidden/>
          </w:rPr>
          <w:t>47</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2748" w:history="1">
        <w:r w:rsidR="00167323" w:rsidRPr="00BD37E9">
          <w:rPr>
            <w:rStyle w:val="Hyperlink"/>
            <w:noProof/>
          </w:rPr>
          <w:t>3.1.5</w:t>
        </w:r>
        <w:r w:rsidR="00167323">
          <w:rPr>
            <w:rFonts w:asciiTheme="minorHAnsi" w:eastAsiaTheme="minorEastAsia" w:hAnsiTheme="minorHAnsi" w:cstheme="minorBidi"/>
            <w:b w:val="0"/>
            <w:noProof/>
            <w:sz w:val="22"/>
            <w:szCs w:val="22"/>
          </w:rPr>
          <w:tab/>
        </w:r>
        <w:r w:rsidR="00167323" w:rsidRPr="00BD37E9">
          <w:rPr>
            <w:rStyle w:val="Hyperlink"/>
            <w:noProof/>
          </w:rPr>
          <w:t>MAFR – PID $0004 – Calculated Engine Load</w:t>
        </w:r>
        <w:r w:rsidR="00167323">
          <w:rPr>
            <w:noProof/>
            <w:webHidden/>
          </w:rPr>
          <w:tab/>
        </w:r>
        <w:r>
          <w:rPr>
            <w:noProof/>
            <w:webHidden/>
          </w:rPr>
          <w:fldChar w:fldCharType="begin"/>
        </w:r>
        <w:r w:rsidR="00167323">
          <w:rPr>
            <w:noProof/>
            <w:webHidden/>
          </w:rPr>
          <w:instrText xml:space="preserve"> PAGEREF _Toc223512748 \h </w:instrText>
        </w:r>
        <w:r>
          <w:rPr>
            <w:noProof/>
            <w:webHidden/>
          </w:rPr>
        </w:r>
        <w:r>
          <w:rPr>
            <w:noProof/>
            <w:webHidden/>
          </w:rPr>
          <w:fldChar w:fldCharType="separate"/>
        </w:r>
        <w:r w:rsidR="00167323">
          <w:rPr>
            <w:noProof/>
            <w:webHidden/>
          </w:rPr>
          <w:t>47</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2749" w:history="1">
        <w:r w:rsidR="00167323" w:rsidRPr="00BD37E9">
          <w:rPr>
            <w:rStyle w:val="Hyperlink"/>
            <w:noProof/>
          </w:rPr>
          <w:t>3.1.6</w:t>
        </w:r>
        <w:r w:rsidR="00167323">
          <w:rPr>
            <w:rFonts w:asciiTheme="minorHAnsi" w:eastAsiaTheme="minorEastAsia" w:hAnsiTheme="minorHAnsi" w:cstheme="minorBidi"/>
            <w:b w:val="0"/>
            <w:noProof/>
            <w:sz w:val="22"/>
            <w:szCs w:val="22"/>
          </w:rPr>
          <w:tab/>
        </w:r>
        <w:r w:rsidR="00167323" w:rsidRPr="00BD37E9">
          <w:rPr>
            <w:rStyle w:val="Hyperlink"/>
            <w:noProof/>
          </w:rPr>
          <w:t>ECTR – PID $0005 – Engine Coolant Temperature</w:t>
        </w:r>
        <w:r w:rsidR="00167323">
          <w:rPr>
            <w:noProof/>
            <w:webHidden/>
          </w:rPr>
          <w:tab/>
        </w:r>
        <w:r>
          <w:rPr>
            <w:noProof/>
            <w:webHidden/>
          </w:rPr>
          <w:fldChar w:fldCharType="begin"/>
        </w:r>
        <w:r w:rsidR="00167323">
          <w:rPr>
            <w:noProof/>
            <w:webHidden/>
          </w:rPr>
          <w:instrText xml:space="preserve"> PAGEREF _Toc223512749 \h </w:instrText>
        </w:r>
        <w:r>
          <w:rPr>
            <w:noProof/>
            <w:webHidden/>
          </w:rPr>
        </w:r>
        <w:r>
          <w:rPr>
            <w:noProof/>
            <w:webHidden/>
          </w:rPr>
          <w:fldChar w:fldCharType="separate"/>
        </w:r>
        <w:r w:rsidR="00167323">
          <w:rPr>
            <w:noProof/>
            <w:webHidden/>
          </w:rPr>
          <w:t>47</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2750" w:history="1">
        <w:r w:rsidR="00167323" w:rsidRPr="00BD37E9">
          <w:rPr>
            <w:rStyle w:val="Hyperlink"/>
            <w:noProof/>
          </w:rPr>
          <w:t>3.1.7</w:t>
        </w:r>
        <w:r w:rsidR="00167323">
          <w:rPr>
            <w:rFonts w:asciiTheme="minorHAnsi" w:eastAsiaTheme="minorEastAsia" w:hAnsiTheme="minorHAnsi" w:cstheme="minorBidi"/>
            <w:b w:val="0"/>
            <w:noProof/>
            <w:sz w:val="22"/>
            <w:szCs w:val="22"/>
          </w:rPr>
          <w:tab/>
        </w:r>
        <w:r w:rsidR="00167323" w:rsidRPr="00BD37E9">
          <w:rPr>
            <w:rStyle w:val="Hyperlink"/>
            <w:noProof/>
          </w:rPr>
          <w:t>FADR – PID $0006 – Short Term Fuel Trim Bank 1</w:t>
        </w:r>
        <w:r w:rsidR="00167323">
          <w:rPr>
            <w:noProof/>
            <w:webHidden/>
          </w:rPr>
          <w:tab/>
        </w:r>
        <w:r>
          <w:rPr>
            <w:noProof/>
            <w:webHidden/>
          </w:rPr>
          <w:fldChar w:fldCharType="begin"/>
        </w:r>
        <w:r w:rsidR="00167323">
          <w:rPr>
            <w:noProof/>
            <w:webHidden/>
          </w:rPr>
          <w:instrText xml:space="preserve"> PAGEREF _Toc223512750 \h </w:instrText>
        </w:r>
        <w:r>
          <w:rPr>
            <w:noProof/>
            <w:webHidden/>
          </w:rPr>
        </w:r>
        <w:r>
          <w:rPr>
            <w:noProof/>
            <w:webHidden/>
          </w:rPr>
          <w:fldChar w:fldCharType="separate"/>
        </w:r>
        <w:r w:rsidR="00167323">
          <w:rPr>
            <w:noProof/>
            <w:webHidden/>
          </w:rPr>
          <w:t>48</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2751" w:history="1">
        <w:r w:rsidR="00167323" w:rsidRPr="00BD37E9">
          <w:rPr>
            <w:rStyle w:val="Hyperlink"/>
            <w:noProof/>
          </w:rPr>
          <w:t>3.1.8</w:t>
        </w:r>
        <w:r w:rsidR="00167323">
          <w:rPr>
            <w:rFonts w:asciiTheme="minorHAnsi" w:eastAsiaTheme="minorEastAsia" w:hAnsiTheme="minorHAnsi" w:cstheme="minorBidi"/>
            <w:b w:val="0"/>
            <w:noProof/>
            <w:sz w:val="22"/>
            <w:szCs w:val="22"/>
          </w:rPr>
          <w:tab/>
        </w:r>
        <w:r w:rsidR="00167323" w:rsidRPr="00BD37E9">
          <w:rPr>
            <w:rStyle w:val="Hyperlink"/>
            <w:noProof/>
          </w:rPr>
          <w:t>FADR – PID $0007 – Long Term Fuel Trim Bank 1</w:t>
        </w:r>
        <w:r w:rsidR="00167323">
          <w:rPr>
            <w:noProof/>
            <w:webHidden/>
          </w:rPr>
          <w:tab/>
        </w:r>
        <w:r>
          <w:rPr>
            <w:noProof/>
            <w:webHidden/>
          </w:rPr>
          <w:fldChar w:fldCharType="begin"/>
        </w:r>
        <w:r w:rsidR="00167323">
          <w:rPr>
            <w:noProof/>
            <w:webHidden/>
          </w:rPr>
          <w:instrText xml:space="preserve"> PAGEREF _Toc223512751 \h </w:instrText>
        </w:r>
        <w:r>
          <w:rPr>
            <w:noProof/>
            <w:webHidden/>
          </w:rPr>
        </w:r>
        <w:r>
          <w:rPr>
            <w:noProof/>
            <w:webHidden/>
          </w:rPr>
          <w:fldChar w:fldCharType="separate"/>
        </w:r>
        <w:r w:rsidR="00167323">
          <w:rPr>
            <w:noProof/>
            <w:webHidden/>
          </w:rPr>
          <w:t>48</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2752" w:history="1">
        <w:r w:rsidR="00167323" w:rsidRPr="00BD37E9">
          <w:rPr>
            <w:rStyle w:val="Hyperlink"/>
            <w:noProof/>
          </w:rPr>
          <w:t>3.1.9</w:t>
        </w:r>
        <w:r w:rsidR="00167323">
          <w:rPr>
            <w:rFonts w:asciiTheme="minorHAnsi" w:eastAsiaTheme="minorEastAsia" w:hAnsiTheme="minorHAnsi" w:cstheme="minorBidi"/>
            <w:b w:val="0"/>
            <w:noProof/>
            <w:sz w:val="22"/>
            <w:szCs w:val="22"/>
          </w:rPr>
          <w:tab/>
        </w:r>
        <w:r w:rsidR="00167323" w:rsidRPr="00BD37E9">
          <w:rPr>
            <w:rStyle w:val="Hyperlink"/>
            <w:noProof/>
          </w:rPr>
          <w:t>FADR – PID $0008 – Short Term Fuel Trim Bank 2</w:t>
        </w:r>
        <w:r w:rsidR="00167323">
          <w:rPr>
            <w:noProof/>
            <w:webHidden/>
          </w:rPr>
          <w:tab/>
        </w:r>
        <w:r>
          <w:rPr>
            <w:noProof/>
            <w:webHidden/>
          </w:rPr>
          <w:fldChar w:fldCharType="begin"/>
        </w:r>
        <w:r w:rsidR="00167323">
          <w:rPr>
            <w:noProof/>
            <w:webHidden/>
          </w:rPr>
          <w:instrText xml:space="preserve"> PAGEREF _Toc223512752 \h </w:instrText>
        </w:r>
        <w:r>
          <w:rPr>
            <w:noProof/>
            <w:webHidden/>
          </w:rPr>
        </w:r>
        <w:r>
          <w:rPr>
            <w:noProof/>
            <w:webHidden/>
          </w:rPr>
          <w:fldChar w:fldCharType="separate"/>
        </w:r>
        <w:r w:rsidR="00167323">
          <w:rPr>
            <w:noProof/>
            <w:webHidden/>
          </w:rPr>
          <w:t>48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53" w:history="1">
        <w:r w:rsidR="00167323" w:rsidRPr="00BD37E9">
          <w:rPr>
            <w:rStyle w:val="Hyperlink"/>
            <w:noProof/>
          </w:rPr>
          <w:t>3.1.10</w:t>
        </w:r>
        <w:r w:rsidR="00167323">
          <w:rPr>
            <w:rFonts w:asciiTheme="minorHAnsi" w:eastAsiaTheme="minorEastAsia" w:hAnsiTheme="minorHAnsi" w:cstheme="minorBidi"/>
            <w:b w:val="0"/>
            <w:noProof/>
            <w:sz w:val="22"/>
            <w:szCs w:val="22"/>
          </w:rPr>
          <w:tab/>
        </w:r>
        <w:r w:rsidR="00167323" w:rsidRPr="00BD37E9">
          <w:rPr>
            <w:rStyle w:val="Hyperlink"/>
            <w:noProof/>
          </w:rPr>
          <w:t>FADR – PID $0009 – Long Term Fuel Trim Bank 2</w:t>
        </w:r>
        <w:r w:rsidR="00167323">
          <w:rPr>
            <w:noProof/>
            <w:webHidden/>
          </w:rPr>
          <w:tab/>
        </w:r>
        <w:r>
          <w:rPr>
            <w:noProof/>
            <w:webHidden/>
          </w:rPr>
          <w:fldChar w:fldCharType="begin"/>
        </w:r>
        <w:r w:rsidR="00167323">
          <w:rPr>
            <w:noProof/>
            <w:webHidden/>
          </w:rPr>
          <w:instrText xml:space="preserve"> PAGEREF _Toc223512753 \h </w:instrText>
        </w:r>
        <w:r>
          <w:rPr>
            <w:noProof/>
            <w:webHidden/>
          </w:rPr>
        </w:r>
        <w:r>
          <w:rPr>
            <w:noProof/>
            <w:webHidden/>
          </w:rPr>
          <w:fldChar w:fldCharType="separate"/>
        </w:r>
        <w:r w:rsidR="00167323">
          <w:rPr>
            <w:noProof/>
            <w:webHidden/>
          </w:rPr>
          <w:t>48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54" w:history="1">
        <w:r w:rsidR="00167323" w:rsidRPr="00BD37E9">
          <w:rPr>
            <w:rStyle w:val="Hyperlink"/>
            <w:noProof/>
          </w:rPr>
          <w:t>3.1.11</w:t>
        </w:r>
        <w:r w:rsidR="00167323">
          <w:rPr>
            <w:rFonts w:asciiTheme="minorHAnsi" w:eastAsiaTheme="minorEastAsia" w:hAnsiTheme="minorHAnsi" w:cstheme="minorBidi"/>
            <w:b w:val="0"/>
            <w:noProof/>
            <w:sz w:val="22"/>
            <w:szCs w:val="22"/>
          </w:rPr>
          <w:tab/>
        </w:r>
        <w:r w:rsidR="00167323" w:rsidRPr="00BD37E9">
          <w:rPr>
            <w:rStyle w:val="Hyperlink"/>
            <w:noProof/>
          </w:rPr>
          <w:t>FRPR – PID $000A – Fuel Rail Pressure (Gauge)</w:t>
        </w:r>
        <w:r w:rsidR="00167323">
          <w:rPr>
            <w:noProof/>
            <w:webHidden/>
          </w:rPr>
          <w:tab/>
        </w:r>
        <w:r>
          <w:rPr>
            <w:noProof/>
            <w:webHidden/>
          </w:rPr>
          <w:fldChar w:fldCharType="begin"/>
        </w:r>
        <w:r w:rsidR="00167323">
          <w:rPr>
            <w:noProof/>
            <w:webHidden/>
          </w:rPr>
          <w:instrText xml:space="preserve"> PAGEREF _Toc223512754 \h </w:instrText>
        </w:r>
        <w:r>
          <w:rPr>
            <w:noProof/>
            <w:webHidden/>
          </w:rPr>
        </w:r>
        <w:r>
          <w:rPr>
            <w:noProof/>
            <w:webHidden/>
          </w:rPr>
          <w:fldChar w:fldCharType="separate"/>
        </w:r>
        <w:r w:rsidR="00167323">
          <w:rPr>
            <w:noProof/>
            <w:webHidden/>
          </w:rPr>
          <w:t>48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55" w:history="1">
        <w:r w:rsidR="00167323" w:rsidRPr="00BD37E9">
          <w:rPr>
            <w:rStyle w:val="Hyperlink"/>
            <w:noProof/>
          </w:rPr>
          <w:t>3.1.12</w:t>
        </w:r>
        <w:r w:rsidR="00167323">
          <w:rPr>
            <w:rFonts w:asciiTheme="minorHAnsi" w:eastAsiaTheme="minorEastAsia" w:hAnsiTheme="minorHAnsi" w:cstheme="minorBidi"/>
            <w:b w:val="0"/>
            <w:noProof/>
            <w:sz w:val="22"/>
            <w:szCs w:val="22"/>
          </w:rPr>
          <w:tab/>
        </w:r>
        <w:r w:rsidR="00167323" w:rsidRPr="00BD37E9">
          <w:rPr>
            <w:rStyle w:val="Hyperlink"/>
            <w:noProof/>
          </w:rPr>
          <w:t>MAPR – PID $000B – Intake Manifold Absolute Pressure</w:t>
        </w:r>
        <w:r w:rsidR="00167323">
          <w:rPr>
            <w:noProof/>
            <w:webHidden/>
          </w:rPr>
          <w:tab/>
        </w:r>
        <w:r>
          <w:rPr>
            <w:noProof/>
            <w:webHidden/>
          </w:rPr>
          <w:fldChar w:fldCharType="begin"/>
        </w:r>
        <w:r w:rsidR="00167323">
          <w:rPr>
            <w:noProof/>
            <w:webHidden/>
          </w:rPr>
          <w:instrText xml:space="preserve"> PAGEREF _Toc223512755 \h </w:instrText>
        </w:r>
        <w:r>
          <w:rPr>
            <w:noProof/>
            <w:webHidden/>
          </w:rPr>
        </w:r>
        <w:r>
          <w:rPr>
            <w:noProof/>
            <w:webHidden/>
          </w:rPr>
          <w:fldChar w:fldCharType="separate"/>
        </w:r>
        <w:r w:rsidR="00167323">
          <w:rPr>
            <w:noProof/>
            <w:webHidden/>
          </w:rPr>
          <w:t>49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56" w:history="1">
        <w:r w:rsidR="00167323" w:rsidRPr="00BD37E9">
          <w:rPr>
            <w:rStyle w:val="Hyperlink"/>
            <w:noProof/>
          </w:rPr>
          <w:t>3.1.13</w:t>
        </w:r>
        <w:r w:rsidR="00167323">
          <w:rPr>
            <w:rFonts w:asciiTheme="minorHAnsi" w:eastAsiaTheme="minorEastAsia" w:hAnsiTheme="minorHAnsi" w:cstheme="minorBidi"/>
            <w:b w:val="0"/>
            <w:noProof/>
            <w:sz w:val="22"/>
            <w:szCs w:val="22"/>
          </w:rPr>
          <w:tab/>
        </w:r>
        <w:r w:rsidR="00167323" w:rsidRPr="00BD37E9">
          <w:rPr>
            <w:rStyle w:val="Hyperlink"/>
            <w:noProof/>
          </w:rPr>
          <w:t>EPSR – PID $000C – Engine Speed</w:t>
        </w:r>
        <w:r w:rsidR="00167323">
          <w:rPr>
            <w:noProof/>
            <w:webHidden/>
          </w:rPr>
          <w:tab/>
        </w:r>
        <w:r>
          <w:rPr>
            <w:noProof/>
            <w:webHidden/>
          </w:rPr>
          <w:fldChar w:fldCharType="begin"/>
        </w:r>
        <w:r w:rsidR="00167323">
          <w:rPr>
            <w:noProof/>
            <w:webHidden/>
          </w:rPr>
          <w:instrText xml:space="preserve"> PAGEREF _Toc223512756 \h </w:instrText>
        </w:r>
        <w:r>
          <w:rPr>
            <w:noProof/>
            <w:webHidden/>
          </w:rPr>
        </w:r>
        <w:r>
          <w:rPr>
            <w:noProof/>
            <w:webHidden/>
          </w:rPr>
          <w:fldChar w:fldCharType="separate"/>
        </w:r>
        <w:r w:rsidR="00167323">
          <w:rPr>
            <w:noProof/>
            <w:webHidden/>
          </w:rPr>
          <w:t>49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57" w:history="1">
        <w:r w:rsidR="00167323" w:rsidRPr="00BD37E9">
          <w:rPr>
            <w:rStyle w:val="Hyperlink"/>
            <w:noProof/>
          </w:rPr>
          <w:t>3.1.14</w:t>
        </w:r>
        <w:r w:rsidR="00167323">
          <w:rPr>
            <w:rFonts w:asciiTheme="minorHAnsi" w:eastAsiaTheme="minorEastAsia" w:hAnsiTheme="minorHAnsi" w:cstheme="minorBidi"/>
            <w:b w:val="0"/>
            <w:noProof/>
            <w:sz w:val="22"/>
            <w:szCs w:val="22"/>
          </w:rPr>
          <w:tab/>
        </w:r>
        <w:r w:rsidR="00167323" w:rsidRPr="00BD37E9">
          <w:rPr>
            <w:rStyle w:val="Hyperlink"/>
            <w:noProof/>
          </w:rPr>
          <w:t>VSPR – PID $000D – Vehicle Speed</w:t>
        </w:r>
        <w:r w:rsidR="00167323">
          <w:rPr>
            <w:noProof/>
            <w:webHidden/>
          </w:rPr>
          <w:tab/>
        </w:r>
        <w:r>
          <w:rPr>
            <w:noProof/>
            <w:webHidden/>
          </w:rPr>
          <w:fldChar w:fldCharType="begin"/>
        </w:r>
        <w:r w:rsidR="00167323">
          <w:rPr>
            <w:noProof/>
            <w:webHidden/>
          </w:rPr>
          <w:instrText xml:space="preserve"> PAGEREF _Toc223512757 \h </w:instrText>
        </w:r>
        <w:r>
          <w:rPr>
            <w:noProof/>
            <w:webHidden/>
          </w:rPr>
        </w:r>
        <w:r>
          <w:rPr>
            <w:noProof/>
            <w:webHidden/>
          </w:rPr>
          <w:fldChar w:fldCharType="separate"/>
        </w:r>
        <w:r w:rsidR="00167323">
          <w:rPr>
            <w:noProof/>
            <w:webHidden/>
          </w:rPr>
          <w:t>49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58" w:history="1">
        <w:r w:rsidR="00167323" w:rsidRPr="00BD37E9">
          <w:rPr>
            <w:rStyle w:val="Hyperlink"/>
            <w:noProof/>
          </w:rPr>
          <w:t>3.1.15</w:t>
        </w:r>
        <w:r w:rsidR="00167323">
          <w:rPr>
            <w:rFonts w:asciiTheme="minorHAnsi" w:eastAsiaTheme="minorEastAsia" w:hAnsiTheme="minorHAnsi" w:cstheme="minorBidi"/>
            <w:b w:val="0"/>
            <w:noProof/>
            <w:sz w:val="22"/>
            <w:szCs w:val="22"/>
          </w:rPr>
          <w:tab/>
        </w:r>
        <w:r w:rsidR="00167323" w:rsidRPr="00BD37E9">
          <w:rPr>
            <w:rStyle w:val="Hyperlink"/>
            <w:noProof/>
          </w:rPr>
          <w:t>SPKR – PID $000E – Spark Advance</w:t>
        </w:r>
        <w:r w:rsidR="00167323">
          <w:rPr>
            <w:noProof/>
            <w:webHidden/>
          </w:rPr>
          <w:tab/>
        </w:r>
        <w:r>
          <w:rPr>
            <w:noProof/>
            <w:webHidden/>
          </w:rPr>
          <w:fldChar w:fldCharType="begin"/>
        </w:r>
        <w:r w:rsidR="00167323">
          <w:rPr>
            <w:noProof/>
            <w:webHidden/>
          </w:rPr>
          <w:instrText xml:space="preserve"> PAGEREF _Toc223512758 \h </w:instrText>
        </w:r>
        <w:r>
          <w:rPr>
            <w:noProof/>
            <w:webHidden/>
          </w:rPr>
        </w:r>
        <w:r>
          <w:rPr>
            <w:noProof/>
            <w:webHidden/>
          </w:rPr>
          <w:fldChar w:fldCharType="separate"/>
        </w:r>
        <w:r w:rsidR="00167323">
          <w:rPr>
            <w:noProof/>
            <w:webHidden/>
          </w:rPr>
          <w:t>49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59" w:history="1">
        <w:r w:rsidR="00167323" w:rsidRPr="00BD37E9">
          <w:rPr>
            <w:rStyle w:val="Hyperlink"/>
            <w:noProof/>
          </w:rPr>
          <w:t>3.1.16</w:t>
        </w:r>
        <w:r w:rsidR="00167323">
          <w:rPr>
            <w:rFonts w:asciiTheme="minorHAnsi" w:eastAsiaTheme="minorEastAsia" w:hAnsiTheme="minorHAnsi" w:cstheme="minorBidi"/>
            <w:b w:val="0"/>
            <w:noProof/>
            <w:sz w:val="22"/>
            <w:szCs w:val="22"/>
          </w:rPr>
          <w:tab/>
        </w:r>
        <w:r w:rsidR="00167323" w:rsidRPr="00BD37E9">
          <w:rPr>
            <w:rStyle w:val="Hyperlink"/>
            <w:noProof/>
          </w:rPr>
          <w:t>EITR – PID $000F – Intake Air Temperature</w:t>
        </w:r>
        <w:r w:rsidR="00167323">
          <w:rPr>
            <w:noProof/>
            <w:webHidden/>
          </w:rPr>
          <w:tab/>
        </w:r>
        <w:r>
          <w:rPr>
            <w:noProof/>
            <w:webHidden/>
          </w:rPr>
          <w:fldChar w:fldCharType="begin"/>
        </w:r>
        <w:r w:rsidR="00167323">
          <w:rPr>
            <w:noProof/>
            <w:webHidden/>
          </w:rPr>
          <w:instrText xml:space="preserve"> PAGEREF _Toc223512759 \h </w:instrText>
        </w:r>
        <w:r>
          <w:rPr>
            <w:noProof/>
            <w:webHidden/>
          </w:rPr>
        </w:r>
        <w:r>
          <w:rPr>
            <w:noProof/>
            <w:webHidden/>
          </w:rPr>
          <w:fldChar w:fldCharType="separate"/>
        </w:r>
        <w:r w:rsidR="00167323">
          <w:rPr>
            <w:noProof/>
            <w:webHidden/>
          </w:rPr>
          <w:t>49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60" w:history="1">
        <w:r w:rsidR="00167323" w:rsidRPr="00BD37E9">
          <w:rPr>
            <w:rStyle w:val="Hyperlink"/>
            <w:noProof/>
          </w:rPr>
          <w:t>3.1.17</w:t>
        </w:r>
        <w:r w:rsidR="00167323">
          <w:rPr>
            <w:rFonts w:asciiTheme="minorHAnsi" w:eastAsiaTheme="minorEastAsia" w:hAnsiTheme="minorHAnsi" w:cstheme="minorBidi"/>
            <w:b w:val="0"/>
            <w:noProof/>
            <w:sz w:val="22"/>
            <w:szCs w:val="22"/>
          </w:rPr>
          <w:tab/>
        </w:r>
        <w:r w:rsidR="00167323" w:rsidRPr="00BD37E9">
          <w:rPr>
            <w:rStyle w:val="Hyperlink"/>
            <w:noProof/>
          </w:rPr>
          <w:t>MAFR – PID $0010 – MAF Sensor Mass Airflow</w:t>
        </w:r>
        <w:r w:rsidR="00167323">
          <w:rPr>
            <w:noProof/>
            <w:webHidden/>
          </w:rPr>
          <w:tab/>
        </w:r>
        <w:r>
          <w:rPr>
            <w:noProof/>
            <w:webHidden/>
          </w:rPr>
          <w:fldChar w:fldCharType="begin"/>
        </w:r>
        <w:r w:rsidR="00167323">
          <w:rPr>
            <w:noProof/>
            <w:webHidden/>
          </w:rPr>
          <w:instrText xml:space="preserve"> PAGEREF _Toc223512760 \h </w:instrText>
        </w:r>
        <w:r>
          <w:rPr>
            <w:noProof/>
            <w:webHidden/>
          </w:rPr>
        </w:r>
        <w:r>
          <w:rPr>
            <w:noProof/>
            <w:webHidden/>
          </w:rPr>
          <w:fldChar w:fldCharType="separate"/>
        </w:r>
        <w:r w:rsidR="00167323">
          <w:rPr>
            <w:noProof/>
            <w:webHidden/>
          </w:rPr>
          <w:t>50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61" w:history="1">
        <w:r w:rsidR="00167323" w:rsidRPr="00BD37E9">
          <w:rPr>
            <w:rStyle w:val="Hyperlink"/>
            <w:noProof/>
          </w:rPr>
          <w:t>3.1.18</w:t>
        </w:r>
        <w:r w:rsidR="00167323">
          <w:rPr>
            <w:rFonts w:asciiTheme="minorHAnsi" w:eastAsiaTheme="minorEastAsia" w:hAnsiTheme="minorHAnsi" w:cstheme="minorBidi"/>
            <w:b w:val="0"/>
            <w:noProof/>
            <w:sz w:val="22"/>
            <w:szCs w:val="22"/>
          </w:rPr>
          <w:tab/>
        </w:r>
        <w:r w:rsidR="00167323" w:rsidRPr="00BD37E9">
          <w:rPr>
            <w:rStyle w:val="Hyperlink"/>
            <w:noProof/>
          </w:rPr>
          <w:t>TPSR – PID $0011 – Absolute Throttle Position</w:t>
        </w:r>
        <w:r w:rsidR="00167323">
          <w:rPr>
            <w:noProof/>
            <w:webHidden/>
          </w:rPr>
          <w:tab/>
        </w:r>
        <w:r>
          <w:rPr>
            <w:noProof/>
            <w:webHidden/>
          </w:rPr>
          <w:fldChar w:fldCharType="begin"/>
        </w:r>
        <w:r w:rsidR="00167323">
          <w:rPr>
            <w:noProof/>
            <w:webHidden/>
          </w:rPr>
          <w:instrText xml:space="preserve"> PAGEREF _Toc223512761 \h </w:instrText>
        </w:r>
        <w:r>
          <w:rPr>
            <w:noProof/>
            <w:webHidden/>
          </w:rPr>
        </w:r>
        <w:r>
          <w:rPr>
            <w:noProof/>
            <w:webHidden/>
          </w:rPr>
          <w:fldChar w:fldCharType="separate"/>
        </w:r>
        <w:r w:rsidR="00167323">
          <w:rPr>
            <w:noProof/>
            <w:webHidden/>
          </w:rPr>
          <w:t>50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62" w:history="1">
        <w:r w:rsidR="00167323" w:rsidRPr="00BD37E9">
          <w:rPr>
            <w:rStyle w:val="Hyperlink"/>
            <w:noProof/>
          </w:rPr>
          <w:t>3.1.19</w:t>
        </w:r>
        <w:r w:rsidR="00167323">
          <w:rPr>
            <w:rFonts w:asciiTheme="minorHAnsi" w:eastAsiaTheme="minorEastAsia" w:hAnsiTheme="minorHAnsi" w:cstheme="minorBidi"/>
            <w:b w:val="0"/>
            <w:noProof/>
            <w:sz w:val="22"/>
            <w:szCs w:val="22"/>
          </w:rPr>
          <w:tab/>
        </w:r>
        <w:r w:rsidR="00167323" w:rsidRPr="00BD37E9">
          <w:rPr>
            <w:rStyle w:val="Hyperlink"/>
            <w:noProof/>
          </w:rPr>
          <w:t>AIRR – PID $0012 – Commanded Secondary Air Injection Status</w:t>
        </w:r>
        <w:r w:rsidR="00167323">
          <w:rPr>
            <w:noProof/>
            <w:webHidden/>
          </w:rPr>
          <w:tab/>
        </w:r>
        <w:r>
          <w:rPr>
            <w:noProof/>
            <w:webHidden/>
          </w:rPr>
          <w:fldChar w:fldCharType="begin"/>
        </w:r>
        <w:r w:rsidR="00167323">
          <w:rPr>
            <w:noProof/>
            <w:webHidden/>
          </w:rPr>
          <w:instrText xml:space="preserve"> PAGEREF _Toc223512762 \h </w:instrText>
        </w:r>
        <w:r>
          <w:rPr>
            <w:noProof/>
            <w:webHidden/>
          </w:rPr>
        </w:r>
        <w:r>
          <w:rPr>
            <w:noProof/>
            <w:webHidden/>
          </w:rPr>
          <w:fldChar w:fldCharType="separate"/>
        </w:r>
        <w:r w:rsidR="00167323">
          <w:rPr>
            <w:noProof/>
            <w:webHidden/>
          </w:rPr>
          <w:t>50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63" w:history="1">
        <w:r w:rsidR="00167323" w:rsidRPr="00BD37E9">
          <w:rPr>
            <w:rStyle w:val="Hyperlink"/>
            <w:noProof/>
          </w:rPr>
          <w:t>3.1.20</w:t>
        </w:r>
        <w:r w:rsidR="00167323">
          <w:rPr>
            <w:rFonts w:asciiTheme="minorHAnsi" w:eastAsiaTheme="minorEastAsia" w:hAnsiTheme="minorHAnsi" w:cstheme="minorBidi"/>
            <w:b w:val="0"/>
            <w:noProof/>
            <w:sz w:val="22"/>
            <w:szCs w:val="22"/>
          </w:rPr>
          <w:tab/>
        </w:r>
        <w:r w:rsidR="00167323" w:rsidRPr="00BD37E9">
          <w:rPr>
            <w:rStyle w:val="Hyperlink"/>
            <w:noProof/>
          </w:rPr>
          <w:t>OXYR – PID $0013 – Location of Oxygen Sensors</w:t>
        </w:r>
        <w:r w:rsidR="00167323">
          <w:rPr>
            <w:noProof/>
            <w:webHidden/>
          </w:rPr>
          <w:tab/>
        </w:r>
        <w:r>
          <w:rPr>
            <w:noProof/>
            <w:webHidden/>
          </w:rPr>
          <w:fldChar w:fldCharType="begin"/>
        </w:r>
        <w:r w:rsidR="00167323">
          <w:rPr>
            <w:noProof/>
            <w:webHidden/>
          </w:rPr>
          <w:instrText xml:space="preserve"> PAGEREF _Toc223512763 \h </w:instrText>
        </w:r>
        <w:r>
          <w:rPr>
            <w:noProof/>
            <w:webHidden/>
          </w:rPr>
        </w:r>
        <w:r>
          <w:rPr>
            <w:noProof/>
            <w:webHidden/>
          </w:rPr>
          <w:fldChar w:fldCharType="separate"/>
        </w:r>
        <w:r w:rsidR="00167323">
          <w:rPr>
            <w:noProof/>
            <w:webHidden/>
          </w:rPr>
          <w:t>51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64" w:history="1">
        <w:r w:rsidR="00167323" w:rsidRPr="00BD37E9">
          <w:rPr>
            <w:rStyle w:val="Hyperlink"/>
            <w:noProof/>
          </w:rPr>
          <w:t>3.1.21</w:t>
        </w:r>
        <w:r w:rsidR="00167323">
          <w:rPr>
            <w:rFonts w:asciiTheme="minorHAnsi" w:eastAsiaTheme="minorEastAsia" w:hAnsiTheme="minorHAnsi" w:cstheme="minorBidi"/>
            <w:b w:val="0"/>
            <w:noProof/>
            <w:sz w:val="22"/>
            <w:szCs w:val="22"/>
          </w:rPr>
          <w:tab/>
        </w:r>
        <w:r w:rsidR="00167323" w:rsidRPr="00BD37E9">
          <w:rPr>
            <w:rStyle w:val="Hyperlink"/>
            <w:noProof/>
          </w:rPr>
          <w:t>OXYR – PID $0014 – Oxygen Sensor Voltage Bank 1 Sensor 1 / Short Term Fuel Trim Bank 1</w:t>
        </w:r>
        <w:r w:rsidR="00167323">
          <w:rPr>
            <w:noProof/>
            <w:webHidden/>
          </w:rPr>
          <w:tab/>
        </w:r>
        <w:r>
          <w:rPr>
            <w:noProof/>
            <w:webHidden/>
          </w:rPr>
          <w:fldChar w:fldCharType="begin"/>
        </w:r>
        <w:r w:rsidR="00167323">
          <w:rPr>
            <w:noProof/>
            <w:webHidden/>
          </w:rPr>
          <w:instrText xml:space="preserve"> PAGEREF _Toc223512764 \h </w:instrText>
        </w:r>
        <w:r>
          <w:rPr>
            <w:noProof/>
            <w:webHidden/>
          </w:rPr>
        </w:r>
        <w:r>
          <w:rPr>
            <w:noProof/>
            <w:webHidden/>
          </w:rPr>
          <w:fldChar w:fldCharType="separate"/>
        </w:r>
        <w:r w:rsidR="00167323">
          <w:rPr>
            <w:noProof/>
            <w:webHidden/>
          </w:rPr>
          <w:t>51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65" w:history="1">
        <w:r w:rsidR="00167323" w:rsidRPr="00BD37E9">
          <w:rPr>
            <w:rStyle w:val="Hyperlink"/>
            <w:noProof/>
            <w:lang w:val="de-DE"/>
          </w:rPr>
          <w:t>3.1.22</w:t>
        </w:r>
        <w:r w:rsidR="00167323">
          <w:rPr>
            <w:rFonts w:asciiTheme="minorHAnsi" w:eastAsiaTheme="minorEastAsia" w:hAnsiTheme="minorHAnsi" w:cstheme="minorBidi"/>
            <w:b w:val="0"/>
            <w:noProof/>
            <w:sz w:val="22"/>
            <w:szCs w:val="22"/>
          </w:rPr>
          <w:tab/>
        </w:r>
        <w:r w:rsidR="00167323" w:rsidRPr="00BD37E9">
          <w:rPr>
            <w:rStyle w:val="Hyperlink"/>
            <w:noProof/>
            <w:lang w:val="de-DE"/>
          </w:rPr>
          <w:t>OXYR – PID $0015 – Oxygen Sensor Voltage Bank 1 Sensor 2</w:t>
        </w:r>
        <w:r w:rsidR="00167323">
          <w:rPr>
            <w:noProof/>
            <w:webHidden/>
          </w:rPr>
          <w:tab/>
        </w:r>
        <w:r>
          <w:rPr>
            <w:noProof/>
            <w:webHidden/>
          </w:rPr>
          <w:fldChar w:fldCharType="begin"/>
        </w:r>
        <w:r w:rsidR="00167323">
          <w:rPr>
            <w:noProof/>
            <w:webHidden/>
          </w:rPr>
          <w:instrText xml:space="preserve"> PAGEREF _Toc223512765 \h </w:instrText>
        </w:r>
        <w:r>
          <w:rPr>
            <w:noProof/>
            <w:webHidden/>
          </w:rPr>
        </w:r>
        <w:r>
          <w:rPr>
            <w:noProof/>
            <w:webHidden/>
          </w:rPr>
          <w:fldChar w:fldCharType="separate"/>
        </w:r>
        <w:r w:rsidR="00167323">
          <w:rPr>
            <w:noProof/>
            <w:webHidden/>
          </w:rPr>
          <w:t>51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66" w:history="1">
        <w:r w:rsidR="00167323" w:rsidRPr="00BD37E9">
          <w:rPr>
            <w:rStyle w:val="Hyperlink"/>
            <w:noProof/>
          </w:rPr>
          <w:t>3.1.23</w:t>
        </w:r>
        <w:r w:rsidR="00167323">
          <w:rPr>
            <w:rFonts w:asciiTheme="minorHAnsi" w:eastAsiaTheme="minorEastAsia" w:hAnsiTheme="minorHAnsi" w:cstheme="minorBidi"/>
            <w:b w:val="0"/>
            <w:noProof/>
            <w:sz w:val="22"/>
            <w:szCs w:val="22"/>
          </w:rPr>
          <w:tab/>
        </w:r>
        <w:r w:rsidR="00167323" w:rsidRPr="00BD37E9">
          <w:rPr>
            <w:rStyle w:val="Hyperlink"/>
            <w:noProof/>
          </w:rPr>
          <w:t>OXYR – PID $0018 – Oxygen Sensor Voltage Bank 2 Sensor 1 / Short Term Fuel Trim Bank 2</w:t>
        </w:r>
        <w:r w:rsidR="00167323">
          <w:rPr>
            <w:noProof/>
            <w:webHidden/>
          </w:rPr>
          <w:tab/>
        </w:r>
        <w:r>
          <w:rPr>
            <w:noProof/>
            <w:webHidden/>
          </w:rPr>
          <w:fldChar w:fldCharType="begin"/>
        </w:r>
        <w:r w:rsidR="00167323">
          <w:rPr>
            <w:noProof/>
            <w:webHidden/>
          </w:rPr>
          <w:instrText xml:space="preserve"> PAGEREF _Toc223512766 \h </w:instrText>
        </w:r>
        <w:r>
          <w:rPr>
            <w:noProof/>
            <w:webHidden/>
          </w:rPr>
        </w:r>
        <w:r>
          <w:rPr>
            <w:noProof/>
            <w:webHidden/>
          </w:rPr>
          <w:fldChar w:fldCharType="separate"/>
        </w:r>
        <w:r w:rsidR="00167323">
          <w:rPr>
            <w:noProof/>
            <w:webHidden/>
          </w:rPr>
          <w:t>52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67" w:history="1">
        <w:r w:rsidR="00167323" w:rsidRPr="00BD37E9">
          <w:rPr>
            <w:rStyle w:val="Hyperlink"/>
            <w:noProof/>
            <w:lang w:val="de-DE"/>
          </w:rPr>
          <w:t>3.1.24</w:t>
        </w:r>
        <w:r w:rsidR="00167323">
          <w:rPr>
            <w:rFonts w:asciiTheme="minorHAnsi" w:eastAsiaTheme="minorEastAsia" w:hAnsiTheme="minorHAnsi" w:cstheme="minorBidi"/>
            <w:b w:val="0"/>
            <w:noProof/>
            <w:sz w:val="22"/>
            <w:szCs w:val="22"/>
          </w:rPr>
          <w:tab/>
        </w:r>
        <w:r w:rsidR="00167323" w:rsidRPr="00BD37E9">
          <w:rPr>
            <w:rStyle w:val="Hyperlink"/>
            <w:noProof/>
            <w:lang w:val="de-DE"/>
          </w:rPr>
          <w:t>OXYR – PID $0019 – Oxygen Sensor Voltage Bank 2 Sensor 2</w:t>
        </w:r>
        <w:r w:rsidR="00167323">
          <w:rPr>
            <w:noProof/>
            <w:webHidden/>
          </w:rPr>
          <w:tab/>
        </w:r>
        <w:r>
          <w:rPr>
            <w:noProof/>
            <w:webHidden/>
          </w:rPr>
          <w:fldChar w:fldCharType="begin"/>
        </w:r>
        <w:r w:rsidR="00167323">
          <w:rPr>
            <w:noProof/>
            <w:webHidden/>
          </w:rPr>
          <w:instrText xml:space="preserve"> PAGEREF _Toc223512767 \h </w:instrText>
        </w:r>
        <w:r>
          <w:rPr>
            <w:noProof/>
            <w:webHidden/>
          </w:rPr>
        </w:r>
        <w:r>
          <w:rPr>
            <w:noProof/>
            <w:webHidden/>
          </w:rPr>
          <w:fldChar w:fldCharType="separate"/>
        </w:r>
        <w:r w:rsidR="00167323">
          <w:rPr>
            <w:noProof/>
            <w:webHidden/>
          </w:rPr>
          <w:t>52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68" w:history="1">
        <w:r w:rsidR="00167323" w:rsidRPr="00BD37E9">
          <w:rPr>
            <w:rStyle w:val="Hyperlink"/>
            <w:noProof/>
          </w:rPr>
          <w:t>3.1.25</w:t>
        </w:r>
        <w:r w:rsidR="00167323">
          <w:rPr>
            <w:rFonts w:asciiTheme="minorHAnsi" w:eastAsiaTheme="minorEastAsia" w:hAnsiTheme="minorHAnsi" w:cstheme="minorBidi"/>
            <w:b w:val="0"/>
            <w:noProof/>
            <w:sz w:val="22"/>
            <w:szCs w:val="22"/>
          </w:rPr>
          <w:tab/>
        </w:r>
        <w:r w:rsidR="00167323" w:rsidRPr="00BD37E9">
          <w:rPr>
            <w:rStyle w:val="Hyperlink"/>
            <w:noProof/>
          </w:rPr>
          <w:t>DFIR – PID $001C – On Board Diagnostic System Type</w:t>
        </w:r>
        <w:r w:rsidR="00167323">
          <w:rPr>
            <w:noProof/>
            <w:webHidden/>
          </w:rPr>
          <w:tab/>
        </w:r>
        <w:r>
          <w:rPr>
            <w:noProof/>
            <w:webHidden/>
          </w:rPr>
          <w:fldChar w:fldCharType="begin"/>
        </w:r>
        <w:r w:rsidR="00167323">
          <w:rPr>
            <w:noProof/>
            <w:webHidden/>
          </w:rPr>
          <w:instrText xml:space="preserve"> PAGEREF _Toc223512768 \h </w:instrText>
        </w:r>
        <w:r>
          <w:rPr>
            <w:noProof/>
            <w:webHidden/>
          </w:rPr>
        </w:r>
        <w:r>
          <w:rPr>
            <w:noProof/>
            <w:webHidden/>
          </w:rPr>
          <w:fldChar w:fldCharType="separate"/>
        </w:r>
        <w:r w:rsidR="00167323">
          <w:rPr>
            <w:noProof/>
            <w:webHidden/>
          </w:rPr>
          <w:t>53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69" w:history="1">
        <w:r w:rsidR="00167323" w:rsidRPr="00BD37E9">
          <w:rPr>
            <w:rStyle w:val="Hyperlink"/>
            <w:noProof/>
          </w:rPr>
          <w:t>3.1.26</w:t>
        </w:r>
        <w:r w:rsidR="00167323">
          <w:rPr>
            <w:rFonts w:asciiTheme="minorHAnsi" w:eastAsiaTheme="minorEastAsia" w:hAnsiTheme="minorHAnsi" w:cstheme="minorBidi"/>
            <w:b w:val="0"/>
            <w:noProof/>
            <w:sz w:val="22"/>
            <w:szCs w:val="22"/>
          </w:rPr>
          <w:tab/>
        </w:r>
        <w:r w:rsidR="00167323" w:rsidRPr="00BD37E9">
          <w:rPr>
            <w:rStyle w:val="Hyperlink"/>
            <w:noProof/>
          </w:rPr>
          <w:t>PTOR – PID $001E – Power Take Off Status</w:t>
        </w:r>
        <w:r w:rsidR="00167323">
          <w:rPr>
            <w:noProof/>
            <w:webHidden/>
          </w:rPr>
          <w:tab/>
        </w:r>
        <w:r>
          <w:rPr>
            <w:noProof/>
            <w:webHidden/>
          </w:rPr>
          <w:fldChar w:fldCharType="begin"/>
        </w:r>
        <w:r w:rsidR="00167323">
          <w:rPr>
            <w:noProof/>
            <w:webHidden/>
          </w:rPr>
          <w:instrText xml:space="preserve"> PAGEREF _Toc223512769 \h </w:instrText>
        </w:r>
        <w:r>
          <w:rPr>
            <w:noProof/>
            <w:webHidden/>
          </w:rPr>
        </w:r>
        <w:r>
          <w:rPr>
            <w:noProof/>
            <w:webHidden/>
          </w:rPr>
          <w:fldChar w:fldCharType="separate"/>
        </w:r>
        <w:r w:rsidR="00167323">
          <w:rPr>
            <w:noProof/>
            <w:webHidden/>
          </w:rPr>
          <w:t>54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70" w:history="1">
        <w:r w:rsidR="00167323" w:rsidRPr="00BD37E9">
          <w:rPr>
            <w:rStyle w:val="Hyperlink"/>
            <w:noProof/>
          </w:rPr>
          <w:t>3.1.27</w:t>
        </w:r>
        <w:r w:rsidR="00167323">
          <w:rPr>
            <w:rFonts w:asciiTheme="minorHAnsi" w:eastAsiaTheme="minorEastAsia" w:hAnsiTheme="minorHAnsi" w:cstheme="minorBidi"/>
            <w:b w:val="0"/>
            <w:noProof/>
            <w:sz w:val="22"/>
            <w:szCs w:val="22"/>
          </w:rPr>
          <w:tab/>
        </w:r>
        <w:r w:rsidR="00167323" w:rsidRPr="00BD37E9">
          <w:rPr>
            <w:rStyle w:val="Hyperlink"/>
            <w:noProof/>
          </w:rPr>
          <w:t>EPSR – PID $001F – Engine Run Time</w:t>
        </w:r>
        <w:r w:rsidR="00167323">
          <w:rPr>
            <w:noProof/>
            <w:webHidden/>
          </w:rPr>
          <w:tab/>
        </w:r>
        <w:r>
          <w:rPr>
            <w:noProof/>
            <w:webHidden/>
          </w:rPr>
          <w:fldChar w:fldCharType="begin"/>
        </w:r>
        <w:r w:rsidR="00167323">
          <w:rPr>
            <w:noProof/>
            <w:webHidden/>
          </w:rPr>
          <w:instrText xml:space="preserve"> PAGEREF _Toc223512770 \h </w:instrText>
        </w:r>
        <w:r>
          <w:rPr>
            <w:noProof/>
            <w:webHidden/>
          </w:rPr>
        </w:r>
        <w:r>
          <w:rPr>
            <w:noProof/>
            <w:webHidden/>
          </w:rPr>
          <w:fldChar w:fldCharType="separate"/>
        </w:r>
        <w:r w:rsidR="00167323">
          <w:rPr>
            <w:noProof/>
            <w:webHidden/>
          </w:rPr>
          <w:t>54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71" w:history="1">
        <w:r w:rsidR="00167323" w:rsidRPr="00BD37E9">
          <w:rPr>
            <w:rStyle w:val="Hyperlink"/>
            <w:noProof/>
          </w:rPr>
          <w:t>3.1.28</w:t>
        </w:r>
        <w:r w:rsidR="00167323">
          <w:rPr>
            <w:rFonts w:asciiTheme="minorHAnsi" w:eastAsiaTheme="minorEastAsia" w:hAnsiTheme="minorHAnsi" w:cstheme="minorBidi"/>
            <w:b w:val="0"/>
            <w:noProof/>
            <w:sz w:val="22"/>
            <w:szCs w:val="22"/>
          </w:rPr>
          <w:tab/>
        </w:r>
        <w:r w:rsidR="00167323" w:rsidRPr="00BD37E9">
          <w:rPr>
            <w:rStyle w:val="Hyperlink"/>
            <w:noProof/>
          </w:rPr>
          <w:t>ODAR – PID $0020 – Parameter Identifiers Supported - $21 to $40</w:t>
        </w:r>
        <w:r w:rsidR="00167323">
          <w:rPr>
            <w:noProof/>
            <w:webHidden/>
          </w:rPr>
          <w:tab/>
        </w:r>
        <w:r>
          <w:rPr>
            <w:noProof/>
            <w:webHidden/>
          </w:rPr>
          <w:fldChar w:fldCharType="begin"/>
        </w:r>
        <w:r w:rsidR="00167323">
          <w:rPr>
            <w:noProof/>
            <w:webHidden/>
          </w:rPr>
          <w:instrText xml:space="preserve"> PAGEREF _Toc223512771 \h </w:instrText>
        </w:r>
        <w:r>
          <w:rPr>
            <w:noProof/>
            <w:webHidden/>
          </w:rPr>
        </w:r>
        <w:r>
          <w:rPr>
            <w:noProof/>
            <w:webHidden/>
          </w:rPr>
          <w:fldChar w:fldCharType="separate"/>
        </w:r>
        <w:r w:rsidR="00167323">
          <w:rPr>
            <w:noProof/>
            <w:webHidden/>
          </w:rPr>
          <w:t>55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72" w:history="1">
        <w:r w:rsidR="00167323" w:rsidRPr="00BD37E9">
          <w:rPr>
            <w:rStyle w:val="Hyperlink"/>
            <w:noProof/>
          </w:rPr>
          <w:t>3.1.29</w:t>
        </w:r>
        <w:r w:rsidR="00167323">
          <w:rPr>
            <w:rFonts w:asciiTheme="minorHAnsi" w:eastAsiaTheme="minorEastAsia" w:hAnsiTheme="minorHAnsi" w:cstheme="minorBidi"/>
            <w:b w:val="0"/>
            <w:noProof/>
            <w:sz w:val="22"/>
            <w:szCs w:val="22"/>
          </w:rPr>
          <w:tab/>
        </w:r>
        <w:r w:rsidR="00167323" w:rsidRPr="00BD37E9">
          <w:rPr>
            <w:rStyle w:val="Hyperlink"/>
            <w:noProof/>
          </w:rPr>
          <w:t>VSPR – PID $0021 – Distance With Malfunction Indicator Lamp On</w:t>
        </w:r>
        <w:r w:rsidR="00167323">
          <w:rPr>
            <w:noProof/>
            <w:webHidden/>
          </w:rPr>
          <w:tab/>
        </w:r>
        <w:r>
          <w:rPr>
            <w:noProof/>
            <w:webHidden/>
          </w:rPr>
          <w:fldChar w:fldCharType="begin"/>
        </w:r>
        <w:r w:rsidR="00167323">
          <w:rPr>
            <w:noProof/>
            <w:webHidden/>
          </w:rPr>
          <w:instrText xml:space="preserve"> PAGEREF _Toc223512772 \h </w:instrText>
        </w:r>
        <w:r>
          <w:rPr>
            <w:noProof/>
            <w:webHidden/>
          </w:rPr>
        </w:r>
        <w:r>
          <w:rPr>
            <w:noProof/>
            <w:webHidden/>
          </w:rPr>
          <w:fldChar w:fldCharType="separate"/>
        </w:r>
        <w:r w:rsidR="00167323">
          <w:rPr>
            <w:noProof/>
            <w:webHidden/>
          </w:rPr>
          <w:t>55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73" w:history="1">
        <w:r w:rsidR="00167323" w:rsidRPr="00BD37E9">
          <w:rPr>
            <w:rStyle w:val="Hyperlink"/>
            <w:noProof/>
          </w:rPr>
          <w:t>3.1.30</w:t>
        </w:r>
        <w:r w:rsidR="00167323">
          <w:rPr>
            <w:rFonts w:asciiTheme="minorHAnsi" w:eastAsiaTheme="minorEastAsia" w:hAnsiTheme="minorHAnsi" w:cstheme="minorBidi"/>
            <w:b w:val="0"/>
            <w:noProof/>
            <w:sz w:val="22"/>
            <w:szCs w:val="22"/>
          </w:rPr>
          <w:tab/>
        </w:r>
        <w:r w:rsidR="00167323" w:rsidRPr="00BD37E9">
          <w:rPr>
            <w:rStyle w:val="Hyperlink"/>
            <w:noProof/>
          </w:rPr>
          <w:t>EGRR – PID $002C – Exhaust Gas Recirculation Desired Pintle Lift</w:t>
        </w:r>
        <w:r w:rsidR="00167323">
          <w:rPr>
            <w:noProof/>
            <w:webHidden/>
          </w:rPr>
          <w:tab/>
        </w:r>
        <w:r>
          <w:rPr>
            <w:noProof/>
            <w:webHidden/>
          </w:rPr>
          <w:fldChar w:fldCharType="begin"/>
        </w:r>
        <w:r w:rsidR="00167323">
          <w:rPr>
            <w:noProof/>
            <w:webHidden/>
          </w:rPr>
          <w:instrText xml:space="preserve"> PAGEREF _Toc223512773 \h </w:instrText>
        </w:r>
        <w:r>
          <w:rPr>
            <w:noProof/>
            <w:webHidden/>
          </w:rPr>
        </w:r>
        <w:r>
          <w:rPr>
            <w:noProof/>
            <w:webHidden/>
          </w:rPr>
          <w:fldChar w:fldCharType="separate"/>
        </w:r>
        <w:r w:rsidR="00167323">
          <w:rPr>
            <w:noProof/>
            <w:webHidden/>
          </w:rPr>
          <w:t>56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74" w:history="1">
        <w:r w:rsidR="00167323" w:rsidRPr="00BD37E9">
          <w:rPr>
            <w:rStyle w:val="Hyperlink"/>
            <w:noProof/>
          </w:rPr>
          <w:t>3.1.31</w:t>
        </w:r>
        <w:r w:rsidR="00167323">
          <w:rPr>
            <w:rFonts w:asciiTheme="minorHAnsi" w:eastAsiaTheme="minorEastAsia" w:hAnsiTheme="minorHAnsi" w:cstheme="minorBidi"/>
            <w:b w:val="0"/>
            <w:noProof/>
            <w:sz w:val="22"/>
            <w:szCs w:val="22"/>
          </w:rPr>
          <w:tab/>
        </w:r>
        <w:r w:rsidR="00167323" w:rsidRPr="00BD37E9">
          <w:rPr>
            <w:rStyle w:val="Hyperlink"/>
            <w:noProof/>
          </w:rPr>
          <w:t>EGRR – PID $002D – Exhaust Gas Recirculation Error</w:t>
        </w:r>
        <w:r w:rsidR="00167323">
          <w:rPr>
            <w:noProof/>
            <w:webHidden/>
          </w:rPr>
          <w:tab/>
        </w:r>
        <w:r>
          <w:rPr>
            <w:noProof/>
            <w:webHidden/>
          </w:rPr>
          <w:fldChar w:fldCharType="begin"/>
        </w:r>
        <w:r w:rsidR="00167323">
          <w:rPr>
            <w:noProof/>
            <w:webHidden/>
          </w:rPr>
          <w:instrText xml:space="preserve"> PAGEREF _Toc223512774 \h </w:instrText>
        </w:r>
        <w:r>
          <w:rPr>
            <w:noProof/>
            <w:webHidden/>
          </w:rPr>
        </w:r>
        <w:r>
          <w:rPr>
            <w:noProof/>
            <w:webHidden/>
          </w:rPr>
          <w:fldChar w:fldCharType="separate"/>
        </w:r>
        <w:r w:rsidR="00167323">
          <w:rPr>
            <w:noProof/>
            <w:webHidden/>
          </w:rPr>
          <w:t>56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75" w:history="1">
        <w:r w:rsidR="00167323" w:rsidRPr="00BD37E9">
          <w:rPr>
            <w:rStyle w:val="Hyperlink"/>
            <w:noProof/>
          </w:rPr>
          <w:t>3.1.32</w:t>
        </w:r>
        <w:r w:rsidR="00167323">
          <w:rPr>
            <w:rFonts w:asciiTheme="minorHAnsi" w:eastAsiaTheme="minorEastAsia" w:hAnsiTheme="minorHAnsi" w:cstheme="minorBidi"/>
            <w:b w:val="0"/>
            <w:noProof/>
            <w:sz w:val="22"/>
            <w:szCs w:val="22"/>
          </w:rPr>
          <w:tab/>
        </w:r>
        <w:r w:rsidR="00167323" w:rsidRPr="00BD37E9">
          <w:rPr>
            <w:rStyle w:val="Hyperlink"/>
            <w:noProof/>
          </w:rPr>
          <w:t>EVPR – PID $002E – Canister Purge Duty Cycle</w:t>
        </w:r>
        <w:r w:rsidR="00167323">
          <w:rPr>
            <w:noProof/>
            <w:webHidden/>
          </w:rPr>
          <w:tab/>
        </w:r>
        <w:r>
          <w:rPr>
            <w:noProof/>
            <w:webHidden/>
          </w:rPr>
          <w:fldChar w:fldCharType="begin"/>
        </w:r>
        <w:r w:rsidR="00167323">
          <w:rPr>
            <w:noProof/>
            <w:webHidden/>
          </w:rPr>
          <w:instrText xml:space="preserve"> PAGEREF _Toc223512775 \h </w:instrText>
        </w:r>
        <w:r>
          <w:rPr>
            <w:noProof/>
            <w:webHidden/>
          </w:rPr>
        </w:r>
        <w:r>
          <w:rPr>
            <w:noProof/>
            <w:webHidden/>
          </w:rPr>
          <w:fldChar w:fldCharType="separate"/>
        </w:r>
        <w:r w:rsidR="00167323">
          <w:rPr>
            <w:noProof/>
            <w:webHidden/>
          </w:rPr>
          <w:t>56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76" w:history="1">
        <w:r w:rsidR="00167323" w:rsidRPr="00BD37E9">
          <w:rPr>
            <w:rStyle w:val="Hyperlink"/>
            <w:noProof/>
          </w:rPr>
          <w:t>3.1.33</w:t>
        </w:r>
        <w:r w:rsidR="00167323">
          <w:rPr>
            <w:rFonts w:asciiTheme="minorHAnsi" w:eastAsiaTheme="minorEastAsia" w:hAnsiTheme="minorHAnsi" w:cstheme="minorBidi"/>
            <w:b w:val="0"/>
            <w:noProof/>
            <w:sz w:val="22"/>
            <w:szCs w:val="22"/>
          </w:rPr>
          <w:tab/>
        </w:r>
        <w:r w:rsidR="00167323" w:rsidRPr="00BD37E9">
          <w:rPr>
            <w:rStyle w:val="Hyperlink"/>
            <w:noProof/>
          </w:rPr>
          <w:t>FLVR – PID $002F – Total Fuel Level Percentage</w:t>
        </w:r>
        <w:r w:rsidR="00167323">
          <w:rPr>
            <w:noProof/>
            <w:webHidden/>
          </w:rPr>
          <w:tab/>
        </w:r>
        <w:r>
          <w:rPr>
            <w:noProof/>
            <w:webHidden/>
          </w:rPr>
          <w:fldChar w:fldCharType="begin"/>
        </w:r>
        <w:r w:rsidR="00167323">
          <w:rPr>
            <w:noProof/>
            <w:webHidden/>
          </w:rPr>
          <w:instrText xml:space="preserve"> PAGEREF _Toc223512776 \h </w:instrText>
        </w:r>
        <w:r>
          <w:rPr>
            <w:noProof/>
            <w:webHidden/>
          </w:rPr>
        </w:r>
        <w:r>
          <w:rPr>
            <w:noProof/>
            <w:webHidden/>
          </w:rPr>
          <w:fldChar w:fldCharType="separate"/>
        </w:r>
        <w:r w:rsidR="00167323">
          <w:rPr>
            <w:noProof/>
            <w:webHidden/>
          </w:rPr>
          <w:t>56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77" w:history="1">
        <w:r w:rsidR="00167323" w:rsidRPr="00BD37E9">
          <w:rPr>
            <w:rStyle w:val="Hyperlink"/>
            <w:noProof/>
          </w:rPr>
          <w:t>3.1.34</w:t>
        </w:r>
        <w:r w:rsidR="00167323">
          <w:rPr>
            <w:rFonts w:asciiTheme="minorHAnsi" w:eastAsiaTheme="minorEastAsia" w:hAnsiTheme="minorHAnsi" w:cstheme="minorBidi"/>
            <w:b w:val="0"/>
            <w:noProof/>
            <w:sz w:val="22"/>
            <w:szCs w:val="22"/>
          </w:rPr>
          <w:tab/>
        </w:r>
        <w:r w:rsidR="00167323" w:rsidRPr="00BD37E9">
          <w:rPr>
            <w:rStyle w:val="Hyperlink"/>
            <w:noProof/>
          </w:rPr>
          <w:t>DRER – PID $0030 – Warm</w:t>
        </w:r>
        <w:r w:rsidR="00167323" w:rsidRPr="00BD37E9">
          <w:rPr>
            <w:rStyle w:val="Hyperlink"/>
            <w:noProof/>
          </w:rPr>
          <w:noBreakHyphen/>
          <w:t>Up Cycles Since Code Clear</w:t>
        </w:r>
        <w:r w:rsidR="00167323">
          <w:rPr>
            <w:noProof/>
            <w:webHidden/>
          </w:rPr>
          <w:tab/>
        </w:r>
        <w:r>
          <w:rPr>
            <w:noProof/>
            <w:webHidden/>
          </w:rPr>
          <w:fldChar w:fldCharType="begin"/>
        </w:r>
        <w:r w:rsidR="00167323">
          <w:rPr>
            <w:noProof/>
            <w:webHidden/>
          </w:rPr>
          <w:instrText xml:space="preserve"> PAGEREF _Toc223512777 \h </w:instrText>
        </w:r>
        <w:r>
          <w:rPr>
            <w:noProof/>
            <w:webHidden/>
          </w:rPr>
        </w:r>
        <w:r>
          <w:rPr>
            <w:noProof/>
            <w:webHidden/>
          </w:rPr>
          <w:fldChar w:fldCharType="separate"/>
        </w:r>
        <w:r w:rsidR="00167323">
          <w:rPr>
            <w:noProof/>
            <w:webHidden/>
          </w:rPr>
          <w:t>56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78" w:history="1">
        <w:r w:rsidR="00167323" w:rsidRPr="00BD37E9">
          <w:rPr>
            <w:rStyle w:val="Hyperlink"/>
            <w:noProof/>
          </w:rPr>
          <w:t>3.1.35</w:t>
        </w:r>
        <w:r w:rsidR="00167323">
          <w:rPr>
            <w:rFonts w:asciiTheme="minorHAnsi" w:eastAsiaTheme="minorEastAsia" w:hAnsiTheme="minorHAnsi" w:cstheme="minorBidi"/>
            <w:b w:val="0"/>
            <w:noProof/>
            <w:sz w:val="22"/>
            <w:szCs w:val="22"/>
          </w:rPr>
          <w:tab/>
        </w:r>
        <w:r w:rsidR="00167323" w:rsidRPr="00BD37E9">
          <w:rPr>
            <w:rStyle w:val="Hyperlink"/>
            <w:noProof/>
          </w:rPr>
          <w:t>VSPR – PID $0031 – Distance Since Code Clear</w:t>
        </w:r>
        <w:r w:rsidR="00167323">
          <w:rPr>
            <w:noProof/>
            <w:webHidden/>
          </w:rPr>
          <w:tab/>
        </w:r>
        <w:r>
          <w:rPr>
            <w:noProof/>
            <w:webHidden/>
          </w:rPr>
          <w:fldChar w:fldCharType="begin"/>
        </w:r>
        <w:r w:rsidR="00167323">
          <w:rPr>
            <w:noProof/>
            <w:webHidden/>
          </w:rPr>
          <w:instrText xml:space="preserve"> PAGEREF _Toc223512778 \h </w:instrText>
        </w:r>
        <w:r>
          <w:rPr>
            <w:noProof/>
            <w:webHidden/>
          </w:rPr>
        </w:r>
        <w:r>
          <w:rPr>
            <w:noProof/>
            <w:webHidden/>
          </w:rPr>
          <w:fldChar w:fldCharType="separate"/>
        </w:r>
        <w:r w:rsidR="00167323">
          <w:rPr>
            <w:noProof/>
            <w:webHidden/>
          </w:rPr>
          <w:t>57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79" w:history="1">
        <w:r w:rsidR="00167323" w:rsidRPr="00BD37E9">
          <w:rPr>
            <w:rStyle w:val="Hyperlink"/>
            <w:noProof/>
          </w:rPr>
          <w:t>3.1.36</w:t>
        </w:r>
        <w:r w:rsidR="00167323">
          <w:rPr>
            <w:rFonts w:asciiTheme="minorHAnsi" w:eastAsiaTheme="minorEastAsia" w:hAnsiTheme="minorHAnsi" w:cstheme="minorBidi"/>
            <w:b w:val="0"/>
            <w:noProof/>
            <w:sz w:val="22"/>
            <w:szCs w:val="22"/>
          </w:rPr>
          <w:tab/>
        </w:r>
        <w:r w:rsidR="00167323" w:rsidRPr="00BD37E9">
          <w:rPr>
            <w:rStyle w:val="Hyperlink"/>
            <w:noProof/>
          </w:rPr>
          <w:t>EVPR – PID $0032 – Fuel Tank Vapor Pressure</w:t>
        </w:r>
        <w:r w:rsidR="00167323">
          <w:rPr>
            <w:noProof/>
            <w:webHidden/>
          </w:rPr>
          <w:tab/>
        </w:r>
        <w:r>
          <w:rPr>
            <w:noProof/>
            <w:webHidden/>
          </w:rPr>
          <w:fldChar w:fldCharType="begin"/>
        </w:r>
        <w:r w:rsidR="00167323">
          <w:rPr>
            <w:noProof/>
            <w:webHidden/>
          </w:rPr>
          <w:instrText xml:space="preserve"> PAGEREF _Toc223512779 \h </w:instrText>
        </w:r>
        <w:r>
          <w:rPr>
            <w:noProof/>
            <w:webHidden/>
          </w:rPr>
        </w:r>
        <w:r>
          <w:rPr>
            <w:noProof/>
            <w:webHidden/>
          </w:rPr>
          <w:fldChar w:fldCharType="separate"/>
        </w:r>
        <w:r w:rsidR="00167323">
          <w:rPr>
            <w:noProof/>
            <w:webHidden/>
          </w:rPr>
          <w:t>57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80" w:history="1">
        <w:r w:rsidR="00167323" w:rsidRPr="00BD37E9">
          <w:rPr>
            <w:rStyle w:val="Hyperlink"/>
            <w:noProof/>
          </w:rPr>
          <w:t>3.1.37</w:t>
        </w:r>
        <w:r w:rsidR="00167323">
          <w:rPr>
            <w:rFonts w:asciiTheme="minorHAnsi" w:eastAsiaTheme="minorEastAsia" w:hAnsiTheme="minorHAnsi" w:cstheme="minorBidi"/>
            <w:b w:val="0"/>
            <w:noProof/>
            <w:sz w:val="22"/>
            <w:szCs w:val="22"/>
          </w:rPr>
          <w:tab/>
        </w:r>
        <w:r w:rsidR="00167323" w:rsidRPr="00BD37E9">
          <w:rPr>
            <w:rStyle w:val="Hyperlink"/>
            <w:noProof/>
          </w:rPr>
          <w:t>AAPR – PID $0033 – Barometric Pressure</w:t>
        </w:r>
        <w:r w:rsidR="00167323">
          <w:rPr>
            <w:noProof/>
            <w:webHidden/>
          </w:rPr>
          <w:tab/>
        </w:r>
        <w:r>
          <w:rPr>
            <w:noProof/>
            <w:webHidden/>
          </w:rPr>
          <w:fldChar w:fldCharType="begin"/>
        </w:r>
        <w:r w:rsidR="00167323">
          <w:rPr>
            <w:noProof/>
            <w:webHidden/>
          </w:rPr>
          <w:instrText xml:space="preserve"> PAGEREF _Toc223512780 \h </w:instrText>
        </w:r>
        <w:r>
          <w:rPr>
            <w:noProof/>
            <w:webHidden/>
          </w:rPr>
        </w:r>
        <w:r>
          <w:rPr>
            <w:noProof/>
            <w:webHidden/>
          </w:rPr>
          <w:fldChar w:fldCharType="separate"/>
        </w:r>
        <w:r w:rsidR="00167323">
          <w:rPr>
            <w:noProof/>
            <w:webHidden/>
          </w:rPr>
          <w:t>57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81" w:history="1">
        <w:r w:rsidR="00167323" w:rsidRPr="00BD37E9">
          <w:rPr>
            <w:rStyle w:val="Hyperlink"/>
            <w:noProof/>
          </w:rPr>
          <w:t>3.1.38</w:t>
        </w:r>
        <w:r w:rsidR="00167323">
          <w:rPr>
            <w:rFonts w:asciiTheme="minorHAnsi" w:eastAsiaTheme="minorEastAsia" w:hAnsiTheme="minorHAnsi" w:cstheme="minorBidi"/>
            <w:b w:val="0"/>
            <w:noProof/>
            <w:sz w:val="22"/>
            <w:szCs w:val="22"/>
          </w:rPr>
          <w:tab/>
        </w:r>
        <w:r w:rsidR="00167323" w:rsidRPr="00BD37E9">
          <w:rPr>
            <w:rStyle w:val="Hyperlink"/>
            <w:noProof/>
          </w:rPr>
          <w:t>EGTR – PID $003C – Catalyst Temperature Bank 1 Sensor 1</w:t>
        </w:r>
        <w:r w:rsidR="00167323">
          <w:rPr>
            <w:noProof/>
            <w:webHidden/>
          </w:rPr>
          <w:tab/>
        </w:r>
        <w:r>
          <w:rPr>
            <w:noProof/>
            <w:webHidden/>
          </w:rPr>
          <w:fldChar w:fldCharType="begin"/>
        </w:r>
        <w:r w:rsidR="00167323">
          <w:rPr>
            <w:noProof/>
            <w:webHidden/>
          </w:rPr>
          <w:instrText xml:space="preserve"> PAGEREF _Toc223512781 \h </w:instrText>
        </w:r>
        <w:r>
          <w:rPr>
            <w:noProof/>
            <w:webHidden/>
          </w:rPr>
        </w:r>
        <w:r>
          <w:rPr>
            <w:noProof/>
            <w:webHidden/>
          </w:rPr>
          <w:fldChar w:fldCharType="separate"/>
        </w:r>
        <w:r w:rsidR="00167323">
          <w:rPr>
            <w:noProof/>
            <w:webHidden/>
          </w:rPr>
          <w:t>57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82" w:history="1">
        <w:r w:rsidR="00167323" w:rsidRPr="00BD37E9">
          <w:rPr>
            <w:rStyle w:val="Hyperlink"/>
            <w:noProof/>
          </w:rPr>
          <w:t>3.1.39</w:t>
        </w:r>
        <w:r w:rsidR="00167323">
          <w:rPr>
            <w:rFonts w:asciiTheme="minorHAnsi" w:eastAsiaTheme="minorEastAsia" w:hAnsiTheme="minorHAnsi" w:cstheme="minorBidi"/>
            <w:b w:val="0"/>
            <w:noProof/>
            <w:sz w:val="22"/>
            <w:szCs w:val="22"/>
          </w:rPr>
          <w:tab/>
        </w:r>
        <w:r w:rsidR="00167323" w:rsidRPr="00BD37E9">
          <w:rPr>
            <w:rStyle w:val="Hyperlink"/>
            <w:noProof/>
          </w:rPr>
          <w:t>EGTR – PID $003D – Catalyst Temperature Bank 2 Sensor 1</w:t>
        </w:r>
        <w:r w:rsidR="00167323">
          <w:rPr>
            <w:noProof/>
            <w:webHidden/>
          </w:rPr>
          <w:tab/>
        </w:r>
        <w:r>
          <w:rPr>
            <w:noProof/>
            <w:webHidden/>
          </w:rPr>
          <w:fldChar w:fldCharType="begin"/>
        </w:r>
        <w:r w:rsidR="00167323">
          <w:rPr>
            <w:noProof/>
            <w:webHidden/>
          </w:rPr>
          <w:instrText xml:space="preserve"> PAGEREF _Toc223512782 \h </w:instrText>
        </w:r>
        <w:r>
          <w:rPr>
            <w:noProof/>
            <w:webHidden/>
          </w:rPr>
        </w:r>
        <w:r>
          <w:rPr>
            <w:noProof/>
            <w:webHidden/>
          </w:rPr>
          <w:fldChar w:fldCharType="separate"/>
        </w:r>
        <w:r w:rsidR="00167323">
          <w:rPr>
            <w:noProof/>
            <w:webHidden/>
          </w:rPr>
          <w:t>57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83" w:history="1">
        <w:r w:rsidR="00167323" w:rsidRPr="00BD37E9">
          <w:rPr>
            <w:rStyle w:val="Hyperlink"/>
            <w:noProof/>
          </w:rPr>
          <w:t>3.1.40</w:t>
        </w:r>
        <w:r w:rsidR="00167323">
          <w:rPr>
            <w:rFonts w:asciiTheme="minorHAnsi" w:eastAsiaTheme="minorEastAsia" w:hAnsiTheme="minorHAnsi" w:cstheme="minorBidi"/>
            <w:b w:val="0"/>
            <w:noProof/>
            <w:sz w:val="22"/>
            <w:szCs w:val="22"/>
          </w:rPr>
          <w:tab/>
        </w:r>
        <w:r w:rsidR="00167323" w:rsidRPr="00BD37E9">
          <w:rPr>
            <w:rStyle w:val="Hyperlink"/>
            <w:noProof/>
          </w:rPr>
          <w:t>ODAR – PID $0040 – Parameter Identifiers Supported - $41 to $60</w:t>
        </w:r>
        <w:r w:rsidR="00167323">
          <w:rPr>
            <w:noProof/>
            <w:webHidden/>
          </w:rPr>
          <w:tab/>
        </w:r>
        <w:r>
          <w:rPr>
            <w:noProof/>
            <w:webHidden/>
          </w:rPr>
          <w:fldChar w:fldCharType="begin"/>
        </w:r>
        <w:r w:rsidR="00167323">
          <w:rPr>
            <w:noProof/>
            <w:webHidden/>
          </w:rPr>
          <w:instrText xml:space="preserve"> PAGEREF _Toc223512783 \h </w:instrText>
        </w:r>
        <w:r>
          <w:rPr>
            <w:noProof/>
            <w:webHidden/>
          </w:rPr>
        </w:r>
        <w:r>
          <w:rPr>
            <w:noProof/>
            <w:webHidden/>
          </w:rPr>
          <w:fldChar w:fldCharType="separate"/>
        </w:r>
        <w:r w:rsidR="00167323">
          <w:rPr>
            <w:noProof/>
            <w:webHidden/>
          </w:rPr>
          <w:t>58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84" w:history="1">
        <w:r w:rsidR="00167323" w:rsidRPr="00BD37E9">
          <w:rPr>
            <w:rStyle w:val="Hyperlink"/>
            <w:noProof/>
          </w:rPr>
          <w:t>3.1.41</w:t>
        </w:r>
        <w:r w:rsidR="00167323">
          <w:rPr>
            <w:rFonts w:asciiTheme="minorHAnsi" w:eastAsiaTheme="minorEastAsia" w:hAnsiTheme="minorHAnsi" w:cstheme="minorBidi"/>
            <w:b w:val="0"/>
            <w:noProof/>
            <w:sz w:val="22"/>
            <w:szCs w:val="22"/>
          </w:rPr>
          <w:tab/>
        </w:r>
        <w:r w:rsidR="00167323" w:rsidRPr="00BD37E9">
          <w:rPr>
            <w:rStyle w:val="Hyperlink"/>
            <w:noProof/>
          </w:rPr>
          <w:t>DFIR – PID $0041 – Emission Related Monitor Status This Driving Cycle</w:t>
        </w:r>
        <w:r w:rsidR="00167323">
          <w:rPr>
            <w:noProof/>
            <w:webHidden/>
          </w:rPr>
          <w:tab/>
        </w:r>
        <w:r>
          <w:rPr>
            <w:noProof/>
            <w:webHidden/>
          </w:rPr>
          <w:fldChar w:fldCharType="begin"/>
        </w:r>
        <w:r w:rsidR="00167323">
          <w:rPr>
            <w:noProof/>
            <w:webHidden/>
          </w:rPr>
          <w:instrText xml:space="preserve"> PAGEREF _Toc223512784 \h </w:instrText>
        </w:r>
        <w:r>
          <w:rPr>
            <w:noProof/>
            <w:webHidden/>
          </w:rPr>
        </w:r>
        <w:r>
          <w:rPr>
            <w:noProof/>
            <w:webHidden/>
          </w:rPr>
          <w:fldChar w:fldCharType="separate"/>
        </w:r>
        <w:r w:rsidR="00167323">
          <w:rPr>
            <w:noProof/>
            <w:webHidden/>
          </w:rPr>
          <w:t>59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85" w:history="1">
        <w:r w:rsidR="00167323" w:rsidRPr="00BD37E9">
          <w:rPr>
            <w:rStyle w:val="Hyperlink"/>
            <w:noProof/>
          </w:rPr>
          <w:t>3.1.42</w:t>
        </w:r>
        <w:r w:rsidR="00167323">
          <w:rPr>
            <w:rFonts w:asciiTheme="minorHAnsi" w:eastAsiaTheme="minorEastAsia" w:hAnsiTheme="minorHAnsi" w:cstheme="minorBidi"/>
            <w:b w:val="0"/>
            <w:noProof/>
            <w:sz w:val="22"/>
            <w:szCs w:val="22"/>
          </w:rPr>
          <w:tab/>
        </w:r>
        <w:r w:rsidR="00167323" w:rsidRPr="00BD37E9">
          <w:rPr>
            <w:rStyle w:val="Hyperlink"/>
            <w:noProof/>
          </w:rPr>
          <w:t>PMDR – PID $0042 – Control Module Voltage</w:t>
        </w:r>
        <w:r w:rsidR="00167323">
          <w:rPr>
            <w:noProof/>
            <w:webHidden/>
          </w:rPr>
          <w:tab/>
        </w:r>
        <w:r>
          <w:rPr>
            <w:noProof/>
            <w:webHidden/>
          </w:rPr>
          <w:fldChar w:fldCharType="begin"/>
        </w:r>
        <w:r w:rsidR="00167323">
          <w:rPr>
            <w:noProof/>
            <w:webHidden/>
          </w:rPr>
          <w:instrText xml:space="preserve"> PAGEREF _Toc223512785 \h </w:instrText>
        </w:r>
        <w:r>
          <w:rPr>
            <w:noProof/>
            <w:webHidden/>
          </w:rPr>
        </w:r>
        <w:r>
          <w:rPr>
            <w:noProof/>
            <w:webHidden/>
          </w:rPr>
          <w:fldChar w:fldCharType="separate"/>
        </w:r>
        <w:r w:rsidR="00167323">
          <w:rPr>
            <w:noProof/>
            <w:webHidden/>
          </w:rPr>
          <w:t>60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86" w:history="1">
        <w:r w:rsidR="00167323" w:rsidRPr="00BD37E9">
          <w:rPr>
            <w:rStyle w:val="Hyperlink"/>
            <w:noProof/>
          </w:rPr>
          <w:t>3.1.43</w:t>
        </w:r>
        <w:r w:rsidR="00167323">
          <w:rPr>
            <w:rFonts w:asciiTheme="minorHAnsi" w:eastAsiaTheme="minorEastAsia" w:hAnsiTheme="minorHAnsi" w:cstheme="minorBidi"/>
            <w:b w:val="0"/>
            <w:noProof/>
            <w:sz w:val="22"/>
            <w:szCs w:val="22"/>
          </w:rPr>
          <w:tab/>
        </w:r>
        <w:r w:rsidR="00167323" w:rsidRPr="00BD37E9">
          <w:rPr>
            <w:rStyle w:val="Hyperlink"/>
            <w:noProof/>
          </w:rPr>
          <w:t>MAFR – PID $0043 – Absolute Engine Load</w:t>
        </w:r>
        <w:r w:rsidR="00167323">
          <w:rPr>
            <w:noProof/>
            <w:webHidden/>
          </w:rPr>
          <w:tab/>
        </w:r>
        <w:r>
          <w:rPr>
            <w:noProof/>
            <w:webHidden/>
          </w:rPr>
          <w:fldChar w:fldCharType="begin"/>
        </w:r>
        <w:r w:rsidR="00167323">
          <w:rPr>
            <w:noProof/>
            <w:webHidden/>
          </w:rPr>
          <w:instrText xml:space="preserve"> PAGEREF _Toc223512786 \h </w:instrText>
        </w:r>
        <w:r>
          <w:rPr>
            <w:noProof/>
            <w:webHidden/>
          </w:rPr>
        </w:r>
        <w:r>
          <w:rPr>
            <w:noProof/>
            <w:webHidden/>
          </w:rPr>
          <w:fldChar w:fldCharType="separate"/>
        </w:r>
        <w:r w:rsidR="00167323">
          <w:rPr>
            <w:noProof/>
            <w:webHidden/>
          </w:rPr>
          <w:t>60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87" w:history="1">
        <w:r w:rsidR="00167323" w:rsidRPr="00BD37E9">
          <w:rPr>
            <w:rStyle w:val="Hyperlink"/>
            <w:noProof/>
          </w:rPr>
          <w:t>3.1.44</w:t>
        </w:r>
        <w:r w:rsidR="00167323">
          <w:rPr>
            <w:rFonts w:asciiTheme="minorHAnsi" w:eastAsiaTheme="minorEastAsia" w:hAnsiTheme="minorHAnsi" w:cstheme="minorBidi"/>
            <w:b w:val="0"/>
            <w:noProof/>
            <w:sz w:val="22"/>
            <w:szCs w:val="22"/>
          </w:rPr>
          <w:tab/>
        </w:r>
        <w:r w:rsidR="00167323" w:rsidRPr="00BD37E9">
          <w:rPr>
            <w:rStyle w:val="Hyperlink"/>
            <w:noProof/>
          </w:rPr>
          <w:t>FULR – PID $0044 – Equivalence Ratio</w:t>
        </w:r>
        <w:r w:rsidR="00167323">
          <w:rPr>
            <w:noProof/>
            <w:webHidden/>
          </w:rPr>
          <w:tab/>
        </w:r>
        <w:r>
          <w:rPr>
            <w:noProof/>
            <w:webHidden/>
          </w:rPr>
          <w:fldChar w:fldCharType="begin"/>
        </w:r>
        <w:r w:rsidR="00167323">
          <w:rPr>
            <w:noProof/>
            <w:webHidden/>
          </w:rPr>
          <w:instrText xml:space="preserve"> PAGEREF _Toc223512787 \h </w:instrText>
        </w:r>
        <w:r>
          <w:rPr>
            <w:noProof/>
            <w:webHidden/>
          </w:rPr>
        </w:r>
        <w:r>
          <w:rPr>
            <w:noProof/>
            <w:webHidden/>
          </w:rPr>
          <w:fldChar w:fldCharType="separate"/>
        </w:r>
        <w:r w:rsidR="00167323">
          <w:rPr>
            <w:noProof/>
            <w:webHidden/>
          </w:rPr>
          <w:t>60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88" w:history="1">
        <w:r w:rsidR="00167323" w:rsidRPr="00BD37E9">
          <w:rPr>
            <w:rStyle w:val="Hyperlink"/>
            <w:noProof/>
          </w:rPr>
          <w:t>3.1.45</w:t>
        </w:r>
        <w:r w:rsidR="00167323">
          <w:rPr>
            <w:rFonts w:asciiTheme="minorHAnsi" w:eastAsiaTheme="minorEastAsia" w:hAnsiTheme="minorHAnsi" w:cstheme="minorBidi"/>
            <w:b w:val="0"/>
            <w:noProof/>
            <w:sz w:val="22"/>
            <w:szCs w:val="22"/>
          </w:rPr>
          <w:tab/>
        </w:r>
        <w:r w:rsidR="00167323" w:rsidRPr="00BD37E9">
          <w:rPr>
            <w:rStyle w:val="Hyperlink"/>
            <w:noProof/>
          </w:rPr>
          <w:t>TPSR – PID $0045 – Relative Throttle Position</w:t>
        </w:r>
        <w:r w:rsidR="00167323">
          <w:rPr>
            <w:noProof/>
            <w:webHidden/>
          </w:rPr>
          <w:tab/>
        </w:r>
        <w:r>
          <w:rPr>
            <w:noProof/>
            <w:webHidden/>
          </w:rPr>
          <w:fldChar w:fldCharType="begin"/>
        </w:r>
        <w:r w:rsidR="00167323">
          <w:rPr>
            <w:noProof/>
            <w:webHidden/>
          </w:rPr>
          <w:instrText xml:space="preserve"> PAGEREF _Toc223512788 \h </w:instrText>
        </w:r>
        <w:r>
          <w:rPr>
            <w:noProof/>
            <w:webHidden/>
          </w:rPr>
        </w:r>
        <w:r>
          <w:rPr>
            <w:noProof/>
            <w:webHidden/>
          </w:rPr>
          <w:fldChar w:fldCharType="separate"/>
        </w:r>
        <w:r w:rsidR="00167323">
          <w:rPr>
            <w:noProof/>
            <w:webHidden/>
          </w:rPr>
          <w:t>60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89" w:history="1">
        <w:r w:rsidR="00167323" w:rsidRPr="00BD37E9">
          <w:rPr>
            <w:rStyle w:val="Hyperlink"/>
            <w:noProof/>
          </w:rPr>
          <w:t>3.1.46</w:t>
        </w:r>
        <w:r w:rsidR="00167323">
          <w:rPr>
            <w:rFonts w:asciiTheme="minorHAnsi" w:eastAsiaTheme="minorEastAsia" w:hAnsiTheme="minorHAnsi" w:cstheme="minorBidi"/>
            <w:b w:val="0"/>
            <w:noProof/>
            <w:sz w:val="22"/>
            <w:szCs w:val="22"/>
          </w:rPr>
          <w:tab/>
        </w:r>
        <w:r w:rsidR="00167323" w:rsidRPr="00BD37E9">
          <w:rPr>
            <w:rStyle w:val="Hyperlink"/>
            <w:noProof/>
          </w:rPr>
          <w:t>EVPR – PID $0046 – Ambient Air Temperature</w:t>
        </w:r>
        <w:r w:rsidR="00167323">
          <w:rPr>
            <w:noProof/>
            <w:webHidden/>
          </w:rPr>
          <w:tab/>
        </w:r>
        <w:r>
          <w:rPr>
            <w:noProof/>
            <w:webHidden/>
          </w:rPr>
          <w:fldChar w:fldCharType="begin"/>
        </w:r>
        <w:r w:rsidR="00167323">
          <w:rPr>
            <w:noProof/>
            <w:webHidden/>
          </w:rPr>
          <w:instrText xml:space="preserve"> PAGEREF _Toc223512789 \h </w:instrText>
        </w:r>
        <w:r>
          <w:rPr>
            <w:noProof/>
            <w:webHidden/>
          </w:rPr>
        </w:r>
        <w:r>
          <w:rPr>
            <w:noProof/>
            <w:webHidden/>
          </w:rPr>
          <w:fldChar w:fldCharType="separate"/>
        </w:r>
        <w:r w:rsidR="00167323">
          <w:rPr>
            <w:noProof/>
            <w:webHidden/>
          </w:rPr>
          <w:t>61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90" w:history="1">
        <w:r w:rsidR="00167323" w:rsidRPr="00BD37E9">
          <w:rPr>
            <w:rStyle w:val="Hyperlink"/>
            <w:noProof/>
          </w:rPr>
          <w:t>3.1.47</w:t>
        </w:r>
        <w:r w:rsidR="00167323">
          <w:rPr>
            <w:rFonts w:asciiTheme="minorHAnsi" w:eastAsiaTheme="minorEastAsia" w:hAnsiTheme="minorHAnsi" w:cstheme="minorBidi"/>
            <w:b w:val="0"/>
            <w:noProof/>
            <w:sz w:val="22"/>
            <w:szCs w:val="22"/>
          </w:rPr>
          <w:tab/>
        </w:r>
        <w:r w:rsidR="00167323" w:rsidRPr="00BD37E9">
          <w:rPr>
            <w:rStyle w:val="Hyperlink"/>
            <w:noProof/>
          </w:rPr>
          <w:t>TPSR – PID $0047 – Absolute Throttle Position B</w:t>
        </w:r>
        <w:r w:rsidR="00167323">
          <w:rPr>
            <w:noProof/>
            <w:webHidden/>
          </w:rPr>
          <w:tab/>
        </w:r>
        <w:r>
          <w:rPr>
            <w:noProof/>
            <w:webHidden/>
          </w:rPr>
          <w:fldChar w:fldCharType="begin"/>
        </w:r>
        <w:r w:rsidR="00167323">
          <w:rPr>
            <w:noProof/>
            <w:webHidden/>
          </w:rPr>
          <w:instrText xml:space="preserve"> PAGEREF _Toc223512790 \h </w:instrText>
        </w:r>
        <w:r>
          <w:rPr>
            <w:noProof/>
            <w:webHidden/>
          </w:rPr>
        </w:r>
        <w:r>
          <w:rPr>
            <w:noProof/>
            <w:webHidden/>
          </w:rPr>
          <w:fldChar w:fldCharType="separate"/>
        </w:r>
        <w:r w:rsidR="00167323">
          <w:rPr>
            <w:noProof/>
            <w:webHidden/>
          </w:rPr>
          <w:t>61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91" w:history="1">
        <w:r w:rsidR="00167323" w:rsidRPr="00BD37E9">
          <w:rPr>
            <w:rStyle w:val="Hyperlink"/>
            <w:noProof/>
            <w:lang w:val="it-IT"/>
          </w:rPr>
          <w:t>3.1.48</w:t>
        </w:r>
        <w:r w:rsidR="00167323">
          <w:rPr>
            <w:rFonts w:asciiTheme="minorHAnsi" w:eastAsiaTheme="minorEastAsia" w:hAnsiTheme="minorHAnsi" w:cstheme="minorBidi"/>
            <w:b w:val="0"/>
            <w:noProof/>
            <w:sz w:val="22"/>
            <w:szCs w:val="22"/>
          </w:rPr>
          <w:tab/>
        </w:r>
        <w:r w:rsidR="00167323" w:rsidRPr="00BD37E9">
          <w:rPr>
            <w:rStyle w:val="Hyperlink"/>
            <w:noProof/>
            <w:lang w:val="it-IT"/>
          </w:rPr>
          <w:t>APSR – PID $0049 – Accelerator Pedal Position D</w:t>
        </w:r>
        <w:r w:rsidR="00167323">
          <w:rPr>
            <w:noProof/>
            <w:webHidden/>
          </w:rPr>
          <w:tab/>
        </w:r>
        <w:r>
          <w:rPr>
            <w:noProof/>
            <w:webHidden/>
          </w:rPr>
          <w:fldChar w:fldCharType="begin"/>
        </w:r>
        <w:r w:rsidR="00167323">
          <w:rPr>
            <w:noProof/>
            <w:webHidden/>
          </w:rPr>
          <w:instrText xml:space="preserve"> PAGEREF _Toc223512791 \h </w:instrText>
        </w:r>
        <w:r>
          <w:rPr>
            <w:noProof/>
            <w:webHidden/>
          </w:rPr>
        </w:r>
        <w:r>
          <w:rPr>
            <w:noProof/>
            <w:webHidden/>
          </w:rPr>
          <w:fldChar w:fldCharType="separate"/>
        </w:r>
        <w:r w:rsidR="00167323">
          <w:rPr>
            <w:noProof/>
            <w:webHidden/>
          </w:rPr>
          <w:t>61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92" w:history="1">
        <w:r w:rsidR="00167323" w:rsidRPr="00BD37E9">
          <w:rPr>
            <w:rStyle w:val="Hyperlink"/>
            <w:noProof/>
            <w:lang w:val="it-IT"/>
          </w:rPr>
          <w:t>3.1.49</w:t>
        </w:r>
        <w:r w:rsidR="00167323">
          <w:rPr>
            <w:rFonts w:asciiTheme="minorHAnsi" w:eastAsiaTheme="minorEastAsia" w:hAnsiTheme="minorHAnsi" w:cstheme="minorBidi"/>
            <w:b w:val="0"/>
            <w:noProof/>
            <w:sz w:val="22"/>
            <w:szCs w:val="22"/>
          </w:rPr>
          <w:tab/>
        </w:r>
        <w:r w:rsidR="00167323" w:rsidRPr="00BD37E9">
          <w:rPr>
            <w:rStyle w:val="Hyperlink"/>
            <w:noProof/>
            <w:lang w:val="it-IT"/>
          </w:rPr>
          <w:t>APSR – PID $004A – Accelerator Pedal Position E</w:t>
        </w:r>
        <w:r w:rsidR="00167323">
          <w:rPr>
            <w:noProof/>
            <w:webHidden/>
          </w:rPr>
          <w:tab/>
        </w:r>
        <w:r>
          <w:rPr>
            <w:noProof/>
            <w:webHidden/>
          </w:rPr>
          <w:fldChar w:fldCharType="begin"/>
        </w:r>
        <w:r w:rsidR="00167323">
          <w:rPr>
            <w:noProof/>
            <w:webHidden/>
          </w:rPr>
          <w:instrText xml:space="preserve"> PAGEREF _Toc223512792 \h </w:instrText>
        </w:r>
        <w:r>
          <w:rPr>
            <w:noProof/>
            <w:webHidden/>
          </w:rPr>
        </w:r>
        <w:r>
          <w:rPr>
            <w:noProof/>
            <w:webHidden/>
          </w:rPr>
          <w:fldChar w:fldCharType="separate"/>
        </w:r>
        <w:r w:rsidR="00167323">
          <w:rPr>
            <w:noProof/>
            <w:webHidden/>
          </w:rPr>
          <w:t>61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93" w:history="1">
        <w:r w:rsidR="00167323" w:rsidRPr="00BD37E9">
          <w:rPr>
            <w:rStyle w:val="Hyperlink"/>
            <w:noProof/>
          </w:rPr>
          <w:t>3.1.50</w:t>
        </w:r>
        <w:r w:rsidR="00167323">
          <w:rPr>
            <w:rFonts w:asciiTheme="minorHAnsi" w:eastAsiaTheme="minorEastAsia" w:hAnsiTheme="minorHAnsi" w:cstheme="minorBidi"/>
            <w:b w:val="0"/>
            <w:noProof/>
            <w:sz w:val="22"/>
            <w:szCs w:val="22"/>
          </w:rPr>
          <w:tab/>
        </w:r>
        <w:r w:rsidR="00167323" w:rsidRPr="00BD37E9">
          <w:rPr>
            <w:rStyle w:val="Hyperlink"/>
            <w:noProof/>
          </w:rPr>
          <w:t>TPSR – PID $004C – Commanded Throttle Position</w:t>
        </w:r>
        <w:r w:rsidR="00167323">
          <w:rPr>
            <w:noProof/>
            <w:webHidden/>
          </w:rPr>
          <w:tab/>
        </w:r>
        <w:r>
          <w:rPr>
            <w:noProof/>
            <w:webHidden/>
          </w:rPr>
          <w:fldChar w:fldCharType="begin"/>
        </w:r>
        <w:r w:rsidR="00167323">
          <w:rPr>
            <w:noProof/>
            <w:webHidden/>
          </w:rPr>
          <w:instrText xml:space="preserve"> PAGEREF _Toc223512793 \h </w:instrText>
        </w:r>
        <w:r>
          <w:rPr>
            <w:noProof/>
            <w:webHidden/>
          </w:rPr>
        </w:r>
        <w:r>
          <w:rPr>
            <w:noProof/>
            <w:webHidden/>
          </w:rPr>
          <w:fldChar w:fldCharType="separate"/>
        </w:r>
        <w:r w:rsidR="00167323">
          <w:rPr>
            <w:noProof/>
            <w:webHidden/>
          </w:rPr>
          <w:t>62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94" w:history="1">
        <w:r w:rsidR="00167323" w:rsidRPr="00BD37E9">
          <w:rPr>
            <w:rStyle w:val="Hyperlink"/>
            <w:noProof/>
          </w:rPr>
          <w:t>3.1.51</w:t>
        </w:r>
        <w:r w:rsidR="00167323">
          <w:rPr>
            <w:rFonts w:asciiTheme="minorHAnsi" w:eastAsiaTheme="minorEastAsia" w:hAnsiTheme="minorHAnsi" w:cstheme="minorBidi"/>
            <w:b w:val="0"/>
            <w:noProof/>
            <w:sz w:val="22"/>
            <w:szCs w:val="22"/>
          </w:rPr>
          <w:tab/>
        </w:r>
        <w:r w:rsidR="00167323" w:rsidRPr="00BD37E9">
          <w:rPr>
            <w:rStyle w:val="Hyperlink"/>
            <w:noProof/>
          </w:rPr>
          <w:t>FULR – PID $0051 – Type of fuel currently being utilized by the vehicle</w:t>
        </w:r>
        <w:r w:rsidR="00167323">
          <w:rPr>
            <w:noProof/>
            <w:webHidden/>
          </w:rPr>
          <w:tab/>
        </w:r>
        <w:r>
          <w:rPr>
            <w:noProof/>
            <w:webHidden/>
          </w:rPr>
          <w:fldChar w:fldCharType="begin"/>
        </w:r>
        <w:r w:rsidR="00167323">
          <w:rPr>
            <w:noProof/>
            <w:webHidden/>
          </w:rPr>
          <w:instrText xml:space="preserve"> PAGEREF _Toc223512794 \h </w:instrText>
        </w:r>
        <w:r>
          <w:rPr>
            <w:noProof/>
            <w:webHidden/>
          </w:rPr>
        </w:r>
        <w:r>
          <w:rPr>
            <w:noProof/>
            <w:webHidden/>
          </w:rPr>
          <w:fldChar w:fldCharType="separate"/>
        </w:r>
        <w:r w:rsidR="00167323">
          <w:rPr>
            <w:noProof/>
            <w:webHidden/>
          </w:rPr>
          <w:t>62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95" w:history="1">
        <w:r w:rsidR="00167323" w:rsidRPr="00BD37E9">
          <w:rPr>
            <w:rStyle w:val="Hyperlink"/>
            <w:noProof/>
          </w:rPr>
          <w:t>3.1.52</w:t>
        </w:r>
        <w:r w:rsidR="00167323">
          <w:rPr>
            <w:rFonts w:asciiTheme="minorHAnsi" w:eastAsiaTheme="minorEastAsia" w:hAnsiTheme="minorHAnsi" w:cstheme="minorBidi"/>
            <w:b w:val="0"/>
            <w:noProof/>
            <w:sz w:val="22"/>
            <w:szCs w:val="22"/>
          </w:rPr>
          <w:tab/>
        </w:r>
        <w:r w:rsidR="00167323" w:rsidRPr="00BD37E9">
          <w:rPr>
            <w:rStyle w:val="Hyperlink"/>
            <w:noProof/>
          </w:rPr>
          <w:t>E85R – PID $0052 – Alcohol Fuel Percentage</w:t>
        </w:r>
        <w:r w:rsidR="00167323">
          <w:rPr>
            <w:noProof/>
            <w:webHidden/>
          </w:rPr>
          <w:tab/>
        </w:r>
        <w:r>
          <w:rPr>
            <w:noProof/>
            <w:webHidden/>
          </w:rPr>
          <w:fldChar w:fldCharType="begin"/>
        </w:r>
        <w:r w:rsidR="00167323">
          <w:rPr>
            <w:noProof/>
            <w:webHidden/>
          </w:rPr>
          <w:instrText xml:space="preserve"> PAGEREF _Toc223512795 \h </w:instrText>
        </w:r>
        <w:r>
          <w:rPr>
            <w:noProof/>
            <w:webHidden/>
          </w:rPr>
        </w:r>
        <w:r>
          <w:rPr>
            <w:noProof/>
            <w:webHidden/>
          </w:rPr>
          <w:fldChar w:fldCharType="separate"/>
        </w:r>
        <w:r w:rsidR="00167323">
          <w:rPr>
            <w:noProof/>
            <w:webHidden/>
          </w:rPr>
          <w:t>63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96" w:history="1">
        <w:r w:rsidR="00167323" w:rsidRPr="00BD37E9">
          <w:rPr>
            <w:rStyle w:val="Hyperlink"/>
            <w:noProof/>
          </w:rPr>
          <w:t>3.1.53</w:t>
        </w:r>
        <w:r w:rsidR="00167323">
          <w:rPr>
            <w:rFonts w:asciiTheme="minorHAnsi" w:eastAsiaTheme="minorEastAsia" w:hAnsiTheme="minorHAnsi" w:cstheme="minorBidi"/>
            <w:b w:val="0"/>
            <w:noProof/>
            <w:sz w:val="22"/>
            <w:szCs w:val="22"/>
          </w:rPr>
          <w:tab/>
        </w:r>
        <w:r w:rsidR="00167323" w:rsidRPr="00BD37E9">
          <w:rPr>
            <w:rStyle w:val="Hyperlink"/>
            <w:noProof/>
          </w:rPr>
          <w:t>ODAR – PID $0060 – Parameter Identifiers Supported - $61 to $80</w:t>
        </w:r>
        <w:r w:rsidR="00167323">
          <w:rPr>
            <w:noProof/>
            <w:webHidden/>
          </w:rPr>
          <w:tab/>
        </w:r>
        <w:r>
          <w:rPr>
            <w:noProof/>
            <w:webHidden/>
          </w:rPr>
          <w:fldChar w:fldCharType="begin"/>
        </w:r>
        <w:r w:rsidR="00167323">
          <w:rPr>
            <w:noProof/>
            <w:webHidden/>
          </w:rPr>
          <w:instrText xml:space="preserve"> PAGEREF _Toc223512796 \h </w:instrText>
        </w:r>
        <w:r>
          <w:rPr>
            <w:noProof/>
            <w:webHidden/>
          </w:rPr>
        </w:r>
        <w:r>
          <w:rPr>
            <w:noProof/>
            <w:webHidden/>
          </w:rPr>
          <w:fldChar w:fldCharType="separate"/>
        </w:r>
        <w:r w:rsidR="00167323">
          <w:rPr>
            <w:noProof/>
            <w:webHidden/>
          </w:rPr>
          <w:t>63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97" w:history="1">
        <w:r w:rsidR="00167323" w:rsidRPr="00BD37E9">
          <w:rPr>
            <w:rStyle w:val="Hyperlink"/>
            <w:noProof/>
          </w:rPr>
          <w:t>3.1.54</w:t>
        </w:r>
        <w:r w:rsidR="00167323">
          <w:rPr>
            <w:rFonts w:asciiTheme="minorHAnsi" w:eastAsiaTheme="minorEastAsia" w:hAnsiTheme="minorHAnsi" w:cstheme="minorBidi"/>
            <w:b w:val="0"/>
            <w:noProof/>
            <w:sz w:val="22"/>
            <w:szCs w:val="22"/>
          </w:rPr>
          <w:tab/>
        </w:r>
        <w:r w:rsidR="00167323" w:rsidRPr="00BD37E9">
          <w:rPr>
            <w:rStyle w:val="Hyperlink"/>
            <w:noProof/>
          </w:rPr>
          <w:t>EITR – PID $0068 – Intake Air Temperature Sensor</w:t>
        </w:r>
        <w:r w:rsidR="00167323">
          <w:rPr>
            <w:noProof/>
            <w:webHidden/>
          </w:rPr>
          <w:tab/>
        </w:r>
        <w:r>
          <w:rPr>
            <w:noProof/>
            <w:webHidden/>
          </w:rPr>
          <w:fldChar w:fldCharType="begin"/>
        </w:r>
        <w:r w:rsidR="00167323">
          <w:rPr>
            <w:noProof/>
            <w:webHidden/>
          </w:rPr>
          <w:instrText xml:space="preserve"> PAGEREF _Toc223512797 \h </w:instrText>
        </w:r>
        <w:r>
          <w:rPr>
            <w:noProof/>
            <w:webHidden/>
          </w:rPr>
        </w:r>
        <w:r>
          <w:rPr>
            <w:noProof/>
            <w:webHidden/>
          </w:rPr>
          <w:fldChar w:fldCharType="separate"/>
        </w:r>
        <w:r w:rsidR="00167323">
          <w:rPr>
            <w:noProof/>
            <w:webHidden/>
          </w:rPr>
          <w:t>63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98" w:history="1">
        <w:r w:rsidR="00167323" w:rsidRPr="00BD37E9">
          <w:rPr>
            <w:rStyle w:val="Hyperlink"/>
            <w:noProof/>
          </w:rPr>
          <w:t>3.1.55</w:t>
        </w:r>
        <w:r w:rsidR="00167323">
          <w:rPr>
            <w:rFonts w:asciiTheme="minorHAnsi" w:eastAsiaTheme="minorEastAsia" w:hAnsiTheme="minorHAnsi" w:cstheme="minorBidi"/>
            <w:b w:val="0"/>
            <w:noProof/>
            <w:sz w:val="22"/>
            <w:szCs w:val="22"/>
          </w:rPr>
          <w:tab/>
        </w:r>
        <w:r w:rsidR="00167323" w:rsidRPr="00BD37E9">
          <w:rPr>
            <w:rStyle w:val="Hyperlink"/>
            <w:noProof/>
          </w:rPr>
          <w:t>EPSR – PID $007F – Engine Run Time</w:t>
        </w:r>
        <w:r w:rsidR="00167323">
          <w:rPr>
            <w:noProof/>
            <w:webHidden/>
          </w:rPr>
          <w:tab/>
        </w:r>
        <w:r>
          <w:rPr>
            <w:noProof/>
            <w:webHidden/>
          </w:rPr>
          <w:fldChar w:fldCharType="begin"/>
        </w:r>
        <w:r w:rsidR="00167323">
          <w:rPr>
            <w:noProof/>
            <w:webHidden/>
          </w:rPr>
          <w:instrText xml:space="preserve"> PAGEREF _Toc223512798 \h </w:instrText>
        </w:r>
        <w:r>
          <w:rPr>
            <w:noProof/>
            <w:webHidden/>
          </w:rPr>
        </w:r>
        <w:r>
          <w:rPr>
            <w:noProof/>
            <w:webHidden/>
          </w:rPr>
          <w:fldChar w:fldCharType="separate"/>
        </w:r>
        <w:r w:rsidR="00167323">
          <w:rPr>
            <w:noProof/>
            <w:webHidden/>
          </w:rPr>
          <w:t>64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799" w:history="1">
        <w:r w:rsidR="00167323" w:rsidRPr="00BD37E9">
          <w:rPr>
            <w:rStyle w:val="Hyperlink"/>
            <w:noProof/>
          </w:rPr>
          <w:t>3.1.56</w:t>
        </w:r>
        <w:r w:rsidR="00167323">
          <w:rPr>
            <w:rFonts w:asciiTheme="minorHAnsi" w:eastAsiaTheme="minorEastAsia" w:hAnsiTheme="minorHAnsi" w:cstheme="minorBidi"/>
            <w:b w:val="0"/>
            <w:noProof/>
            <w:sz w:val="22"/>
            <w:szCs w:val="22"/>
          </w:rPr>
          <w:tab/>
        </w:r>
        <w:r w:rsidR="00167323" w:rsidRPr="00BD37E9">
          <w:rPr>
            <w:rStyle w:val="Hyperlink"/>
            <w:noProof/>
          </w:rPr>
          <w:t>ODAR – PID $0080 – Parameter Identifiers Supported - $81 to $A0</w:t>
        </w:r>
        <w:r w:rsidR="00167323">
          <w:rPr>
            <w:noProof/>
            <w:webHidden/>
          </w:rPr>
          <w:tab/>
        </w:r>
        <w:r>
          <w:rPr>
            <w:noProof/>
            <w:webHidden/>
          </w:rPr>
          <w:fldChar w:fldCharType="begin"/>
        </w:r>
        <w:r w:rsidR="00167323">
          <w:rPr>
            <w:noProof/>
            <w:webHidden/>
          </w:rPr>
          <w:instrText xml:space="preserve"> PAGEREF _Toc223512799 \h </w:instrText>
        </w:r>
        <w:r>
          <w:rPr>
            <w:noProof/>
            <w:webHidden/>
          </w:rPr>
        </w:r>
        <w:r>
          <w:rPr>
            <w:noProof/>
            <w:webHidden/>
          </w:rPr>
          <w:fldChar w:fldCharType="separate"/>
        </w:r>
        <w:r w:rsidR="00167323">
          <w:rPr>
            <w:noProof/>
            <w:webHidden/>
          </w:rPr>
          <w:t>66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00" w:history="1">
        <w:r w:rsidR="00167323" w:rsidRPr="00BD37E9">
          <w:rPr>
            <w:rStyle w:val="Hyperlink"/>
            <w:noProof/>
          </w:rPr>
          <w:t>3.1.57</w:t>
        </w:r>
        <w:r w:rsidR="00167323">
          <w:rPr>
            <w:rFonts w:asciiTheme="minorHAnsi" w:eastAsiaTheme="minorEastAsia" w:hAnsiTheme="minorHAnsi" w:cstheme="minorBidi"/>
            <w:b w:val="0"/>
            <w:noProof/>
            <w:sz w:val="22"/>
            <w:szCs w:val="22"/>
          </w:rPr>
          <w:tab/>
        </w:r>
        <w:r w:rsidR="00167323" w:rsidRPr="00BD37E9">
          <w:rPr>
            <w:rStyle w:val="Hyperlink"/>
            <w:noProof/>
          </w:rPr>
          <w:t>ODAR – PID $00A0 – Parameter Identifiers Supported - $A1 to $C0</w:t>
        </w:r>
        <w:r w:rsidR="00167323">
          <w:rPr>
            <w:noProof/>
            <w:webHidden/>
          </w:rPr>
          <w:tab/>
        </w:r>
        <w:r>
          <w:rPr>
            <w:noProof/>
            <w:webHidden/>
          </w:rPr>
          <w:fldChar w:fldCharType="begin"/>
        </w:r>
        <w:r w:rsidR="00167323">
          <w:rPr>
            <w:noProof/>
            <w:webHidden/>
          </w:rPr>
          <w:instrText xml:space="preserve"> PAGEREF _Toc223512800 \h </w:instrText>
        </w:r>
        <w:r>
          <w:rPr>
            <w:noProof/>
            <w:webHidden/>
          </w:rPr>
        </w:r>
        <w:r>
          <w:rPr>
            <w:noProof/>
            <w:webHidden/>
          </w:rPr>
          <w:fldChar w:fldCharType="separate"/>
        </w:r>
        <w:r w:rsidR="00167323">
          <w:rPr>
            <w:noProof/>
            <w:webHidden/>
          </w:rPr>
          <w:t>66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01" w:history="1">
        <w:r w:rsidR="00167323" w:rsidRPr="00BD37E9">
          <w:rPr>
            <w:rStyle w:val="Hyperlink"/>
            <w:noProof/>
          </w:rPr>
          <w:t>3.1.58</w:t>
        </w:r>
        <w:r w:rsidR="00167323">
          <w:rPr>
            <w:rFonts w:asciiTheme="minorHAnsi" w:eastAsiaTheme="minorEastAsia" w:hAnsiTheme="minorHAnsi" w:cstheme="minorBidi"/>
            <w:b w:val="0"/>
            <w:noProof/>
            <w:sz w:val="22"/>
            <w:szCs w:val="22"/>
          </w:rPr>
          <w:tab/>
        </w:r>
        <w:r w:rsidR="00167323" w:rsidRPr="00BD37E9">
          <w:rPr>
            <w:rStyle w:val="Hyperlink"/>
            <w:noProof/>
          </w:rPr>
          <w:t>ODAR – PID $00C0 – Parameter Identifiers Supported - $C1 to $E0</w:t>
        </w:r>
        <w:r w:rsidR="00167323">
          <w:rPr>
            <w:noProof/>
            <w:webHidden/>
          </w:rPr>
          <w:tab/>
        </w:r>
        <w:r>
          <w:rPr>
            <w:noProof/>
            <w:webHidden/>
          </w:rPr>
          <w:fldChar w:fldCharType="begin"/>
        </w:r>
        <w:r w:rsidR="00167323">
          <w:rPr>
            <w:noProof/>
            <w:webHidden/>
          </w:rPr>
          <w:instrText xml:space="preserve"> PAGEREF _Toc223512801 \h </w:instrText>
        </w:r>
        <w:r>
          <w:rPr>
            <w:noProof/>
            <w:webHidden/>
          </w:rPr>
        </w:r>
        <w:r>
          <w:rPr>
            <w:noProof/>
            <w:webHidden/>
          </w:rPr>
          <w:fldChar w:fldCharType="separate"/>
        </w:r>
        <w:r w:rsidR="00167323">
          <w:rPr>
            <w:noProof/>
            <w:webHidden/>
          </w:rPr>
          <w:t>67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02" w:history="1">
        <w:r w:rsidR="00167323" w:rsidRPr="00BD37E9">
          <w:rPr>
            <w:rStyle w:val="Hyperlink"/>
            <w:noProof/>
          </w:rPr>
          <w:t>3.1.59</w:t>
        </w:r>
        <w:r w:rsidR="00167323">
          <w:rPr>
            <w:rFonts w:asciiTheme="minorHAnsi" w:eastAsiaTheme="minorEastAsia" w:hAnsiTheme="minorHAnsi" w:cstheme="minorBidi"/>
            <w:b w:val="0"/>
            <w:noProof/>
            <w:sz w:val="22"/>
            <w:szCs w:val="22"/>
          </w:rPr>
          <w:tab/>
        </w:r>
        <w:r w:rsidR="00167323" w:rsidRPr="00BD37E9">
          <w:rPr>
            <w:rStyle w:val="Hyperlink"/>
            <w:noProof/>
          </w:rPr>
          <w:t>ODAR – PID $00E0 – Parameter Identifiers Supported - $E1 to $FF</w:t>
        </w:r>
        <w:r w:rsidR="00167323">
          <w:rPr>
            <w:noProof/>
            <w:webHidden/>
          </w:rPr>
          <w:tab/>
        </w:r>
        <w:r>
          <w:rPr>
            <w:noProof/>
            <w:webHidden/>
          </w:rPr>
          <w:fldChar w:fldCharType="begin"/>
        </w:r>
        <w:r w:rsidR="00167323">
          <w:rPr>
            <w:noProof/>
            <w:webHidden/>
          </w:rPr>
          <w:instrText xml:space="preserve"> PAGEREF _Toc223512802 \h </w:instrText>
        </w:r>
        <w:r>
          <w:rPr>
            <w:noProof/>
            <w:webHidden/>
          </w:rPr>
        </w:r>
        <w:r>
          <w:rPr>
            <w:noProof/>
            <w:webHidden/>
          </w:rPr>
          <w:fldChar w:fldCharType="separate"/>
        </w:r>
        <w:r w:rsidR="00167323">
          <w:rPr>
            <w:noProof/>
            <w:webHidden/>
          </w:rPr>
          <w:t>68</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2803" w:history="1">
        <w:r w:rsidR="00167323" w:rsidRPr="00BD37E9">
          <w:rPr>
            <w:rStyle w:val="Hyperlink"/>
            <w:noProof/>
          </w:rPr>
          <w:t>3.2</w:t>
        </w:r>
        <w:r w:rsidR="00167323">
          <w:rPr>
            <w:rFonts w:asciiTheme="minorHAnsi" w:eastAsiaTheme="minorEastAsia" w:hAnsiTheme="minorHAnsi" w:cstheme="minorBidi"/>
            <w:b w:val="0"/>
            <w:noProof/>
            <w:sz w:val="22"/>
            <w:szCs w:val="22"/>
          </w:rPr>
          <w:tab/>
        </w:r>
        <w:r w:rsidR="00167323" w:rsidRPr="00BD37E9">
          <w:rPr>
            <w:rStyle w:val="Hyperlink"/>
            <w:noProof/>
          </w:rPr>
          <w:t>Corporate Standard PIDs</w:t>
        </w:r>
        <w:r w:rsidR="00167323">
          <w:rPr>
            <w:noProof/>
            <w:webHidden/>
          </w:rPr>
          <w:tab/>
        </w:r>
        <w:r>
          <w:rPr>
            <w:noProof/>
            <w:webHidden/>
          </w:rPr>
          <w:fldChar w:fldCharType="begin"/>
        </w:r>
        <w:r w:rsidR="00167323">
          <w:rPr>
            <w:noProof/>
            <w:webHidden/>
          </w:rPr>
          <w:instrText xml:space="preserve"> PAGEREF _Toc223512803 \h </w:instrText>
        </w:r>
        <w:r>
          <w:rPr>
            <w:noProof/>
            <w:webHidden/>
          </w:rPr>
        </w:r>
        <w:r>
          <w:rPr>
            <w:noProof/>
            <w:webHidden/>
          </w:rPr>
          <w:fldChar w:fldCharType="separate"/>
        </w:r>
        <w:r w:rsidR="00167323">
          <w:rPr>
            <w:noProof/>
            <w:webHidden/>
          </w:rPr>
          <w:t>69</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2804" w:history="1">
        <w:r w:rsidR="00167323" w:rsidRPr="00BD37E9">
          <w:rPr>
            <w:rStyle w:val="Hyperlink"/>
            <w:noProof/>
          </w:rPr>
          <w:t>3.2.1</w:t>
        </w:r>
        <w:r w:rsidR="00167323">
          <w:rPr>
            <w:rFonts w:asciiTheme="minorHAnsi" w:eastAsiaTheme="minorEastAsia" w:hAnsiTheme="minorHAnsi" w:cstheme="minorBidi"/>
            <w:b w:val="0"/>
            <w:noProof/>
            <w:sz w:val="22"/>
            <w:szCs w:val="22"/>
          </w:rPr>
          <w:tab/>
        </w:r>
        <w:r w:rsidR="00167323" w:rsidRPr="00BD37E9">
          <w:rPr>
            <w:rStyle w:val="Hyperlink"/>
            <w:noProof/>
          </w:rPr>
          <w:t>TPSR – PID $1121 – Electronic Throttle Control Status</w:t>
        </w:r>
        <w:r w:rsidR="00167323">
          <w:rPr>
            <w:noProof/>
            <w:webHidden/>
          </w:rPr>
          <w:tab/>
        </w:r>
        <w:r>
          <w:rPr>
            <w:noProof/>
            <w:webHidden/>
          </w:rPr>
          <w:fldChar w:fldCharType="begin"/>
        </w:r>
        <w:r w:rsidR="00167323">
          <w:rPr>
            <w:noProof/>
            <w:webHidden/>
          </w:rPr>
          <w:instrText xml:space="preserve"> PAGEREF _Toc223512804 \h </w:instrText>
        </w:r>
        <w:r>
          <w:rPr>
            <w:noProof/>
            <w:webHidden/>
          </w:rPr>
        </w:r>
        <w:r>
          <w:rPr>
            <w:noProof/>
            <w:webHidden/>
          </w:rPr>
          <w:fldChar w:fldCharType="separate"/>
        </w:r>
        <w:r w:rsidR="00167323">
          <w:rPr>
            <w:noProof/>
            <w:webHidden/>
          </w:rPr>
          <w:t>69</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2805" w:history="1">
        <w:r w:rsidR="00167323" w:rsidRPr="00BD37E9">
          <w:rPr>
            <w:rStyle w:val="Hyperlink"/>
            <w:noProof/>
          </w:rPr>
          <w:t>3.2.2</w:t>
        </w:r>
        <w:r w:rsidR="00167323">
          <w:rPr>
            <w:rFonts w:asciiTheme="minorHAnsi" w:eastAsiaTheme="minorEastAsia" w:hAnsiTheme="minorHAnsi" w:cstheme="minorBidi"/>
            <w:b w:val="0"/>
            <w:noProof/>
            <w:sz w:val="22"/>
            <w:szCs w:val="22"/>
          </w:rPr>
          <w:tab/>
        </w:r>
        <w:r w:rsidR="00167323" w:rsidRPr="00BD37E9">
          <w:rPr>
            <w:rStyle w:val="Hyperlink"/>
            <w:noProof/>
          </w:rPr>
          <w:t>FANR – PID $1122 – Cooling Fan Control Status</w:t>
        </w:r>
        <w:r w:rsidR="00167323">
          <w:rPr>
            <w:noProof/>
            <w:webHidden/>
          </w:rPr>
          <w:tab/>
        </w:r>
        <w:r>
          <w:rPr>
            <w:noProof/>
            <w:webHidden/>
          </w:rPr>
          <w:fldChar w:fldCharType="begin"/>
        </w:r>
        <w:r w:rsidR="00167323">
          <w:rPr>
            <w:noProof/>
            <w:webHidden/>
          </w:rPr>
          <w:instrText xml:space="preserve"> PAGEREF _Toc223512805 \h </w:instrText>
        </w:r>
        <w:r>
          <w:rPr>
            <w:noProof/>
            <w:webHidden/>
          </w:rPr>
        </w:r>
        <w:r>
          <w:rPr>
            <w:noProof/>
            <w:webHidden/>
          </w:rPr>
          <w:fldChar w:fldCharType="separate"/>
        </w:r>
        <w:r w:rsidR="00167323">
          <w:rPr>
            <w:noProof/>
            <w:webHidden/>
          </w:rPr>
          <w:t>70</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2806" w:history="1">
        <w:r w:rsidR="00167323" w:rsidRPr="00BD37E9">
          <w:rPr>
            <w:rStyle w:val="Hyperlink"/>
            <w:noProof/>
          </w:rPr>
          <w:t>3.2.3</w:t>
        </w:r>
        <w:r w:rsidR="00167323">
          <w:rPr>
            <w:rFonts w:asciiTheme="minorHAnsi" w:eastAsiaTheme="minorEastAsia" w:hAnsiTheme="minorHAnsi" w:cstheme="minorBidi"/>
            <w:b w:val="0"/>
            <w:noProof/>
            <w:sz w:val="22"/>
            <w:szCs w:val="22"/>
          </w:rPr>
          <w:tab/>
        </w:r>
        <w:r w:rsidR="00167323" w:rsidRPr="00BD37E9">
          <w:rPr>
            <w:rStyle w:val="Hyperlink"/>
            <w:noProof/>
          </w:rPr>
          <w:t>ACCR – PID $1123 – Air Conditioning Status</w:t>
        </w:r>
        <w:r w:rsidR="00167323">
          <w:rPr>
            <w:noProof/>
            <w:webHidden/>
          </w:rPr>
          <w:tab/>
        </w:r>
        <w:r>
          <w:rPr>
            <w:noProof/>
            <w:webHidden/>
          </w:rPr>
          <w:fldChar w:fldCharType="begin"/>
        </w:r>
        <w:r w:rsidR="00167323">
          <w:rPr>
            <w:noProof/>
            <w:webHidden/>
          </w:rPr>
          <w:instrText xml:space="preserve"> PAGEREF _Toc223512806 \h </w:instrText>
        </w:r>
        <w:r>
          <w:rPr>
            <w:noProof/>
            <w:webHidden/>
          </w:rPr>
        </w:r>
        <w:r>
          <w:rPr>
            <w:noProof/>
            <w:webHidden/>
          </w:rPr>
          <w:fldChar w:fldCharType="separate"/>
        </w:r>
        <w:r w:rsidR="00167323">
          <w:rPr>
            <w:noProof/>
            <w:webHidden/>
          </w:rPr>
          <w:t>71</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2807" w:history="1">
        <w:r w:rsidR="00167323" w:rsidRPr="00BD37E9">
          <w:rPr>
            <w:rStyle w:val="Hyperlink"/>
            <w:noProof/>
          </w:rPr>
          <w:t>3.2.4</w:t>
        </w:r>
        <w:r w:rsidR="00167323">
          <w:rPr>
            <w:rFonts w:asciiTheme="minorHAnsi" w:eastAsiaTheme="minorEastAsia" w:hAnsiTheme="minorHAnsi" w:cstheme="minorBidi"/>
            <w:b w:val="0"/>
            <w:noProof/>
            <w:sz w:val="22"/>
            <w:szCs w:val="22"/>
          </w:rPr>
          <w:tab/>
        </w:r>
        <w:r w:rsidR="00167323" w:rsidRPr="00BD37E9">
          <w:rPr>
            <w:rStyle w:val="Hyperlink"/>
            <w:noProof/>
          </w:rPr>
          <w:t>BRKR – PID $1124 – Brake Pedal Status</w:t>
        </w:r>
        <w:r w:rsidR="00167323">
          <w:rPr>
            <w:noProof/>
            <w:webHidden/>
          </w:rPr>
          <w:tab/>
        </w:r>
        <w:r>
          <w:rPr>
            <w:noProof/>
            <w:webHidden/>
          </w:rPr>
          <w:fldChar w:fldCharType="begin"/>
        </w:r>
        <w:r w:rsidR="00167323">
          <w:rPr>
            <w:noProof/>
            <w:webHidden/>
          </w:rPr>
          <w:instrText xml:space="preserve"> PAGEREF _Toc223512807 \h </w:instrText>
        </w:r>
        <w:r>
          <w:rPr>
            <w:noProof/>
            <w:webHidden/>
          </w:rPr>
        </w:r>
        <w:r>
          <w:rPr>
            <w:noProof/>
            <w:webHidden/>
          </w:rPr>
          <w:fldChar w:fldCharType="separate"/>
        </w:r>
        <w:r w:rsidR="00167323">
          <w:rPr>
            <w:noProof/>
            <w:webHidden/>
          </w:rPr>
          <w:t>72</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2808" w:history="1">
        <w:r w:rsidR="00167323" w:rsidRPr="00BD37E9">
          <w:rPr>
            <w:rStyle w:val="Hyperlink"/>
            <w:noProof/>
          </w:rPr>
          <w:t>3.2.5</w:t>
        </w:r>
        <w:r w:rsidR="00167323">
          <w:rPr>
            <w:rFonts w:asciiTheme="minorHAnsi" w:eastAsiaTheme="minorEastAsia" w:hAnsiTheme="minorHAnsi" w:cstheme="minorBidi"/>
            <w:b w:val="0"/>
            <w:noProof/>
            <w:sz w:val="22"/>
            <w:szCs w:val="22"/>
          </w:rPr>
          <w:tab/>
        </w:r>
        <w:r w:rsidR="00167323" w:rsidRPr="00BD37E9">
          <w:rPr>
            <w:rStyle w:val="Hyperlink"/>
            <w:noProof/>
          </w:rPr>
          <w:t>TRNR – PID $1125 – Manual Transmission Status</w:t>
        </w:r>
        <w:r w:rsidR="00167323">
          <w:rPr>
            <w:noProof/>
            <w:webHidden/>
          </w:rPr>
          <w:tab/>
        </w:r>
        <w:r>
          <w:rPr>
            <w:noProof/>
            <w:webHidden/>
          </w:rPr>
          <w:fldChar w:fldCharType="begin"/>
        </w:r>
        <w:r w:rsidR="00167323">
          <w:rPr>
            <w:noProof/>
            <w:webHidden/>
          </w:rPr>
          <w:instrText xml:space="preserve"> PAGEREF _Toc223512808 \h </w:instrText>
        </w:r>
        <w:r>
          <w:rPr>
            <w:noProof/>
            <w:webHidden/>
          </w:rPr>
        </w:r>
        <w:r>
          <w:rPr>
            <w:noProof/>
            <w:webHidden/>
          </w:rPr>
          <w:fldChar w:fldCharType="separate"/>
        </w:r>
        <w:r w:rsidR="00167323">
          <w:rPr>
            <w:noProof/>
            <w:webHidden/>
          </w:rPr>
          <w:t>74</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2809" w:history="1">
        <w:r w:rsidR="00167323" w:rsidRPr="00BD37E9">
          <w:rPr>
            <w:rStyle w:val="Hyperlink"/>
            <w:noProof/>
          </w:rPr>
          <w:t>3.2.6</w:t>
        </w:r>
        <w:r w:rsidR="00167323">
          <w:rPr>
            <w:rFonts w:asciiTheme="minorHAnsi" w:eastAsiaTheme="minorEastAsia" w:hAnsiTheme="minorHAnsi" w:cstheme="minorBidi"/>
            <w:b w:val="0"/>
            <w:noProof/>
            <w:sz w:val="22"/>
            <w:szCs w:val="22"/>
          </w:rPr>
          <w:tab/>
        </w:r>
        <w:r w:rsidR="00167323" w:rsidRPr="00BD37E9">
          <w:rPr>
            <w:rStyle w:val="Hyperlink"/>
            <w:noProof/>
          </w:rPr>
          <w:t>OXYR – PID $1126 – Oxygen Sensor Heater Status</w:t>
        </w:r>
        <w:r w:rsidR="00167323">
          <w:rPr>
            <w:noProof/>
            <w:webHidden/>
          </w:rPr>
          <w:tab/>
        </w:r>
        <w:r>
          <w:rPr>
            <w:noProof/>
            <w:webHidden/>
          </w:rPr>
          <w:fldChar w:fldCharType="begin"/>
        </w:r>
        <w:r w:rsidR="00167323">
          <w:rPr>
            <w:noProof/>
            <w:webHidden/>
          </w:rPr>
          <w:instrText xml:space="preserve"> PAGEREF _Toc223512809 \h </w:instrText>
        </w:r>
        <w:r>
          <w:rPr>
            <w:noProof/>
            <w:webHidden/>
          </w:rPr>
        </w:r>
        <w:r>
          <w:rPr>
            <w:noProof/>
            <w:webHidden/>
          </w:rPr>
          <w:fldChar w:fldCharType="separate"/>
        </w:r>
        <w:r w:rsidR="00167323">
          <w:rPr>
            <w:noProof/>
            <w:webHidden/>
          </w:rPr>
          <w:t>75</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2810" w:history="1">
        <w:r w:rsidR="00167323" w:rsidRPr="00BD37E9">
          <w:rPr>
            <w:rStyle w:val="Hyperlink"/>
            <w:noProof/>
          </w:rPr>
          <w:t>3.2.7</w:t>
        </w:r>
        <w:r w:rsidR="00167323">
          <w:rPr>
            <w:rFonts w:asciiTheme="minorHAnsi" w:eastAsiaTheme="minorEastAsia" w:hAnsiTheme="minorHAnsi" w:cstheme="minorBidi"/>
            <w:b w:val="0"/>
            <w:noProof/>
            <w:sz w:val="22"/>
            <w:szCs w:val="22"/>
          </w:rPr>
          <w:tab/>
        </w:r>
        <w:r w:rsidR="00167323" w:rsidRPr="00BD37E9">
          <w:rPr>
            <w:rStyle w:val="Hyperlink"/>
            <w:noProof/>
          </w:rPr>
          <w:t>EODR – PID $1127 – Engine Oil Status</w:t>
        </w:r>
        <w:r w:rsidR="00167323">
          <w:rPr>
            <w:noProof/>
            <w:webHidden/>
          </w:rPr>
          <w:tab/>
        </w:r>
        <w:r>
          <w:rPr>
            <w:noProof/>
            <w:webHidden/>
          </w:rPr>
          <w:fldChar w:fldCharType="begin"/>
        </w:r>
        <w:r w:rsidR="00167323">
          <w:rPr>
            <w:noProof/>
            <w:webHidden/>
          </w:rPr>
          <w:instrText xml:space="preserve"> PAGEREF _Toc223512810 \h </w:instrText>
        </w:r>
        <w:r>
          <w:rPr>
            <w:noProof/>
            <w:webHidden/>
          </w:rPr>
        </w:r>
        <w:r>
          <w:rPr>
            <w:noProof/>
            <w:webHidden/>
          </w:rPr>
          <w:fldChar w:fldCharType="separate"/>
        </w:r>
        <w:r w:rsidR="00167323">
          <w:rPr>
            <w:noProof/>
            <w:webHidden/>
          </w:rPr>
          <w:t>76</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2811" w:history="1">
        <w:r w:rsidR="00167323" w:rsidRPr="00BD37E9">
          <w:rPr>
            <w:rStyle w:val="Hyperlink"/>
            <w:noProof/>
          </w:rPr>
          <w:t>3.2.8</w:t>
        </w:r>
        <w:r w:rsidR="00167323">
          <w:rPr>
            <w:rFonts w:asciiTheme="minorHAnsi" w:eastAsiaTheme="minorEastAsia" w:hAnsiTheme="minorHAnsi" w:cstheme="minorBidi"/>
            <w:b w:val="0"/>
            <w:noProof/>
            <w:sz w:val="22"/>
            <w:szCs w:val="22"/>
          </w:rPr>
          <w:tab/>
        </w:r>
        <w:r w:rsidR="00167323" w:rsidRPr="00BD37E9">
          <w:rPr>
            <w:rStyle w:val="Hyperlink"/>
            <w:noProof/>
          </w:rPr>
          <w:t>EVPR – PID $1128 – Evaporative Emissions Status</w:t>
        </w:r>
        <w:r w:rsidR="00167323">
          <w:rPr>
            <w:noProof/>
            <w:webHidden/>
          </w:rPr>
          <w:tab/>
        </w:r>
        <w:r>
          <w:rPr>
            <w:noProof/>
            <w:webHidden/>
          </w:rPr>
          <w:fldChar w:fldCharType="begin"/>
        </w:r>
        <w:r w:rsidR="00167323">
          <w:rPr>
            <w:noProof/>
            <w:webHidden/>
          </w:rPr>
          <w:instrText xml:space="preserve"> PAGEREF _Toc223512811 \h </w:instrText>
        </w:r>
        <w:r>
          <w:rPr>
            <w:noProof/>
            <w:webHidden/>
          </w:rPr>
        </w:r>
        <w:r>
          <w:rPr>
            <w:noProof/>
            <w:webHidden/>
          </w:rPr>
          <w:fldChar w:fldCharType="separate"/>
        </w:r>
        <w:r w:rsidR="00167323">
          <w:rPr>
            <w:noProof/>
            <w:webHidden/>
          </w:rPr>
          <w:t>77</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2812" w:history="1">
        <w:r w:rsidR="00167323" w:rsidRPr="00BD37E9">
          <w:rPr>
            <w:rStyle w:val="Hyperlink"/>
            <w:noProof/>
          </w:rPr>
          <w:t>3.2.9</w:t>
        </w:r>
        <w:r w:rsidR="00167323">
          <w:rPr>
            <w:rFonts w:asciiTheme="minorHAnsi" w:eastAsiaTheme="minorEastAsia" w:hAnsiTheme="minorHAnsi" w:cstheme="minorBidi"/>
            <w:b w:val="0"/>
            <w:noProof/>
            <w:sz w:val="22"/>
            <w:szCs w:val="22"/>
          </w:rPr>
          <w:tab/>
        </w:r>
        <w:r w:rsidR="00167323" w:rsidRPr="00BD37E9">
          <w:rPr>
            <w:rStyle w:val="Hyperlink"/>
            <w:noProof/>
          </w:rPr>
          <w:t>FWDR – PID $1129 – Four Wheel Drive Status</w:t>
        </w:r>
        <w:r w:rsidR="00167323">
          <w:rPr>
            <w:noProof/>
            <w:webHidden/>
          </w:rPr>
          <w:tab/>
        </w:r>
        <w:r>
          <w:rPr>
            <w:noProof/>
            <w:webHidden/>
          </w:rPr>
          <w:fldChar w:fldCharType="begin"/>
        </w:r>
        <w:r w:rsidR="00167323">
          <w:rPr>
            <w:noProof/>
            <w:webHidden/>
          </w:rPr>
          <w:instrText xml:space="preserve"> PAGEREF _Toc223512812 \h </w:instrText>
        </w:r>
        <w:r>
          <w:rPr>
            <w:noProof/>
            <w:webHidden/>
          </w:rPr>
        </w:r>
        <w:r>
          <w:rPr>
            <w:noProof/>
            <w:webHidden/>
          </w:rPr>
          <w:fldChar w:fldCharType="separate"/>
        </w:r>
        <w:r w:rsidR="00167323">
          <w:rPr>
            <w:noProof/>
            <w:webHidden/>
          </w:rPr>
          <w:t>78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13" w:history="1">
        <w:r w:rsidR="00167323" w:rsidRPr="00BD37E9">
          <w:rPr>
            <w:rStyle w:val="Hyperlink"/>
            <w:noProof/>
          </w:rPr>
          <w:t>3.2.10</w:t>
        </w:r>
        <w:r w:rsidR="00167323">
          <w:rPr>
            <w:rFonts w:asciiTheme="minorHAnsi" w:eastAsiaTheme="minorEastAsia" w:hAnsiTheme="minorHAnsi" w:cstheme="minorBidi"/>
            <w:b w:val="0"/>
            <w:noProof/>
            <w:sz w:val="22"/>
            <w:szCs w:val="22"/>
          </w:rPr>
          <w:tab/>
        </w:r>
        <w:r w:rsidR="00167323" w:rsidRPr="00BD37E9">
          <w:rPr>
            <w:rStyle w:val="Hyperlink"/>
            <w:noProof/>
          </w:rPr>
          <w:t>ENGR – PID $1130 – Power Mode / Starter Status</w:t>
        </w:r>
        <w:r w:rsidR="00167323">
          <w:rPr>
            <w:noProof/>
            <w:webHidden/>
          </w:rPr>
          <w:tab/>
        </w:r>
        <w:r>
          <w:rPr>
            <w:noProof/>
            <w:webHidden/>
          </w:rPr>
          <w:fldChar w:fldCharType="begin"/>
        </w:r>
        <w:r w:rsidR="00167323">
          <w:rPr>
            <w:noProof/>
            <w:webHidden/>
          </w:rPr>
          <w:instrText xml:space="preserve"> PAGEREF _Toc223512813 \h </w:instrText>
        </w:r>
        <w:r>
          <w:rPr>
            <w:noProof/>
            <w:webHidden/>
          </w:rPr>
        </w:r>
        <w:r>
          <w:rPr>
            <w:noProof/>
            <w:webHidden/>
          </w:rPr>
          <w:fldChar w:fldCharType="separate"/>
        </w:r>
        <w:r w:rsidR="00167323">
          <w:rPr>
            <w:noProof/>
            <w:webHidden/>
          </w:rPr>
          <w:t>79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14" w:history="1">
        <w:r w:rsidR="00167323" w:rsidRPr="00BD37E9">
          <w:rPr>
            <w:rStyle w:val="Hyperlink"/>
            <w:noProof/>
          </w:rPr>
          <w:t>3.2.11</w:t>
        </w:r>
        <w:r w:rsidR="00167323">
          <w:rPr>
            <w:rFonts w:asciiTheme="minorHAnsi" w:eastAsiaTheme="minorEastAsia" w:hAnsiTheme="minorHAnsi" w:cstheme="minorBidi"/>
            <w:b w:val="0"/>
            <w:noProof/>
            <w:sz w:val="22"/>
            <w:szCs w:val="22"/>
          </w:rPr>
          <w:tab/>
        </w:r>
        <w:r w:rsidR="00167323" w:rsidRPr="00BD37E9">
          <w:rPr>
            <w:rStyle w:val="Hyperlink"/>
            <w:noProof/>
          </w:rPr>
          <w:t>ENGR – PID $1131 – Fuel System Status</w:t>
        </w:r>
        <w:r w:rsidR="00167323">
          <w:rPr>
            <w:noProof/>
            <w:webHidden/>
          </w:rPr>
          <w:tab/>
        </w:r>
        <w:r>
          <w:rPr>
            <w:noProof/>
            <w:webHidden/>
          </w:rPr>
          <w:fldChar w:fldCharType="begin"/>
        </w:r>
        <w:r w:rsidR="00167323">
          <w:rPr>
            <w:noProof/>
            <w:webHidden/>
          </w:rPr>
          <w:instrText xml:space="preserve"> PAGEREF _Toc223512814 \h </w:instrText>
        </w:r>
        <w:r>
          <w:rPr>
            <w:noProof/>
            <w:webHidden/>
          </w:rPr>
        </w:r>
        <w:r>
          <w:rPr>
            <w:noProof/>
            <w:webHidden/>
          </w:rPr>
          <w:fldChar w:fldCharType="separate"/>
        </w:r>
        <w:r w:rsidR="00167323">
          <w:rPr>
            <w:noProof/>
            <w:webHidden/>
          </w:rPr>
          <w:t>80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15" w:history="1">
        <w:r w:rsidR="00167323" w:rsidRPr="00BD37E9">
          <w:rPr>
            <w:rStyle w:val="Hyperlink"/>
            <w:noProof/>
          </w:rPr>
          <w:t>3.2.12</w:t>
        </w:r>
        <w:r w:rsidR="00167323">
          <w:rPr>
            <w:rFonts w:asciiTheme="minorHAnsi" w:eastAsiaTheme="minorEastAsia" w:hAnsiTheme="minorHAnsi" w:cstheme="minorBidi"/>
            <w:b w:val="0"/>
            <w:noProof/>
            <w:sz w:val="22"/>
            <w:szCs w:val="22"/>
          </w:rPr>
          <w:tab/>
        </w:r>
        <w:r w:rsidR="00167323" w:rsidRPr="00BD37E9">
          <w:rPr>
            <w:rStyle w:val="Hyperlink"/>
            <w:noProof/>
          </w:rPr>
          <w:t>CDAR – PID $1133 – Displacement on Demand Status</w:t>
        </w:r>
        <w:r w:rsidR="00167323">
          <w:rPr>
            <w:noProof/>
            <w:webHidden/>
          </w:rPr>
          <w:tab/>
        </w:r>
        <w:r>
          <w:rPr>
            <w:noProof/>
            <w:webHidden/>
          </w:rPr>
          <w:fldChar w:fldCharType="begin"/>
        </w:r>
        <w:r w:rsidR="00167323">
          <w:rPr>
            <w:noProof/>
            <w:webHidden/>
          </w:rPr>
          <w:instrText xml:space="preserve"> PAGEREF _Toc223512815 \h </w:instrText>
        </w:r>
        <w:r>
          <w:rPr>
            <w:noProof/>
            <w:webHidden/>
          </w:rPr>
        </w:r>
        <w:r>
          <w:rPr>
            <w:noProof/>
            <w:webHidden/>
          </w:rPr>
          <w:fldChar w:fldCharType="separate"/>
        </w:r>
        <w:r w:rsidR="00167323">
          <w:rPr>
            <w:noProof/>
            <w:webHidden/>
          </w:rPr>
          <w:t>81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16" w:history="1">
        <w:r w:rsidR="00167323" w:rsidRPr="00BD37E9">
          <w:rPr>
            <w:rStyle w:val="Hyperlink"/>
            <w:noProof/>
          </w:rPr>
          <w:t>3.2.13</w:t>
        </w:r>
        <w:r w:rsidR="00167323">
          <w:rPr>
            <w:rFonts w:asciiTheme="minorHAnsi" w:eastAsiaTheme="minorEastAsia" w:hAnsiTheme="minorHAnsi" w:cstheme="minorBidi"/>
            <w:b w:val="0"/>
            <w:noProof/>
            <w:sz w:val="22"/>
            <w:szCs w:val="22"/>
          </w:rPr>
          <w:tab/>
        </w:r>
        <w:r w:rsidR="00167323" w:rsidRPr="00BD37E9">
          <w:rPr>
            <w:rStyle w:val="Hyperlink"/>
            <w:noProof/>
          </w:rPr>
          <w:t>IFRR – PID $1134 – Intake Flow Rationality Status</w:t>
        </w:r>
        <w:r w:rsidR="00167323">
          <w:rPr>
            <w:noProof/>
            <w:webHidden/>
          </w:rPr>
          <w:tab/>
        </w:r>
        <w:r>
          <w:rPr>
            <w:noProof/>
            <w:webHidden/>
          </w:rPr>
          <w:fldChar w:fldCharType="begin"/>
        </w:r>
        <w:r w:rsidR="00167323">
          <w:rPr>
            <w:noProof/>
            <w:webHidden/>
          </w:rPr>
          <w:instrText xml:space="preserve"> PAGEREF _Toc223512816 \h </w:instrText>
        </w:r>
        <w:r>
          <w:rPr>
            <w:noProof/>
            <w:webHidden/>
          </w:rPr>
        </w:r>
        <w:r>
          <w:rPr>
            <w:noProof/>
            <w:webHidden/>
          </w:rPr>
          <w:fldChar w:fldCharType="separate"/>
        </w:r>
        <w:r w:rsidR="00167323">
          <w:rPr>
            <w:noProof/>
            <w:webHidden/>
          </w:rPr>
          <w:t>82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17" w:history="1">
        <w:r w:rsidR="00167323" w:rsidRPr="00BD37E9">
          <w:rPr>
            <w:rStyle w:val="Hyperlink"/>
            <w:noProof/>
          </w:rPr>
          <w:t>3.2.14</w:t>
        </w:r>
        <w:r w:rsidR="00167323">
          <w:rPr>
            <w:rFonts w:asciiTheme="minorHAnsi" w:eastAsiaTheme="minorEastAsia" w:hAnsiTheme="minorHAnsi" w:cstheme="minorBidi"/>
            <w:b w:val="0"/>
            <w:noProof/>
            <w:sz w:val="22"/>
            <w:szCs w:val="22"/>
          </w:rPr>
          <w:tab/>
        </w:r>
        <w:r w:rsidR="00167323" w:rsidRPr="00BD37E9">
          <w:rPr>
            <w:rStyle w:val="Hyperlink"/>
            <w:noProof/>
          </w:rPr>
          <w:t>PTOR – PID $1135 – Power Take Off / Fast Idle Status</w:t>
        </w:r>
        <w:r w:rsidR="00167323">
          <w:rPr>
            <w:noProof/>
            <w:webHidden/>
          </w:rPr>
          <w:tab/>
        </w:r>
        <w:r>
          <w:rPr>
            <w:noProof/>
            <w:webHidden/>
          </w:rPr>
          <w:fldChar w:fldCharType="begin"/>
        </w:r>
        <w:r w:rsidR="00167323">
          <w:rPr>
            <w:noProof/>
            <w:webHidden/>
          </w:rPr>
          <w:instrText xml:space="preserve"> PAGEREF _Toc223512817 \h </w:instrText>
        </w:r>
        <w:r>
          <w:rPr>
            <w:noProof/>
            <w:webHidden/>
          </w:rPr>
        </w:r>
        <w:r>
          <w:rPr>
            <w:noProof/>
            <w:webHidden/>
          </w:rPr>
          <w:fldChar w:fldCharType="separate"/>
        </w:r>
        <w:r w:rsidR="00167323">
          <w:rPr>
            <w:noProof/>
            <w:webHidden/>
          </w:rPr>
          <w:t>83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18" w:history="1">
        <w:r w:rsidR="00167323" w:rsidRPr="00BD37E9">
          <w:rPr>
            <w:rStyle w:val="Hyperlink"/>
            <w:noProof/>
          </w:rPr>
          <w:t>3.2.15</w:t>
        </w:r>
        <w:r w:rsidR="00167323">
          <w:rPr>
            <w:rFonts w:asciiTheme="minorHAnsi" w:eastAsiaTheme="minorEastAsia" w:hAnsiTheme="minorHAnsi" w:cstheme="minorBidi"/>
            <w:b w:val="0"/>
            <w:noProof/>
            <w:sz w:val="22"/>
            <w:szCs w:val="22"/>
          </w:rPr>
          <w:tab/>
        </w:r>
        <w:r w:rsidR="00167323" w:rsidRPr="00BD37E9">
          <w:rPr>
            <w:rStyle w:val="Hyperlink"/>
            <w:noProof/>
          </w:rPr>
          <w:t>PMDR – PID $1141 – Run/Crank Voltage</w:t>
        </w:r>
        <w:r w:rsidR="00167323">
          <w:rPr>
            <w:noProof/>
            <w:webHidden/>
          </w:rPr>
          <w:tab/>
        </w:r>
        <w:r>
          <w:rPr>
            <w:noProof/>
            <w:webHidden/>
          </w:rPr>
          <w:fldChar w:fldCharType="begin"/>
        </w:r>
        <w:r w:rsidR="00167323">
          <w:rPr>
            <w:noProof/>
            <w:webHidden/>
          </w:rPr>
          <w:instrText xml:space="preserve"> PAGEREF _Toc223512818 \h </w:instrText>
        </w:r>
        <w:r>
          <w:rPr>
            <w:noProof/>
            <w:webHidden/>
          </w:rPr>
        </w:r>
        <w:r>
          <w:rPr>
            <w:noProof/>
            <w:webHidden/>
          </w:rPr>
          <w:fldChar w:fldCharType="separate"/>
        </w:r>
        <w:r w:rsidR="00167323">
          <w:rPr>
            <w:noProof/>
            <w:webHidden/>
          </w:rPr>
          <w:t>84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19" w:history="1">
        <w:r w:rsidR="00167323" w:rsidRPr="00BD37E9">
          <w:rPr>
            <w:rStyle w:val="Hyperlink"/>
            <w:noProof/>
          </w:rPr>
          <w:t>3.2.16</w:t>
        </w:r>
        <w:r w:rsidR="00167323">
          <w:rPr>
            <w:rFonts w:asciiTheme="minorHAnsi" w:eastAsiaTheme="minorEastAsia" w:hAnsiTheme="minorHAnsi" w:cstheme="minorBidi"/>
            <w:b w:val="0"/>
            <w:noProof/>
            <w:sz w:val="22"/>
            <w:szCs w:val="22"/>
          </w:rPr>
          <w:tab/>
        </w:r>
        <w:r w:rsidR="00167323" w:rsidRPr="00BD37E9">
          <w:rPr>
            <w:rStyle w:val="Hyperlink"/>
            <w:noProof/>
          </w:rPr>
          <w:t>ACCR – PID $1144 – Air Conditioning Refrigerant High Side Fluid Pressure A/D</w:t>
        </w:r>
        <w:r w:rsidR="00167323">
          <w:rPr>
            <w:noProof/>
            <w:webHidden/>
          </w:rPr>
          <w:tab/>
        </w:r>
        <w:r>
          <w:rPr>
            <w:noProof/>
            <w:webHidden/>
          </w:rPr>
          <w:fldChar w:fldCharType="begin"/>
        </w:r>
        <w:r w:rsidR="00167323">
          <w:rPr>
            <w:noProof/>
            <w:webHidden/>
          </w:rPr>
          <w:instrText xml:space="preserve"> PAGEREF _Toc223512819 \h </w:instrText>
        </w:r>
        <w:r>
          <w:rPr>
            <w:noProof/>
            <w:webHidden/>
          </w:rPr>
        </w:r>
        <w:r>
          <w:rPr>
            <w:noProof/>
            <w:webHidden/>
          </w:rPr>
          <w:fldChar w:fldCharType="separate"/>
        </w:r>
        <w:r w:rsidR="00167323">
          <w:rPr>
            <w:noProof/>
            <w:webHidden/>
          </w:rPr>
          <w:t>84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20" w:history="1">
        <w:r w:rsidR="00167323" w:rsidRPr="00BD37E9">
          <w:rPr>
            <w:rStyle w:val="Hyperlink"/>
            <w:noProof/>
            <w:lang w:val="de-DE"/>
          </w:rPr>
          <w:t>3.2.17</w:t>
        </w:r>
        <w:r w:rsidR="00167323">
          <w:rPr>
            <w:rFonts w:asciiTheme="minorHAnsi" w:eastAsiaTheme="minorEastAsia" w:hAnsiTheme="minorHAnsi" w:cstheme="minorBidi"/>
            <w:b w:val="0"/>
            <w:noProof/>
            <w:sz w:val="22"/>
            <w:szCs w:val="22"/>
          </w:rPr>
          <w:tab/>
        </w:r>
        <w:r w:rsidR="00167323" w:rsidRPr="00BD37E9">
          <w:rPr>
            <w:rStyle w:val="Hyperlink"/>
            <w:noProof/>
            <w:lang w:val="de-DE"/>
          </w:rPr>
          <w:t>OXYR – PID $1145 – Oxygen Sensor Voltage Bank 1 Sensor 1</w:t>
        </w:r>
        <w:r w:rsidR="00167323">
          <w:rPr>
            <w:noProof/>
            <w:webHidden/>
          </w:rPr>
          <w:tab/>
        </w:r>
        <w:r>
          <w:rPr>
            <w:noProof/>
            <w:webHidden/>
          </w:rPr>
          <w:fldChar w:fldCharType="begin"/>
        </w:r>
        <w:r w:rsidR="00167323">
          <w:rPr>
            <w:noProof/>
            <w:webHidden/>
          </w:rPr>
          <w:instrText xml:space="preserve"> PAGEREF _Toc223512820 \h </w:instrText>
        </w:r>
        <w:r>
          <w:rPr>
            <w:noProof/>
            <w:webHidden/>
          </w:rPr>
        </w:r>
        <w:r>
          <w:rPr>
            <w:noProof/>
            <w:webHidden/>
          </w:rPr>
          <w:fldChar w:fldCharType="separate"/>
        </w:r>
        <w:r w:rsidR="00167323">
          <w:rPr>
            <w:noProof/>
            <w:webHidden/>
          </w:rPr>
          <w:t>84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21" w:history="1">
        <w:r w:rsidR="00167323" w:rsidRPr="00BD37E9">
          <w:rPr>
            <w:rStyle w:val="Hyperlink"/>
            <w:noProof/>
            <w:lang w:val="de-DE"/>
          </w:rPr>
          <w:t>3.2.18</w:t>
        </w:r>
        <w:r w:rsidR="00167323">
          <w:rPr>
            <w:rFonts w:asciiTheme="minorHAnsi" w:eastAsiaTheme="minorEastAsia" w:hAnsiTheme="minorHAnsi" w:cstheme="minorBidi"/>
            <w:b w:val="0"/>
            <w:noProof/>
            <w:sz w:val="22"/>
            <w:szCs w:val="22"/>
          </w:rPr>
          <w:tab/>
        </w:r>
        <w:r w:rsidR="00167323" w:rsidRPr="00BD37E9">
          <w:rPr>
            <w:rStyle w:val="Hyperlink"/>
            <w:noProof/>
            <w:lang w:val="de-DE"/>
          </w:rPr>
          <w:t>OXYR – PID $1146 – Oxygen Sensor Voltage Bank 1 Sensor 2</w:t>
        </w:r>
        <w:r w:rsidR="00167323">
          <w:rPr>
            <w:noProof/>
            <w:webHidden/>
          </w:rPr>
          <w:tab/>
        </w:r>
        <w:r>
          <w:rPr>
            <w:noProof/>
            <w:webHidden/>
          </w:rPr>
          <w:fldChar w:fldCharType="begin"/>
        </w:r>
        <w:r w:rsidR="00167323">
          <w:rPr>
            <w:noProof/>
            <w:webHidden/>
          </w:rPr>
          <w:instrText xml:space="preserve"> PAGEREF _Toc223512821 \h </w:instrText>
        </w:r>
        <w:r>
          <w:rPr>
            <w:noProof/>
            <w:webHidden/>
          </w:rPr>
        </w:r>
        <w:r>
          <w:rPr>
            <w:noProof/>
            <w:webHidden/>
          </w:rPr>
          <w:fldChar w:fldCharType="separate"/>
        </w:r>
        <w:r w:rsidR="00167323">
          <w:rPr>
            <w:noProof/>
            <w:webHidden/>
          </w:rPr>
          <w:t>85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22" w:history="1">
        <w:r w:rsidR="00167323" w:rsidRPr="00BD37E9">
          <w:rPr>
            <w:rStyle w:val="Hyperlink"/>
            <w:noProof/>
            <w:lang w:val="de-DE"/>
          </w:rPr>
          <w:t>3.2.19</w:t>
        </w:r>
        <w:r w:rsidR="00167323">
          <w:rPr>
            <w:rFonts w:asciiTheme="minorHAnsi" w:eastAsiaTheme="minorEastAsia" w:hAnsiTheme="minorHAnsi" w:cstheme="minorBidi"/>
            <w:b w:val="0"/>
            <w:noProof/>
            <w:sz w:val="22"/>
            <w:szCs w:val="22"/>
          </w:rPr>
          <w:tab/>
        </w:r>
        <w:r w:rsidR="00167323" w:rsidRPr="00BD37E9">
          <w:rPr>
            <w:rStyle w:val="Hyperlink"/>
            <w:noProof/>
            <w:lang w:val="de-DE"/>
          </w:rPr>
          <w:t>OXYR – PID $1148 – Oxygen Sensor Voltage Bank 2 Sensor 1</w:t>
        </w:r>
        <w:r w:rsidR="00167323">
          <w:rPr>
            <w:noProof/>
            <w:webHidden/>
          </w:rPr>
          <w:tab/>
        </w:r>
        <w:r>
          <w:rPr>
            <w:noProof/>
            <w:webHidden/>
          </w:rPr>
          <w:fldChar w:fldCharType="begin"/>
        </w:r>
        <w:r w:rsidR="00167323">
          <w:rPr>
            <w:noProof/>
            <w:webHidden/>
          </w:rPr>
          <w:instrText xml:space="preserve"> PAGEREF _Toc223512822 \h </w:instrText>
        </w:r>
        <w:r>
          <w:rPr>
            <w:noProof/>
            <w:webHidden/>
          </w:rPr>
        </w:r>
        <w:r>
          <w:rPr>
            <w:noProof/>
            <w:webHidden/>
          </w:rPr>
          <w:fldChar w:fldCharType="separate"/>
        </w:r>
        <w:r w:rsidR="00167323">
          <w:rPr>
            <w:noProof/>
            <w:webHidden/>
          </w:rPr>
          <w:t>85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23" w:history="1">
        <w:r w:rsidR="00167323" w:rsidRPr="00BD37E9">
          <w:rPr>
            <w:rStyle w:val="Hyperlink"/>
            <w:noProof/>
            <w:lang w:val="de-DE"/>
          </w:rPr>
          <w:t>3.2.20</w:t>
        </w:r>
        <w:r w:rsidR="00167323">
          <w:rPr>
            <w:rFonts w:asciiTheme="minorHAnsi" w:eastAsiaTheme="minorEastAsia" w:hAnsiTheme="minorHAnsi" w:cstheme="minorBidi"/>
            <w:b w:val="0"/>
            <w:noProof/>
            <w:sz w:val="22"/>
            <w:szCs w:val="22"/>
          </w:rPr>
          <w:tab/>
        </w:r>
        <w:r w:rsidR="00167323" w:rsidRPr="00BD37E9">
          <w:rPr>
            <w:rStyle w:val="Hyperlink"/>
            <w:noProof/>
            <w:lang w:val="de-DE"/>
          </w:rPr>
          <w:t>OXYR – PID $1149 – Oxygen Sensor Voltage Bank 2 Sensor 2</w:t>
        </w:r>
        <w:r w:rsidR="00167323">
          <w:rPr>
            <w:noProof/>
            <w:webHidden/>
          </w:rPr>
          <w:tab/>
        </w:r>
        <w:r>
          <w:rPr>
            <w:noProof/>
            <w:webHidden/>
          </w:rPr>
          <w:fldChar w:fldCharType="begin"/>
        </w:r>
        <w:r w:rsidR="00167323">
          <w:rPr>
            <w:noProof/>
            <w:webHidden/>
          </w:rPr>
          <w:instrText xml:space="preserve"> PAGEREF _Toc223512823 \h </w:instrText>
        </w:r>
        <w:r>
          <w:rPr>
            <w:noProof/>
            <w:webHidden/>
          </w:rPr>
        </w:r>
        <w:r>
          <w:rPr>
            <w:noProof/>
            <w:webHidden/>
          </w:rPr>
          <w:fldChar w:fldCharType="separate"/>
        </w:r>
        <w:r w:rsidR="00167323">
          <w:rPr>
            <w:noProof/>
            <w:webHidden/>
          </w:rPr>
          <w:t>85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24" w:history="1">
        <w:r w:rsidR="00167323" w:rsidRPr="00BD37E9">
          <w:rPr>
            <w:rStyle w:val="Hyperlink"/>
            <w:noProof/>
          </w:rPr>
          <w:t>3.2.21</w:t>
        </w:r>
        <w:r w:rsidR="00167323">
          <w:rPr>
            <w:rFonts w:asciiTheme="minorHAnsi" w:eastAsiaTheme="minorEastAsia" w:hAnsiTheme="minorHAnsi" w:cstheme="minorBidi"/>
            <w:b w:val="0"/>
            <w:noProof/>
            <w:sz w:val="22"/>
            <w:szCs w:val="22"/>
          </w:rPr>
          <w:tab/>
        </w:r>
        <w:r w:rsidR="00167323" w:rsidRPr="00BD37E9">
          <w:rPr>
            <w:rStyle w:val="Hyperlink"/>
            <w:noProof/>
          </w:rPr>
          <w:t>EGRR – PID $114B – Exhaust Gas Recirculation Pintle Position A/D</w:t>
        </w:r>
        <w:r w:rsidR="00167323">
          <w:rPr>
            <w:noProof/>
            <w:webHidden/>
          </w:rPr>
          <w:tab/>
        </w:r>
        <w:r>
          <w:rPr>
            <w:noProof/>
            <w:webHidden/>
          </w:rPr>
          <w:fldChar w:fldCharType="begin"/>
        </w:r>
        <w:r w:rsidR="00167323">
          <w:rPr>
            <w:noProof/>
            <w:webHidden/>
          </w:rPr>
          <w:instrText xml:space="preserve"> PAGEREF _Toc223512824 \h </w:instrText>
        </w:r>
        <w:r>
          <w:rPr>
            <w:noProof/>
            <w:webHidden/>
          </w:rPr>
        </w:r>
        <w:r>
          <w:rPr>
            <w:noProof/>
            <w:webHidden/>
          </w:rPr>
          <w:fldChar w:fldCharType="separate"/>
        </w:r>
        <w:r w:rsidR="00167323">
          <w:rPr>
            <w:noProof/>
            <w:webHidden/>
          </w:rPr>
          <w:t>85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25" w:history="1">
        <w:r w:rsidR="00167323" w:rsidRPr="00BD37E9">
          <w:rPr>
            <w:rStyle w:val="Hyperlink"/>
            <w:noProof/>
          </w:rPr>
          <w:t>3.2.22</w:t>
        </w:r>
        <w:r w:rsidR="00167323">
          <w:rPr>
            <w:rFonts w:asciiTheme="minorHAnsi" w:eastAsiaTheme="minorEastAsia" w:hAnsiTheme="minorHAnsi" w:cstheme="minorBidi"/>
            <w:b w:val="0"/>
            <w:noProof/>
            <w:sz w:val="22"/>
            <w:szCs w:val="22"/>
          </w:rPr>
          <w:tab/>
        </w:r>
        <w:r w:rsidR="00167323" w:rsidRPr="00BD37E9">
          <w:rPr>
            <w:rStyle w:val="Hyperlink"/>
            <w:noProof/>
          </w:rPr>
          <w:t>GENR – PID $114D – Generator F-Terminal Duty Cycle</w:t>
        </w:r>
        <w:r w:rsidR="00167323">
          <w:rPr>
            <w:noProof/>
            <w:webHidden/>
          </w:rPr>
          <w:tab/>
        </w:r>
        <w:r>
          <w:rPr>
            <w:noProof/>
            <w:webHidden/>
          </w:rPr>
          <w:fldChar w:fldCharType="begin"/>
        </w:r>
        <w:r w:rsidR="00167323">
          <w:rPr>
            <w:noProof/>
            <w:webHidden/>
          </w:rPr>
          <w:instrText xml:space="preserve"> PAGEREF _Toc223512825 \h </w:instrText>
        </w:r>
        <w:r>
          <w:rPr>
            <w:noProof/>
            <w:webHidden/>
          </w:rPr>
        </w:r>
        <w:r>
          <w:rPr>
            <w:noProof/>
            <w:webHidden/>
          </w:rPr>
          <w:fldChar w:fldCharType="separate"/>
        </w:r>
        <w:r w:rsidR="00167323">
          <w:rPr>
            <w:noProof/>
            <w:webHidden/>
          </w:rPr>
          <w:t>85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26" w:history="1">
        <w:r w:rsidR="00167323" w:rsidRPr="00BD37E9">
          <w:rPr>
            <w:rStyle w:val="Hyperlink"/>
            <w:noProof/>
            <w:lang w:val="it-IT"/>
          </w:rPr>
          <w:t>3.2.23</w:t>
        </w:r>
        <w:r w:rsidR="00167323">
          <w:rPr>
            <w:rFonts w:asciiTheme="minorHAnsi" w:eastAsiaTheme="minorEastAsia" w:hAnsiTheme="minorHAnsi" w:cstheme="minorBidi"/>
            <w:b w:val="0"/>
            <w:noProof/>
            <w:sz w:val="22"/>
            <w:szCs w:val="22"/>
          </w:rPr>
          <w:tab/>
        </w:r>
        <w:r w:rsidR="00167323" w:rsidRPr="00BD37E9">
          <w:rPr>
            <w:rStyle w:val="Hyperlink"/>
            <w:noProof/>
            <w:lang w:val="it-IT"/>
          </w:rPr>
          <w:t>EVPR – PID $114E – Fuel Tank Vapor Pressure A/D</w:t>
        </w:r>
        <w:r w:rsidR="00167323">
          <w:rPr>
            <w:noProof/>
            <w:webHidden/>
          </w:rPr>
          <w:tab/>
        </w:r>
        <w:r>
          <w:rPr>
            <w:noProof/>
            <w:webHidden/>
          </w:rPr>
          <w:fldChar w:fldCharType="begin"/>
        </w:r>
        <w:r w:rsidR="00167323">
          <w:rPr>
            <w:noProof/>
            <w:webHidden/>
          </w:rPr>
          <w:instrText xml:space="preserve"> PAGEREF _Toc223512826 \h </w:instrText>
        </w:r>
        <w:r>
          <w:rPr>
            <w:noProof/>
            <w:webHidden/>
          </w:rPr>
        </w:r>
        <w:r>
          <w:rPr>
            <w:noProof/>
            <w:webHidden/>
          </w:rPr>
          <w:fldChar w:fldCharType="separate"/>
        </w:r>
        <w:r w:rsidR="00167323">
          <w:rPr>
            <w:noProof/>
            <w:webHidden/>
          </w:rPr>
          <w:t>86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27" w:history="1">
        <w:r w:rsidR="00167323" w:rsidRPr="00BD37E9">
          <w:rPr>
            <w:rStyle w:val="Hyperlink"/>
            <w:noProof/>
          </w:rPr>
          <w:t>3.2.24</w:t>
        </w:r>
        <w:r w:rsidR="00167323">
          <w:rPr>
            <w:rFonts w:asciiTheme="minorHAnsi" w:eastAsiaTheme="minorEastAsia" w:hAnsiTheme="minorHAnsi" w:cstheme="minorBidi"/>
            <w:b w:val="0"/>
            <w:noProof/>
            <w:sz w:val="22"/>
            <w:szCs w:val="22"/>
          </w:rPr>
          <w:tab/>
        </w:r>
        <w:r w:rsidR="00167323" w:rsidRPr="00BD37E9">
          <w:rPr>
            <w:rStyle w:val="Hyperlink"/>
            <w:noProof/>
          </w:rPr>
          <w:t>EGRR – PID $1152 – Exhaust Gas Recirculation Actual Pintle Lift</w:t>
        </w:r>
        <w:r w:rsidR="00167323">
          <w:rPr>
            <w:noProof/>
            <w:webHidden/>
          </w:rPr>
          <w:tab/>
        </w:r>
        <w:r>
          <w:rPr>
            <w:noProof/>
            <w:webHidden/>
          </w:rPr>
          <w:fldChar w:fldCharType="begin"/>
        </w:r>
        <w:r w:rsidR="00167323">
          <w:rPr>
            <w:noProof/>
            <w:webHidden/>
          </w:rPr>
          <w:instrText xml:space="preserve"> PAGEREF _Toc223512827 \h </w:instrText>
        </w:r>
        <w:r>
          <w:rPr>
            <w:noProof/>
            <w:webHidden/>
          </w:rPr>
        </w:r>
        <w:r>
          <w:rPr>
            <w:noProof/>
            <w:webHidden/>
          </w:rPr>
          <w:fldChar w:fldCharType="separate"/>
        </w:r>
        <w:r w:rsidR="00167323">
          <w:rPr>
            <w:noProof/>
            <w:webHidden/>
          </w:rPr>
          <w:t>86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28" w:history="1">
        <w:r w:rsidR="00167323" w:rsidRPr="00BD37E9">
          <w:rPr>
            <w:rStyle w:val="Hyperlink"/>
            <w:noProof/>
          </w:rPr>
          <w:t>3.2.25</w:t>
        </w:r>
        <w:r w:rsidR="00167323">
          <w:rPr>
            <w:rFonts w:asciiTheme="minorHAnsi" w:eastAsiaTheme="minorEastAsia" w:hAnsiTheme="minorHAnsi" w:cstheme="minorBidi"/>
            <w:b w:val="0"/>
            <w:noProof/>
            <w:sz w:val="22"/>
            <w:szCs w:val="22"/>
          </w:rPr>
          <w:tab/>
        </w:r>
        <w:r w:rsidR="00167323" w:rsidRPr="00BD37E9">
          <w:rPr>
            <w:rStyle w:val="Hyperlink"/>
            <w:noProof/>
          </w:rPr>
          <w:t>EOTR – PID $1154 – Estimated Engine Oil Temperature</w:t>
        </w:r>
        <w:r w:rsidR="00167323">
          <w:rPr>
            <w:noProof/>
            <w:webHidden/>
          </w:rPr>
          <w:tab/>
        </w:r>
        <w:r>
          <w:rPr>
            <w:noProof/>
            <w:webHidden/>
          </w:rPr>
          <w:fldChar w:fldCharType="begin"/>
        </w:r>
        <w:r w:rsidR="00167323">
          <w:rPr>
            <w:noProof/>
            <w:webHidden/>
          </w:rPr>
          <w:instrText xml:space="preserve"> PAGEREF _Toc223512828 \h </w:instrText>
        </w:r>
        <w:r>
          <w:rPr>
            <w:noProof/>
            <w:webHidden/>
          </w:rPr>
        </w:r>
        <w:r>
          <w:rPr>
            <w:noProof/>
            <w:webHidden/>
          </w:rPr>
          <w:fldChar w:fldCharType="separate"/>
        </w:r>
        <w:r w:rsidR="00167323">
          <w:rPr>
            <w:noProof/>
            <w:webHidden/>
          </w:rPr>
          <w:t>86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29" w:history="1">
        <w:r w:rsidR="00167323" w:rsidRPr="00BD37E9">
          <w:rPr>
            <w:rStyle w:val="Hyperlink"/>
            <w:noProof/>
          </w:rPr>
          <w:t>3.2.26</w:t>
        </w:r>
        <w:r w:rsidR="00167323">
          <w:rPr>
            <w:rFonts w:asciiTheme="minorHAnsi" w:eastAsiaTheme="minorEastAsia" w:hAnsiTheme="minorHAnsi" w:cstheme="minorBidi"/>
            <w:b w:val="0"/>
            <w:noProof/>
            <w:sz w:val="22"/>
            <w:szCs w:val="22"/>
          </w:rPr>
          <w:tab/>
        </w:r>
        <w:r w:rsidR="00167323" w:rsidRPr="00BD37E9">
          <w:rPr>
            <w:rStyle w:val="Hyperlink"/>
            <w:noProof/>
          </w:rPr>
          <w:t>FLVR – PID $1155 – Fuel Level Sensor A/D</w:t>
        </w:r>
        <w:r w:rsidR="00167323">
          <w:rPr>
            <w:noProof/>
            <w:webHidden/>
          </w:rPr>
          <w:tab/>
        </w:r>
        <w:r>
          <w:rPr>
            <w:noProof/>
            <w:webHidden/>
          </w:rPr>
          <w:fldChar w:fldCharType="begin"/>
        </w:r>
        <w:r w:rsidR="00167323">
          <w:rPr>
            <w:noProof/>
            <w:webHidden/>
          </w:rPr>
          <w:instrText xml:space="preserve"> PAGEREF _Toc223512829 \h </w:instrText>
        </w:r>
        <w:r>
          <w:rPr>
            <w:noProof/>
            <w:webHidden/>
          </w:rPr>
        </w:r>
        <w:r>
          <w:rPr>
            <w:noProof/>
            <w:webHidden/>
          </w:rPr>
          <w:fldChar w:fldCharType="separate"/>
        </w:r>
        <w:r w:rsidR="00167323">
          <w:rPr>
            <w:noProof/>
            <w:webHidden/>
          </w:rPr>
          <w:t>86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30" w:history="1">
        <w:r w:rsidR="00167323" w:rsidRPr="00BD37E9">
          <w:rPr>
            <w:rStyle w:val="Hyperlink"/>
            <w:noProof/>
          </w:rPr>
          <w:t>3.2.27</w:t>
        </w:r>
        <w:r w:rsidR="00167323">
          <w:rPr>
            <w:rFonts w:asciiTheme="minorHAnsi" w:eastAsiaTheme="minorEastAsia" w:hAnsiTheme="minorHAnsi" w:cstheme="minorBidi"/>
            <w:b w:val="0"/>
            <w:noProof/>
            <w:sz w:val="22"/>
            <w:szCs w:val="22"/>
          </w:rPr>
          <w:tab/>
        </w:r>
        <w:r w:rsidR="00167323" w:rsidRPr="00BD37E9">
          <w:rPr>
            <w:rStyle w:val="Hyperlink"/>
            <w:noProof/>
          </w:rPr>
          <w:t>BBVR – PID $1157 – Brake Booster Vacuum Pressure A/D</w:t>
        </w:r>
        <w:r w:rsidR="00167323">
          <w:rPr>
            <w:noProof/>
            <w:webHidden/>
          </w:rPr>
          <w:tab/>
        </w:r>
        <w:r>
          <w:rPr>
            <w:noProof/>
            <w:webHidden/>
          </w:rPr>
          <w:fldChar w:fldCharType="begin"/>
        </w:r>
        <w:r w:rsidR="00167323">
          <w:rPr>
            <w:noProof/>
            <w:webHidden/>
          </w:rPr>
          <w:instrText xml:space="preserve"> PAGEREF _Toc223512830 \h </w:instrText>
        </w:r>
        <w:r>
          <w:rPr>
            <w:noProof/>
            <w:webHidden/>
          </w:rPr>
        </w:r>
        <w:r>
          <w:rPr>
            <w:noProof/>
            <w:webHidden/>
          </w:rPr>
          <w:fldChar w:fldCharType="separate"/>
        </w:r>
        <w:r w:rsidR="00167323">
          <w:rPr>
            <w:noProof/>
            <w:webHidden/>
          </w:rPr>
          <w:t>86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31" w:history="1">
        <w:r w:rsidR="00167323" w:rsidRPr="00BD37E9">
          <w:rPr>
            <w:rStyle w:val="Hyperlink"/>
            <w:noProof/>
          </w:rPr>
          <w:t>3.2.28</w:t>
        </w:r>
        <w:r w:rsidR="00167323">
          <w:rPr>
            <w:rFonts w:asciiTheme="minorHAnsi" w:eastAsiaTheme="minorEastAsia" w:hAnsiTheme="minorHAnsi" w:cstheme="minorBidi"/>
            <w:b w:val="0"/>
            <w:noProof/>
            <w:sz w:val="22"/>
            <w:szCs w:val="22"/>
          </w:rPr>
          <w:tab/>
        </w:r>
        <w:r w:rsidR="00167323" w:rsidRPr="00BD37E9">
          <w:rPr>
            <w:rStyle w:val="Hyperlink"/>
            <w:noProof/>
          </w:rPr>
          <w:t>TCSR – PID $1158 – Requested Torque Input</w:t>
        </w:r>
        <w:r w:rsidR="00167323">
          <w:rPr>
            <w:noProof/>
            <w:webHidden/>
          </w:rPr>
          <w:tab/>
        </w:r>
        <w:r>
          <w:rPr>
            <w:noProof/>
            <w:webHidden/>
          </w:rPr>
          <w:fldChar w:fldCharType="begin"/>
        </w:r>
        <w:r w:rsidR="00167323">
          <w:rPr>
            <w:noProof/>
            <w:webHidden/>
          </w:rPr>
          <w:instrText xml:space="preserve"> PAGEREF _Toc223512831 \h </w:instrText>
        </w:r>
        <w:r>
          <w:rPr>
            <w:noProof/>
            <w:webHidden/>
          </w:rPr>
        </w:r>
        <w:r>
          <w:rPr>
            <w:noProof/>
            <w:webHidden/>
          </w:rPr>
          <w:fldChar w:fldCharType="separate"/>
        </w:r>
        <w:r w:rsidR="00167323">
          <w:rPr>
            <w:noProof/>
            <w:webHidden/>
          </w:rPr>
          <w:t>87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32" w:history="1">
        <w:r w:rsidR="00167323" w:rsidRPr="00BD37E9">
          <w:rPr>
            <w:rStyle w:val="Hyperlink"/>
            <w:noProof/>
          </w:rPr>
          <w:t>3.2.29</w:t>
        </w:r>
        <w:r w:rsidR="00167323">
          <w:rPr>
            <w:rFonts w:asciiTheme="minorHAnsi" w:eastAsiaTheme="minorEastAsia" w:hAnsiTheme="minorHAnsi" w:cstheme="minorBidi"/>
            <w:b w:val="0"/>
            <w:noProof/>
            <w:sz w:val="22"/>
            <w:szCs w:val="22"/>
          </w:rPr>
          <w:tab/>
        </w:r>
        <w:r w:rsidR="00167323" w:rsidRPr="00BD37E9">
          <w:rPr>
            <w:rStyle w:val="Hyperlink"/>
            <w:noProof/>
          </w:rPr>
          <w:t>EOPR – PID $115C – Engine Oil Pressure A/D</w:t>
        </w:r>
        <w:r w:rsidR="00167323">
          <w:rPr>
            <w:noProof/>
            <w:webHidden/>
          </w:rPr>
          <w:tab/>
        </w:r>
        <w:r>
          <w:rPr>
            <w:noProof/>
            <w:webHidden/>
          </w:rPr>
          <w:fldChar w:fldCharType="begin"/>
        </w:r>
        <w:r w:rsidR="00167323">
          <w:rPr>
            <w:noProof/>
            <w:webHidden/>
          </w:rPr>
          <w:instrText xml:space="preserve"> PAGEREF _Toc223512832 \h </w:instrText>
        </w:r>
        <w:r>
          <w:rPr>
            <w:noProof/>
            <w:webHidden/>
          </w:rPr>
        </w:r>
        <w:r>
          <w:rPr>
            <w:noProof/>
            <w:webHidden/>
          </w:rPr>
          <w:fldChar w:fldCharType="separate"/>
        </w:r>
        <w:r w:rsidR="00167323">
          <w:rPr>
            <w:noProof/>
            <w:webHidden/>
          </w:rPr>
          <w:t>87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33" w:history="1">
        <w:r w:rsidR="00167323" w:rsidRPr="00BD37E9">
          <w:rPr>
            <w:rStyle w:val="Hyperlink"/>
            <w:noProof/>
          </w:rPr>
          <w:t>3.2.30</w:t>
        </w:r>
        <w:r w:rsidR="00167323">
          <w:rPr>
            <w:rFonts w:asciiTheme="minorHAnsi" w:eastAsiaTheme="minorEastAsia" w:hAnsiTheme="minorHAnsi" w:cstheme="minorBidi"/>
            <w:b w:val="0"/>
            <w:noProof/>
            <w:sz w:val="22"/>
            <w:szCs w:val="22"/>
          </w:rPr>
          <w:tab/>
        </w:r>
        <w:r w:rsidR="00167323" w:rsidRPr="00BD37E9">
          <w:rPr>
            <w:rStyle w:val="Hyperlink"/>
            <w:noProof/>
          </w:rPr>
          <w:t>EPSR – PID $115D – Crank Position Sensor Pulse Counter</w:t>
        </w:r>
        <w:r w:rsidR="00167323">
          <w:rPr>
            <w:noProof/>
            <w:webHidden/>
          </w:rPr>
          <w:tab/>
        </w:r>
        <w:r>
          <w:rPr>
            <w:noProof/>
            <w:webHidden/>
          </w:rPr>
          <w:fldChar w:fldCharType="begin"/>
        </w:r>
        <w:r w:rsidR="00167323">
          <w:rPr>
            <w:noProof/>
            <w:webHidden/>
          </w:rPr>
          <w:instrText xml:space="preserve"> PAGEREF _Toc223512833 \h </w:instrText>
        </w:r>
        <w:r>
          <w:rPr>
            <w:noProof/>
            <w:webHidden/>
          </w:rPr>
        </w:r>
        <w:r>
          <w:rPr>
            <w:noProof/>
            <w:webHidden/>
          </w:rPr>
          <w:fldChar w:fldCharType="separate"/>
        </w:r>
        <w:r w:rsidR="00167323">
          <w:rPr>
            <w:noProof/>
            <w:webHidden/>
          </w:rPr>
          <w:t>87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34" w:history="1">
        <w:r w:rsidR="00167323" w:rsidRPr="00BD37E9">
          <w:rPr>
            <w:rStyle w:val="Hyperlink"/>
            <w:noProof/>
          </w:rPr>
          <w:t>3.2.31</w:t>
        </w:r>
        <w:r w:rsidR="00167323">
          <w:rPr>
            <w:rFonts w:asciiTheme="minorHAnsi" w:eastAsiaTheme="minorEastAsia" w:hAnsiTheme="minorHAnsi" w:cstheme="minorBidi"/>
            <w:b w:val="0"/>
            <w:noProof/>
            <w:sz w:val="22"/>
            <w:szCs w:val="22"/>
          </w:rPr>
          <w:tab/>
        </w:r>
        <w:r w:rsidR="00167323" w:rsidRPr="00BD37E9">
          <w:rPr>
            <w:rStyle w:val="Hyperlink"/>
            <w:noProof/>
          </w:rPr>
          <w:t>EPSR – PID $115E – Primary Cam Position Sensor Pulse Counter</w:t>
        </w:r>
        <w:r w:rsidR="00167323">
          <w:rPr>
            <w:noProof/>
            <w:webHidden/>
          </w:rPr>
          <w:tab/>
        </w:r>
        <w:r>
          <w:rPr>
            <w:noProof/>
            <w:webHidden/>
          </w:rPr>
          <w:fldChar w:fldCharType="begin"/>
        </w:r>
        <w:r w:rsidR="00167323">
          <w:rPr>
            <w:noProof/>
            <w:webHidden/>
          </w:rPr>
          <w:instrText xml:space="preserve"> PAGEREF _Toc223512834 \h </w:instrText>
        </w:r>
        <w:r>
          <w:rPr>
            <w:noProof/>
            <w:webHidden/>
          </w:rPr>
        </w:r>
        <w:r>
          <w:rPr>
            <w:noProof/>
            <w:webHidden/>
          </w:rPr>
          <w:fldChar w:fldCharType="separate"/>
        </w:r>
        <w:r w:rsidR="00167323">
          <w:rPr>
            <w:noProof/>
            <w:webHidden/>
          </w:rPr>
          <w:t>87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35" w:history="1">
        <w:r w:rsidR="00167323" w:rsidRPr="00BD37E9">
          <w:rPr>
            <w:rStyle w:val="Hyperlink"/>
            <w:noProof/>
          </w:rPr>
          <w:t>3.2.32</w:t>
        </w:r>
        <w:r w:rsidR="00167323">
          <w:rPr>
            <w:rFonts w:asciiTheme="minorHAnsi" w:eastAsiaTheme="minorEastAsia" w:hAnsiTheme="minorHAnsi" w:cstheme="minorBidi"/>
            <w:b w:val="0"/>
            <w:noProof/>
            <w:sz w:val="22"/>
            <w:szCs w:val="22"/>
          </w:rPr>
          <w:tab/>
        </w:r>
        <w:r w:rsidR="00167323" w:rsidRPr="00BD37E9">
          <w:rPr>
            <w:rStyle w:val="Hyperlink"/>
            <w:noProof/>
          </w:rPr>
          <w:t>EPSR – PID $115F – Crankshaft Resynchronization Counter</w:t>
        </w:r>
        <w:r w:rsidR="00167323">
          <w:rPr>
            <w:noProof/>
            <w:webHidden/>
          </w:rPr>
          <w:tab/>
        </w:r>
        <w:r>
          <w:rPr>
            <w:noProof/>
            <w:webHidden/>
          </w:rPr>
          <w:fldChar w:fldCharType="begin"/>
        </w:r>
        <w:r w:rsidR="00167323">
          <w:rPr>
            <w:noProof/>
            <w:webHidden/>
          </w:rPr>
          <w:instrText xml:space="preserve"> PAGEREF _Toc223512835 \h </w:instrText>
        </w:r>
        <w:r>
          <w:rPr>
            <w:noProof/>
            <w:webHidden/>
          </w:rPr>
        </w:r>
        <w:r>
          <w:rPr>
            <w:noProof/>
            <w:webHidden/>
          </w:rPr>
          <w:fldChar w:fldCharType="separate"/>
        </w:r>
        <w:r w:rsidR="00167323">
          <w:rPr>
            <w:noProof/>
            <w:webHidden/>
          </w:rPr>
          <w:t>87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36" w:history="1">
        <w:r w:rsidR="00167323" w:rsidRPr="00BD37E9">
          <w:rPr>
            <w:rStyle w:val="Hyperlink"/>
            <w:noProof/>
          </w:rPr>
          <w:t>3.2.33</w:t>
        </w:r>
        <w:r w:rsidR="00167323">
          <w:rPr>
            <w:rFonts w:asciiTheme="minorHAnsi" w:eastAsiaTheme="minorEastAsia" w:hAnsiTheme="minorHAnsi" w:cstheme="minorBidi"/>
            <w:b w:val="0"/>
            <w:noProof/>
            <w:sz w:val="22"/>
            <w:szCs w:val="22"/>
          </w:rPr>
          <w:tab/>
        </w:r>
        <w:r w:rsidR="00167323" w:rsidRPr="00BD37E9">
          <w:rPr>
            <w:rStyle w:val="Hyperlink"/>
            <w:noProof/>
          </w:rPr>
          <w:t>ECTR – PID $116F – Power-Up Engine Coolant Temperature</w:t>
        </w:r>
        <w:r w:rsidR="00167323">
          <w:rPr>
            <w:noProof/>
            <w:webHidden/>
          </w:rPr>
          <w:tab/>
        </w:r>
        <w:r>
          <w:rPr>
            <w:noProof/>
            <w:webHidden/>
          </w:rPr>
          <w:fldChar w:fldCharType="begin"/>
        </w:r>
        <w:r w:rsidR="00167323">
          <w:rPr>
            <w:noProof/>
            <w:webHidden/>
          </w:rPr>
          <w:instrText xml:space="preserve"> PAGEREF _Toc223512836 \h </w:instrText>
        </w:r>
        <w:r>
          <w:rPr>
            <w:noProof/>
            <w:webHidden/>
          </w:rPr>
        </w:r>
        <w:r>
          <w:rPr>
            <w:noProof/>
            <w:webHidden/>
          </w:rPr>
          <w:fldChar w:fldCharType="separate"/>
        </w:r>
        <w:r w:rsidR="00167323">
          <w:rPr>
            <w:noProof/>
            <w:webHidden/>
          </w:rPr>
          <w:t>88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37" w:history="1">
        <w:r w:rsidR="00167323" w:rsidRPr="00BD37E9">
          <w:rPr>
            <w:rStyle w:val="Hyperlink"/>
            <w:noProof/>
          </w:rPr>
          <w:t>3.2.34</w:t>
        </w:r>
        <w:r w:rsidR="00167323">
          <w:rPr>
            <w:rFonts w:asciiTheme="minorHAnsi" w:eastAsiaTheme="minorEastAsia" w:hAnsiTheme="minorHAnsi" w:cstheme="minorBidi"/>
            <w:b w:val="0"/>
            <w:noProof/>
            <w:sz w:val="22"/>
            <w:szCs w:val="22"/>
          </w:rPr>
          <w:tab/>
        </w:r>
        <w:r w:rsidR="00167323" w:rsidRPr="00BD37E9">
          <w:rPr>
            <w:rStyle w:val="Hyperlink"/>
            <w:noProof/>
          </w:rPr>
          <w:t>EGRR – PID $1171 – Exhaust Gas Recirculation Duty Cycle</w:t>
        </w:r>
        <w:r w:rsidR="00167323">
          <w:rPr>
            <w:noProof/>
            <w:webHidden/>
          </w:rPr>
          <w:tab/>
        </w:r>
        <w:r>
          <w:rPr>
            <w:noProof/>
            <w:webHidden/>
          </w:rPr>
          <w:fldChar w:fldCharType="begin"/>
        </w:r>
        <w:r w:rsidR="00167323">
          <w:rPr>
            <w:noProof/>
            <w:webHidden/>
          </w:rPr>
          <w:instrText xml:space="preserve"> PAGEREF _Toc223512837 \h </w:instrText>
        </w:r>
        <w:r>
          <w:rPr>
            <w:noProof/>
            <w:webHidden/>
          </w:rPr>
        </w:r>
        <w:r>
          <w:rPr>
            <w:noProof/>
            <w:webHidden/>
          </w:rPr>
          <w:fldChar w:fldCharType="separate"/>
        </w:r>
        <w:r w:rsidR="00167323">
          <w:rPr>
            <w:noProof/>
            <w:webHidden/>
          </w:rPr>
          <w:t>88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38" w:history="1">
        <w:r w:rsidR="00167323" w:rsidRPr="00BD37E9">
          <w:rPr>
            <w:rStyle w:val="Hyperlink"/>
            <w:noProof/>
          </w:rPr>
          <w:t>3.2.35</w:t>
        </w:r>
        <w:r w:rsidR="00167323">
          <w:rPr>
            <w:rFonts w:asciiTheme="minorHAnsi" w:eastAsiaTheme="minorEastAsia" w:hAnsiTheme="minorHAnsi" w:cstheme="minorBidi"/>
            <w:b w:val="0"/>
            <w:noProof/>
            <w:sz w:val="22"/>
            <w:szCs w:val="22"/>
          </w:rPr>
          <w:tab/>
        </w:r>
        <w:r w:rsidR="00167323" w:rsidRPr="00BD37E9">
          <w:rPr>
            <w:rStyle w:val="Hyperlink"/>
            <w:noProof/>
          </w:rPr>
          <w:t>TCSR – PID $1175 – Delivered Torque Output</w:t>
        </w:r>
        <w:r w:rsidR="00167323">
          <w:rPr>
            <w:noProof/>
            <w:webHidden/>
          </w:rPr>
          <w:tab/>
        </w:r>
        <w:r>
          <w:rPr>
            <w:noProof/>
            <w:webHidden/>
          </w:rPr>
          <w:fldChar w:fldCharType="begin"/>
        </w:r>
        <w:r w:rsidR="00167323">
          <w:rPr>
            <w:noProof/>
            <w:webHidden/>
          </w:rPr>
          <w:instrText xml:space="preserve"> PAGEREF _Toc223512838 \h </w:instrText>
        </w:r>
        <w:r>
          <w:rPr>
            <w:noProof/>
            <w:webHidden/>
          </w:rPr>
        </w:r>
        <w:r>
          <w:rPr>
            <w:noProof/>
            <w:webHidden/>
          </w:rPr>
          <w:fldChar w:fldCharType="separate"/>
        </w:r>
        <w:r w:rsidR="00167323">
          <w:rPr>
            <w:noProof/>
            <w:webHidden/>
          </w:rPr>
          <w:t>88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39" w:history="1">
        <w:r w:rsidR="00167323" w:rsidRPr="00BD37E9">
          <w:rPr>
            <w:rStyle w:val="Hyperlink"/>
            <w:noProof/>
          </w:rPr>
          <w:t>3.2.36</w:t>
        </w:r>
        <w:r w:rsidR="00167323">
          <w:rPr>
            <w:rFonts w:asciiTheme="minorHAnsi" w:eastAsiaTheme="minorEastAsia" w:hAnsiTheme="minorHAnsi" w:cstheme="minorBidi"/>
            <w:b w:val="0"/>
            <w:noProof/>
            <w:sz w:val="22"/>
            <w:szCs w:val="22"/>
          </w:rPr>
          <w:tab/>
        </w:r>
        <w:r w:rsidR="00167323" w:rsidRPr="00BD37E9">
          <w:rPr>
            <w:rStyle w:val="Hyperlink"/>
            <w:noProof/>
          </w:rPr>
          <w:t>FPMR – PID $1178 – Fuel Pump Duty Cycle</w:t>
        </w:r>
        <w:r w:rsidR="00167323">
          <w:rPr>
            <w:noProof/>
            <w:webHidden/>
          </w:rPr>
          <w:tab/>
        </w:r>
        <w:r>
          <w:rPr>
            <w:noProof/>
            <w:webHidden/>
          </w:rPr>
          <w:fldChar w:fldCharType="begin"/>
        </w:r>
        <w:r w:rsidR="00167323">
          <w:rPr>
            <w:noProof/>
            <w:webHidden/>
          </w:rPr>
          <w:instrText xml:space="preserve"> PAGEREF _Toc223512839 \h </w:instrText>
        </w:r>
        <w:r>
          <w:rPr>
            <w:noProof/>
            <w:webHidden/>
          </w:rPr>
        </w:r>
        <w:r>
          <w:rPr>
            <w:noProof/>
            <w:webHidden/>
          </w:rPr>
          <w:fldChar w:fldCharType="separate"/>
        </w:r>
        <w:r w:rsidR="00167323">
          <w:rPr>
            <w:noProof/>
            <w:webHidden/>
          </w:rPr>
          <w:t>88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40" w:history="1">
        <w:r w:rsidR="00167323" w:rsidRPr="00BD37E9">
          <w:rPr>
            <w:rStyle w:val="Hyperlink"/>
            <w:noProof/>
          </w:rPr>
          <w:t>3.2.37</w:t>
        </w:r>
        <w:r w:rsidR="00167323">
          <w:rPr>
            <w:rFonts w:asciiTheme="minorHAnsi" w:eastAsiaTheme="minorEastAsia" w:hAnsiTheme="minorHAnsi" w:cstheme="minorBidi"/>
            <w:b w:val="0"/>
            <w:noProof/>
            <w:sz w:val="22"/>
            <w:szCs w:val="22"/>
          </w:rPr>
          <w:tab/>
        </w:r>
        <w:r w:rsidR="00167323" w:rsidRPr="00BD37E9">
          <w:rPr>
            <w:rStyle w:val="Hyperlink"/>
            <w:noProof/>
          </w:rPr>
          <w:t>MSFR – PID $1186 – Misfire Catalyst Pass History Counter</w:t>
        </w:r>
        <w:r w:rsidR="00167323">
          <w:rPr>
            <w:noProof/>
            <w:webHidden/>
          </w:rPr>
          <w:tab/>
        </w:r>
        <w:r>
          <w:rPr>
            <w:noProof/>
            <w:webHidden/>
          </w:rPr>
          <w:fldChar w:fldCharType="begin"/>
        </w:r>
        <w:r w:rsidR="00167323">
          <w:rPr>
            <w:noProof/>
            <w:webHidden/>
          </w:rPr>
          <w:instrText xml:space="preserve"> PAGEREF _Toc223512840 \h </w:instrText>
        </w:r>
        <w:r>
          <w:rPr>
            <w:noProof/>
            <w:webHidden/>
          </w:rPr>
        </w:r>
        <w:r>
          <w:rPr>
            <w:noProof/>
            <w:webHidden/>
          </w:rPr>
          <w:fldChar w:fldCharType="separate"/>
        </w:r>
        <w:r w:rsidR="00167323">
          <w:rPr>
            <w:noProof/>
            <w:webHidden/>
          </w:rPr>
          <w:t>88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41" w:history="1">
        <w:r w:rsidR="00167323" w:rsidRPr="00BD37E9">
          <w:rPr>
            <w:rStyle w:val="Hyperlink"/>
            <w:noProof/>
          </w:rPr>
          <w:t>3.2.38</w:t>
        </w:r>
        <w:r w:rsidR="00167323">
          <w:rPr>
            <w:rFonts w:asciiTheme="minorHAnsi" w:eastAsiaTheme="minorEastAsia" w:hAnsiTheme="minorHAnsi" w:cstheme="minorBidi"/>
            <w:b w:val="0"/>
            <w:noProof/>
            <w:sz w:val="22"/>
            <w:szCs w:val="22"/>
          </w:rPr>
          <w:tab/>
        </w:r>
        <w:r w:rsidR="00167323" w:rsidRPr="00BD37E9">
          <w:rPr>
            <w:rStyle w:val="Hyperlink"/>
            <w:noProof/>
          </w:rPr>
          <w:t>MSFR – PID $1187 – Misfire Catalyst Fail History Counter</w:t>
        </w:r>
        <w:r w:rsidR="00167323">
          <w:rPr>
            <w:noProof/>
            <w:webHidden/>
          </w:rPr>
          <w:tab/>
        </w:r>
        <w:r>
          <w:rPr>
            <w:noProof/>
            <w:webHidden/>
          </w:rPr>
          <w:fldChar w:fldCharType="begin"/>
        </w:r>
        <w:r w:rsidR="00167323">
          <w:rPr>
            <w:noProof/>
            <w:webHidden/>
          </w:rPr>
          <w:instrText xml:space="preserve"> PAGEREF _Toc223512841 \h </w:instrText>
        </w:r>
        <w:r>
          <w:rPr>
            <w:noProof/>
            <w:webHidden/>
          </w:rPr>
        </w:r>
        <w:r>
          <w:rPr>
            <w:noProof/>
            <w:webHidden/>
          </w:rPr>
          <w:fldChar w:fldCharType="separate"/>
        </w:r>
        <w:r w:rsidR="00167323">
          <w:rPr>
            <w:noProof/>
            <w:webHidden/>
          </w:rPr>
          <w:t>89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42" w:history="1">
        <w:r w:rsidR="00167323" w:rsidRPr="00BD37E9">
          <w:rPr>
            <w:rStyle w:val="Hyperlink"/>
            <w:noProof/>
          </w:rPr>
          <w:t>3.2.39</w:t>
        </w:r>
        <w:r w:rsidR="00167323">
          <w:rPr>
            <w:rFonts w:asciiTheme="minorHAnsi" w:eastAsiaTheme="minorEastAsia" w:hAnsiTheme="minorHAnsi" w:cstheme="minorBidi"/>
            <w:b w:val="0"/>
            <w:noProof/>
            <w:sz w:val="22"/>
            <w:szCs w:val="22"/>
          </w:rPr>
          <w:tab/>
        </w:r>
        <w:r w:rsidR="00167323" w:rsidRPr="00BD37E9">
          <w:rPr>
            <w:rStyle w:val="Hyperlink"/>
            <w:noProof/>
          </w:rPr>
          <w:t>MAFR – PID $1188 – Engine Load</w:t>
        </w:r>
        <w:r w:rsidR="00167323">
          <w:rPr>
            <w:noProof/>
            <w:webHidden/>
          </w:rPr>
          <w:tab/>
        </w:r>
        <w:r>
          <w:rPr>
            <w:noProof/>
            <w:webHidden/>
          </w:rPr>
          <w:fldChar w:fldCharType="begin"/>
        </w:r>
        <w:r w:rsidR="00167323">
          <w:rPr>
            <w:noProof/>
            <w:webHidden/>
          </w:rPr>
          <w:instrText xml:space="preserve"> PAGEREF _Toc223512842 \h </w:instrText>
        </w:r>
        <w:r>
          <w:rPr>
            <w:noProof/>
            <w:webHidden/>
          </w:rPr>
        </w:r>
        <w:r>
          <w:rPr>
            <w:noProof/>
            <w:webHidden/>
          </w:rPr>
          <w:fldChar w:fldCharType="separate"/>
        </w:r>
        <w:r w:rsidR="00167323">
          <w:rPr>
            <w:noProof/>
            <w:webHidden/>
          </w:rPr>
          <w:t>89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43" w:history="1">
        <w:r w:rsidR="00167323" w:rsidRPr="00BD37E9">
          <w:rPr>
            <w:rStyle w:val="Hyperlink"/>
            <w:noProof/>
          </w:rPr>
          <w:t>3.2.40</w:t>
        </w:r>
        <w:r w:rsidR="00167323">
          <w:rPr>
            <w:rFonts w:asciiTheme="minorHAnsi" w:eastAsiaTheme="minorEastAsia" w:hAnsiTheme="minorHAnsi" w:cstheme="minorBidi"/>
            <w:b w:val="0"/>
            <w:noProof/>
            <w:sz w:val="22"/>
            <w:szCs w:val="22"/>
          </w:rPr>
          <w:tab/>
        </w:r>
        <w:r w:rsidR="00167323" w:rsidRPr="00BD37E9">
          <w:rPr>
            <w:rStyle w:val="Hyperlink"/>
            <w:noProof/>
          </w:rPr>
          <w:t>MSFR – PID $1189 – Misfire Failure Status</w:t>
        </w:r>
        <w:r w:rsidR="00167323">
          <w:rPr>
            <w:noProof/>
            <w:webHidden/>
          </w:rPr>
          <w:tab/>
        </w:r>
        <w:r>
          <w:rPr>
            <w:noProof/>
            <w:webHidden/>
          </w:rPr>
          <w:fldChar w:fldCharType="begin"/>
        </w:r>
        <w:r w:rsidR="00167323">
          <w:rPr>
            <w:noProof/>
            <w:webHidden/>
          </w:rPr>
          <w:instrText xml:space="preserve"> PAGEREF _Toc223512843 \h </w:instrText>
        </w:r>
        <w:r>
          <w:rPr>
            <w:noProof/>
            <w:webHidden/>
          </w:rPr>
        </w:r>
        <w:r>
          <w:rPr>
            <w:noProof/>
            <w:webHidden/>
          </w:rPr>
          <w:fldChar w:fldCharType="separate"/>
        </w:r>
        <w:r w:rsidR="00167323">
          <w:rPr>
            <w:noProof/>
            <w:webHidden/>
          </w:rPr>
          <w:t>89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44" w:history="1">
        <w:r w:rsidR="00167323" w:rsidRPr="00BD37E9">
          <w:rPr>
            <w:rStyle w:val="Hyperlink"/>
            <w:noProof/>
          </w:rPr>
          <w:t>3.2.41</w:t>
        </w:r>
        <w:r w:rsidR="00167323">
          <w:rPr>
            <w:rFonts w:asciiTheme="minorHAnsi" w:eastAsiaTheme="minorEastAsia" w:hAnsiTheme="minorHAnsi" w:cstheme="minorBidi"/>
            <w:b w:val="0"/>
            <w:noProof/>
            <w:sz w:val="22"/>
            <w:szCs w:val="22"/>
          </w:rPr>
          <w:tab/>
        </w:r>
        <w:r w:rsidR="00167323" w:rsidRPr="00BD37E9">
          <w:rPr>
            <w:rStyle w:val="Hyperlink"/>
            <w:noProof/>
          </w:rPr>
          <w:t>MSFR – PID $118A – Misfire Catalyst Exceedences Counter</w:t>
        </w:r>
        <w:r w:rsidR="00167323">
          <w:rPr>
            <w:noProof/>
            <w:webHidden/>
          </w:rPr>
          <w:tab/>
        </w:r>
        <w:r>
          <w:rPr>
            <w:noProof/>
            <w:webHidden/>
          </w:rPr>
          <w:fldChar w:fldCharType="begin"/>
        </w:r>
        <w:r w:rsidR="00167323">
          <w:rPr>
            <w:noProof/>
            <w:webHidden/>
          </w:rPr>
          <w:instrText xml:space="preserve"> PAGEREF _Toc223512844 \h </w:instrText>
        </w:r>
        <w:r>
          <w:rPr>
            <w:noProof/>
            <w:webHidden/>
          </w:rPr>
        </w:r>
        <w:r>
          <w:rPr>
            <w:noProof/>
            <w:webHidden/>
          </w:rPr>
          <w:fldChar w:fldCharType="separate"/>
        </w:r>
        <w:r w:rsidR="00167323">
          <w:rPr>
            <w:noProof/>
            <w:webHidden/>
          </w:rPr>
          <w:t>89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45" w:history="1">
        <w:r w:rsidR="00167323" w:rsidRPr="00BD37E9">
          <w:rPr>
            <w:rStyle w:val="Hyperlink"/>
            <w:noProof/>
          </w:rPr>
          <w:t>3.2.42</w:t>
        </w:r>
        <w:r w:rsidR="00167323">
          <w:rPr>
            <w:rFonts w:asciiTheme="minorHAnsi" w:eastAsiaTheme="minorEastAsia" w:hAnsiTheme="minorHAnsi" w:cstheme="minorBidi"/>
            <w:b w:val="0"/>
            <w:noProof/>
            <w:sz w:val="22"/>
            <w:szCs w:val="22"/>
          </w:rPr>
          <w:tab/>
        </w:r>
        <w:r w:rsidR="00167323" w:rsidRPr="00BD37E9">
          <w:rPr>
            <w:rStyle w:val="Hyperlink"/>
            <w:noProof/>
          </w:rPr>
          <w:t>MSFR – PID $118B – Misfire Emission Exceedences Counter</w:t>
        </w:r>
        <w:r w:rsidR="00167323">
          <w:rPr>
            <w:noProof/>
            <w:webHidden/>
          </w:rPr>
          <w:tab/>
        </w:r>
        <w:r>
          <w:rPr>
            <w:noProof/>
            <w:webHidden/>
          </w:rPr>
          <w:fldChar w:fldCharType="begin"/>
        </w:r>
        <w:r w:rsidR="00167323">
          <w:rPr>
            <w:noProof/>
            <w:webHidden/>
          </w:rPr>
          <w:instrText xml:space="preserve"> PAGEREF _Toc223512845 \h </w:instrText>
        </w:r>
        <w:r>
          <w:rPr>
            <w:noProof/>
            <w:webHidden/>
          </w:rPr>
        </w:r>
        <w:r>
          <w:rPr>
            <w:noProof/>
            <w:webHidden/>
          </w:rPr>
          <w:fldChar w:fldCharType="separate"/>
        </w:r>
        <w:r w:rsidR="00167323">
          <w:rPr>
            <w:noProof/>
            <w:webHidden/>
          </w:rPr>
          <w:t>90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46" w:history="1">
        <w:r w:rsidR="00167323" w:rsidRPr="00BD37E9">
          <w:rPr>
            <w:rStyle w:val="Hyperlink"/>
            <w:noProof/>
          </w:rPr>
          <w:t>3.2.43</w:t>
        </w:r>
        <w:r w:rsidR="00167323">
          <w:rPr>
            <w:rFonts w:asciiTheme="minorHAnsi" w:eastAsiaTheme="minorEastAsia" w:hAnsiTheme="minorHAnsi" w:cstheme="minorBidi"/>
            <w:b w:val="0"/>
            <w:noProof/>
            <w:sz w:val="22"/>
            <w:szCs w:val="22"/>
          </w:rPr>
          <w:tab/>
        </w:r>
        <w:r w:rsidR="00167323" w:rsidRPr="00BD37E9">
          <w:rPr>
            <w:rStyle w:val="Hyperlink"/>
            <w:noProof/>
          </w:rPr>
          <w:t>MSFR – PID $118C – Maximum Misfire Catalyst Exceedences Count</w:t>
        </w:r>
        <w:r w:rsidR="00167323">
          <w:rPr>
            <w:noProof/>
            <w:webHidden/>
          </w:rPr>
          <w:tab/>
        </w:r>
        <w:r>
          <w:rPr>
            <w:noProof/>
            <w:webHidden/>
          </w:rPr>
          <w:fldChar w:fldCharType="begin"/>
        </w:r>
        <w:r w:rsidR="00167323">
          <w:rPr>
            <w:noProof/>
            <w:webHidden/>
          </w:rPr>
          <w:instrText xml:space="preserve"> PAGEREF _Toc223512846 \h </w:instrText>
        </w:r>
        <w:r>
          <w:rPr>
            <w:noProof/>
            <w:webHidden/>
          </w:rPr>
        </w:r>
        <w:r>
          <w:rPr>
            <w:noProof/>
            <w:webHidden/>
          </w:rPr>
          <w:fldChar w:fldCharType="separate"/>
        </w:r>
        <w:r w:rsidR="00167323">
          <w:rPr>
            <w:noProof/>
            <w:webHidden/>
          </w:rPr>
          <w:t>90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47" w:history="1">
        <w:r w:rsidR="00167323" w:rsidRPr="00BD37E9">
          <w:rPr>
            <w:rStyle w:val="Hyperlink"/>
            <w:noProof/>
          </w:rPr>
          <w:t>3.2.44</w:t>
        </w:r>
        <w:r w:rsidR="00167323">
          <w:rPr>
            <w:rFonts w:asciiTheme="minorHAnsi" w:eastAsiaTheme="minorEastAsia" w:hAnsiTheme="minorHAnsi" w:cstheme="minorBidi"/>
            <w:b w:val="0"/>
            <w:noProof/>
            <w:sz w:val="22"/>
            <w:szCs w:val="22"/>
          </w:rPr>
          <w:tab/>
        </w:r>
        <w:r w:rsidR="00167323" w:rsidRPr="00BD37E9">
          <w:rPr>
            <w:rStyle w:val="Hyperlink"/>
            <w:noProof/>
          </w:rPr>
          <w:t>MSFR – PID $118D – Maximum Misfire Emission Exceedences Count</w:t>
        </w:r>
        <w:r w:rsidR="00167323">
          <w:rPr>
            <w:noProof/>
            <w:webHidden/>
          </w:rPr>
          <w:tab/>
        </w:r>
        <w:r>
          <w:rPr>
            <w:noProof/>
            <w:webHidden/>
          </w:rPr>
          <w:fldChar w:fldCharType="begin"/>
        </w:r>
        <w:r w:rsidR="00167323">
          <w:rPr>
            <w:noProof/>
            <w:webHidden/>
          </w:rPr>
          <w:instrText xml:space="preserve"> PAGEREF _Toc223512847 \h </w:instrText>
        </w:r>
        <w:r>
          <w:rPr>
            <w:noProof/>
            <w:webHidden/>
          </w:rPr>
        </w:r>
        <w:r>
          <w:rPr>
            <w:noProof/>
            <w:webHidden/>
          </w:rPr>
          <w:fldChar w:fldCharType="separate"/>
        </w:r>
        <w:r w:rsidR="00167323">
          <w:rPr>
            <w:noProof/>
            <w:webHidden/>
          </w:rPr>
          <w:t>90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48" w:history="1">
        <w:r w:rsidR="00167323" w:rsidRPr="00BD37E9">
          <w:rPr>
            <w:rStyle w:val="Hyperlink"/>
            <w:noProof/>
          </w:rPr>
          <w:t>3.2.45</w:t>
        </w:r>
        <w:r w:rsidR="00167323">
          <w:rPr>
            <w:rFonts w:asciiTheme="minorHAnsi" w:eastAsiaTheme="minorEastAsia" w:hAnsiTheme="minorHAnsi" w:cstheme="minorBidi"/>
            <w:b w:val="0"/>
            <w:noProof/>
            <w:sz w:val="22"/>
            <w:szCs w:val="22"/>
          </w:rPr>
          <w:tab/>
        </w:r>
        <w:r w:rsidR="00167323" w:rsidRPr="00BD37E9">
          <w:rPr>
            <w:rStyle w:val="Hyperlink"/>
            <w:noProof/>
          </w:rPr>
          <w:t>FADR – PID $1190 – Long Term Fuel Correction Index</w:t>
        </w:r>
        <w:r w:rsidR="00167323">
          <w:rPr>
            <w:noProof/>
            <w:webHidden/>
          </w:rPr>
          <w:tab/>
        </w:r>
        <w:r>
          <w:rPr>
            <w:noProof/>
            <w:webHidden/>
          </w:rPr>
          <w:fldChar w:fldCharType="begin"/>
        </w:r>
        <w:r w:rsidR="00167323">
          <w:rPr>
            <w:noProof/>
            <w:webHidden/>
          </w:rPr>
          <w:instrText xml:space="preserve"> PAGEREF _Toc223512848 \h </w:instrText>
        </w:r>
        <w:r>
          <w:rPr>
            <w:noProof/>
            <w:webHidden/>
          </w:rPr>
        </w:r>
        <w:r>
          <w:rPr>
            <w:noProof/>
            <w:webHidden/>
          </w:rPr>
          <w:fldChar w:fldCharType="separate"/>
        </w:r>
        <w:r w:rsidR="00167323">
          <w:rPr>
            <w:noProof/>
            <w:webHidden/>
          </w:rPr>
          <w:t>90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49" w:history="1">
        <w:r w:rsidR="00167323" w:rsidRPr="00BD37E9">
          <w:rPr>
            <w:rStyle w:val="Hyperlink"/>
            <w:noProof/>
          </w:rPr>
          <w:t>3.2.46</w:t>
        </w:r>
        <w:r w:rsidR="00167323">
          <w:rPr>
            <w:rFonts w:asciiTheme="minorHAnsi" w:eastAsiaTheme="minorEastAsia" w:hAnsiTheme="minorHAnsi" w:cstheme="minorBidi"/>
            <w:b w:val="0"/>
            <w:noProof/>
            <w:sz w:val="22"/>
            <w:szCs w:val="22"/>
          </w:rPr>
          <w:tab/>
        </w:r>
        <w:r w:rsidR="00167323" w:rsidRPr="00BD37E9">
          <w:rPr>
            <w:rStyle w:val="Hyperlink"/>
            <w:noProof/>
          </w:rPr>
          <w:t>TRQR – PID $119C – Torque Management Spark Retard</w:t>
        </w:r>
        <w:r w:rsidR="00167323">
          <w:rPr>
            <w:noProof/>
            <w:webHidden/>
          </w:rPr>
          <w:tab/>
        </w:r>
        <w:r>
          <w:rPr>
            <w:noProof/>
            <w:webHidden/>
          </w:rPr>
          <w:fldChar w:fldCharType="begin"/>
        </w:r>
        <w:r w:rsidR="00167323">
          <w:rPr>
            <w:noProof/>
            <w:webHidden/>
          </w:rPr>
          <w:instrText xml:space="preserve"> PAGEREF _Toc223512849 \h </w:instrText>
        </w:r>
        <w:r>
          <w:rPr>
            <w:noProof/>
            <w:webHidden/>
          </w:rPr>
        </w:r>
        <w:r>
          <w:rPr>
            <w:noProof/>
            <w:webHidden/>
          </w:rPr>
          <w:fldChar w:fldCharType="separate"/>
        </w:r>
        <w:r w:rsidR="00167323">
          <w:rPr>
            <w:noProof/>
            <w:webHidden/>
          </w:rPr>
          <w:t>90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50" w:history="1">
        <w:r w:rsidR="00167323" w:rsidRPr="00BD37E9">
          <w:rPr>
            <w:rStyle w:val="Hyperlink"/>
            <w:noProof/>
          </w:rPr>
          <w:t>3.2.47</w:t>
        </w:r>
        <w:r w:rsidR="00167323">
          <w:rPr>
            <w:rFonts w:asciiTheme="minorHAnsi" w:eastAsiaTheme="minorEastAsia" w:hAnsiTheme="minorHAnsi" w:cstheme="minorBidi"/>
            <w:b w:val="0"/>
            <w:noProof/>
            <w:sz w:val="22"/>
            <w:szCs w:val="22"/>
          </w:rPr>
          <w:tab/>
        </w:r>
        <w:r w:rsidR="00167323" w:rsidRPr="00BD37E9">
          <w:rPr>
            <w:rStyle w:val="Hyperlink"/>
            <w:noProof/>
          </w:rPr>
          <w:t>EPSR – PID $11A1 – Engine Run Time</w:t>
        </w:r>
        <w:r w:rsidR="00167323">
          <w:rPr>
            <w:noProof/>
            <w:webHidden/>
          </w:rPr>
          <w:tab/>
        </w:r>
        <w:r>
          <w:rPr>
            <w:noProof/>
            <w:webHidden/>
          </w:rPr>
          <w:fldChar w:fldCharType="begin"/>
        </w:r>
        <w:r w:rsidR="00167323">
          <w:rPr>
            <w:noProof/>
            <w:webHidden/>
          </w:rPr>
          <w:instrText xml:space="preserve"> PAGEREF _Toc223512850 \h </w:instrText>
        </w:r>
        <w:r>
          <w:rPr>
            <w:noProof/>
            <w:webHidden/>
          </w:rPr>
        </w:r>
        <w:r>
          <w:rPr>
            <w:noProof/>
            <w:webHidden/>
          </w:rPr>
          <w:fldChar w:fldCharType="separate"/>
        </w:r>
        <w:r w:rsidR="00167323">
          <w:rPr>
            <w:noProof/>
            <w:webHidden/>
          </w:rPr>
          <w:t>91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51" w:history="1">
        <w:r w:rsidR="00167323" w:rsidRPr="00BD37E9">
          <w:rPr>
            <w:rStyle w:val="Hyperlink"/>
            <w:noProof/>
          </w:rPr>
          <w:t>3.2.48</w:t>
        </w:r>
        <w:r w:rsidR="00167323">
          <w:rPr>
            <w:rFonts w:asciiTheme="minorHAnsi" w:eastAsiaTheme="minorEastAsia" w:hAnsiTheme="minorHAnsi" w:cstheme="minorBidi"/>
            <w:b w:val="0"/>
            <w:noProof/>
            <w:sz w:val="22"/>
            <w:szCs w:val="22"/>
          </w:rPr>
          <w:tab/>
        </w:r>
        <w:r w:rsidR="00167323" w:rsidRPr="00BD37E9">
          <w:rPr>
            <w:rStyle w:val="Hyperlink"/>
            <w:noProof/>
          </w:rPr>
          <w:t>KNKR – PID $11A6 – Maximum Knock Fast Spark Retard</w:t>
        </w:r>
        <w:r w:rsidR="00167323">
          <w:rPr>
            <w:noProof/>
            <w:webHidden/>
          </w:rPr>
          <w:tab/>
        </w:r>
        <w:r>
          <w:rPr>
            <w:noProof/>
            <w:webHidden/>
          </w:rPr>
          <w:fldChar w:fldCharType="begin"/>
        </w:r>
        <w:r w:rsidR="00167323">
          <w:rPr>
            <w:noProof/>
            <w:webHidden/>
          </w:rPr>
          <w:instrText xml:space="preserve"> PAGEREF _Toc223512851 \h </w:instrText>
        </w:r>
        <w:r>
          <w:rPr>
            <w:noProof/>
            <w:webHidden/>
          </w:rPr>
        </w:r>
        <w:r>
          <w:rPr>
            <w:noProof/>
            <w:webHidden/>
          </w:rPr>
          <w:fldChar w:fldCharType="separate"/>
        </w:r>
        <w:r w:rsidR="00167323">
          <w:rPr>
            <w:noProof/>
            <w:webHidden/>
          </w:rPr>
          <w:t>91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52" w:history="1">
        <w:r w:rsidR="00167323" w:rsidRPr="00BD37E9">
          <w:rPr>
            <w:rStyle w:val="Hyperlink"/>
            <w:noProof/>
          </w:rPr>
          <w:t>3.2.49</w:t>
        </w:r>
        <w:r w:rsidR="00167323">
          <w:rPr>
            <w:rFonts w:asciiTheme="minorHAnsi" w:eastAsiaTheme="minorEastAsia" w:hAnsiTheme="minorHAnsi" w:cstheme="minorBidi"/>
            <w:b w:val="0"/>
            <w:noProof/>
            <w:sz w:val="22"/>
            <w:szCs w:val="22"/>
          </w:rPr>
          <w:tab/>
        </w:r>
        <w:r w:rsidR="00167323" w:rsidRPr="00BD37E9">
          <w:rPr>
            <w:rStyle w:val="Hyperlink"/>
            <w:noProof/>
          </w:rPr>
          <w:t>MAFR – PID $11AC – Speed Density Mass Airflow</w:t>
        </w:r>
        <w:r w:rsidR="00167323">
          <w:rPr>
            <w:noProof/>
            <w:webHidden/>
          </w:rPr>
          <w:tab/>
        </w:r>
        <w:r>
          <w:rPr>
            <w:noProof/>
            <w:webHidden/>
          </w:rPr>
          <w:fldChar w:fldCharType="begin"/>
        </w:r>
        <w:r w:rsidR="00167323">
          <w:rPr>
            <w:noProof/>
            <w:webHidden/>
          </w:rPr>
          <w:instrText xml:space="preserve"> PAGEREF _Toc223512852 \h </w:instrText>
        </w:r>
        <w:r>
          <w:rPr>
            <w:noProof/>
            <w:webHidden/>
          </w:rPr>
        </w:r>
        <w:r>
          <w:rPr>
            <w:noProof/>
            <w:webHidden/>
          </w:rPr>
          <w:fldChar w:fldCharType="separate"/>
        </w:r>
        <w:r w:rsidR="00167323">
          <w:rPr>
            <w:noProof/>
            <w:webHidden/>
          </w:rPr>
          <w:t>91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53" w:history="1">
        <w:r w:rsidR="00167323" w:rsidRPr="00BD37E9">
          <w:rPr>
            <w:rStyle w:val="Hyperlink"/>
            <w:noProof/>
          </w:rPr>
          <w:t>3.2.50</w:t>
        </w:r>
        <w:r w:rsidR="00167323">
          <w:rPr>
            <w:rFonts w:asciiTheme="minorHAnsi" w:eastAsiaTheme="minorEastAsia" w:hAnsiTheme="minorHAnsi" w:cstheme="minorBidi"/>
            <w:b w:val="0"/>
            <w:noProof/>
            <w:sz w:val="22"/>
            <w:szCs w:val="22"/>
          </w:rPr>
          <w:tab/>
        </w:r>
        <w:r w:rsidR="00167323" w:rsidRPr="00BD37E9">
          <w:rPr>
            <w:rStyle w:val="Hyperlink"/>
            <w:noProof/>
          </w:rPr>
          <w:t>EGRR – PID $11BB – Exhaust Gas Recirculation Closed Valve Pintle Position</w:t>
        </w:r>
        <w:r w:rsidR="00167323">
          <w:rPr>
            <w:noProof/>
            <w:webHidden/>
          </w:rPr>
          <w:tab/>
        </w:r>
        <w:r>
          <w:rPr>
            <w:noProof/>
            <w:webHidden/>
          </w:rPr>
          <w:fldChar w:fldCharType="begin"/>
        </w:r>
        <w:r w:rsidR="00167323">
          <w:rPr>
            <w:noProof/>
            <w:webHidden/>
          </w:rPr>
          <w:instrText xml:space="preserve"> PAGEREF _Toc223512853 \h </w:instrText>
        </w:r>
        <w:r>
          <w:rPr>
            <w:noProof/>
            <w:webHidden/>
          </w:rPr>
        </w:r>
        <w:r>
          <w:rPr>
            <w:noProof/>
            <w:webHidden/>
          </w:rPr>
          <w:fldChar w:fldCharType="separate"/>
        </w:r>
        <w:r w:rsidR="00167323">
          <w:rPr>
            <w:noProof/>
            <w:webHidden/>
          </w:rPr>
          <w:t>91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54" w:history="1">
        <w:r w:rsidR="00167323" w:rsidRPr="00BD37E9">
          <w:rPr>
            <w:rStyle w:val="Hyperlink"/>
            <w:noProof/>
          </w:rPr>
          <w:t>3.2.51</w:t>
        </w:r>
        <w:r w:rsidR="00167323">
          <w:rPr>
            <w:rFonts w:asciiTheme="minorHAnsi" w:eastAsiaTheme="minorEastAsia" w:hAnsiTheme="minorHAnsi" w:cstheme="minorBidi"/>
            <w:b w:val="0"/>
            <w:noProof/>
            <w:sz w:val="22"/>
            <w:szCs w:val="22"/>
          </w:rPr>
          <w:tab/>
        </w:r>
        <w:r w:rsidR="00167323" w:rsidRPr="00BD37E9">
          <w:rPr>
            <w:rStyle w:val="Hyperlink"/>
            <w:noProof/>
          </w:rPr>
          <w:t>EGRR – PID $11BD – Exhaust Gas Recirculation Flow Test Trip Sample Count</w:t>
        </w:r>
        <w:r w:rsidR="00167323">
          <w:rPr>
            <w:noProof/>
            <w:webHidden/>
          </w:rPr>
          <w:tab/>
        </w:r>
        <w:r>
          <w:rPr>
            <w:noProof/>
            <w:webHidden/>
          </w:rPr>
          <w:fldChar w:fldCharType="begin"/>
        </w:r>
        <w:r w:rsidR="00167323">
          <w:rPr>
            <w:noProof/>
            <w:webHidden/>
          </w:rPr>
          <w:instrText xml:space="preserve"> PAGEREF _Toc223512854 \h </w:instrText>
        </w:r>
        <w:r>
          <w:rPr>
            <w:noProof/>
            <w:webHidden/>
          </w:rPr>
        </w:r>
        <w:r>
          <w:rPr>
            <w:noProof/>
            <w:webHidden/>
          </w:rPr>
          <w:fldChar w:fldCharType="separate"/>
        </w:r>
        <w:r w:rsidR="00167323">
          <w:rPr>
            <w:noProof/>
            <w:webHidden/>
          </w:rPr>
          <w:t>91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55" w:history="1">
        <w:r w:rsidR="00167323" w:rsidRPr="00BD37E9">
          <w:rPr>
            <w:rStyle w:val="Hyperlink"/>
            <w:noProof/>
          </w:rPr>
          <w:t>3.2.52</w:t>
        </w:r>
        <w:r w:rsidR="00167323">
          <w:rPr>
            <w:rFonts w:asciiTheme="minorHAnsi" w:eastAsiaTheme="minorEastAsia" w:hAnsiTheme="minorHAnsi" w:cstheme="minorBidi"/>
            <w:b w:val="0"/>
            <w:noProof/>
            <w:sz w:val="22"/>
            <w:szCs w:val="22"/>
          </w:rPr>
          <w:tab/>
        </w:r>
        <w:r w:rsidR="00167323" w:rsidRPr="00BD37E9">
          <w:rPr>
            <w:rStyle w:val="Hyperlink"/>
            <w:noProof/>
          </w:rPr>
          <w:t>EGRR – PID $11C1 – Exhaust Gas Recirculation Pintle Lift Error</w:t>
        </w:r>
        <w:r w:rsidR="00167323">
          <w:rPr>
            <w:noProof/>
            <w:webHidden/>
          </w:rPr>
          <w:tab/>
        </w:r>
        <w:r>
          <w:rPr>
            <w:noProof/>
            <w:webHidden/>
          </w:rPr>
          <w:fldChar w:fldCharType="begin"/>
        </w:r>
        <w:r w:rsidR="00167323">
          <w:rPr>
            <w:noProof/>
            <w:webHidden/>
          </w:rPr>
          <w:instrText xml:space="preserve"> PAGEREF _Toc223512855 \h </w:instrText>
        </w:r>
        <w:r>
          <w:rPr>
            <w:noProof/>
            <w:webHidden/>
          </w:rPr>
        </w:r>
        <w:r>
          <w:rPr>
            <w:noProof/>
            <w:webHidden/>
          </w:rPr>
          <w:fldChar w:fldCharType="separate"/>
        </w:r>
        <w:r w:rsidR="00167323">
          <w:rPr>
            <w:noProof/>
            <w:webHidden/>
          </w:rPr>
          <w:t>92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56" w:history="1">
        <w:r w:rsidR="00167323" w:rsidRPr="00BD37E9">
          <w:rPr>
            <w:rStyle w:val="Hyperlink"/>
            <w:noProof/>
          </w:rPr>
          <w:t>3.2.53</w:t>
        </w:r>
        <w:r w:rsidR="00167323">
          <w:rPr>
            <w:rFonts w:asciiTheme="minorHAnsi" w:eastAsiaTheme="minorEastAsia" w:hAnsiTheme="minorHAnsi" w:cstheme="minorBidi"/>
            <w:b w:val="0"/>
            <w:noProof/>
            <w:sz w:val="22"/>
            <w:szCs w:val="22"/>
          </w:rPr>
          <w:tab/>
        </w:r>
        <w:r w:rsidR="00167323" w:rsidRPr="00BD37E9">
          <w:rPr>
            <w:rStyle w:val="Hyperlink"/>
            <w:noProof/>
          </w:rPr>
          <w:t>IDLR – PID $11C9 – Desired Idle Engine Speed</w:t>
        </w:r>
        <w:r w:rsidR="00167323">
          <w:rPr>
            <w:noProof/>
            <w:webHidden/>
          </w:rPr>
          <w:tab/>
        </w:r>
        <w:r>
          <w:rPr>
            <w:noProof/>
            <w:webHidden/>
          </w:rPr>
          <w:fldChar w:fldCharType="begin"/>
        </w:r>
        <w:r w:rsidR="00167323">
          <w:rPr>
            <w:noProof/>
            <w:webHidden/>
          </w:rPr>
          <w:instrText xml:space="preserve"> PAGEREF _Toc223512856 \h </w:instrText>
        </w:r>
        <w:r>
          <w:rPr>
            <w:noProof/>
            <w:webHidden/>
          </w:rPr>
        </w:r>
        <w:r>
          <w:rPr>
            <w:noProof/>
            <w:webHidden/>
          </w:rPr>
          <w:fldChar w:fldCharType="separate"/>
        </w:r>
        <w:r w:rsidR="00167323">
          <w:rPr>
            <w:noProof/>
            <w:webHidden/>
          </w:rPr>
          <w:t>92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57" w:history="1">
        <w:r w:rsidR="00167323" w:rsidRPr="00BD37E9">
          <w:rPr>
            <w:rStyle w:val="Hyperlink"/>
            <w:noProof/>
          </w:rPr>
          <w:t>3.2.54</w:t>
        </w:r>
        <w:r w:rsidR="00167323">
          <w:rPr>
            <w:rFonts w:asciiTheme="minorHAnsi" w:eastAsiaTheme="minorEastAsia" w:hAnsiTheme="minorHAnsi" w:cstheme="minorBidi"/>
            <w:b w:val="0"/>
            <w:noProof/>
            <w:sz w:val="22"/>
            <w:szCs w:val="22"/>
          </w:rPr>
          <w:tab/>
        </w:r>
        <w:r w:rsidR="00167323" w:rsidRPr="00BD37E9">
          <w:rPr>
            <w:rStyle w:val="Hyperlink"/>
            <w:noProof/>
          </w:rPr>
          <w:t>MSFR – PID $11E4 – Cylinder Mode Highest Peak</w:t>
        </w:r>
        <w:r w:rsidR="00167323">
          <w:rPr>
            <w:noProof/>
            <w:webHidden/>
          </w:rPr>
          <w:tab/>
        </w:r>
        <w:r>
          <w:rPr>
            <w:noProof/>
            <w:webHidden/>
          </w:rPr>
          <w:fldChar w:fldCharType="begin"/>
        </w:r>
        <w:r w:rsidR="00167323">
          <w:rPr>
            <w:noProof/>
            <w:webHidden/>
          </w:rPr>
          <w:instrText xml:space="preserve"> PAGEREF _Toc223512857 \h </w:instrText>
        </w:r>
        <w:r>
          <w:rPr>
            <w:noProof/>
            <w:webHidden/>
          </w:rPr>
        </w:r>
        <w:r>
          <w:rPr>
            <w:noProof/>
            <w:webHidden/>
          </w:rPr>
          <w:fldChar w:fldCharType="separate"/>
        </w:r>
        <w:r w:rsidR="00167323">
          <w:rPr>
            <w:noProof/>
            <w:webHidden/>
          </w:rPr>
          <w:t>92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58" w:history="1">
        <w:r w:rsidR="00167323" w:rsidRPr="00BD37E9">
          <w:rPr>
            <w:rStyle w:val="Hyperlink"/>
            <w:noProof/>
          </w:rPr>
          <w:t>3.2.55</w:t>
        </w:r>
        <w:r w:rsidR="00167323">
          <w:rPr>
            <w:rFonts w:asciiTheme="minorHAnsi" w:eastAsiaTheme="minorEastAsia" w:hAnsiTheme="minorHAnsi" w:cstheme="minorBidi"/>
            <w:b w:val="0"/>
            <w:noProof/>
            <w:sz w:val="22"/>
            <w:szCs w:val="22"/>
          </w:rPr>
          <w:tab/>
        </w:r>
        <w:r w:rsidR="00167323" w:rsidRPr="00BD37E9">
          <w:rPr>
            <w:rStyle w:val="Hyperlink"/>
            <w:noProof/>
          </w:rPr>
          <w:t>MSFR – PID $11E5 – Cylinder Mode Misfire Threshold</w:t>
        </w:r>
        <w:r w:rsidR="00167323">
          <w:rPr>
            <w:noProof/>
            <w:webHidden/>
          </w:rPr>
          <w:tab/>
        </w:r>
        <w:r>
          <w:rPr>
            <w:noProof/>
            <w:webHidden/>
          </w:rPr>
          <w:fldChar w:fldCharType="begin"/>
        </w:r>
        <w:r w:rsidR="00167323">
          <w:rPr>
            <w:noProof/>
            <w:webHidden/>
          </w:rPr>
          <w:instrText xml:space="preserve"> PAGEREF _Toc223512858 \h </w:instrText>
        </w:r>
        <w:r>
          <w:rPr>
            <w:noProof/>
            <w:webHidden/>
          </w:rPr>
        </w:r>
        <w:r>
          <w:rPr>
            <w:noProof/>
            <w:webHidden/>
          </w:rPr>
          <w:fldChar w:fldCharType="separate"/>
        </w:r>
        <w:r w:rsidR="00167323">
          <w:rPr>
            <w:noProof/>
            <w:webHidden/>
          </w:rPr>
          <w:t>92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59" w:history="1">
        <w:r w:rsidR="00167323" w:rsidRPr="00BD37E9">
          <w:rPr>
            <w:rStyle w:val="Hyperlink"/>
            <w:noProof/>
          </w:rPr>
          <w:t>3.2.56</w:t>
        </w:r>
        <w:r w:rsidR="00167323">
          <w:rPr>
            <w:rFonts w:asciiTheme="minorHAnsi" w:eastAsiaTheme="minorEastAsia" w:hAnsiTheme="minorHAnsi" w:cstheme="minorBidi"/>
            <w:b w:val="0"/>
            <w:noProof/>
            <w:sz w:val="22"/>
            <w:szCs w:val="22"/>
          </w:rPr>
          <w:tab/>
        </w:r>
        <w:r w:rsidR="00167323" w:rsidRPr="00BD37E9">
          <w:rPr>
            <w:rStyle w:val="Hyperlink"/>
            <w:noProof/>
          </w:rPr>
          <w:t>MSFR – PID $11E6 – Revolution Mode Balanced Time</w:t>
        </w:r>
        <w:r w:rsidR="00167323">
          <w:rPr>
            <w:noProof/>
            <w:webHidden/>
          </w:rPr>
          <w:tab/>
        </w:r>
        <w:r>
          <w:rPr>
            <w:noProof/>
            <w:webHidden/>
          </w:rPr>
          <w:fldChar w:fldCharType="begin"/>
        </w:r>
        <w:r w:rsidR="00167323">
          <w:rPr>
            <w:noProof/>
            <w:webHidden/>
          </w:rPr>
          <w:instrText xml:space="preserve"> PAGEREF _Toc223512859 \h </w:instrText>
        </w:r>
        <w:r>
          <w:rPr>
            <w:noProof/>
            <w:webHidden/>
          </w:rPr>
        </w:r>
        <w:r>
          <w:rPr>
            <w:noProof/>
            <w:webHidden/>
          </w:rPr>
          <w:fldChar w:fldCharType="separate"/>
        </w:r>
        <w:r w:rsidR="00167323">
          <w:rPr>
            <w:noProof/>
            <w:webHidden/>
          </w:rPr>
          <w:t>92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60" w:history="1">
        <w:r w:rsidR="00167323" w:rsidRPr="00BD37E9">
          <w:rPr>
            <w:rStyle w:val="Hyperlink"/>
            <w:noProof/>
          </w:rPr>
          <w:t>3.2.57</w:t>
        </w:r>
        <w:r w:rsidR="00167323">
          <w:rPr>
            <w:rFonts w:asciiTheme="minorHAnsi" w:eastAsiaTheme="minorEastAsia" w:hAnsiTheme="minorHAnsi" w:cstheme="minorBidi"/>
            <w:b w:val="0"/>
            <w:noProof/>
            <w:sz w:val="22"/>
            <w:szCs w:val="22"/>
          </w:rPr>
          <w:tab/>
        </w:r>
        <w:r w:rsidR="00167323" w:rsidRPr="00BD37E9">
          <w:rPr>
            <w:rStyle w:val="Hyperlink"/>
            <w:noProof/>
          </w:rPr>
          <w:t>MSFR – PID $11E8 – Misfire Delay Counter</w:t>
        </w:r>
        <w:r w:rsidR="00167323">
          <w:rPr>
            <w:noProof/>
            <w:webHidden/>
          </w:rPr>
          <w:tab/>
        </w:r>
        <w:r>
          <w:rPr>
            <w:noProof/>
            <w:webHidden/>
          </w:rPr>
          <w:fldChar w:fldCharType="begin"/>
        </w:r>
        <w:r w:rsidR="00167323">
          <w:rPr>
            <w:noProof/>
            <w:webHidden/>
          </w:rPr>
          <w:instrText xml:space="preserve"> PAGEREF _Toc223512860 \h </w:instrText>
        </w:r>
        <w:r>
          <w:rPr>
            <w:noProof/>
            <w:webHidden/>
          </w:rPr>
        </w:r>
        <w:r>
          <w:rPr>
            <w:noProof/>
            <w:webHidden/>
          </w:rPr>
          <w:fldChar w:fldCharType="separate"/>
        </w:r>
        <w:r w:rsidR="00167323">
          <w:rPr>
            <w:noProof/>
            <w:webHidden/>
          </w:rPr>
          <w:t>93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61" w:history="1">
        <w:r w:rsidR="00167323" w:rsidRPr="00BD37E9">
          <w:rPr>
            <w:rStyle w:val="Hyperlink"/>
            <w:noProof/>
          </w:rPr>
          <w:t>3.2.58</w:t>
        </w:r>
        <w:r w:rsidR="00167323">
          <w:rPr>
            <w:rFonts w:asciiTheme="minorHAnsi" w:eastAsiaTheme="minorEastAsia" w:hAnsiTheme="minorHAnsi" w:cstheme="minorBidi"/>
            <w:b w:val="0"/>
            <w:noProof/>
            <w:sz w:val="22"/>
            <w:szCs w:val="22"/>
          </w:rPr>
          <w:tab/>
        </w:r>
        <w:r w:rsidR="00167323" w:rsidRPr="00BD37E9">
          <w:rPr>
            <w:rStyle w:val="Hyperlink"/>
            <w:noProof/>
          </w:rPr>
          <w:t>MSFR – PID $11EA – Cylinder 5 Misfire Counter</w:t>
        </w:r>
        <w:r w:rsidR="00167323">
          <w:rPr>
            <w:noProof/>
            <w:webHidden/>
          </w:rPr>
          <w:tab/>
        </w:r>
        <w:r>
          <w:rPr>
            <w:noProof/>
            <w:webHidden/>
          </w:rPr>
          <w:fldChar w:fldCharType="begin"/>
        </w:r>
        <w:r w:rsidR="00167323">
          <w:rPr>
            <w:noProof/>
            <w:webHidden/>
          </w:rPr>
          <w:instrText xml:space="preserve"> PAGEREF _Toc223512861 \h </w:instrText>
        </w:r>
        <w:r>
          <w:rPr>
            <w:noProof/>
            <w:webHidden/>
          </w:rPr>
        </w:r>
        <w:r>
          <w:rPr>
            <w:noProof/>
            <w:webHidden/>
          </w:rPr>
          <w:fldChar w:fldCharType="separate"/>
        </w:r>
        <w:r w:rsidR="00167323">
          <w:rPr>
            <w:noProof/>
            <w:webHidden/>
          </w:rPr>
          <w:t>93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62" w:history="1">
        <w:r w:rsidR="00167323" w:rsidRPr="00BD37E9">
          <w:rPr>
            <w:rStyle w:val="Hyperlink"/>
            <w:noProof/>
          </w:rPr>
          <w:t>3.2.59</w:t>
        </w:r>
        <w:r w:rsidR="00167323">
          <w:rPr>
            <w:rFonts w:asciiTheme="minorHAnsi" w:eastAsiaTheme="minorEastAsia" w:hAnsiTheme="minorHAnsi" w:cstheme="minorBidi"/>
            <w:b w:val="0"/>
            <w:noProof/>
            <w:sz w:val="22"/>
            <w:szCs w:val="22"/>
          </w:rPr>
          <w:tab/>
        </w:r>
        <w:r w:rsidR="00167323" w:rsidRPr="00BD37E9">
          <w:rPr>
            <w:rStyle w:val="Hyperlink"/>
            <w:noProof/>
          </w:rPr>
          <w:t>MSFR – PID $11EB – Cylinder 6 Misfire Counter</w:t>
        </w:r>
        <w:r w:rsidR="00167323">
          <w:rPr>
            <w:noProof/>
            <w:webHidden/>
          </w:rPr>
          <w:tab/>
        </w:r>
        <w:r>
          <w:rPr>
            <w:noProof/>
            <w:webHidden/>
          </w:rPr>
          <w:fldChar w:fldCharType="begin"/>
        </w:r>
        <w:r w:rsidR="00167323">
          <w:rPr>
            <w:noProof/>
            <w:webHidden/>
          </w:rPr>
          <w:instrText xml:space="preserve"> PAGEREF _Toc223512862 \h </w:instrText>
        </w:r>
        <w:r>
          <w:rPr>
            <w:noProof/>
            <w:webHidden/>
          </w:rPr>
        </w:r>
        <w:r>
          <w:rPr>
            <w:noProof/>
            <w:webHidden/>
          </w:rPr>
          <w:fldChar w:fldCharType="separate"/>
        </w:r>
        <w:r w:rsidR="00167323">
          <w:rPr>
            <w:noProof/>
            <w:webHidden/>
          </w:rPr>
          <w:t>93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63" w:history="1">
        <w:r w:rsidR="00167323" w:rsidRPr="00BD37E9">
          <w:rPr>
            <w:rStyle w:val="Hyperlink"/>
            <w:noProof/>
          </w:rPr>
          <w:t>3.2.60</w:t>
        </w:r>
        <w:r w:rsidR="00167323">
          <w:rPr>
            <w:rFonts w:asciiTheme="minorHAnsi" w:eastAsiaTheme="minorEastAsia" w:hAnsiTheme="minorHAnsi" w:cstheme="minorBidi"/>
            <w:b w:val="0"/>
            <w:noProof/>
            <w:sz w:val="22"/>
            <w:szCs w:val="22"/>
          </w:rPr>
          <w:tab/>
        </w:r>
        <w:r w:rsidR="00167323" w:rsidRPr="00BD37E9">
          <w:rPr>
            <w:rStyle w:val="Hyperlink"/>
            <w:noProof/>
          </w:rPr>
          <w:t>MSFR – PID $11EC – Cylinder 7 Misfire Counter</w:t>
        </w:r>
        <w:r w:rsidR="00167323">
          <w:rPr>
            <w:noProof/>
            <w:webHidden/>
          </w:rPr>
          <w:tab/>
        </w:r>
        <w:r>
          <w:rPr>
            <w:noProof/>
            <w:webHidden/>
          </w:rPr>
          <w:fldChar w:fldCharType="begin"/>
        </w:r>
        <w:r w:rsidR="00167323">
          <w:rPr>
            <w:noProof/>
            <w:webHidden/>
          </w:rPr>
          <w:instrText xml:space="preserve"> PAGEREF _Toc223512863 \h </w:instrText>
        </w:r>
        <w:r>
          <w:rPr>
            <w:noProof/>
            <w:webHidden/>
          </w:rPr>
        </w:r>
        <w:r>
          <w:rPr>
            <w:noProof/>
            <w:webHidden/>
          </w:rPr>
          <w:fldChar w:fldCharType="separate"/>
        </w:r>
        <w:r w:rsidR="00167323">
          <w:rPr>
            <w:noProof/>
            <w:webHidden/>
          </w:rPr>
          <w:t>93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64" w:history="1">
        <w:r w:rsidR="00167323" w:rsidRPr="00BD37E9">
          <w:rPr>
            <w:rStyle w:val="Hyperlink"/>
            <w:noProof/>
          </w:rPr>
          <w:t>3.2.61</w:t>
        </w:r>
        <w:r w:rsidR="00167323">
          <w:rPr>
            <w:rFonts w:asciiTheme="minorHAnsi" w:eastAsiaTheme="minorEastAsia" w:hAnsiTheme="minorHAnsi" w:cstheme="minorBidi"/>
            <w:b w:val="0"/>
            <w:noProof/>
            <w:sz w:val="22"/>
            <w:szCs w:val="22"/>
          </w:rPr>
          <w:tab/>
        </w:r>
        <w:r w:rsidR="00167323" w:rsidRPr="00BD37E9">
          <w:rPr>
            <w:rStyle w:val="Hyperlink"/>
            <w:noProof/>
          </w:rPr>
          <w:t>MSFR – PID $11ED – Cylinder 8 Misfire Counter</w:t>
        </w:r>
        <w:r w:rsidR="00167323">
          <w:rPr>
            <w:noProof/>
            <w:webHidden/>
          </w:rPr>
          <w:tab/>
        </w:r>
        <w:r>
          <w:rPr>
            <w:noProof/>
            <w:webHidden/>
          </w:rPr>
          <w:fldChar w:fldCharType="begin"/>
        </w:r>
        <w:r w:rsidR="00167323">
          <w:rPr>
            <w:noProof/>
            <w:webHidden/>
          </w:rPr>
          <w:instrText xml:space="preserve"> PAGEREF _Toc223512864 \h </w:instrText>
        </w:r>
        <w:r>
          <w:rPr>
            <w:noProof/>
            <w:webHidden/>
          </w:rPr>
        </w:r>
        <w:r>
          <w:rPr>
            <w:noProof/>
            <w:webHidden/>
          </w:rPr>
          <w:fldChar w:fldCharType="separate"/>
        </w:r>
        <w:r w:rsidR="00167323">
          <w:rPr>
            <w:noProof/>
            <w:webHidden/>
          </w:rPr>
          <w:t>94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65" w:history="1">
        <w:r w:rsidR="00167323" w:rsidRPr="00BD37E9">
          <w:rPr>
            <w:rStyle w:val="Hyperlink"/>
            <w:noProof/>
          </w:rPr>
          <w:t>3.2.62</w:t>
        </w:r>
        <w:r w:rsidR="00167323">
          <w:rPr>
            <w:rFonts w:asciiTheme="minorHAnsi" w:eastAsiaTheme="minorEastAsia" w:hAnsiTheme="minorHAnsi" w:cstheme="minorBidi"/>
            <w:b w:val="0"/>
            <w:noProof/>
            <w:sz w:val="22"/>
            <w:szCs w:val="22"/>
          </w:rPr>
          <w:tab/>
        </w:r>
        <w:r w:rsidR="00167323" w:rsidRPr="00BD37E9">
          <w:rPr>
            <w:rStyle w:val="Hyperlink"/>
            <w:noProof/>
          </w:rPr>
          <w:t>MSFR – PID $11F2 – Misfire Abnormal Speed Ratio</w:t>
        </w:r>
        <w:r w:rsidR="00167323">
          <w:rPr>
            <w:noProof/>
            <w:webHidden/>
          </w:rPr>
          <w:tab/>
        </w:r>
        <w:r>
          <w:rPr>
            <w:noProof/>
            <w:webHidden/>
          </w:rPr>
          <w:fldChar w:fldCharType="begin"/>
        </w:r>
        <w:r w:rsidR="00167323">
          <w:rPr>
            <w:noProof/>
            <w:webHidden/>
          </w:rPr>
          <w:instrText xml:space="preserve"> PAGEREF _Toc223512865 \h </w:instrText>
        </w:r>
        <w:r>
          <w:rPr>
            <w:noProof/>
            <w:webHidden/>
          </w:rPr>
        </w:r>
        <w:r>
          <w:rPr>
            <w:noProof/>
            <w:webHidden/>
          </w:rPr>
          <w:fldChar w:fldCharType="separate"/>
        </w:r>
        <w:r w:rsidR="00167323">
          <w:rPr>
            <w:noProof/>
            <w:webHidden/>
          </w:rPr>
          <w:t>94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66" w:history="1">
        <w:r w:rsidR="00167323" w:rsidRPr="00BD37E9">
          <w:rPr>
            <w:rStyle w:val="Hyperlink"/>
            <w:noProof/>
          </w:rPr>
          <w:t>3.2.63</w:t>
        </w:r>
        <w:r w:rsidR="00167323">
          <w:rPr>
            <w:rFonts w:asciiTheme="minorHAnsi" w:eastAsiaTheme="minorEastAsia" w:hAnsiTheme="minorHAnsi" w:cstheme="minorBidi"/>
            <w:b w:val="0"/>
            <w:noProof/>
            <w:sz w:val="22"/>
            <w:szCs w:val="22"/>
          </w:rPr>
          <w:tab/>
        </w:r>
        <w:r w:rsidR="00167323" w:rsidRPr="00BD37E9">
          <w:rPr>
            <w:rStyle w:val="Hyperlink"/>
            <w:noProof/>
          </w:rPr>
          <w:t>MSFR – PID $11F4 – Misfire Catalyst Failure Counter</w:t>
        </w:r>
        <w:r w:rsidR="00167323">
          <w:rPr>
            <w:noProof/>
            <w:webHidden/>
          </w:rPr>
          <w:tab/>
        </w:r>
        <w:r>
          <w:rPr>
            <w:noProof/>
            <w:webHidden/>
          </w:rPr>
          <w:fldChar w:fldCharType="begin"/>
        </w:r>
        <w:r w:rsidR="00167323">
          <w:rPr>
            <w:noProof/>
            <w:webHidden/>
          </w:rPr>
          <w:instrText xml:space="preserve"> PAGEREF _Toc223512866 \h </w:instrText>
        </w:r>
        <w:r>
          <w:rPr>
            <w:noProof/>
            <w:webHidden/>
          </w:rPr>
        </w:r>
        <w:r>
          <w:rPr>
            <w:noProof/>
            <w:webHidden/>
          </w:rPr>
          <w:fldChar w:fldCharType="separate"/>
        </w:r>
        <w:r w:rsidR="00167323">
          <w:rPr>
            <w:noProof/>
            <w:webHidden/>
          </w:rPr>
          <w:t>94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67" w:history="1">
        <w:r w:rsidR="00167323" w:rsidRPr="00BD37E9">
          <w:rPr>
            <w:rStyle w:val="Hyperlink"/>
            <w:noProof/>
          </w:rPr>
          <w:t>3.2.64</w:t>
        </w:r>
        <w:r w:rsidR="00167323">
          <w:rPr>
            <w:rFonts w:asciiTheme="minorHAnsi" w:eastAsiaTheme="minorEastAsia" w:hAnsiTheme="minorHAnsi" w:cstheme="minorBidi"/>
            <w:b w:val="0"/>
            <w:noProof/>
            <w:sz w:val="22"/>
            <w:szCs w:val="22"/>
          </w:rPr>
          <w:tab/>
        </w:r>
        <w:r w:rsidR="00167323" w:rsidRPr="00BD37E9">
          <w:rPr>
            <w:rStyle w:val="Hyperlink"/>
            <w:noProof/>
          </w:rPr>
          <w:t>MSFR – PID $11F5 – Maximum Misfire Catalyst Failure Count</w:t>
        </w:r>
        <w:r w:rsidR="00167323">
          <w:rPr>
            <w:noProof/>
            <w:webHidden/>
          </w:rPr>
          <w:tab/>
        </w:r>
        <w:r>
          <w:rPr>
            <w:noProof/>
            <w:webHidden/>
          </w:rPr>
          <w:fldChar w:fldCharType="begin"/>
        </w:r>
        <w:r w:rsidR="00167323">
          <w:rPr>
            <w:noProof/>
            <w:webHidden/>
          </w:rPr>
          <w:instrText xml:space="preserve"> PAGEREF _Toc223512867 \h </w:instrText>
        </w:r>
        <w:r>
          <w:rPr>
            <w:noProof/>
            <w:webHidden/>
          </w:rPr>
        </w:r>
        <w:r>
          <w:rPr>
            <w:noProof/>
            <w:webHidden/>
          </w:rPr>
          <w:fldChar w:fldCharType="separate"/>
        </w:r>
        <w:r w:rsidR="00167323">
          <w:rPr>
            <w:noProof/>
            <w:webHidden/>
          </w:rPr>
          <w:t>94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68" w:history="1">
        <w:r w:rsidR="00167323" w:rsidRPr="00BD37E9">
          <w:rPr>
            <w:rStyle w:val="Hyperlink"/>
            <w:noProof/>
          </w:rPr>
          <w:t>3.2.65</w:t>
        </w:r>
        <w:r w:rsidR="00167323">
          <w:rPr>
            <w:rFonts w:asciiTheme="minorHAnsi" w:eastAsiaTheme="minorEastAsia" w:hAnsiTheme="minorHAnsi" w:cstheme="minorBidi"/>
            <w:b w:val="0"/>
            <w:noProof/>
            <w:sz w:val="22"/>
            <w:szCs w:val="22"/>
          </w:rPr>
          <w:tab/>
        </w:r>
        <w:r w:rsidR="00167323" w:rsidRPr="00BD37E9">
          <w:rPr>
            <w:rStyle w:val="Hyperlink"/>
            <w:noProof/>
          </w:rPr>
          <w:t>MSFR – PID $11F6 – Misfire Emission Failure Counter</w:t>
        </w:r>
        <w:r w:rsidR="00167323">
          <w:rPr>
            <w:noProof/>
            <w:webHidden/>
          </w:rPr>
          <w:tab/>
        </w:r>
        <w:r>
          <w:rPr>
            <w:noProof/>
            <w:webHidden/>
          </w:rPr>
          <w:fldChar w:fldCharType="begin"/>
        </w:r>
        <w:r w:rsidR="00167323">
          <w:rPr>
            <w:noProof/>
            <w:webHidden/>
          </w:rPr>
          <w:instrText xml:space="preserve"> PAGEREF _Toc223512868 \h </w:instrText>
        </w:r>
        <w:r>
          <w:rPr>
            <w:noProof/>
            <w:webHidden/>
          </w:rPr>
        </w:r>
        <w:r>
          <w:rPr>
            <w:noProof/>
            <w:webHidden/>
          </w:rPr>
          <w:fldChar w:fldCharType="separate"/>
        </w:r>
        <w:r w:rsidR="00167323">
          <w:rPr>
            <w:noProof/>
            <w:webHidden/>
          </w:rPr>
          <w:t>94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69" w:history="1">
        <w:r w:rsidR="00167323" w:rsidRPr="00BD37E9">
          <w:rPr>
            <w:rStyle w:val="Hyperlink"/>
            <w:noProof/>
          </w:rPr>
          <w:t>3.2.66</w:t>
        </w:r>
        <w:r w:rsidR="00167323">
          <w:rPr>
            <w:rFonts w:asciiTheme="minorHAnsi" w:eastAsiaTheme="minorEastAsia" w:hAnsiTheme="minorHAnsi" w:cstheme="minorBidi"/>
            <w:b w:val="0"/>
            <w:noProof/>
            <w:sz w:val="22"/>
            <w:szCs w:val="22"/>
          </w:rPr>
          <w:tab/>
        </w:r>
        <w:r w:rsidR="00167323" w:rsidRPr="00BD37E9">
          <w:rPr>
            <w:rStyle w:val="Hyperlink"/>
            <w:noProof/>
          </w:rPr>
          <w:t>MSFR – PID $11F7 – Maximum Misfire Emission Failure Count</w:t>
        </w:r>
        <w:r w:rsidR="00167323">
          <w:rPr>
            <w:noProof/>
            <w:webHidden/>
          </w:rPr>
          <w:tab/>
        </w:r>
        <w:r>
          <w:rPr>
            <w:noProof/>
            <w:webHidden/>
          </w:rPr>
          <w:fldChar w:fldCharType="begin"/>
        </w:r>
        <w:r w:rsidR="00167323">
          <w:rPr>
            <w:noProof/>
            <w:webHidden/>
          </w:rPr>
          <w:instrText xml:space="preserve"> PAGEREF _Toc223512869 \h </w:instrText>
        </w:r>
        <w:r>
          <w:rPr>
            <w:noProof/>
            <w:webHidden/>
          </w:rPr>
        </w:r>
        <w:r>
          <w:rPr>
            <w:noProof/>
            <w:webHidden/>
          </w:rPr>
          <w:fldChar w:fldCharType="separate"/>
        </w:r>
        <w:r w:rsidR="00167323">
          <w:rPr>
            <w:noProof/>
            <w:webHidden/>
          </w:rPr>
          <w:t>95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70" w:history="1">
        <w:r w:rsidR="00167323" w:rsidRPr="00BD37E9">
          <w:rPr>
            <w:rStyle w:val="Hyperlink"/>
            <w:noProof/>
          </w:rPr>
          <w:t>3.2.67</w:t>
        </w:r>
        <w:r w:rsidR="00167323">
          <w:rPr>
            <w:rFonts w:asciiTheme="minorHAnsi" w:eastAsiaTheme="minorEastAsia" w:hAnsiTheme="minorHAnsi" w:cstheme="minorBidi"/>
            <w:b w:val="0"/>
            <w:noProof/>
            <w:sz w:val="22"/>
            <w:szCs w:val="22"/>
          </w:rPr>
          <w:tab/>
        </w:r>
        <w:r w:rsidR="00167323" w:rsidRPr="00BD37E9">
          <w:rPr>
            <w:rStyle w:val="Hyperlink"/>
            <w:noProof/>
          </w:rPr>
          <w:t>MSFR – PID $11F8 – Cylinder 5 Misfire History Counter</w:t>
        </w:r>
        <w:r w:rsidR="00167323">
          <w:rPr>
            <w:noProof/>
            <w:webHidden/>
          </w:rPr>
          <w:tab/>
        </w:r>
        <w:r>
          <w:rPr>
            <w:noProof/>
            <w:webHidden/>
          </w:rPr>
          <w:fldChar w:fldCharType="begin"/>
        </w:r>
        <w:r w:rsidR="00167323">
          <w:rPr>
            <w:noProof/>
            <w:webHidden/>
          </w:rPr>
          <w:instrText xml:space="preserve"> PAGEREF _Toc223512870 \h </w:instrText>
        </w:r>
        <w:r>
          <w:rPr>
            <w:noProof/>
            <w:webHidden/>
          </w:rPr>
        </w:r>
        <w:r>
          <w:rPr>
            <w:noProof/>
            <w:webHidden/>
          </w:rPr>
          <w:fldChar w:fldCharType="separate"/>
        </w:r>
        <w:r w:rsidR="00167323">
          <w:rPr>
            <w:noProof/>
            <w:webHidden/>
          </w:rPr>
          <w:t>95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71" w:history="1">
        <w:r w:rsidR="00167323" w:rsidRPr="00BD37E9">
          <w:rPr>
            <w:rStyle w:val="Hyperlink"/>
            <w:noProof/>
          </w:rPr>
          <w:t>3.2.68</w:t>
        </w:r>
        <w:r w:rsidR="00167323">
          <w:rPr>
            <w:rFonts w:asciiTheme="minorHAnsi" w:eastAsiaTheme="minorEastAsia" w:hAnsiTheme="minorHAnsi" w:cstheme="minorBidi"/>
            <w:b w:val="0"/>
            <w:noProof/>
            <w:sz w:val="22"/>
            <w:szCs w:val="22"/>
          </w:rPr>
          <w:tab/>
        </w:r>
        <w:r w:rsidR="00167323" w:rsidRPr="00BD37E9">
          <w:rPr>
            <w:rStyle w:val="Hyperlink"/>
            <w:noProof/>
          </w:rPr>
          <w:t>MSFR – PID $11F9 – Cylinder 6 Misfire History Counter</w:t>
        </w:r>
        <w:r w:rsidR="00167323">
          <w:rPr>
            <w:noProof/>
            <w:webHidden/>
          </w:rPr>
          <w:tab/>
        </w:r>
        <w:r>
          <w:rPr>
            <w:noProof/>
            <w:webHidden/>
          </w:rPr>
          <w:fldChar w:fldCharType="begin"/>
        </w:r>
        <w:r w:rsidR="00167323">
          <w:rPr>
            <w:noProof/>
            <w:webHidden/>
          </w:rPr>
          <w:instrText xml:space="preserve"> PAGEREF _Toc223512871 \h </w:instrText>
        </w:r>
        <w:r>
          <w:rPr>
            <w:noProof/>
            <w:webHidden/>
          </w:rPr>
        </w:r>
        <w:r>
          <w:rPr>
            <w:noProof/>
            <w:webHidden/>
          </w:rPr>
          <w:fldChar w:fldCharType="separate"/>
        </w:r>
        <w:r w:rsidR="00167323">
          <w:rPr>
            <w:noProof/>
            <w:webHidden/>
          </w:rPr>
          <w:t>95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72" w:history="1">
        <w:r w:rsidR="00167323" w:rsidRPr="00BD37E9">
          <w:rPr>
            <w:rStyle w:val="Hyperlink"/>
            <w:noProof/>
          </w:rPr>
          <w:t>3.2.69</w:t>
        </w:r>
        <w:r w:rsidR="00167323">
          <w:rPr>
            <w:rFonts w:asciiTheme="minorHAnsi" w:eastAsiaTheme="minorEastAsia" w:hAnsiTheme="minorHAnsi" w:cstheme="minorBidi"/>
            <w:b w:val="0"/>
            <w:noProof/>
            <w:sz w:val="22"/>
            <w:szCs w:val="22"/>
          </w:rPr>
          <w:tab/>
        </w:r>
        <w:r w:rsidR="00167323" w:rsidRPr="00BD37E9">
          <w:rPr>
            <w:rStyle w:val="Hyperlink"/>
            <w:noProof/>
          </w:rPr>
          <w:t>MSFR – PID $11FA – Cylinder 7 Misfire History Counter</w:t>
        </w:r>
        <w:r w:rsidR="00167323">
          <w:rPr>
            <w:noProof/>
            <w:webHidden/>
          </w:rPr>
          <w:tab/>
        </w:r>
        <w:r>
          <w:rPr>
            <w:noProof/>
            <w:webHidden/>
          </w:rPr>
          <w:fldChar w:fldCharType="begin"/>
        </w:r>
        <w:r w:rsidR="00167323">
          <w:rPr>
            <w:noProof/>
            <w:webHidden/>
          </w:rPr>
          <w:instrText xml:space="preserve"> PAGEREF _Toc223512872 \h </w:instrText>
        </w:r>
        <w:r>
          <w:rPr>
            <w:noProof/>
            <w:webHidden/>
          </w:rPr>
        </w:r>
        <w:r>
          <w:rPr>
            <w:noProof/>
            <w:webHidden/>
          </w:rPr>
          <w:fldChar w:fldCharType="separate"/>
        </w:r>
        <w:r w:rsidR="00167323">
          <w:rPr>
            <w:noProof/>
            <w:webHidden/>
          </w:rPr>
          <w:t>95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73" w:history="1">
        <w:r w:rsidR="00167323" w:rsidRPr="00BD37E9">
          <w:rPr>
            <w:rStyle w:val="Hyperlink"/>
            <w:noProof/>
          </w:rPr>
          <w:t>3.2.70</w:t>
        </w:r>
        <w:r w:rsidR="00167323">
          <w:rPr>
            <w:rFonts w:asciiTheme="minorHAnsi" w:eastAsiaTheme="minorEastAsia" w:hAnsiTheme="minorHAnsi" w:cstheme="minorBidi"/>
            <w:b w:val="0"/>
            <w:noProof/>
            <w:sz w:val="22"/>
            <w:szCs w:val="22"/>
          </w:rPr>
          <w:tab/>
        </w:r>
        <w:r w:rsidR="00167323" w:rsidRPr="00BD37E9">
          <w:rPr>
            <w:rStyle w:val="Hyperlink"/>
            <w:noProof/>
          </w:rPr>
          <w:t>MSFR – PID $11FB – Cylinder 8 Misfire History Counter</w:t>
        </w:r>
        <w:r w:rsidR="00167323">
          <w:rPr>
            <w:noProof/>
            <w:webHidden/>
          </w:rPr>
          <w:tab/>
        </w:r>
        <w:r>
          <w:rPr>
            <w:noProof/>
            <w:webHidden/>
          </w:rPr>
          <w:fldChar w:fldCharType="begin"/>
        </w:r>
        <w:r w:rsidR="00167323">
          <w:rPr>
            <w:noProof/>
            <w:webHidden/>
          </w:rPr>
          <w:instrText xml:space="preserve"> PAGEREF _Toc223512873 \h </w:instrText>
        </w:r>
        <w:r>
          <w:rPr>
            <w:noProof/>
            <w:webHidden/>
          </w:rPr>
        </w:r>
        <w:r>
          <w:rPr>
            <w:noProof/>
            <w:webHidden/>
          </w:rPr>
          <w:fldChar w:fldCharType="separate"/>
        </w:r>
        <w:r w:rsidR="00167323">
          <w:rPr>
            <w:noProof/>
            <w:webHidden/>
          </w:rPr>
          <w:t>96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74" w:history="1">
        <w:r w:rsidR="00167323" w:rsidRPr="00BD37E9">
          <w:rPr>
            <w:rStyle w:val="Hyperlink"/>
            <w:noProof/>
          </w:rPr>
          <w:t>3.2.71</w:t>
        </w:r>
        <w:r w:rsidR="00167323">
          <w:rPr>
            <w:rFonts w:asciiTheme="minorHAnsi" w:eastAsiaTheme="minorEastAsia" w:hAnsiTheme="minorHAnsi" w:cstheme="minorBidi"/>
            <w:b w:val="0"/>
            <w:noProof/>
            <w:sz w:val="22"/>
            <w:szCs w:val="22"/>
          </w:rPr>
          <w:tab/>
        </w:r>
        <w:r w:rsidR="00167323" w:rsidRPr="00BD37E9">
          <w:rPr>
            <w:rStyle w:val="Hyperlink"/>
            <w:noProof/>
          </w:rPr>
          <w:t>MSFR – PID $1200 – Total Misfire Counter</w:t>
        </w:r>
        <w:r w:rsidR="00167323">
          <w:rPr>
            <w:noProof/>
            <w:webHidden/>
          </w:rPr>
          <w:tab/>
        </w:r>
        <w:r>
          <w:rPr>
            <w:noProof/>
            <w:webHidden/>
          </w:rPr>
          <w:fldChar w:fldCharType="begin"/>
        </w:r>
        <w:r w:rsidR="00167323">
          <w:rPr>
            <w:noProof/>
            <w:webHidden/>
          </w:rPr>
          <w:instrText xml:space="preserve"> PAGEREF _Toc223512874 \h </w:instrText>
        </w:r>
        <w:r>
          <w:rPr>
            <w:noProof/>
            <w:webHidden/>
          </w:rPr>
        </w:r>
        <w:r>
          <w:rPr>
            <w:noProof/>
            <w:webHidden/>
          </w:rPr>
          <w:fldChar w:fldCharType="separate"/>
        </w:r>
        <w:r w:rsidR="00167323">
          <w:rPr>
            <w:noProof/>
            <w:webHidden/>
          </w:rPr>
          <w:t>96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75" w:history="1">
        <w:r w:rsidR="00167323" w:rsidRPr="00BD37E9">
          <w:rPr>
            <w:rStyle w:val="Hyperlink"/>
            <w:noProof/>
          </w:rPr>
          <w:t>3.2.72</w:t>
        </w:r>
        <w:r w:rsidR="00167323">
          <w:rPr>
            <w:rFonts w:asciiTheme="minorHAnsi" w:eastAsiaTheme="minorEastAsia" w:hAnsiTheme="minorHAnsi" w:cstheme="minorBidi"/>
            <w:b w:val="0"/>
            <w:noProof/>
            <w:sz w:val="22"/>
            <w:szCs w:val="22"/>
          </w:rPr>
          <w:tab/>
        </w:r>
        <w:r w:rsidR="00167323" w:rsidRPr="00BD37E9">
          <w:rPr>
            <w:rStyle w:val="Hyperlink"/>
            <w:noProof/>
          </w:rPr>
          <w:t>MSFR – PID $1201 – Cylinder 1 Misfire History Counter</w:t>
        </w:r>
        <w:r w:rsidR="00167323">
          <w:rPr>
            <w:noProof/>
            <w:webHidden/>
          </w:rPr>
          <w:tab/>
        </w:r>
        <w:r>
          <w:rPr>
            <w:noProof/>
            <w:webHidden/>
          </w:rPr>
          <w:fldChar w:fldCharType="begin"/>
        </w:r>
        <w:r w:rsidR="00167323">
          <w:rPr>
            <w:noProof/>
            <w:webHidden/>
          </w:rPr>
          <w:instrText xml:space="preserve"> PAGEREF _Toc223512875 \h </w:instrText>
        </w:r>
        <w:r>
          <w:rPr>
            <w:noProof/>
            <w:webHidden/>
          </w:rPr>
        </w:r>
        <w:r>
          <w:rPr>
            <w:noProof/>
            <w:webHidden/>
          </w:rPr>
          <w:fldChar w:fldCharType="separate"/>
        </w:r>
        <w:r w:rsidR="00167323">
          <w:rPr>
            <w:noProof/>
            <w:webHidden/>
          </w:rPr>
          <w:t>96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76" w:history="1">
        <w:r w:rsidR="00167323" w:rsidRPr="00BD37E9">
          <w:rPr>
            <w:rStyle w:val="Hyperlink"/>
            <w:noProof/>
          </w:rPr>
          <w:t>3.2.73</w:t>
        </w:r>
        <w:r w:rsidR="00167323">
          <w:rPr>
            <w:rFonts w:asciiTheme="minorHAnsi" w:eastAsiaTheme="minorEastAsia" w:hAnsiTheme="minorHAnsi" w:cstheme="minorBidi"/>
            <w:b w:val="0"/>
            <w:noProof/>
            <w:sz w:val="22"/>
            <w:szCs w:val="22"/>
          </w:rPr>
          <w:tab/>
        </w:r>
        <w:r w:rsidR="00167323" w:rsidRPr="00BD37E9">
          <w:rPr>
            <w:rStyle w:val="Hyperlink"/>
            <w:noProof/>
          </w:rPr>
          <w:t>MSFR – PID $1202 – Cylinder 2 Misfire History Counter</w:t>
        </w:r>
        <w:r w:rsidR="00167323">
          <w:rPr>
            <w:noProof/>
            <w:webHidden/>
          </w:rPr>
          <w:tab/>
        </w:r>
        <w:r>
          <w:rPr>
            <w:noProof/>
            <w:webHidden/>
          </w:rPr>
          <w:fldChar w:fldCharType="begin"/>
        </w:r>
        <w:r w:rsidR="00167323">
          <w:rPr>
            <w:noProof/>
            <w:webHidden/>
          </w:rPr>
          <w:instrText xml:space="preserve"> PAGEREF _Toc223512876 \h </w:instrText>
        </w:r>
        <w:r>
          <w:rPr>
            <w:noProof/>
            <w:webHidden/>
          </w:rPr>
        </w:r>
        <w:r>
          <w:rPr>
            <w:noProof/>
            <w:webHidden/>
          </w:rPr>
          <w:fldChar w:fldCharType="separate"/>
        </w:r>
        <w:r w:rsidR="00167323">
          <w:rPr>
            <w:noProof/>
            <w:webHidden/>
          </w:rPr>
          <w:t>96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77" w:history="1">
        <w:r w:rsidR="00167323" w:rsidRPr="00BD37E9">
          <w:rPr>
            <w:rStyle w:val="Hyperlink"/>
            <w:noProof/>
          </w:rPr>
          <w:t>3.2.74</w:t>
        </w:r>
        <w:r w:rsidR="00167323">
          <w:rPr>
            <w:rFonts w:asciiTheme="minorHAnsi" w:eastAsiaTheme="minorEastAsia" w:hAnsiTheme="minorHAnsi" w:cstheme="minorBidi"/>
            <w:b w:val="0"/>
            <w:noProof/>
            <w:sz w:val="22"/>
            <w:szCs w:val="22"/>
          </w:rPr>
          <w:tab/>
        </w:r>
        <w:r w:rsidR="00167323" w:rsidRPr="00BD37E9">
          <w:rPr>
            <w:rStyle w:val="Hyperlink"/>
            <w:noProof/>
          </w:rPr>
          <w:t>MSFR – PID $1203 – Cylinder 3 Misfire History Counter</w:t>
        </w:r>
        <w:r w:rsidR="00167323">
          <w:rPr>
            <w:noProof/>
            <w:webHidden/>
          </w:rPr>
          <w:tab/>
        </w:r>
        <w:r>
          <w:rPr>
            <w:noProof/>
            <w:webHidden/>
          </w:rPr>
          <w:fldChar w:fldCharType="begin"/>
        </w:r>
        <w:r w:rsidR="00167323">
          <w:rPr>
            <w:noProof/>
            <w:webHidden/>
          </w:rPr>
          <w:instrText xml:space="preserve"> PAGEREF _Toc223512877 \h </w:instrText>
        </w:r>
        <w:r>
          <w:rPr>
            <w:noProof/>
            <w:webHidden/>
          </w:rPr>
        </w:r>
        <w:r>
          <w:rPr>
            <w:noProof/>
            <w:webHidden/>
          </w:rPr>
          <w:fldChar w:fldCharType="separate"/>
        </w:r>
        <w:r w:rsidR="00167323">
          <w:rPr>
            <w:noProof/>
            <w:webHidden/>
          </w:rPr>
          <w:t>97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78" w:history="1">
        <w:r w:rsidR="00167323" w:rsidRPr="00BD37E9">
          <w:rPr>
            <w:rStyle w:val="Hyperlink"/>
            <w:noProof/>
          </w:rPr>
          <w:t>3.2.75</w:t>
        </w:r>
        <w:r w:rsidR="00167323">
          <w:rPr>
            <w:rFonts w:asciiTheme="minorHAnsi" w:eastAsiaTheme="minorEastAsia" w:hAnsiTheme="minorHAnsi" w:cstheme="minorBidi"/>
            <w:b w:val="0"/>
            <w:noProof/>
            <w:sz w:val="22"/>
            <w:szCs w:val="22"/>
          </w:rPr>
          <w:tab/>
        </w:r>
        <w:r w:rsidR="00167323" w:rsidRPr="00BD37E9">
          <w:rPr>
            <w:rStyle w:val="Hyperlink"/>
            <w:noProof/>
          </w:rPr>
          <w:t>MSFR – PID $1204 – Cylinder 4 Misfire History Counter</w:t>
        </w:r>
        <w:r w:rsidR="00167323">
          <w:rPr>
            <w:noProof/>
            <w:webHidden/>
          </w:rPr>
          <w:tab/>
        </w:r>
        <w:r>
          <w:rPr>
            <w:noProof/>
            <w:webHidden/>
          </w:rPr>
          <w:fldChar w:fldCharType="begin"/>
        </w:r>
        <w:r w:rsidR="00167323">
          <w:rPr>
            <w:noProof/>
            <w:webHidden/>
          </w:rPr>
          <w:instrText xml:space="preserve"> PAGEREF _Toc223512878 \h </w:instrText>
        </w:r>
        <w:r>
          <w:rPr>
            <w:noProof/>
            <w:webHidden/>
          </w:rPr>
        </w:r>
        <w:r>
          <w:rPr>
            <w:noProof/>
            <w:webHidden/>
          </w:rPr>
          <w:fldChar w:fldCharType="separate"/>
        </w:r>
        <w:r w:rsidR="00167323">
          <w:rPr>
            <w:noProof/>
            <w:webHidden/>
          </w:rPr>
          <w:t>97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79" w:history="1">
        <w:r w:rsidR="00167323" w:rsidRPr="00BD37E9">
          <w:rPr>
            <w:rStyle w:val="Hyperlink"/>
            <w:noProof/>
          </w:rPr>
          <w:t>3.2.76</w:t>
        </w:r>
        <w:r w:rsidR="00167323">
          <w:rPr>
            <w:rFonts w:asciiTheme="minorHAnsi" w:eastAsiaTheme="minorEastAsia" w:hAnsiTheme="minorHAnsi" w:cstheme="minorBidi"/>
            <w:b w:val="0"/>
            <w:noProof/>
            <w:sz w:val="22"/>
            <w:szCs w:val="22"/>
          </w:rPr>
          <w:tab/>
        </w:r>
        <w:r w:rsidR="00167323" w:rsidRPr="00BD37E9">
          <w:rPr>
            <w:rStyle w:val="Hyperlink"/>
            <w:noProof/>
          </w:rPr>
          <w:t>MSFR – PID $1205 – Cylinder 2 Misfire Counter</w:t>
        </w:r>
        <w:r w:rsidR="00167323">
          <w:rPr>
            <w:noProof/>
            <w:webHidden/>
          </w:rPr>
          <w:tab/>
        </w:r>
        <w:r>
          <w:rPr>
            <w:noProof/>
            <w:webHidden/>
          </w:rPr>
          <w:fldChar w:fldCharType="begin"/>
        </w:r>
        <w:r w:rsidR="00167323">
          <w:rPr>
            <w:noProof/>
            <w:webHidden/>
          </w:rPr>
          <w:instrText xml:space="preserve"> PAGEREF _Toc223512879 \h </w:instrText>
        </w:r>
        <w:r>
          <w:rPr>
            <w:noProof/>
            <w:webHidden/>
          </w:rPr>
        </w:r>
        <w:r>
          <w:rPr>
            <w:noProof/>
            <w:webHidden/>
          </w:rPr>
          <w:fldChar w:fldCharType="separate"/>
        </w:r>
        <w:r w:rsidR="00167323">
          <w:rPr>
            <w:noProof/>
            <w:webHidden/>
          </w:rPr>
          <w:t>97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80" w:history="1">
        <w:r w:rsidR="00167323" w:rsidRPr="00BD37E9">
          <w:rPr>
            <w:rStyle w:val="Hyperlink"/>
            <w:noProof/>
          </w:rPr>
          <w:t>3.2.77</w:t>
        </w:r>
        <w:r w:rsidR="00167323">
          <w:rPr>
            <w:rFonts w:asciiTheme="minorHAnsi" w:eastAsiaTheme="minorEastAsia" w:hAnsiTheme="minorHAnsi" w:cstheme="minorBidi"/>
            <w:b w:val="0"/>
            <w:noProof/>
            <w:sz w:val="22"/>
            <w:szCs w:val="22"/>
          </w:rPr>
          <w:tab/>
        </w:r>
        <w:r w:rsidR="00167323" w:rsidRPr="00BD37E9">
          <w:rPr>
            <w:rStyle w:val="Hyperlink"/>
            <w:noProof/>
          </w:rPr>
          <w:t>MSFR – PID $1206 – Cylinder 1 Misfire Counter</w:t>
        </w:r>
        <w:r w:rsidR="00167323">
          <w:rPr>
            <w:noProof/>
            <w:webHidden/>
          </w:rPr>
          <w:tab/>
        </w:r>
        <w:r>
          <w:rPr>
            <w:noProof/>
            <w:webHidden/>
          </w:rPr>
          <w:fldChar w:fldCharType="begin"/>
        </w:r>
        <w:r w:rsidR="00167323">
          <w:rPr>
            <w:noProof/>
            <w:webHidden/>
          </w:rPr>
          <w:instrText xml:space="preserve"> PAGEREF _Toc223512880 \h </w:instrText>
        </w:r>
        <w:r>
          <w:rPr>
            <w:noProof/>
            <w:webHidden/>
          </w:rPr>
        </w:r>
        <w:r>
          <w:rPr>
            <w:noProof/>
            <w:webHidden/>
          </w:rPr>
          <w:fldChar w:fldCharType="separate"/>
        </w:r>
        <w:r w:rsidR="00167323">
          <w:rPr>
            <w:noProof/>
            <w:webHidden/>
          </w:rPr>
          <w:t>97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81" w:history="1">
        <w:r w:rsidR="00167323" w:rsidRPr="00BD37E9">
          <w:rPr>
            <w:rStyle w:val="Hyperlink"/>
            <w:noProof/>
          </w:rPr>
          <w:t>3.2.78</w:t>
        </w:r>
        <w:r w:rsidR="00167323">
          <w:rPr>
            <w:rFonts w:asciiTheme="minorHAnsi" w:eastAsiaTheme="minorEastAsia" w:hAnsiTheme="minorHAnsi" w:cstheme="minorBidi"/>
            <w:b w:val="0"/>
            <w:noProof/>
            <w:sz w:val="22"/>
            <w:szCs w:val="22"/>
          </w:rPr>
          <w:tab/>
        </w:r>
        <w:r w:rsidR="00167323" w:rsidRPr="00BD37E9">
          <w:rPr>
            <w:rStyle w:val="Hyperlink"/>
            <w:noProof/>
          </w:rPr>
          <w:t>MSFR – PID $1207 – Cylinder 3 Misfire Counter</w:t>
        </w:r>
        <w:r w:rsidR="00167323">
          <w:rPr>
            <w:noProof/>
            <w:webHidden/>
          </w:rPr>
          <w:tab/>
        </w:r>
        <w:r>
          <w:rPr>
            <w:noProof/>
            <w:webHidden/>
          </w:rPr>
          <w:fldChar w:fldCharType="begin"/>
        </w:r>
        <w:r w:rsidR="00167323">
          <w:rPr>
            <w:noProof/>
            <w:webHidden/>
          </w:rPr>
          <w:instrText xml:space="preserve"> PAGEREF _Toc223512881 \h </w:instrText>
        </w:r>
        <w:r>
          <w:rPr>
            <w:noProof/>
            <w:webHidden/>
          </w:rPr>
        </w:r>
        <w:r>
          <w:rPr>
            <w:noProof/>
            <w:webHidden/>
          </w:rPr>
          <w:fldChar w:fldCharType="separate"/>
        </w:r>
        <w:r w:rsidR="00167323">
          <w:rPr>
            <w:noProof/>
            <w:webHidden/>
          </w:rPr>
          <w:t>98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82" w:history="1">
        <w:r w:rsidR="00167323" w:rsidRPr="00BD37E9">
          <w:rPr>
            <w:rStyle w:val="Hyperlink"/>
            <w:noProof/>
          </w:rPr>
          <w:t>3.2.79</w:t>
        </w:r>
        <w:r w:rsidR="00167323">
          <w:rPr>
            <w:rFonts w:asciiTheme="minorHAnsi" w:eastAsiaTheme="minorEastAsia" w:hAnsiTheme="minorHAnsi" w:cstheme="minorBidi"/>
            <w:b w:val="0"/>
            <w:noProof/>
            <w:sz w:val="22"/>
            <w:szCs w:val="22"/>
          </w:rPr>
          <w:tab/>
        </w:r>
        <w:r w:rsidR="00167323" w:rsidRPr="00BD37E9">
          <w:rPr>
            <w:rStyle w:val="Hyperlink"/>
            <w:noProof/>
          </w:rPr>
          <w:t>MSFR – PID $1208 – Cylinder 4 Misfire Counter</w:t>
        </w:r>
        <w:r w:rsidR="00167323">
          <w:rPr>
            <w:noProof/>
            <w:webHidden/>
          </w:rPr>
          <w:tab/>
        </w:r>
        <w:r>
          <w:rPr>
            <w:noProof/>
            <w:webHidden/>
          </w:rPr>
          <w:fldChar w:fldCharType="begin"/>
        </w:r>
        <w:r w:rsidR="00167323">
          <w:rPr>
            <w:noProof/>
            <w:webHidden/>
          </w:rPr>
          <w:instrText xml:space="preserve"> PAGEREF _Toc223512882 \h </w:instrText>
        </w:r>
        <w:r>
          <w:rPr>
            <w:noProof/>
            <w:webHidden/>
          </w:rPr>
        </w:r>
        <w:r>
          <w:rPr>
            <w:noProof/>
            <w:webHidden/>
          </w:rPr>
          <w:fldChar w:fldCharType="separate"/>
        </w:r>
        <w:r w:rsidR="00167323">
          <w:rPr>
            <w:noProof/>
            <w:webHidden/>
          </w:rPr>
          <w:t>98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83" w:history="1">
        <w:r w:rsidR="00167323" w:rsidRPr="00BD37E9">
          <w:rPr>
            <w:rStyle w:val="Hyperlink"/>
            <w:noProof/>
          </w:rPr>
          <w:t>3.2.80</w:t>
        </w:r>
        <w:r w:rsidR="00167323">
          <w:rPr>
            <w:rFonts w:asciiTheme="minorHAnsi" w:eastAsiaTheme="minorEastAsia" w:hAnsiTheme="minorHAnsi" w:cstheme="minorBidi"/>
            <w:b w:val="0"/>
            <w:noProof/>
            <w:sz w:val="22"/>
            <w:szCs w:val="22"/>
          </w:rPr>
          <w:tab/>
        </w:r>
        <w:r w:rsidR="00167323" w:rsidRPr="00BD37E9">
          <w:rPr>
            <w:rStyle w:val="Hyperlink"/>
            <w:noProof/>
          </w:rPr>
          <w:t>MSFR – PID $1227 – Misfire Emission Fail History Counter</w:t>
        </w:r>
        <w:r w:rsidR="00167323">
          <w:rPr>
            <w:noProof/>
            <w:webHidden/>
          </w:rPr>
          <w:tab/>
        </w:r>
        <w:r>
          <w:rPr>
            <w:noProof/>
            <w:webHidden/>
          </w:rPr>
          <w:fldChar w:fldCharType="begin"/>
        </w:r>
        <w:r w:rsidR="00167323">
          <w:rPr>
            <w:noProof/>
            <w:webHidden/>
          </w:rPr>
          <w:instrText xml:space="preserve"> PAGEREF _Toc223512883 \h </w:instrText>
        </w:r>
        <w:r>
          <w:rPr>
            <w:noProof/>
            <w:webHidden/>
          </w:rPr>
        </w:r>
        <w:r>
          <w:rPr>
            <w:noProof/>
            <w:webHidden/>
          </w:rPr>
          <w:fldChar w:fldCharType="separate"/>
        </w:r>
        <w:r w:rsidR="00167323">
          <w:rPr>
            <w:noProof/>
            <w:webHidden/>
          </w:rPr>
          <w:t>98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84" w:history="1">
        <w:r w:rsidR="00167323" w:rsidRPr="00BD37E9">
          <w:rPr>
            <w:rStyle w:val="Hyperlink"/>
            <w:noProof/>
          </w:rPr>
          <w:t>3.2.81</w:t>
        </w:r>
        <w:r w:rsidR="00167323">
          <w:rPr>
            <w:rFonts w:asciiTheme="minorHAnsi" w:eastAsiaTheme="minorEastAsia" w:hAnsiTheme="minorHAnsi" w:cstheme="minorBidi"/>
            <w:b w:val="0"/>
            <w:noProof/>
            <w:sz w:val="22"/>
            <w:szCs w:val="22"/>
          </w:rPr>
          <w:tab/>
        </w:r>
        <w:r w:rsidR="00167323" w:rsidRPr="00BD37E9">
          <w:rPr>
            <w:rStyle w:val="Hyperlink"/>
            <w:noProof/>
          </w:rPr>
          <w:t>MSFR – PID $1228 – Misfire Emission Pass History Counter</w:t>
        </w:r>
        <w:r w:rsidR="00167323">
          <w:rPr>
            <w:noProof/>
            <w:webHidden/>
          </w:rPr>
          <w:tab/>
        </w:r>
        <w:r>
          <w:rPr>
            <w:noProof/>
            <w:webHidden/>
          </w:rPr>
          <w:fldChar w:fldCharType="begin"/>
        </w:r>
        <w:r w:rsidR="00167323">
          <w:rPr>
            <w:noProof/>
            <w:webHidden/>
          </w:rPr>
          <w:instrText xml:space="preserve"> PAGEREF _Toc223512884 \h </w:instrText>
        </w:r>
        <w:r>
          <w:rPr>
            <w:noProof/>
            <w:webHidden/>
          </w:rPr>
        </w:r>
        <w:r>
          <w:rPr>
            <w:noProof/>
            <w:webHidden/>
          </w:rPr>
          <w:fldChar w:fldCharType="separate"/>
        </w:r>
        <w:r w:rsidR="00167323">
          <w:rPr>
            <w:noProof/>
            <w:webHidden/>
          </w:rPr>
          <w:t>98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85" w:history="1">
        <w:r w:rsidR="00167323" w:rsidRPr="00BD37E9">
          <w:rPr>
            <w:rStyle w:val="Hyperlink"/>
            <w:noProof/>
          </w:rPr>
          <w:t>3.2.82</w:t>
        </w:r>
        <w:r w:rsidR="00167323">
          <w:rPr>
            <w:rFonts w:asciiTheme="minorHAnsi" w:eastAsiaTheme="minorEastAsia" w:hAnsiTheme="minorHAnsi" w:cstheme="minorBidi"/>
            <w:b w:val="0"/>
            <w:noProof/>
            <w:sz w:val="22"/>
            <w:szCs w:val="22"/>
          </w:rPr>
          <w:tab/>
        </w:r>
        <w:r w:rsidR="00167323" w:rsidRPr="00BD37E9">
          <w:rPr>
            <w:rStyle w:val="Hyperlink"/>
            <w:noProof/>
          </w:rPr>
          <w:t>MSFR – PID $1229 – Revolution Mode Misfire Threshold</w:t>
        </w:r>
        <w:r w:rsidR="00167323">
          <w:rPr>
            <w:noProof/>
            <w:webHidden/>
          </w:rPr>
          <w:tab/>
        </w:r>
        <w:r>
          <w:rPr>
            <w:noProof/>
            <w:webHidden/>
          </w:rPr>
          <w:fldChar w:fldCharType="begin"/>
        </w:r>
        <w:r w:rsidR="00167323">
          <w:rPr>
            <w:noProof/>
            <w:webHidden/>
          </w:rPr>
          <w:instrText xml:space="preserve"> PAGEREF _Toc223512885 \h </w:instrText>
        </w:r>
        <w:r>
          <w:rPr>
            <w:noProof/>
            <w:webHidden/>
          </w:rPr>
        </w:r>
        <w:r>
          <w:rPr>
            <w:noProof/>
            <w:webHidden/>
          </w:rPr>
          <w:fldChar w:fldCharType="separate"/>
        </w:r>
        <w:r w:rsidR="00167323">
          <w:rPr>
            <w:noProof/>
            <w:webHidden/>
          </w:rPr>
          <w:t>99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86" w:history="1">
        <w:r w:rsidR="00167323" w:rsidRPr="00BD37E9">
          <w:rPr>
            <w:rStyle w:val="Hyperlink"/>
            <w:noProof/>
          </w:rPr>
          <w:t>3.2.83</w:t>
        </w:r>
        <w:r w:rsidR="00167323">
          <w:rPr>
            <w:rFonts w:asciiTheme="minorHAnsi" w:eastAsiaTheme="minorEastAsia" w:hAnsiTheme="minorHAnsi" w:cstheme="minorBidi"/>
            <w:b w:val="0"/>
            <w:noProof/>
            <w:sz w:val="22"/>
            <w:szCs w:val="22"/>
          </w:rPr>
          <w:tab/>
        </w:r>
        <w:r w:rsidR="00167323" w:rsidRPr="00BD37E9">
          <w:rPr>
            <w:rStyle w:val="Hyperlink"/>
            <w:noProof/>
          </w:rPr>
          <w:t>MSFR – PID $122A – Misfire Engine Cycle Counter</w:t>
        </w:r>
        <w:r w:rsidR="00167323">
          <w:rPr>
            <w:noProof/>
            <w:webHidden/>
          </w:rPr>
          <w:tab/>
        </w:r>
        <w:r>
          <w:rPr>
            <w:noProof/>
            <w:webHidden/>
          </w:rPr>
          <w:fldChar w:fldCharType="begin"/>
        </w:r>
        <w:r w:rsidR="00167323">
          <w:rPr>
            <w:noProof/>
            <w:webHidden/>
          </w:rPr>
          <w:instrText xml:space="preserve"> PAGEREF _Toc223512886 \h </w:instrText>
        </w:r>
        <w:r>
          <w:rPr>
            <w:noProof/>
            <w:webHidden/>
          </w:rPr>
        </w:r>
        <w:r>
          <w:rPr>
            <w:noProof/>
            <w:webHidden/>
          </w:rPr>
          <w:fldChar w:fldCharType="separate"/>
        </w:r>
        <w:r w:rsidR="00167323">
          <w:rPr>
            <w:noProof/>
            <w:webHidden/>
          </w:rPr>
          <w:t>99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87" w:history="1">
        <w:r w:rsidR="00167323" w:rsidRPr="00BD37E9">
          <w:rPr>
            <w:rStyle w:val="Hyperlink"/>
            <w:noProof/>
          </w:rPr>
          <w:t>3.2.84</w:t>
        </w:r>
        <w:r w:rsidR="00167323">
          <w:rPr>
            <w:rFonts w:asciiTheme="minorHAnsi" w:eastAsiaTheme="minorEastAsia" w:hAnsiTheme="minorHAnsi" w:cstheme="minorBidi"/>
            <w:b w:val="0"/>
            <w:noProof/>
            <w:sz w:val="22"/>
            <w:szCs w:val="22"/>
          </w:rPr>
          <w:tab/>
        </w:r>
        <w:r w:rsidR="00167323" w:rsidRPr="00BD37E9">
          <w:rPr>
            <w:rStyle w:val="Hyperlink"/>
            <w:noProof/>
          </w:rPr>
          <w:t>DRER – PID $1232 – Emissions Warm</w:t>
        </w:r>
        <w:r w:rsidR="00167323" w:rsidRPr="00BD37E9">
          <w:rPr>
            <w:rStyle w:val="Hyperlink"/>
            <w:noProof/>
          </w:rPr>
          <w:noBreakHyphen/>
          <w:t>Up Counter</w:t>
        </w:r>
        <w:r w:rsidR="00167323">
          <w:rPr>
            <w:noProof/>
            <w:webHidden/>
          </w:rPr>
          <w:tab/>
        </w:r>
        <w:r>
          <w:rPr>
            <w:noProof/>
            <w:webHidden/>
          </w:rPr>
          <w:fldChar w:fldCharType="begin"/>
        </w:r>
        <w:r w:rsidR="00167323">
          <w:rPr>
            <w:noProof/>
            <w:webHidden/>
          </w:rPr>
          <w:instrText xml:space="preserve"> PAGEREF _Toc223512887 \h </w:instrText>
        </w:r>
        <w:r>
          <w:rPr>
            <w:noProof/>
            <w:webHidden/>
          </w:rPr>
        </w:r>
        <w:r>
          <w:rPr>
            <w:noProof/>
            <w:webHidden/>
          </w:rPr>
          <w:fldChar w:fldCharType="separate"/>
        </w:r>
        <w:r w:rsidR="00167323">
          <w:rPr>
            <w:noProof/>
            <w:webHidden/>
          </w:rPr>
          <w:t>99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88" w:history="1">
        <w:r w:rsidR="00167323" w:rsidRPr="00BD37E9">
          <w:rPr>
            <w:rStyle w:val="Hyperlink"/>
            <w:noProof/>
          </w:rPr>
          <w:t>3.2.85</w:t>
        </w:r>
        <w:r w:rsidR="00167323">
          <w:rPr>
            <w:rFonts w:asciiTheme="minorHAnsi" w:eastAsiaTheme="minorEastAsia" w:hAnsiTheme="minorHAnsi" w:cstheme="minorBidi"/>
            <w:b w:val="0"/>
            <w:noProof/>
            <w:sz w:val="22"/>
            <w:szCs w:val="22"/>
          </w:rPr>
          <w:tab/>
        </w:r>
        <w:r w:rsidR="00167323" w:rsidRPr="00BD37E9">
          <w:rPr>
            <w:rStyle w:val="Hyperlink"/>
            <w:noProof/>
          </w:rPr>
          <w:t>DRER – PID $1233 – Non Emissions Warm</w:t>
        </w:r>
        <w:r w:rsidR="00167323" w:rsidRPr="00BD37E9">
          <w:rPr>
            <w:rStyle w:val="Hyperlink"/>
            <w:noProof/>
          </w:rPr>
          <w:noBreakHyphen/>
          <w:t>Up Counter</w:t>
        </w:r>
        <w:r w:rsidR="00167323">
          <w:rPr>
            <w:noProof/>
            <w:webHidden/>
          </w:rPr>
          <w:tab/>
        </w:r>
        <w:r>
          <w:rPr>
            <w:noProof/>
            <w:webHidden/>
          </w:rPr>
          <w:fldChar w:fldCharType="begin"/>
        </w:r>
        <w:r w:rsidR="00167323">
          <w:rPr>
            <w:noProof/>
            <w:webHidden/>
          </w:rPr>
          <w:instrText xml:space="preserve"> PAGEREF _Toc223512888 \h </w:instrText>
        </w:r>
        <w:r>
          <w:rPr>
            <w:noProof/>
            <w:webHidden/>
          </w:rPr>
        </w:r>
        <w:r>
          <w:rPr>
            <w:noProof/>
            <w:webHidden/>
          </w:rPr>
          <w:fldChar w:fldCharType="separate"/>
        </w:r>
        <w:r w:rsidR="00167323">
          <w:rPr>
            <w:noProof/>
            <w:webHidden/>
          </w:rPr>
          <w:t>99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89" w:history="1">
        <w:r w:rsidR="00167323" w:rsidRPr="00BD37E9">
          <w:rPr>
            <w:rStyle w:val="Hyperlink"/>
            <w:noProof/>
          </w:rPr>
          <w:t>3.2.86</w:t>
        </w:r>
        <w:r w:rsidR="00167323">
          <w:rPr>
            <w:rFonts w:asciiTheme="minorHAnsi" w:eastAsiaTheme="minorEastAsia" w:hAnsiTheme="minorHAnsi" w:cstheme="minorBidi"/>
            <w:b w:val="0"/>
            <w:noProof/>
            <w:sz w:val="22"/>
            <w:szCs w:val="22"/>
          </w:rPr>
          <w:tab/>
        </w:r>
        <w:r w:rsidR="00167323" w:rsidRPr="00BD37E9">
          <w:rPr>
            <w:rStyle w:val="Hyperlink"/>
            <w:noProof/>
          </w:rPr>
          <w:t>VSPR – PID $1234 – Distance Since Code Clear</w:t>
        </w:r>
        <w:r w:rsidR="00167323">
          <w:rPr>
            <w:noProof/>
            <w:webHidden/>
          </w:rPr>
          <w:tab/>
        </w:r>
        <w:r>
          <w:rPr>
            <w:noProof/>
            <w:webHidden/>
          </w:rPr>
          <w:fldChar w:fldCharType="begin"/>
        </w:r>
        <w:r w:rsidR="00167323">
          <w:rPr>
            <w:noProof/>
            <w:webHidden/>
          </w:rPr>
          <w:instrText xml:space="preserve"> PAGEREF _Toc223512889 \h </w:instrText>
        </w:r>
        <w:r>
          <w:rPr>
            <w:noProof/>
            <w:webHidden/>
          </w:rPr>
        </w:r>
        <w:r>
          <w:rPr>
            <w:noProof/>
            <w:webHidden/>
          </w:rPr>
          <w:fldChar w:fldCharType="separate"/>
        </w:r>
        <w:r w:rsidR="00167323">
          <w:rPr>
            <w:noProof/>
            <w:webHidden/>
          </w:rPr>
          <w:t>99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90" w:history="1">
        <w:r w:rsidR="00167323" w:rsidRPr="00BD37E9">
          <w:rPr>
            <w:rStyle w:val="Hyperlink"/>
            <w:noProof/>
          </w:rPr>
          <w:t>3.2.87</w:t>
        </w:r>
        <w:r w:rsidR="00167323">
          <w:rPr>
            <w:rFonts w:asciiTheme="minorHAnsi" w:eastAsiaTheme="minorEastAsia" w:hAnsiTheme="minorHAnsi" w:cstheme="minorBidi"/>
            <w:b w:val="0"/>
            <w:noProof/>
            <w:sz w:val="22"/>
            <w:szCs w:val="22"/>
          </w:rPr>
          <w:tab/>
        </w:r>
        <w:r w:rsidR="00167323" w:rsidRPr="00BD37E9">
          <w:rPr>
            <w:rStyle w:val="Hyperlink"/>
            <w:noProof/>
          </w:rPr>
          <w:t>FFRR – PID $1235 – Distance at First Failure</w:t>
        </w:r>
        <w:r w:rsidR="00167323">
          <w:rPr>
            <w:noProof/>
            <w:webHidden/>
          </w:rPr>
          <w:tab/>
        </w:r>
        <w:r>
          <w:rPr>
            <w:noProof/>
            <w:webHidden/>
          </w:rPr>
          <w:fldChar w:fldCharType="begin"/>
        </w:r>
        <w:r w:rsidR="00167323">
          <w:rPr>
            <w:noProof/>
            <w:webHidden/>
          </w:rPr>
          <w:instrText xml:space="preserve"> PAGEREF _Toc223512890 \h </w:instrText>
        </w:r>
        <w:r>
          <w:rPr>
            <w:noProof/>
            <w:webHidden/>
          </w:rPr>
        </w:r>
        <w:r>
          <w:rPr>
            <w:noProof/>
            <w:webHidden/>
          </w:rPr>
          <w:fldChar w:fldCharType="separate"/>
        </w:r>
        <w:r w:rsidR="00167323">
          <w:rPr>
            <w:noProof/>
            <w:webHidden/>
          </w:rPr>
          <w:t>100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91" w:history="1">
        <w:r w:rsidR="00167323" w:rsidRPr="00BD37E9">
          <w:rPr>
            <w:rStyle w:val="Hyperlink"/>
            <w:noProof/>
          </w:rPr>
          <w:t>3.2.88</w:t>
        </w:r>
        <w:r w:rsidR="00167323">
          <w:rPr>
            <w:rFonts w:asciiTheme="minorHAnsi" w:eastAsiaTheme="minorEastAsia" w:hAnsiTheme="minorHAnsi" w:cstheme="minorBidi"/>
            <w:b w:val="0"/>
            <w:noProof/>
            <w:sz w:val="22"/>
            <w:szCs w:val="22"/>
          </w:rPr>
          <w:tab/>
        </w:r>
        <w:r w:rsidR="00167323" w:rsidRPr="00BD37E9">
          <w:rPr>
            <w:rStyle w:val="Hyperlink"/>
            <w:noProof/>
          </w:rPr>
          <w:t>FFRR – PID $1236 – Distance at Last Failure</w:t>
        </w:r>
        <w:r w:rsidR="00167323">
          <w:rPr>
            <w:noProof/>
            <w:webHidden/>
          </w:rPr>
          <w:tab/>
        </w:r>
        <w:r>
          <w:rPr>
            <w:noProof/>
            <w:webHidden/>
          </w:rPr>
          <w:fldChar w:fldCharType="begin"/>
        </w:r>
        <w:r w:rsidR="00167323">
          <w:rPr>
            <w:noProof/>
            <w:webHidden/>
          </w:rPr>
          <w:instrText xml:space="preserve"> PAGEREF _Toc223512891 \h </w:instrText>
        </w:r>
        <w:r>
          <w:rPr>
            <w:noProof/>
            <w:webHidden/>
          </w:rPr>
        </w:r>
        <w:r>
          <w:rPr>
            <w:noProof/>
            <w:webHidden/>
          </w:rPr>
          <w:fldChar w:fldCharType="separate"/>
        </w:r>
        <w:r w:rsidR="00167323">
          <w:rPr>
            <w:noProof/>
            <w:webHidden/>
          </w:rPr>
          <w:t>100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92" w:history="1">
        <w:r w:rsidR="00167323" w:rsidRPr="00BD37E9">
          <w:rPr>
            <w:rStyle w:val="Hyperlink"/>
            <w:noProof/>
          </w:rPr>
          <w:t>3.2.89</w:t>
        </w:r>
        <w:r w:rsidR="00167323">
          <w:rPr>
            <w:rFonts w:asciiTheme="minorHAnsi" w:eastAsiaTheme="minorEastAsia" w:hAnsiTheme="minorHAnsi" w:cstheme="minorBidi"/>
            <w:b w:val="0"/>
            <w:noProof/>
            <w:sz w:val="22"/>
            <w:szCs w:val="22"/>
          </w:rPr>
          <w:tab/>
        </w:r>
        <w:r w:rsidR="00167323" w:rsidRPr="00BD37E9">
          <w:rPr>
            <w:rStyle w:val="Hyperlink"/>
            <w:noProof/>
          </w:rPr>
          <w:t>FFRR – PID $1237 – Failure Record Fail Counter</w:t>
        </w:r>
        <w:r w:rsidR="00167323">
          <w:rPr>
            <w:noProof/>
            <w:webHidden/>
          </w:rPr>
          <w:tab/>
        </w:r>
        <w:r>
          <w:rPr>
            <w:noProof/>
            <w:webHidden/>
          </w:rPr>
          <w:fldChar w:fldCharType="begin"/>
        </w:r>
        <w:r w:rsidR="00167323">
          <w:rPr>
            <w:noProof/>
            <w:webHidden/>
          </w:rPr>
          <w:instrText xml:space="preserve"> PAGEREF _Toc223512892 \h </w:instrText>
        </w:r>
        <w:r>
          <w:rPr>
            <w:noProof/>
            <w:webHidden/>
          </w:rPr>
        </w:r>
        <w:r>
          <w:rPr>
            <w:noProof/>
            <w:webHidden/>
          </w:rPr>
          <w:fldChar w:fldCharType="separate"/>
        </w:r>
        <w:r w:rsidR="00167323">
          <w:rPr>
            <w:noProof/>
            <w:webHidden/>
          </w:rPr>
          <w:t>100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93" w:history="1">
        <w:r w:rsidR="00167323" w:rsidRPr="00BD37E9">
          <w:rPr>
            <w:rStyle w:val="Hyperlink"/>
            <w:noProof/>
          </w:rPr>
          <w:t>3.2.90</w:t>
        </w:r>
        <w:r w:rsidR="00167323">
          <w:rPr>
            <w:rFonts w:asciiTheme="minorHAnsi" w:eastAsiaTheme="minorEastAsia" w:hAnsiTheme="minorHAnsi" w:cstheme="minorBidi"/>
            <w:b w:val="0"/>
            <w:noProof/>
            <w:sz w:val="22"/>
            <w:szCs w:val="22"/>
          </w:rPr>
          <w:tab/>
        </w:r>
        <w:r w:rsidR="00167323" w:rsidRPr="00BD37E9">
          <w:rPr>
            <w:rStyle w:val="Hyperlink"/>
            <w:noProof/>
          </w:rPr>
          <w:t>FFRR – PID $1238 – Failure Record Pass Counter</w:t>
        </w:r>
        <w:r w:rsidR="00167323">
          <w:rPr>
            <w:noProof/>
            <w:webHidden/>
          </w:rPr>
          <w:tab/>
        </w:r>
        <w:r>
          <w:rPr>
            <w:noProof/>
            <w:webHidden/>
          </w:rPr>
          <w:fldChar w:fldCharType="begin"/>
        </w:r>
        <w:r w:rsidR="00167323">
          <w:rPr>
            <w:noProof/>
            <w:webHidden/>
          </w:rPr>
          <w:instrText xml:space="preserve"> PAGEREF _Toc223512893 \h </w:instrText>
        </w:r>
        <w:r>
          <w:rPr>
            <w:noProof/>
            <w:webHidden/>
          </w:rPr>
        </w:r>
        <w:r>
          <w:rPr>
            <w:noProof/>
            <w:webHidden/>
          </w:rPr>
          <w:fldChar w:fldCharType="separate"/>
        </w:r>
        <w:r w:rsidR="00167323">
          <w:rPr>
            <w:noProof/>
            <w:webHidden/>
          </w:rPr>
          <w:t>100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94" w:history="1">
        <w:r w:rsidR="00167323" w:rsidRPr="00BD37E9">
          <w:rPr>
            <w:rStyle w:val="Hyperlink"/>
            <w:noProof/>
          </w:rPr>
          <w:t>3.2.91</w:t>
        </w:r>
        <w:r w:rsidR="00167323">
          <w:rPr>
            <w:rFonts w:asciiTheme="minorHAnsi" w:eastAsiaTheme="minorEastAsia" w:hAnsiTheme="minorHAnsi" w:cstheme="minorBidi"/>
            <w:b w:val="0"/>
            <w:noProof/>
            <w:sz w:val="22"/>
            <w:szCs w:val="22"/>
          </w:rPr>
          <w:tab/>
        </w:r>
        <w:r w:rsidR="00167323" w:rsidRPr="00BD37E9">
          <w:rPr>
            <w:rStyle w:val="Hyperlink"/>
            <w:noProof/>
          </w:rPr>
          <w:t>FFRR – PID $1239 – Failure Record Not Run Counter</w:t>
        </w:r>
        <w:r w:rsidR="00167323">
          <w:rPr>
            <w:noProof/>
            <w:webHidden/>
          </w:rPr>
          <w:tab/>
        </w:r>
        <w:r>
          <w:rPr>
            <w:noProof/>
            <w:webHidden/>
          </w:rPr>
          <w:fldChar w:fldCharType="begin"/>
        </w:r>
        <w:r w:rsidR="00167323">
          <w:rPr>
            <w:noProof/>
            <w:webHidden/>
          </w:rPr>
          <w:instrText xml:space="preserve"> PAGEREF _Toc223512894 \h </w:instrText>
        </w:r>
        <w:r>
          <w:rPr>
            <w:noProof/>
            <w:webHidden/>
          </w:rPr>
        </w:r>
        <w:r>
          <w:rPr>
            <w:noProof/>
            <w:webHidden/>
          </w:rPr>
          <w:fldChar w:fldCharType="separate"/>
        </w:r>
        <w:r w:rsidR="00167323">
          <w:rPr>
            <w:noProof/>
            <w:webHidden/>
          </w:rPr>
          <w:t>100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95" w:history="1">
        <w:r w:rsidR="00167323" w:rsidRPr="00BD37E9">
          <w:rPr>
            <w:rStyle w:val="Hyperlink"/>
            <w:noProof/>
          </w:rPr>
          <w:t>3.2.92</w:t>
        </w:r>
        <w:r w:rsidR="00167323">
          <w:rPr>
            <w:rFonts w:asciiTheme="minorHAnsi" w:eastAsiaTheme="minorEastAsia" w:hAnsiTheme="minorHAnsi" w:cstheme="minorBidi"/>
            <w:b w:val="0"/>
            <w:noProof/>
            <w:sz w:val="22"/>
            <w:szCs w:val="22"/>
          </w:rPr>
          <w:tab/>
        </w:r>
        <w:r w:rsidR="00167323" w:rsidRPr="00BD37E9">
          <w:rPr>
            <w:rStyle w:val="Hyperlink"/>
            <w:noProof/>
          </w:rPr>
          <w:t>EVPR – PID $12AB – Evaporative Emissions Test Result</w:t>
        </w:r>
        <w:r w:rsidR="00167323">
          <w:rPr>
            <w:noProof/>
            <w:webHidden/>
          </w:rPr>
          <w:tab/>
        </w:r>
        <w:r>
          <w:rPr>
            <w:noProof/>
            <w:webHidden/>
          </w:rPr>
          <w:fldChar w:fldCharType="begin"/>
        </w:r>
        <w:r w:rsidR="00167323">
          <w:rPr>
            <w:noProof/>
            <w:webHidden/>
          </w:rPr>
          <w:instrText xml:space="preserve"> PAGEREF _Toc223512895 \h </w:instrText>
        </w:r>
        <w:r>
          <w:rPr>
            <w:noProof/>
            <w:webHidden/>
          </w:rPr>
        </w:r>
        <w:r>
          <w:rPr>
            <w:noProof/>
            <w:webHidden/>
          </w:rPr>
          <w:fldChar w:fldCharType="separate"/>
        </w:r>
        <w:r w:rsidR="00167323">
          <w:rPr>
            <w:noProof/>
            <w:webHidden/>
          </w:rPr>
          <w:t>101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96" w:history="1">
        <w:r w:rsidR="00167323" w:rsidRPr="00BD37E9">
          <w:rPr>
            <w:rStyle w:val="Hyperlink"/>
            <w:noProof/>
            <w:lang w:val="it-IT"/>
          </w:rPr>
          <w:t>3.2.93</w:t>
        </w:r>
        <w:r w:rsidR="00167323">
          <w:rPr>
            <w:rFonts w:asciiTheme="minorHAnsi" w:eastAsiaTheme="minorEastAsia" w:hAnsiTheme="minorHAnsi" w:cstheme="minorBidi"/>
            <w:b w:val="0"/>
            <w:noProof/>
            <w:sz w:val="22"/>
            <w:szCs w:val="22"/>
          </w:rPr>
          <w:tab/>
        </w:r>
        <w:r w:rsidR="00167323" w:rsidRPr="00BD37E9">
          <w:rPr>
            <w:rStyle w:val="Hyperlink"/>
            <w:noProof/>
            <w:lang w:val="it-IT"/>
          </w:rPr>
          <w:t>APSR – PID $12B0 – Arbitrated Accelerator Pedal Position</w:t>
        </w:r>
        <w:r w:rsidR="00167323">
          <w:rPr>
            <w:noProof/>
            <w:webHidden/>
          </w:rPr>
          <w:tab/>
        </w:r>
        <w:r>
          <w:rPr>
            <w:noProof/>
            <w:webHidden/>
          </w:rPr>
          <w:fldChar w:fldCharType="begin"/>
        </w:r>
        <w:r w:rsidR="00167323">
          <w:rPr>
            <w:noProof/>
            <w:webHidden/>
          </w:rPr>
          <w:instrText xml:space="preserve"> PAGEREF _Toc223512896 \h </w:instrText>
        </w:r>
        <w:r>
          <w:rPr>
            <w:noProof/>
            <w:webHidden/>
          </w:rPr>
        </w:r>
        <w:r>
          <w:rPr>
            <w:noProof/>
            <w:webHidden/>
          </w:rPr>
          <w:fldChar w:fldCharType="separate"/>
        </w:r>
        <w:r w:rsidR="00167323">
          <w:rPr>
            <w:noProof/>
            <w:webHidden/>
          </w:rPr>
          <w:t>101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97" w:history="1">
        <w:r w:rsidR="00167323" w:rsidRPr="00BD37E9">
          <w:rPr>
            <w:rStyle w:val="Hyperlink"/>
            <w:noProof/>
          </w:rPr>
          <w:t>3.2.94</w:t>
        </w:r>
        <w:r w:rsidR="00167323">
          <w:rPr>
            <w:rFonts w:asciiTheme="minorHAnsi" w:eastAsiaTheme="minorEastAsia" w:hAnsiTheme="minorHAnsi" w:cstheme="minorBidi"/>
            <w:b w:val="0"/>
            <w:noProof/>
            <w:sz w:val="22"/>
            <w:szCs w:val="22"/>
          </w:rPr>
          <w:tab/>
        </w:r>
        <w:r w:rsidR="00167323" w:rsidRPr="00BD37E9">
          <w:rPr>
            <w:rStyle w:val="Hyperlink"/>
            <w:noProof/>
          </w:rPr>
          <w:t>TPSR – PID $12B1 – Arbitrated Throttle Position</w:t>
        </w:r>
        <w:r w:rsidR="00167323">
          <w:rPr>
            <w:noProof/>
            <w:webHidden/>
          </w:rPr>
          <w:tab/>
        </w:r>
        <w:r>
          <w:rPr>
            <w:noProof/>
            <w:webHidden/>
          </w:rPr>
          <w:fldChar w:fldCharType="begin"/>
        </w:r>
        <w:r w:rsidR="00167323">
          <w:rPr>
            <w:noProof/>
            <w:webHidden/>
          </w:rPr>
          <w:instrText xml:space="preserve"> PAGEREF _Toc223512897 \h </w:instrText>
        </w:r>
        <w:r>
          <w:rPr>
            <w:noProof/>
            <w:webHidden/>
          </w:rPr>
        </w:r>
        <w:r>
          <w:rPr>
            <w:noProof/>
            <w:webHidden/>
          </w:rPr>
          <w:fldChar w:fldCharType="separate"/>
        </w:r>
        <w:r w:rsidR="00167323">
          <w:rPr>
            <w:noProof/>
            <w:webHidden/>
          </w:rPr>
          <w:t>101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98" w:history="1">
        <w:r w:rsidR="00167323" w:rsidRPr="00BD37E9">
          <w:rPr>
            <w:rStyle w:val="Hyperlink"/>
            <w:noProof/>
          </w:rPr>
          <w:t>3.2.95</w:t>
        </w:r>
        <w:r w:rsidR="00167323">
          <w:rPr>
            <w:rFonts w:asciiTheme="minorHAnsi" w:eastAsiaTheme="minorEastAsia" w:hAnsiTheme="minorHAnsi" w:cstheme="minorBidi"/>
            <w:b w:val="0"/>
            <w:noProof/>
            <w:sz w:val="22"/>
            <w:szCs w:val="22"/>
          </w:rPr>
          <w:tab/>
        </w:r>
        <w:r w:rsidR="00167323" w:rsidRPr="00BD37E9">
          <w:rPr>
            <w:rStyle w:val="Hyperlink"/>
            <w:noProof/>
          </w:rPr>
          <w:t>APSR – PID $12B4 – Accelerator Pedal Position Sensor 1 Displacement</w:t>
        </w:r>
        <w:r w:rsidR="00167323">
          <w:rPr>
            <w:noProof/>
            <w:webHidden/>
          </w:rPr>
          <w:tab/>
        </w:r>
        <w:r>
          <w:rPr>
            <w:noProof/>
            <w:webHidden/>
          </w:rPr>
          <w:fldChar w:fldCharType="begin"/>
        </w:r>
        <w:r w:rsidR="00167323">
          <w:rPr>
            <w:noProof/>
            <w:webHidden/>
          </w:rPr>
          <w:instrText xml:space="preserve"> PAGEREF _Toc223512898 \h </w:instrText>
        </w:r>
        <w:r>
          <w:rPr>
            <w:noProof/>
            <w:webHidden/>
          </w:rPr>
        </w:r>
        <w:r>
          <w:rPr>
            <w:noProof/>
            <w:webHidden/>
          </w:rPr>
          <w:fldChar w:fldCharType="separate"/>
        </w:r>
        <w:r w:rsidR="00167323">
          <w:rPr>
            <w:noProof/>
            <w:webHidden/>
          </w:rPr>
          <w:t>101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899" w:history="1">
        <w:r w:rsidR="00167323" w:rsidRPr="00BD37E9">
          <w:rPr>
            <w:rStyle w:val="Hyperlink"/>
            <w:noProof/>
          </w:rPr>
          <w:t>3.2.96</w:t>
        </w:r>
        <w:r w:rsidR="00167323">
          <w:rPr>
            <w:rFonts w:asciiTheme="minorHAnsi" w:eastAsiaTheme="minorEastAsia" w:hAnsiTheme="minorHAnsi" w:cstheme="minorBidi"/>
            <w:b w:val="0"/>
            <w:noProof/>
            <w:sz w:val="22"/>
            <w:szCs w:val="22"/>
          </w:rPr>
          <w:tab/>
        </w:r>
        <w:r w:rsidR="00167323" w:rsidRPr="00BD37E9">
          <w:rPr>
            <w:rStyle w:val="Hyperlink"/>
            <w:noProof/>
          </w:rPr>
          <w:t>APSR – PID $12B5 – Accelerator Pedal Position Sensor 2 Displacement</w:t>
        </w:r>
        <w:r w:rsidR="00167323">
          <w:rPr>
            <w:noProof/>
            <w:webHidden/>
          </w:rPr>
          <w:tab/>
        </w:r>
        <w:r>
          <w:rPr>
            <w:noProof/>
            <w:webHidden/>
          </w:rPr>
          <w:fldChar w:fldCharType="begin"/>
        </w:r>
        <w:r w:rsidR="00167323">
          <w:rPr>
            <w:noProof/>
            <w:webHidden/>
          </w:rPr>
          <w:instrText xml:space="preserve"> PAGEREF _Toc223512899 \h </w:instrText>
        </w:r>
        <w:r>
          <w:rPr>
            <w:noProof/>
            <w:webHidden/>
          </w:rPr>
        </w:r>
        <w:r>
          <w:rPr>
            <w:noProof/>
            <w:webHidden/>
          </w:rPr>
          <w:fldChar w:fldCharType="separate"/>
        </w:r>
        <w:r w:rsidR="00167323">
          <w:rPr>
            <w:noProof/>
            <w:webHidden/>
          </w:rPr>
          <w:t>101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00" w:history="1">
        <w:r w:rsidR="00167323" w:rsidRPr="00BD37E9">
          <w:rPr>
            <w:rStyle w:val="Hyperlink"/>
            <w:noProof/>
          </w:rPr>
          <w:t>3.2.97</w:t>
        </w:r>
        <w:r w:rsidR="00167323">
          <w:rPr>
            <w:rFonts w:asciiTheme="minorHAnsi" w:eastAsiaTheme="minorEastAsia" w:hAnsiTheme="minorHAnsi" w:cstheme="minorBidi"/>
            <w:b w:val="0"/>
            <w:noProof/>
            <w:sz w:val="22"/>
            <w:szCs w:val="22"/>
          </w:rPr>
          <w:tab/>
        </w:r>
        <w:r w:rsidR="00167323" w:rsidRPr="00BD37E9">
          <w:rPr>
            <w:rStyle w:val="Hyperlink"/>
            <w:noProof/>
          </w:rPr>
          <w:t>TPSR – PID $12B7 – Throttle Position Sensor 1 Displacement</w:t>
        </w:r>
        <w:r w:rsidR="00167323">
          <w:rPr>
            <w:noProof/>
            <w:webHidden/>
          </w:rPr>
          <w:tab/>
        </w:r>
        <w:r>
          <w:rPr>
            <w:noProof/>
            <w:webHidden/>
          </w:rPr>
          <w:fldChar w:fldCharType="begin"/>
        </w:r>
        <w:r w:rsidR="00167323">
          <w:rPr>
            <w:noProof/>
            <w:webHidden/>
          </w:rPr>
          <w:instrText xml:space="preserve"> PAGEREF _Toc223512900 \h </w:instrText>
        </w:r>
        <w:r>
          <w:rPr>
            <w:noProof/>
            <w:webHidden/>
          </w:rPr>
        </w:r>
        <w:r>
          <w:rPr>
            <w:noProof/>
            <w:webHidden/>
          </w:rPr>
          <w:fldChar w:fldCharType="separate"/>
        </w:r>
        <w:r w:rsidR="00167323">
          <w:rPr>
            <w:noProof/>
            <w:webHidden/>
          </w:rPr>
          <w:t>102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01" w:history="1">
        <w:r w:rsidR="00167323" w:rsidRPr="00BD37E9">
          <w:rPr>
            <w:rStyle w:val="Hyperlink"/>
            <w:noProof/>
          </w:rPr>
          <w:t>3.2.98</w:t>
        </w:r>
        <w:r w:rsidR="00167323">
          <w:rPr>
            <w:rFonts w:asciiTheme="minorHAnsi" w:eastAsiaTheme="minorEastAsia" w:hAnsiTheme="minorHAnsi" w:cstheme="minorBidi"/>
            <w:b w:val="0"/>
            <w:noProof/>
            <w:sz w:val="22"/>
            <w:szCs w:val="22"/>
          </w:rPr>
          <w:tab/>
        </w:r>
        <w:r w:rsidR="00167323" w:rsidRPr="00BD37E9">
          <w:rPr>
            <w:rStyle w:val="Hyperlink"/>
            <w:noProof/>
          </w:rPr>
          <w:t>TPSR – PID $12B8 – Throttle Position Sensor 2 Displacement</w:t>
        </w:r>
        <w:r w:rsidR="00167323">
          <w:rPr>
            <w:noProof/>
            <w:webHidden/>
          </w:rPr>
          <w:tab/>
        </w:r>
        <w:r>
          <w:rPr>
            <w:noProof/>
            <w:webHidden/>
          </w:rPr>
          <w:fldChar w:fldCharType="begin"/>
        </w:r>
        <w:r w:rsidR="00167323">
          <w:rPr>
            <w:noProof/>
            <w:webHidden/>
          </w:rPr>
          <w:instrText xml:space="preserve"> PAGEREF _Toc223512901 \h </w:instrText>
        </w:r>
        <w:r>
          <w:rPr>
            <w:noProof/>
            <w:webHidden/>
          </w:rPr>
        </w:r>
        <w:r>
          <w:rPr>
            <w:noProof/>
            <w:webHidden/>
          </w:rPr>
          <w:fldChar w:fldCharType="separate"/>
        </w:r>
        <w:r w:rsidR="00167323">
          <w:rPr>
            <w:noProof/>
            <w:webHidden/>
          </w:rPr>
          <w:t>102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02" w:history="1">
        <w:r w:rsidR="00167323" w:rsidRPr="00BD37E9">
          <w:rPr>
            <w:rStyle w:val="Hyperlink"/>
            <w:noProof/>
          </w:rPr>
          <w:t>3.2.99</w:t>
        </w:r>
        <w:r w:rsidR="00167323">
          <w:rPr>
            <w:rFonts w:asciiTheme="minorHAnsi" w:eastAsiaTheme="minorEastAsia" w:hAnsiTheme="minorHAnsi" w:cstheme="minorBidi"/>
            <w:b w:val="0"/>
            <w:noProof/>
            <w:sz w:val="22"/>
            <w:szCs w:val="22"/>
          </w:rPr>
          <w:tab/>
        </w:r>
        <w:r w:rsidR="00167323" w:rsidRPr="00BD37E9">
          <w:rPr>
            <w:rStyle w:val="Hyperlink"/>
            <w:noProof/>
          </w:rPr>
          <w:t>TPSR – PID $12B9 – Throttle Position Sensor 2 A/D</w:t>
        </w:r>
        <w:r w:rsidR="00167323">
          <w:rPr>
            <w:noProof/>
            <w:webHidden/>
          </w:rPr>
          <w:tab/>
        </w:r>
        <w:r>
          <w:rPr>
            <w:noProof/>
            <w:webHidden/>
          </w:rPr>
          <w:fldChar w:fldCharType="begin"/>
        </w:r>
        <w:r w:rsidR="00167323">
          <w:rPr>
            <w:noProof/>
            <w:webHidden/>
          </w:rPr>
          <w:instrText xml:space="preserve"> PAGEREF _Toc223512902 \h </w:instrText>
        </w:r>
        <w:r>
          <w:rPr>
            <w:noProof/>
            <w:webHidden/>
          </w:rPr>
        </w:r>
        <w:r>
          <w:rPr>
            <w:noProof/>
            <w:webHidden/>
          </w:rPr>
          <w:fldChar w:fldCharType="separate"/>
        </w:r>
        <w:r w:rsidR="00167323">
          <w:rPr>
            <w:noProof/>
            <w:webHidden/>
          </w:rPr>
          <w:t>102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03" w:history="1">
        <w:r w:rsidR="00167323" w:rsidRPr="00BD37E9">
          <w:rPr>
            <w:rStyle w:val="Hyperlink"/>
            <w:noProof/>
          </w:rPr>
          <w:t>3.2.100</w:t>
        </w:r>
        <w:r w:rsidR="00167323">
          <w:rPr>
            <w:rFonts w:asciiTheme="minorHAnsi" w:eastAsiaTheme="minorEastAsia" w:hAnsiTheme="minorHAnsi" w:cstheme="minorBidi"/>
            <w:b w:val="0"/>
            <w:noProof/>
            <w:sz w:val="22"/>
            <w:szCs w:val="22"/>
          </w:rPr>
          <w:tab/>
        </w:r>
        <w:r w:rsidR="00167323" w:rsidRPr="00BD37E9">
          <w:rPr>
            <w:rStyle w:val="Hyperlink"/>
            <w:noProof/>
          </w:rPr>
          <w:t>TPSR – PID $12BA – Throttle Position Sensor 1 A/D</w:t>
        </w:r>
        <w:r w:rsidR="00167323">
          <w:rPr>
            <w:noProof/>
            <w:webHidden/>
          </w:rPr>
          <w:tab/>
        </w:r>
        <w:r>
          <w:rPr>
            <w:noProof/>
            <w:webHidden/>
          </w:rPr>
          <w:fldChar w:fldCharType="begin"/>
        </w:r>
        <w:r w:rsidR="00167323">
          <w:rPr>
            <w:noProof/>
            <w:webHidden/>
          </w:rPr>
          <w:instrText xml:space="preserve"> PAGEREF _Toc223512903 \h </w:instrText>
        </w:r>
        <w:r>
          <w:rPr>
            <w:noProof/>
            <w:webHidden/>
          </w:rPr>
        </w:r>
        <w:r>
          <w:rPr>
            <w:noProof/>
            <w:webHidden/>
          </w:rPr>
          <w:fldChar w:fldCharType="separate"/>
        </w:r>
        <w:r w:rsidR="00167323">
          <w:rPr>
            <w:noProof/>
            <w:webHidden/>
          </w:rPr>
          <w:t>102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04" w:history="1">
        <w:r w:rsidR="00167323" w:rsidRPr="00BD37E9">
          <w:rPr>
            <w:rStyle w:val="Hyperlink"/>
            <w:noProof/>
            <w:lang w:val="it-IT"/>
          </w:rPr>
          <w:t>3.2.101</w:t>
        </w:r>
        <w:r w:rsidR="00167323">
          <w:rPr>
            <w:rFonts w:asciiTheme="minorHAnsi" w:eastAsiaTheme="minorEastAsia" w:hAnsiTheme="minorHAnsi" w:cstheme="minorBidi"/>
            <w:b w:val="0"/>
            <w:noProof/>
            <w:sz w:val="22"/>
            <w:szCs w:val="22"/>
          </w:rPr>
          <w:tab/>
        </w:r>
        <w:r w:rsidR="00167323" w:rsidRPr="00BD37E9">
          <w:rPr>
            <w:rStyle w:val="Hyperlink"/>
            <w:noProof/>
            <w:lang w:val="it-IT"/>
          </w:rPr>
          <w:t>APSR – PID $12BC – Accelerator Pedal Position Sensor 2 A/D</w:t>
        </w:r>
        <w:r w:rsidR="00167323">
          <w:rPr>
            <w:noProof/>
            <w:webHidden/>
          </w:rPr>
          <w:tab/>
        </w:r>
        <w:r>
          <w:rPr>
            <w:noProof/>
            <w:webHidden/>
          </w:rPr>
          <w:fldChar w:fldCharType="begin"/>
        </w:r>
        <w:r w:rsidR="00167323">
          <w:rPr>
            <w:noProof/>
            <w:webHidden/>
          </w:rPr>
          <w:instrText xml:space="preserve"> PAGEREF _Toc223512904 \h </w:instrText>
        </w:r>
        <w:r>
          <w:rPr>
            <w:noProof/>
            <w:webHidden/>
          </w:rPr>
        </w:r>
        <w:r>
          <w:rPr>
            <w:noProof/>
            <w:webHidden/>
          </w:rPr>
          <w:fldChar w:fldCharType="separate"/>
        </w:r>
        <w:r w:rsidR="00167323">
          <w:rPr>
            <w:noProof/>
            <w:webHidden/>
          </w:rPr>
          <w:t>102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05" w:history="1">
        <w:r w:rsidR="00167323" w:rsidRPr="00BD37E9">
          <w:rPr>
            <w:rStyle w:val="Hyperlink"/>
            <w:noProof/>
            <w:lang w:val="it-IT"/>
          </w:rPr>
          <w:t>3.2.102</w:t>
        </w:r>
        <w:r w:rsidR="00167323">
          <w:rPr>
            <w:rFonts w:asciiTheme="minorHAnsi" w:eastAsiaTheme="minorEastAsia" w:hAnsiTheme="minorHAnsi" w:cstheme="minorBidi"/>
            <w:b w:val="0"/>
            <w:noProof/>
            <w:sz w:val="22"/>
            <w:szCs w:val="22"/>
          </w:rPr>
          <w:tab/>
        </w:r>
        <w:r w:rsidR="00167323" w:rsidRPr="00BD37E9">
          <w:rPr>
            <w:rStyle w:val="Hyperlink"/>
            <w:noProof/>
            <w:lang w:val="it-IT"/>
          </w:rPr>
          <w:t>APSR – PID $12BD – Accelerator Pedal Position Sensor 1 A/D</w:t>
        </w:r>
        <w:r w:rsidR="00167323">
          <w:rPr>
            <w:noProof/>
            <w:webHidden/>
          </w:rPr>
          <w:tab/>
        </w:r>
        <w:r>
          <w:rPr>
            <w:noProof/>
            <w:webHidden/>
          </w:rPr>
          <w:fldChar w:fldCharType="begin"/>
        </w:r>
        <w:r w:rsidR="00167323">
          <w:rPr>
            <w:noProof/>
            <w:webHidden/>
          </w:rPr>
          <w:instrText xml:space="preserve"> PAGEREF _Toc223512905 \h </w:instrText>
        </w:r>
        <w:r>
          <w:rPr>
            <w:noProof/>
            <w:webHidden/>
          </w:rPr>
        </w:r>
        <w:r>
          <w:rPr>
            <w:noProof/>
            <w:webHidden/>
          </w:rPr>
          <w:fldChar w:fldCharType="separate"/>
        </w:r>
        <w:r w:rsidR="00167323">
          <w:rPr>
            <w:noProof/>
            <w:webHidden/>
          </w:rPr>
          <w:t>103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06" w:history="1">
        <w:r w:rsidR="00167323" w:rsidRPr="00BD37E9">
          <w:rPr>
            <w:rStyle w:val="Hyperlink"/>
            <w:noProof/>
          </w:rPr>
          <w:t>3.2.103</w:t>
        </w:r>
        <w:r w:rsidR="00167323">
          <w:rPr>
            <w:rFonts w:asciiTheme="minorHAnsi" w:eastAsiaTheme="minorEastAsia" w:hAnsiTheme="minorHAnsi" w:cstheme="minorBidi"/>
            <w:b w:val="0"/>
            <w:noProof/>
            <w:sz w:val="22"/>
            <w:szCs w:val="22"/>
          </w:rPr>
          <w:tab/>
        </w:r>
        <w:r w:rsidR="00167323" w:rsidRPr="00BD37E9">
          <w:rPr>
            <w:rStyle w:val="Hyperlink"/>
            <w:noProof/>
          </w:rPr>
          <w:t>FULR – PID $12C3 – Fuel Injector Pulse Width Bank 1</w:t>
        </w:r>
        <w:r w:rsidR="00167323">
          <w:rPr>
            <w:noProof/>
            <w:webHidden/>
          </w:rPr>
          <w:tab/>
        </w:r>
        <w:r>
          <w:rPr>
            <w:noProof/>
            <w:webHidden/>
          </w:rPr>
          <w:fldChar w:fldCharType="begin"/>
        </w:r>
        <w:r w:rsidR="00167323">
          <w:rPr>
            <w:noProof/>
            <w:webHidden/>
          </w:rPr>
          <w:instrText xml:space="preserve"> PAGEREF _Toc223512906 \h </w:instrText>
        </w:r>
        <w:r>
          <w:rPr>
            <w:noProof/>
            <w:webHidden/>
          </w:rPr>
        </w:r>
        <w:r>
          <w:rPr>
            <w:noProof/>
            <w:webHidden/>
          </w:rPr>
          <w:fldChar w:fldCharType="separate"/>
        </w:r>
        <w:r w:rsidR="00167323">
          <w:rPr>
            <w:noProof/>
            <w:webHidden/>
          </w:rPr>
          <w:t>103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07" w:history="1">
        <w:r w:rsidR="00167323" w:rsidRPr="00BD37E9">
          <w:rPr>
            <w:rStyle w:val="Hyperlink"/>
            <w:noProof/>
          </w:rPr>
          <w:t>3.2.104</w:t>
        </w:r>
        <w:r w:rsidR="00167323">
          <w:rPr>
            <w:rFonts w:asciiTheme="minorHAnsi" w:eastAsiaTheme="minorEastAsia" w:hAnsiTheme="minorHAnsi" w:cstheme="minorBidi"/>
            <w:b w:val="0"/>
            <w:noProof/>
            <w:sz w:val="22"/>
            <w:szCs w:val="22"/>
          </w:rPr>
          <w:tab/>
        </w:r>
        <w:r w:rsidR="00167323" w:rsidRPr="00BD37E9">
          <w:rPr>
            <w:rStyle w:val="Hyperlink"/>
            <w:noProof/>
          </w:rPr>
          <w:t>FULR – PID $12C4 – Fuel Injector Pulse Width Bank 2</w:t>
        </w:r>
        <w:r w:rsidR="00167323">
          <w:rPr>
            <w:noProof/>
            <w:webHidden/>
          </w:rPr>
          <w:tab/>
        </w:r>
        <w:r>
          <w:rPr>
            <w:noProof/>
            <w:webHidden/>
          </w:rPr>
          <w:fldChar w:fldCharType="begin"/>
        </w:r>
        <w:r w:rsidR="00167323">
          <w:rPr>
            <w:noProof/>
            <w:webHidden/>
          </w:rPr>
          <w:instrText xml:space="preserve"> PAGEREF _Toc223512907 \h </w:instrText>
        </w:r>
        <w:r>
          <w:rPr>
            <w:noProof/>
            <w:webHidden/>
          </w:rPr>
        </w:r>
        <w:r>
          <w:rPr>
            <w:noProof/>
            <w:webHidden/>
          </w:rPr>
          <w:fldChar w:fldCharType="separate"/>
        </w:r>
        <w:r w:rsidR="00167323">
          <w:rPr>
            <w:noProof/>
            <w:webHidden/>
          </w:rPr>
          <w:t>103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08" w:history="1">
        <w:r w:rsidR="00167323" w:rsidRPr="00BD37E9">
          <w:rPr>
            <w:rStyle w:val="Hyperlink"/>
            <w:noProof/>
          </w:rPr>
          <w:t>3.2.105</w:t>
        </w:r>
        <w:r w:rsidR="00167323">
          <w:rPr>
            <w:rFonts w:asciiTheme="minorHAnsi" w:eastAsiaTheme="minorEastAsia" w:hAnsiTheme="minorHAnsi" w:cstheme="minorBidi"/>
            <w:b w:val="0"/>
            <w:noProof/>
            <w:sz w:val="22"/>
            <w:szCs w:val="22"/>
          </w:rPr>
          <w:tab/>
        </w:r>
        <w:r w:rsidR="00167323" w:rsidRPr="00BD37E9">
          <w:rPr>
            <w:rStyle w:val="Hyperlink"/>
            <w:noProof/>
          </w:rPr>
          <w:t>KNKR – PID $12D9 – Total Knock Spark Retard</w:t>
        </w:r>
        <w:r w:rsidR="00167323">
          <w:rPr>
            <w:noProof/>
            <w:webHidden/>
          </w:rPr>
          <w:tab/>
        </w:r>
        <w:r>
          <w:rPr>
            <w:noProof/>
            <w:webHidden/>
          </w:rPr>
          <w:fldChar w:fldCharType="begin"/>
        </w:r>
        <w:r w:rsidR="00167323">
          <w:rPr>
            <w:noProof/>
            <w:webHidden/>
          </w:rPr>
          <w:instrText xml:space="preserve"> PAGEREF _Toc223512908 \h </w:instrText>
        </w:r>
        <w:r>
          <w:rPr>
            <w:noProof/>
            <w:webHidden/>
          </w:rPr>
        </w:r>
        <w:r>
          <w:rPr>
            <w:noProof/>
            <w:webHidden/>
          </w:rPr>
          <w:fldChar w:fldCharType="separate"/>
        </w:r>
        <w:r w:rsidR="00167323">
          <w:rPr>
            <w:noProof/>
            <w:webHidden/>
          </w:rPr>
          <w:t>103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09" w:history="1">
        <w:r w:rsidR="00167323" w:rsidRPr="00BD37E9">
          <w:rPr>
            <w:rStyle w:val="Hyperlink"/>
            <w:noProof/>
          </w:rPr>
          <w:t>3.2.106</w:t>
        </w:r>
        <w:r w:rsidR="00167323">
          <w:rPr>
            <w:rFonts w:asciiTheme="minorHAnsi" w:eastAsiaTheme="minorEastAsia" w:hAnsiTheme="minorHAnsi" w:cstheme="minorBidi"/>
            <w:b w:val="0"/>
            <w:noProof/>
            <w:sz w:val="22"/>
            <w:szCs w:val="22"/>
          </w:rPr>
          <w:tab/>
        </w:r>
        <w:r w:rsidR="00167323" w:rsidRPr="00BD37E9">
          <w:rPr>
            <w:rStyle w:val="Hyperlink"/>
            <w:noProof/>
          </w:rPr>
          <w:t>MAFR – PID $12DA – Mass Airflow Sensor Frequency</w:t>
        </w:r>
        <w:r w:rsidR="00167323">
          <w:rPr>
            <w:noProof/>
            <w:webHidden/>
          </w:rPr>
          <w:tab/>
        </w:r>
        <w:r>
          <w:rPr>
            <w:noProof/>
            <w:webHidden/>
          </w:rPr>
          <w:fldChar w:fldCharType="begin"/>
        </w:r>
        <w:r w:rsidR="00167323">
          <w:rPr>
            <w:noProof/>
            <w:webHidden/>
          </w:rPr>
          <w:instrText xml:space="preserve"> PAGEREF _Toc223512909 \h </w:instrText>
        </w:r>
        <w:r>
          <w:rPr>
            <w:noProof/>
            <w:webHidden/>
          </w:rPr>
        </w:r>
        <w:r>
          <w:rPr>
            <w:noProof/>
            <w:webHidden/>
          </w:rPr>
          <w:fldChar w:fldCharType="separate"/>
        </w:r>
        <w:r w:rsidR="00167323">
          <w:rPr>
            <w:noProof/>
            <w:webHidden/>
          </w:rPr>
          <w:t>104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10" w:history="1">
        <w:r w:rsidR="00167323" w:rsidRPr="00BD37E9">
          <w:rPr>
            <w:rStyle w:val="Hyperlink"/>
            <w:noProof/>
          </w:rPr>
          <w:t>3.2.107</w:t>
        </w:r>
        <w:r w:rsidR="00167323">
          <w:rPr>
            <w:rFonts w:asciiTheme="minorHAnsi" w:eastAsiaTheme="minorEastAsia" w:hAnsiTheme="minorHAnsi" w:cstheme="minorBidi"/>
            <w:b w:val="0"/>
            <w:noProof/>
            <w:sz w:val="22"/>
            <w:szCs w:val="22"/>
          </w:rPr>
          <w:tab/>
        </w:r>
        <w:r w:rsidR="00167323" w:rsidRPr="00BD37E9">
          <w:rPr>
            <w:rStyle w:val="Hyperlink"/>
            <w:noProof/>
          </w:rPr>
          <w:t>RBSR – PID $12DE – Main Processor Reset Source</w:t>
        </w:r>
        <w:r w:rsidR="00167323">
          <w:rPr>
            <w:noProof/>
            <w:webHidden/>
          </w:rPr>
          <w:tab/>
        </w:r>
        <w:r>
          <w:rPr>
            <w:noProof/>
            <w:webHidden/>
          </w:rPr>
          <w:fldChar w:fldCharType="begin"/>
        </w:r>
        <w:r w:rsidR="00167323">
          <w:rPr>
            <w:noProof/>
            <w:webHidden/>
          </w:rPr>
          <w:instrText xml:space="preserve"> PAGEREF _Toc223512910 \h </w:instrText>
        </w:r>
        <w:r>
          <w:rPr>
            <w:noProof/>
            <w:webHidden/>
          </w:rPr>
        </w:r>
        <w:r>
          <w:rPr>
            <w:noProof/>
            <w:webHidden/>
          </w:rPr>
          <w:fldChar w:fldCharType="separate"/>
        </w:r>
        <w:r w:rsidR="00167323">
          <w:rPr>
            <w:noProof/>
            <w:webHidden/>
          </w:rPr>
          <w:t>104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11" w:history="1">
        <w:r w:rsidR="00167323" w:rsidRPr="00BD37E9">
          <w:rPr>
            <w:rStyle w:val="Hyperlink"/>
            <w:noProof/>
          </w:rPr>
          <w:t>3.2.108</w:t>
        </w:r>
        <w:r w:rsidR="00167323">
          <w:rPr>
            <w:rFonts w:asciiTheme="minorHAnsi" w:eastAsiaTheme="minorEastAsia" w:hAnsiTheme="minorHAnsi" w:cstheme="minorBidi"/>
            <w:b w:val="0"/>
            <w:noProof/>
            <w:sz w:val="22"/>
            <w:szCs w:val="22"/>
          </w:rPr>
          <w:tab/>
        </w:r>
        <w:r w:rsidR="00167323" w:rsidRPr="00BD37E9">
          <w:rPr>
            <w:rStyle w:val="Hyperlink"/>
            <w:noProof/>
          </w:rPr>
          <w:t>MAFR – PID $12E0 – Corrected Mass Airflow</w:t>
        </w:r>
        <w:r w:rsidR="00167323">
          <w:rPr>
            <w:noProof/>
            <w:webHidden/>
          </w:rPr>
          <w:tab/>
        </w:r>
        <w:r>
          <w:rPr>
            <w:noProof/>
            <w:webHidden/>
          </w:rPr>
          <w:fldChar w:fldCharType="begin"/>
        </w:r>
        <w:r w:rsidR="00167323">
          <w:rPr>
            <w:noProof/>
            <w:webHidden/>
          </w:rPr>
          <w:instrText xml:space="preserve"> PAGEREF _Toc223512911 \h </w:instrText>
        </w:r>
        <w:r>
          <w:rPr>
            <w:noProof/>
            <w:webHidden/>
          </w:rPr>
        </w:r>
        <w:r>
          <w:rPr>
            <w:noProof/>
            <w:webHidden/>
          </w:rPr>
          <w:fldChar w:fldCharType="separate"/>
        </w:r>
        <w:r w:rsidR="00167323">
          <w:rPr>
            <w:noProof/>
            <w:webHidden/>
          </w:rPr>
          <w:t>104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12" w:history="1">
        <w:r w:rsidR="00167323" w:rsidRPr="00BD37E9">
          <w:rPr>
            <w:rStyle w:val="Hyperlink"/>
            <w:noProof/>
          </w:rPr>
          <w:t>3.2.109</w:t>
        </w:r>
        <w:r w:rsidR="00167323">
          <w:rPr>
            <w:rFonts w:asciiTheme="minorHAnsi" w:eastAsiaTheme="minorEastAsia" w:hAnsiTheme="minorHAnsi" w:cstheme="minorBidi"/>
            <w:b w:val="0"/>
            <w:noProof/>
            <w:sz w:val="22"/>
            <w:szCs w:val="22"/>
          </w:rPr>
          <w:tab/>
        </w:r>
        <w:r w:rsidR="00167323" w:rsidRPr="00BD37E9">
          <w:rPr>
            <w:rStyle w:val="Hyperlink"/>
            <w:noProof/>
          </w:rPr>
          <w:t>RBSR – PID $12E7 – Main Processor Running Reset Source Address</w:t>
        </w:r>
        <w:r w:rsidR="00167323">
          <w:rPr>
            <w:noProof/>
            <w:webHidden/>
          </w:rPr>
          <w:tab/>
        </w:r>
        <w:r>
          <w:rPr>
            <w:noProof/>
            <w:webHidden/>
          </w:rPr>
          <w:fldChar w:fldCharType="begin"/>
        </w:r>
        <w:r w:rsidR="00167323">
          <w:rPr>
            <w:noProof/>
            <w:webHidden/>
          </w:rPr>
          <w:instrText xml:space="preserve"> PAGEREF _Toc223512912 \h </w:instrText>
        </w:r>
        <w:r>
          <w:rPr>
            <w:noProof/>
            <w:webHidden/>
          </w:rPr>
        </w:r>
        <w:r>
          <w:rPr>
            <w:noProof/>
            <w:webHidden/>
          </w:rPr>
          <w:fldChar w:fldCharType="separate"/>
        </w:r>
        <w:r w:rsidR="00167323">
          <w:rPr>
            <w:noProof/>
            <w:webHidden/>
          </w:rPr>
          <w:t>104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13" w:history="1">
        <w:r w:rsidR="00167323" w:rsidRPr="00BD37E9">
          <w:rPr>
            <w:rStyle w:val="Hyperlink"/>
            <w:noProof/>
          </w:rPr>
          <w:t>3.2.110</w:t>
        </w:r>
        <w:r w:rsidR="00167323">
          <w:rPr>
            <w:rFonts w:asciiTheme="minorHAnsi" w:eastAsiaTheme="minorEastAsia" w:hAnsiTheme="minorHAnsi" w:cstheme="minorBidi"/>
            <w:b w:val="0"/>
            <w:noProof/>
            <w:sz w:val="22"/>
            <w:szCs w:val="22"/>
          </w:rPr>
          <w:tab/>
        </w:r>
        <w:r w:rsidR="00167323" w:rsidRPr="00BD37E9">
          <w:rPr>
            <w:rStyle w:val="Hyperlink"/>
            <w:noProof/>
          </w:rPr>
          <w:t>VTDR – PID $12EE – Vehicle Theft Deterrent Status</w:t>
        </w:r>
        <w:r w:rsidR="00167323">
          <w:rPr>
            <w:noProof/>
            <w:webHidden/>
          </w:rPr>
          <w:tab/>
        </w:r>
        <w:r>
          <w:rPr>
            <w:noProof/>
            <w:webHidden/>
          </w:rPr>
          <w:fldChar w:fldCharType="begin"/>
        </w:r>
        <w:r w:rsidR="00167323">
          <w:rPr>
            <w:noProof/>
            <w:webHidden/>
          </w:rPr>
          <w:instrText xml:space="preserve"> PAGEREF _Toc223512913 \h </w:instrText>
        </w:r>
        <w:r>
          <w:rPr>
            <w:noProof/>
            <w:webHidden/>
          </w:rPr>
        </w:r>
        <w:r>
          <w:rPr>
            <w:noProof/>
            <w:webHidden/>
          </w:rPr>
          <w:fldChar w:fldCharType="separate"/>
        </w:r>
        <w:r w:rsidR="00167323">
          <w:rPr>
            <w:noProof/>
            <w:webHidden/>
          </w:rPr>
          <w:t>105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14" w:history="1">
        <w:r w:rsidR="00167323" w:rsidRPr="00BD37E9">
          <w:rPr>
            <w:rStyle w:val="Hyperlink"/>
            <w:noProof/>
          </w:rPr>
          <w:t>3.2.111</w:t>
        </w:r>
        <w:r w:rsidR="00167323">
          <w:rPr>
            <w:rFonts w:asciiTheme="minorHAnsi" w:eastAsiaTheme="minorEastAsia" w:hAnsiTheme="minorHAnsi" w:cstheme="minorBidi"/>
            <w:b w:val="0"/>
            <w:noProof/>
            <w:sz w:val="22"/>
            <w:szCs w:val="22"/>
          </w:rPr>
          <w:tab/>
        </w:r>
        <w:r w:rsidR="00167323" w:rsidRPr="00BD37E9">
          <w:rPr>
            <w:rStyle w:val="Hyperlink"/>
            <w:noProof/>
          </w:rPr>
          <w:t>MSFR – PID $12EF – Crank Angle Sensing Error Learn Attempts</w:t>
        </w:r>
        <w:r w:rsidR="00167323">
          <w:rPr>
            <w:noProof/>
            <w:webHidden/>
          </w:rPr>
          <w:tab/>
        </w:r>
        <w:r>
          <w:rPr>
            <w:noProof/>
            <w:webHidden/>
          </w:rPr>
          <w:fldChar w:fldCharType="begin"/>
        </w:r>
        <w:r w:rsidR="00167323">
          <w:rPr>
            <w:noProof/>
            <w:webHidden/>
          </w:rPr>
          <w:instrText xml:space="preserve"> PAGEREF _Toc223512914 \h </w:instrText>
        </w:r>
        <w:r>
          <w:rPr>
            <w:noProof/>
            <w:webHidden/>
          </w:rPr>
        </w:r>
        <w:r>
          <w:rPr>
            <w:noProof/>
            <w:webHidden/>
          </w:rPr>
          <w:fldChar w:fldCharType="separate"/>
        </w:r>
        <w:r w:rsidR="00167323">
          <w:rPr>
            <w:noProof/>
            <w:webHidden/>
          </w:rPr>
          <w:t>106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15" w:history="1">
        <w:r w:rsidR="00167323" w:rsidRPr="00BD37E9">
          <w:rPr>
            <w:rStyle w:val="Hyperlink"/>
            <w:noProof/>
          </w:rPr>
          <w:t>3.2.112</w:t>
        </w:r>
        <w:r w:rsidR="00167323">
          <w:rPr>
            <w:rFonts w:asciiTheme="minorHAnsi" w:eastAsiaTheme="minorEastAsia" w:hAnsiTheme="minorHAnsi" w:cstheme="minorBidi"/>
            <w:b w:val="0"/>
            <w:noProof/>
            <w:sz w:val="22"/>
            <w:szCs w:val="22"/>
          </w:rPr>
          <w:tab/>
        </w:r>
        <w:r w:rsidR="00167323" w:rsidRPr="00BD37E9">
          <w:rPr>
            <w:rStyle w:val="Hyperlink"/>
            <w:noProof/>
          </w:rPr>
          <w:t>MSFR – PID $12F0 – Crank Angle Sensing Error Learn Status</w:t>
        </w:r>
        <w:r w:rsidR="00167323">
          <w:rPr>
            <w:noProof/>
            <w:webHidden/>
          </w:rPr>
          <w:tab/>
        </w:r>
        <w:r>
          <w:rPr>
            <w:noProof/>
            <w:webHidden/>
          </w:rPr>
          <w:fldChar w:fldCharType="begin"/>
        </w:r>
        <w:r w:rsidR="00167323">
          <w:rPr>
            <w:noProof/>
            <w:webHidden/>
          </w:rPr>
          <w:instrText xml:space="preserve"> PAGEREF _Toc223512915 \h </w:instrText>
        </w:r>
        <w:r>
          <w:rPr>
            <w:noProof/>
            <w:webHidden/>
          </w:rPr>
        </w:r>
        <w:r>
          <w:rPr>
            <w:noProof/>
            <w:webHidden/>
          </w:rPr>
          <w:fldChar w:fldCharType="separate"/>
        </w:r>
        <w:r w:rsidR="00167323">
          <w:rPr>
            <w:noProof/>
            <w:webHidden/>
          </w:rPr>
          <w:t>106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16" w:history="1">
        <w:r w:rsidR="00167323" w:rsidRPr="00BD37E9">
          <w:rPr>
            <w:rStyle w:val="Hyperlink"/>
            <w:noProof/>
          </w:rPr>
          <w:t>3.2.113</w:t>
        </w:r>
        <w:r w:rsidR="00167323">
          <w:rPr>
            <w:rFonts w:asciiTheme="minorHAnsi" w:eastAsiaTheme="minorEastAsia" w:hAnsiTheme="minorHAnsi" w:cstheme="minorBidi"/>
            <w:b w:val="0"/>
            <w:noProof/>
            <w:sz w:val="22"/>
            <w:szCs w:val="22"/>
          </w:rPr>
          <w:tab/>
        </w:r>
        <w:r w:rsidR="00167323" w:rsidRPr="00BD37E9">
          <w:rPr>
            <w:rStyle w:val="Hyperlink"/>
            <w:noProof/>
          </w:rPr>
          <w:t>EPSR – PID $12F5 – Crank Position Sensor Low Resolution Period</w:t>
        </w:r>
        <w:r w:rsidR="00167323">
          <w:rPr>
            <w:noProof/>
            <w:webHidden/>
          </w:rPr>
          <w:tab/>
        </w:r>
        <w:r>
          <w:rPr>
            <w:noProof/>
            <w:webHidden/>
          </w:rPr>
          <w:fldChar w:fldCharType="begin"/>
        </w:r>
        <w:r w:rsidR="00167323">
          <w:rPr>
            <w:noProof/>
            <w:webHidden/>
          </w:rPr>
          <w:instrText xml:space="preserve"> PAGEREF _Toc223512916 \h </w:instrText>
        </w:r>
        <w:r>
          <w:rPr>
            <w:noProof/>
            <w:webHidden/>
          </w:rPr>
        </w:r>
        <w:r>
          <w:rPr>
            <w:noProof/>
            <w:webHidden/>
          </w:rPr>
          <w:fldChar w:fldCharType="separate"/>
        </w:r>
        <w:r w:rsidR="00167323">
          <w:rPr>
            <w:noProof/>
            <w:webHidden/>
          </w:rPr>
          <w:t>107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17" w:history="1">
        <w:r w:rsidR="00167323" w:rsidRPr="00BD37E9">
          <w:rPr>
            <w:rStyle w:val="Hyperlink"/>
            <w:noProof/>
          </w:rPr>
          <w:t>3.2.114</w:t>
        </w:r>
        <w:r w:rsidR="00167323">
          <w:rPr>
            <w:rFonts w:asciiTheme="minorHAnsi" w:eastAsiaTheme="minorEastAsia" w:hAnsiTheme="minorHAnsi" w:cstheme="minorBidi"/>
            <w:b w:val="0"/>
            <w:noProof/>
            <w:sz w:val="22"/>
            <w:szCs w:val="22"/>
          </w:rPr>
          <w:tab/>
        </w:r>
        <w:r w:rsidR="00167323" w:rsidRPr="00BD37E9">
          <w:rPr>
            <w:rStyle w:val="Hyperlink"/>
            <w:noProof/>
          </w:rPr>
          <w:t>MSFR – PID $12FF – Misfire Diagnostic Engine Speed</w:t>
        </w:r>
        <w:r w:rsidR="00167323">
          <w:rPr>
            <w:noProof/>
            <w:webHidden/>
          </w:rPr>
          <w:tab/>
        </w:r>
        <w:r>
          <w:rPr>
            <w:noProof/>
            <w:webHidden/>
          </w:rPr>
          <w:fldChar w:fldCharType="begin"/>
        </w:r>
        <w:r w:rsidR="00167323">
          <w:rPr>
            <w:noProof/>
            <w:webHidden/>
          </w:rPr>
          <w:instrText xml:space="preserve"> PAGEREF _Toc223512917 \h </w:instrText>
        </w:r>
        <w:r>
          <w:rPr>
            <w:noProof/>
            <w:webHidden/>
          </w:rPr>
        </w:r>
        <w:r>
          <w:rPr>
            <w:noProof/>
            <w:webHidden/>
          </w:rPr>
          <w:fldChar w:fldCharType="separate"/>
        </w:r>
        <w:r w:rsidR="00167323">
          <w:rPr>
            <w:noProof/>
            <w:webHidden/>
          </w:rPr>
          <w:t>107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18" w:history="1">
        <w:r w:rsidR="00167323" w:rsidRPr="00BD37E9">
          <w:rPr>
            <w:rStyle w:val="Hyperlink"/>
            <w:noProof/>
          </w:rPr>
          <w:t>3.2.115</w:t>
        </w:r>
        <w:r w:rsidR="00167323">
          <w:rPr>
            <w:rFonts w:asciiTheme="minorHAnsi" w:eastAsiaTheme="minorEastAsia" w:hAnsiTheme="minorHAnsi" w:cstheme="minorBidi"/>
            <w:b w:val="0"/>
            <w:noProof/>
            <w:sz w:val="22"/>
            <w:szCs w:val="22"/>
          </w:rPr>
          <w:tab/>
        </w:r>
        <w:r w:rsidR="00167323" w:rsidRPr="00BD37E9">
          <w:rPr>
            <w:rStyle w:val="Hyperlink"/>
            <w:noProof/>
          </w:rPr>
          <w:t>MSFR – PID $1300 – Misfire Diagnostic Engine Load</w:t>
        </w:r>
        <w:r w:rsidR="00167323">
          <w:rPr>
            <w:noProof/>
            <w:webHidden/>
          </w:rPr>
          <w:tab/>
        </w:r>
        <w:r>
          <w:rPr>
            <w:noProof/>
            <w:webHidden/>
          </w:rPr>
          <w:fldChar w:fldCharType="begin"/>
        </w:r>
        <w:r w:rsidR="00167323">
          <w:rPr>
            <w:noProof/>
            <w:webHidden/>
          </w:rPr>
          <w:instrText xml:space="preserve"> PAGEREF _Toc223512918 \h </w:instrText>
        </w:r>
        <w:r>
          <w:rPr>
            <w:noProof/>
            <w:webHidden/>
          </w:rPr>
        </w:r>
        <w:r>
          <w:rPr>
            <w:noProof/>
            <w:webHidden/>
          </w:rPr>
          <w:fldChar w:fldCharType="separate"/>
        </w:r>
        <w:r w:rsidR="00167323">
          <w:rPr>
            <w:noProof/>
            <w:webHidden/>
          </w:rPr>
          <w:t>107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19" w:history="1">
        <w:r w:rsidR="00167323" w:rsidRPr="00BD37E9">
          <w:rPr>
            <w:rStyle w:val="Hyperlink"/>
            <w:noProof/>
          </w:rPr>
          <w:t>3.2.116</w:t>
        </w:r>
        <w:r w:rsidR="00167323">
          <w:rPr>
            <w:rFonts w:asciiTheme="minorHAnsi" w:eastAsiaTheme="minorEastAsia" w:hAnsiTheme="minorHAnsi" w:cstheme="minorBidi"/>
            <w:b w:val="0"/>
            <w:noProof/>
            <w:sz w:val="22"/>
            <w:szCs w:val="22"/>
          </w:rPr>
          <w:tab/>
        </w:r>
        <w:r w:rsidR="00167323" w:rsidRPr="00BD37E9">
          <w:rPr>
            <w:rStyle w:val="Hyperlink"/>
            <w:noProof/>
          </w:rPr>
          <w:t>EPSR – PID $130E – Previous Crank Position Sensor Low Resolution Period</w:t>
        </w:r>
        <w:r w:rsidR="00167323">
          <w:rPr>
            <w:noProof/>
            <w:webHidden/>
          </w:rPr>
          <w:tab/>
        </w:r>
        <w:r>
          <w:rPr>
            <w:noProof/>
            <w:webHidden/>
          </w:rPr>
          <w:fldChar w:fldCharType="begin"/>
        </w:r>
        <w:r w:rsidR="00167323">
          <w:rPr>
            <w:noProof/>
            <w:webHidden/>
          </w:rPr>
          <w:instrText xml:space="preserve"> PAGEREF _Toc223512919 \h </w:instrText>
        </w:r>
        <w:r>
          <w:rPr>
            <w:noProof/>
            <w:webHidden/>
          </w:rPr>
        </w:r>
        <w:r>
          <w:rPr>
            <w:noProof/>
            <w:webHidden/>
          </w:rPr>
          <w:fldChar w:fldCharType="separate"/>
        </w:r>
        <w:r w:rsidR="00167323">
          <w:rPr>
            <w:noProof/>
            <w:webHidden/>
          </w:rPr>
          <w:t>107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20" w:history="1">
        <w:r w:rsidR="00167323" w:rsidRPr="00BD37E9">
          <w:rPr>
            <w:rStyle w:val="Hyperlink"/>
            <w:noProof/>
          </w:rPr>
          <w:t>3.2.117</w:t>
        </w:r>
        <w:r w:rsidR="00167323">
          <w:rPr>
            <w:rFonts w:asciiTheme="minorHAnsi" w:eastAsiaTheme="minorEastAsia" w:hAnsiTheme="minorHAnsi" w:cstheme="minorBidi"/>
            <w:b w:val="0"/>
            <w:noProof/>
            <w:sz w:val="22"/>
            <w:szCs w:val="22"/>
          </w:rPr>
          <w:tab/>
        </w:r>
        <w:r w:rsidR="00167323" w:rsidRPr="00BD37E9">
          <w:rPr>
            <w:rStyle w:val="Hyperlink"/>
            <w:noProof/>
          </w:rPr>
          <w:t>EPSR – PID $130F – Cylinder Identifier</w:t>
        </w:r>
        <w:r w:rsidR="00167323">
          <w:rPr>
            <w:noProof/>
            <w:webHidden/>
          </w:rPr>
          <w:tab/>
        </w:r>
        <w:r>
          <w:rPr>
            <w:noProof/>
            <w:webHidden/>
          </w:rPr>
          <w:fldChar w:fldCharType="begin"/>
        </w:r>
        <w:r w:rsidR="00167323">
          <w:rPr>
            <w:noProof/>
            <w:webHidden/>
          </w:rPr>
          <w:instrText xml:space="preserve"> PAGEREF _Toc223512920 \h </w:instrText>
        </w:r>
        <w:r>
          <w:rPr>
            <w:noProof/>
            <w:webHidden/>
          </w:rPr>
        </w:r>
        <w:r>
          <w:rPr>
            <w:noProof/>
            <w:webHidden/>
          </w:rPr>
          <w:fldChar w:fldCharType="separate"/>
        </w:r>
        <w:r w:rsidR="00167323">
          <w:rPr>
            <w:noProof/>
            <w:webHidden/>
          </w:rPr>
          <w:t>108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21" w:history="1">
        <w:r w:rsidR="00167323" w:rsidRPr="00BD37E9">
          <w:rPr>
            <w:rStyle w:val="Hyperlink"/>
            <w:noProof/>
          </w:rPr>
          <w:t>3.2.118</w:t>
        </w:r>
        <w:r w:rsidR="00167323">
          <w:rPr>
            <w:rFonts w:asciiTheme="minorHAnsi" w:eastAsiaTheme="minorEastAsia" w:hAnsiTheme="minorHAnsi" w:cstheme="minorBidi"/>
            <w:b w:val="0"/>
            <w:noProof/>
            <w:sz w:val="22"/>
            <w:szCs w:val="22"/>
          </w:rPr>
          <w:tab/>
        </w:r>
        <w:r w:rsidR="00167323" w:rsidRPr="00BD37E9">
          <w:rPr>
            <w:rStyle w:val="Hyperlink"/>
            <w:noProof/>
          </w:rPr>
          <w:t>EVPR – PID $1310 – Evaporative Emissions Service Bay Test Result</w:t>
        </w:r>
        <w:r w:rsidR="00167323">
          <w:rPr>
            <w:noProof/>
            <w:webHidden/>
          </w:rPr>
          <w:tab/>
        </w:r>
        <w:r>
          <w:rPr>
            <w:noProof/>
            <w:webHidden/>
          </w:rPr>
          <w:fldChar w:fldCharType="begin"/>
        </w:r>
        <w:r w:rsidR="00167323">
          <w:rPr>
            <w:noProof/>
            <w:webHidden/>
          </w:rPr>
          <w:instrText xml:space="preserve"> PAGEREF _Toc223512921 \h </w:instrText>
        </w:r>
        <w:r>
          <w:rPr>
            <w:noProof/>
            <w:webHidden/>
          </w:rPr>
        </w:r>
        <w:r>
          <w:rPr>
            <w:noProof/>
            <w:webHidden/>
          </w:rPr>
          <w:fldChar w:fldCharType="separate"/>
        </w:r>
        <w:r w:rsidR="00167323">
          <w:rPr>
            <w:noProof/>
            <w:webHidden/>
          </w:rPr>
          <w:t>108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22" w:history="1">
        <w:r w:rsidR="00167323" w:rsidRPr="00BD37E9">
          <w:rPr>
            <w:rStyle w:val="Hyperlink"/>
            <w:noProof/>
          </w:rPr>
          <w:t>3.2.119</w:t>
        </w:r>
        <w:r w:rsidR="00167323">
          <w:rPr>
            <w:rFonts w:asciiTheme="minorHAnsi" w:eastAsiaTheme="minorEastAsia" w:hAnsiTheme="minorHAnsi" w:cstheme="minorBidi"/>
            <w:b w:val="0"/>
            <w:noProof/>
            <w:sz w:val="22"/>
            <w:szCs w:val="22"/>
          </w:rPr>
          <w:tab/>
        </w:r>
        <w:r w:rsidR="00167323" w:rsidRPr="00BD37E9">
          <w:rPr>
            <w:rStyle w:val="Hyperlink"/>
            <w:noProof/>
          </w:rPr>
          <w:t>EVPR – PID $1311 – Evaporative Emissions Service Bay Test Abort Reason</w:t>
        </w:r>
        <w:r w:rsidR="00167323">
          <w:rPr>
            <w:noProof/>
            <w:webHidden/>
          </w:rPr>
          <w:tab/>
        </w:r>
        <w:r>
          <w:rPr>
            <w:noProof/>
            <w:webHidden/>
          </w:rPr>
          <w:fldChar w:fldCharType="begin"/>
        </w:r>
        <w:r w:rsidR="00167323">
          <w:rPr>
            <w:noProof/>
            <w:webHidden/>
          </w:rPr>
          <w:instrText xml:space="preserve"> PAGEREF _Toc223512922 \h </w:instrText>
        </w:r>
        <w:r>
          <w:rPr>
            <w:noProof/>
            <w:webHidden/>
          </w:rPr>
        </w:r>
        <w:r>
          <w:rPr>
            <w:noProof/>
            <w:webHidden/>
          </w:rPr>
          <w:fldChar w:fldCharType="separate"/>
        </w:r>
        <w:r w:rsidR="00167323">
          <w:rPr>
            <w:noProof/>
            <w:webHidden/>
          </w:rPr>
          <w:t>108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23" w:history="1">
        <w:r w:rsidR="00167323" w:rsidRPr="00BD37E9">
          <w:rPr>
            <w:rStyle w:val="Hyperlink"/>
            <w:noProof/>
          </w:rPr>
          <w:t>3.2.120</w:t>
        </w:r>
        <w:r w:rsidR="00167323">
          <w:rPr>
            <w:rFonts w:asciiTheme="minorHAnsi" w:eastAsiaTheme="minorEastAsia" w:hAnsiTheme="minorHAnsi" w:cstheme="minorBidi"/>
            <w:b w:val="0"/>
            <w:noProof/>
            <w:sz w:val="22"/>
            <w:szCs w:val="22"/>
          </w:rPr>
          <w:tab/>
        </w:r>
        <w:r w:rsidR="00167323" w:rsidRPr="00BD37E9">
          <w:rPr>
            <w:rStyle w:val="Hyperlink"/>
            <w:noProof/>
          </w:rPr>
          <w:t>EVPR – PID $1312 – Evaporative Emissions Service Bay Test Status</w:t>
        </w:r>
        <w:r w:rsidR="00167323">
          <w:rPr>
            <w:noProof/>
            <w:webHidden/>
          </w:rPr>
          <w:tab/>
        </w:r>
        <w:r>
          <w:rPr>
            <w:noProof/>
            <w:webHidden/>
          </w:rPr>
          <w:fldChar w:fldCharType="begin"/>
        </w:r>
        <w:r w:rsidR="00167323">
          <w:rPr>
            <w:noProof/>
            <w:webHidden/>
          </w:rPr>
          <w:instrText xml:space="preserve"> PAGEREF _Toc223512923 \h </w:instrText>
        </w:r>
        <w:r>
          <w:rPr>
            <w:noProof/>
            <w:webHidden/>
          </w:rPr>
        </w:r>
        <w:r>
          <w:rPr>
            <w:noProof/>
            <w:webHidden/>
          </w:rPr>
          <w:fldChar w:fldCharType="separate"/>
        </w:r>
        <w:r w:rsidR="00167323">
          <w:rPr>
            <w:noProof/>
            <w:webHidden/>
          </w:rPr>
          <w:t>109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24" w:history="1">
        <w:r w:rsidR="00167323" w:rsidRPr="00BD37E9">
          <w:rPr>
            <w:rStyle w:val="Hyperlink"/>
            <w:noProof/>
          </w:rPr>
          <w:t>3.2.121</w:t>
        </w:r>
        <w:r w:rsidR="00167323">
          <w:rPr>
            <w:rFonts w:asciiTheme="minorHAnsi" w:eastAsiaTheme="minorEastAsia" w:hAnsiTheme="minorHAnsi" w:cstheme="minorBidi"/>
            <w:b w:val="0"/>
            <w:noProof/>
            <w:sz w:val="22"/>
            <w:szCs w:val="22"/>
          </w:rPr>
          <w:tab/>
        </w:r>
        <w:r w:rsidR="00167323" w:rsidRPr="00BD37E9">
          <w:rPr>
            <w:rStyle w:val="Hyperlink"/>
            <w:noProof/>
          </w:rPr>
          <w:t>CRZR – PID $1315 – Cruise Disengage History 1</w:t>
        </w:r>
        <w:r w:rsidR="00167323">
          <w:rPr>
            <w:noProof/>
            <w:webHidden/>
          </w:rPr>
          <w:tab/>
        </w:r>
        <w:r>
          <w:rPr>
            <w:noProof/>
            <w:webHidden/>
          </w:rPr>
          <w:fldChar w:fldCharType="begin"/>
        </w:r>
        <w:r w:rsidR="00167323">
          <w:rPr>
            <w:noProof/>
            <w:webHidden/>
          </w:rPr>
          <w:instrText xml:space="preserve"> PAGEREF _Toc223512924 \h </w:instrText>
        </w:r>
        <w:r>
          <w:rPr>
            <w:noProof/>
            <w:webHidden/>
          </w:rPr>
        </w:r>
        <w:r>
          <w:rPr>
            <w:noProof/>
            <w:webHidden/>
          </w:rPr>
          <w:fldChar w:fldCharType="separate"/>
        </w:r>
        <w:r w:rsidR="00167323">
          <w:rPr>
            <w:noProof/>
            <w:webHidden/>
          </w:rPr>
          <w:t>109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25" w:history="1">
        <w:r w:rsidR="00167323" w:rsidRPr="00BD37E9">
          <w:rPr>
            <w:rStyle w:val="Hyperlink"/>
            <w:noProof/>
          </w:rPr>
          <w:t>3.2.122</w:t>
        </w:r>
        <w:r w:rsidR="00167323">
          <w:rPr>
            <w:rFonts w:asciiTheme="minorHAnsi" w:eastAsiaTheme="minorEastAsia" w:hAnsiTheme="minorHAnsi" w:cstheme="minorBidi"/>
            <w:b w:val="0"/>
            <w:noProof/>
            <w:sz w:val="22"/>
            <w:szCs w:val="22"/>
          </w:rPr>
          <w:tab/>
        </w:r>
        <w:r w:rsidR="00167323" w:rsidRPr="00BD37E9">
          <w:rPr>
            <w:rStyle w:val="Hyperlink"/>
            <w:noProof/>
          </w:rPr>
          <w:t>CRZR – PID $1316 – Cruise Disengage History 2</w:t>
        </w:r>
        <w:r w:rsidR="00167323">
          <w:rPr>
            <w:noProof/>
            <w:webHidden/>
          </w:rPr>
          <w:tab/>
        </w:r>
        <w:r>
          <w:rPr>
            <w:noProof/>
            <w:webHidden/>
          </w:rPr>
          <w:fldChar w:fldCharType="begin"/>
        </w:r>
        <w:r w:rsidR="00167323">
          <w:rPr>
            <w:noProof/>
            <w:webHidden/>
          </w:rPr>
          <w:instrText xml:space="preserve"> PAGEREF _Toc223512925 \h </w:instrText>
        </w:r>
        <w:r>
          <w:rPr>
            <w:noProof/>
            <w:webHidden/>
          </w:rPr>
        </w:r>
        <w:r>
          <w:rPr>
            <w:noProof/>
            <w:webHidden/>
          </w:rPr>
          <w:fldChar w:fldCharType="separate"/>
        </w:r>
        <w:r w:rsidR="00167323">
          <w:rPr>
            <w:noProof/>
            <w:webHidden/>
          </w:rPr>
          <w:t>110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26" w:history="1">
        <w:r w:rsidR="00167323" w:rsidRPr="00BD37E9">
          <w:rPr>
            <w:rStyle w:val="Hyperlink"/>
            <w:noProof/>
          </w:rPr>
          <w:t>3.2.123</w:t>
        </w:r>
        <w:r w:rsidR="00167323">
          <w:rPr>
            <w:rFonts w:asciiTheme="minorHAnsi" w:eastAsiaTheme="minorEastAsia" w:hAnsiTheme="minorHAnsi" w:cstheme="minorBidi"/>
            <w:b w:val="0"/>
            <w:noProof/>
            <w:sz w:val="22"/>
            <w:szCs w:val="22"/>
          </w:rPr>
          <w:tab/>
        </w:r>
        <w:r w:rsidR="00167323" w:rsidRPr="00BD37E9">
          <w:rPr>
            <w:rStyle w:val="Hyperlink"/>
            <w:noProof/>
          </w:rPr>
          <w:t>CRZR – PID $1317 – Cruise Disengage History 3</w:t>
        </w:r>
        <w:r w:rsidR="00167323">
          <w:rPr>
            <w:noProof/>
            <w:webHidden/>
          </w:rPr>
          <w:tab/>
        </w:r>
        <w:r>
          <w:rPr>
            <w:noProof/>
            <w:webHidden/>
          </w:rPr>
          <w:fldChar w:fldCharType="begin"/>
        </w:r>
        <w:r w:rsidR="00167323">
          <w:rPr>
            <w:noProof/>
            <w:webHidden/>
          </w:rPr>
          <w:instrText xml:space="preserve"> PAGEREF _Toc223512926 \h </w:instrText>
        </w:r>
        <w:r>
          <w:rPr>
            <w:noProof/>
            <w:webHidden/>
          </w:rPr>
        </w:r>
        <w:r>
          <w:rPr>
            <w:noProof/>
            <w:webHidden/>
          </w:rPr>
          <w:fldChar w:fldCharType="separate"/>
        </w:r>
        <w:r w:rsidR="00167323">
          <w:rPr>
            <w:noProof/>
            <w:webHidden/>
          </w:rPr>
          <w:t>111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27" w:history="1">
        <w:r w:rsidR="00167323" w:rsidRPr="00BD37E9">
          <w:rPr>
            <w:rStyle w:val="Hyperlink"/>
            <w:noProof/>
          </w:rPr>
          <w:t>3.2.124</w:t>
        </w:r>
        <w:r w:rsidR="00167323">
          <w:rPr>
            <w:rFonts w:asciiTheme="minorHAnsi" w:eastAsiaTheme="minorEastAsia" w:hAnsiTheme="minorHAnsi" w:cstheme="minorBidi"/>
            <w:b w:val="0"/>
            <w:noProof/>
            <w:sz w:val="22"/>
            <w:szCs w:val="22"/>
          </w:rPr>
          <w:tab/>
        </w:r>
        <w:r w:rsidR="00167323" w:rsidRPr="00BD37E9">
          <w:rPr>
            <w:rStyle w:val="Hyperlink"/>
            <w:noProof/>
          </w:rPr>
          <w:t>CRZR – PID $1318 – Cruise Disengage History 4</w:t>
        </w:r>
        <w:r w:rsidR="00167323">
          <w:rPr>
            <w:noProof/>
            <w:webHidden/>
          </w:rPr>
          <w:tab/>
        </w:r>
        <w:r>
          <w:rPr>
            <w:noProof/>
            <w:webHidden/>
          </w:rPr>
          <w:fldChar w:fldCharType="begin"/>
        </w:r>
        <w:r w:rsidR="00167323">
          <w:rPr>
            <w:noProof/>
            <w:webHidden/>
          </w:rPr>
          <w:instrText xml:space="preserve"> PAGEREF _Toc223512927 \h </w:instrText>
        </w:r>
        <w:r>
          <w:rPr>
            <w:noProof/>
            <w:webHidden/>
          </w:rPr>
        </w:r>
        <w:r>
          <w:rPr>
            <w:noProof/>
            <w:webHidden/>
          </w:rPr>
          <w:fldChar w:fldCharType="separate"/>
        </w:r>
        <w:r w:rsidR="00167323">
          <w:rPr>
            <w:noProof/>
            <w:webHidden/>
          </w:rPr>
          <w:t>113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28" w:history="1">
        <w:r w:rsidR="00167323" w:rsidRPr="00BD37E9">
          <w:rPr>
            <w:rStyle w:val="Hyperlink"/>
            <w:noProof/>
          </w:rPr>
          <w:t>3.2.125</w:t>
        </w:r>
        <w:r w:rsidR="00167323">
          <w:rPr>
            <w:rFonts w:asciiTheme="minorHAnsi" w:eastAsiaTheme="minorEastAsia" w:hAnsiTheme="minorHAnsi" w:cstheme="minorBidi"/>
            <w:b w:val="0"/>
            <w:noProof/>
            <w:sz w:val="22"/>
            <w:szCs w:val="22"/>
          </w:rPr>
          <w:tab/>
        </w:r>
        <w:r w:rsidR="00167323" w:rsidRPr="00BD37E9">
          <w:rPr>
            <w:rStyle w:val="Hyperlink"/>
            <w:noProof/>
          </w:rPr>
          <w:t>CRZR – PID $1319 – Cruise Disengage History 5</w:t>
        </w:r>
        <w:r w:rsidR="00167323">
          <w:rPr>
            <w:noProof/>
            <w:webHidden/>
          </w:rPr>
          <w:tab/>
        </w:r>
        <w:r>
          <w:rPr>
            <w:noProof/>
            <w:webHidden/>
          </w:rPr>
          <w:fldChar w:fldCharType="begin"/>
        </w:r>
        <w:r w:rsidR="00167323">
          <w:rPr>
            <w:noProof/>
            <w:webHidden/>
          </w:rPr>
          <w:instrText xml:space="preserve"> PAGEREF _Toc223512928 \h </w:instrText>
        </w:r>
        <w:r>
          <w:rPr>
            <w:noProof/>
            <w:webHidden/>
          </w:rPr>
        </w:r>
        <w:r>
          <w:rPr>
            <w:noProof/>
            <w:webHidden/>
          </w:rPr>
          <w:fldChar w:fldCharType="separate"/>
        </w:r>
        <w:r w:rsidR="00167323">
          <w:rPr>
            <w:noProof/>
            <w:webHidden/>
          </w:rPr>
          <w:t>114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29" w:history="1">
        <w:r w:rsidR="00167323" w:rsidRPr="00BD37E9">
          <w:rPr>
            <w:rStyle w:val="Hyperlink"/>
            <w:noProof/>
          </w:rPr>
          <w:t>3.2.126</w:t>
        </w:r>
        <w:r w:rsidR="00167323">
          <w:rPr>
            <w:rFonts w:asciiTheme="minorHAnsi" w:eastAsiaTheme="minorEastAsia" w:hAnsiTheme="minorHAnsi" w:cstheme="minorBidi"/>
            <w:b w:val="0"/>
            <w:noProof/>
            <w:sz w:val="22"/>
            <w:szCs w:val="22"/>
          </w:rPr>
          <w:tab/>
        </w:r>
        <w:r w:rsidR="00167323" w:rsidRPr="00BD37E9">
          <w:rPr>
            <w:rStyle w:val="Hyperlink"/>
            <w:noProof/>
          </w:rPr>
          <w:t>CRZR – PID $131A – Cruise Disengage History 6</w:t>
        </w:r>
        <w:r w:rsidR="00167323">
          <w:rPr>
            <w:noProof/>
            <w:webHidden/>
          </w:rPr>
          <w:tab/>
        </w:r>
        <w:r>
          <w:rPr>
            <w:noProof/>
            <w:webHidden/>
          </w:rPr>
          <w:fldChar w:fldCharType="begin"/>
        </w:r>
        <w:r w:rsidR="00167323">
          <w:rPr>
            <w:noProof/>
            <w:webHidden/>
          </w:rPr>
          <w:instrText xml:space="preserve"> PAGEREF _Toc223512929 \h </w:instrText>
        </w:r>
        <w:r>
          <w:rPr>
            <w:noProof/>
            <w:webHidden/>
          </w:rPr>
        </w:r>
        <w:r>
          <w:rPr>
            <w:noProof/>
            <w:webHidden/>
          </w:rPr>
          <w:fldChar w:fldCharType="separate"/>
        </w:r>
        <w:r w:rsidR="00167323">
          <w:rPr>
            <w:noProof/>
            <w:webHidden/>
          </w:rPr>
          <w:t>115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30" w:history="1">
        <w:r w:rsidR="00167323" w:rsidRPr="00BD37E9">
          <w:rPr>
            <w:rStyle w:val="Hyperlink"/>
            <w:noProof/>
          </w:rPr>
          <w:t>3.2.127</w:t>
        </w:r>
        <w:r w:rsidR="00167323">
          <w:rPr>
            <w:rFonts w:asciiTheme="minorHAnsi" w:eastAsiaTheme="minorEastAsia" w:hAnsiTheme="minorHAnsi" w:cstheme="minorBidi"/>
            <w:b w:val="0"/>
            <w:noProof/>
            <w:sz w:val="22"/>
            <w:szCs w:val="22"/>
          </w:rPr>
          <w:tab/>
        </w:r>
        <w:r w:rsidR="00167323" w:rsidRPr="00BD37E9">
          <w:rPr>
            <w:rStyle w:val="Hyperlink"/>
            <w:noProof/>
          </w:rPr>
          <w:t>CRZR – PID $131B – Cruise Disengage History 7</w:t>
        </w:r>
        <w:r w:rsidR="00167323">
          <w:rPr>
            <w:noProof/>
            <w:webHidden/>
          </w:rPr>
          <w:tab/>
        </w:r>
        <w:r>
          <w:rPr>
            <w:noProof/>
            <w:webHidden/>
          </w:rPr>
          <w:fldChar w:fldCharType="begin"/>
        </w:r>
        <w:r w:rsidR="00167323">
          <w:rPr>
            <w:noProof/>
            <w:webHidden/>
          </w:rPr>
          <w:instrText xml:space="preserve"> PAGEREF _Toc223512930 \h </w:instrText>
        </w:r>
        <w:r>
          <w:rPr>
            <w:noProof/>
            <w:webHidden/>
          </w:rPr>
        </w:r>
        <w:r>
          <w:rPr>
            <w:noProof/>
            <w:webHidden/>
          </w:rPr>
          <w:fldChar w:fldCharType="separate"/>
        </w:r>
        <w:r w:rsidR="00167323">
          <w:rPr>
            <w:noProof/>
            <w:webHidden/>
          </w:rPr>
          <w:t>116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31" w:history="1">
        <w:r w:rsidR="00167323" w:rsidRPr="00BD37E9">
          <w:rPr>
            <w:rStyle w:val="Hyperlink"/>
            <w:noProof/>
          </w:rPr>
          <w:t>3.2.128</w:t>
        </w:r>
        <w:r w:rsidR="00167323">
          <w:rPr>
            <w:rFonts w:asciiTheme="minorHAnsi" w:eastAsiaTheme="minorEastAsia" w:hAnsiTheme="minorHAnsi" w:cstheme="minorBidi"/>
            <w:b w:val="0"/>
            <w:noProof/>
            <w:sz w:val="22"/>
            <w:szCs w:val="22"/>
          </w:rPr>
          <w:tab/>
        </w:r>
        <w:r w:rsidR="00167323" w:rsidRPr="00BD37E9">
          <w:rPr>
            <w:rStyle w:val="Hyperlink"/>
            <w:noProof/>
          </w:rPr>
          <w:t>CRZR – PID $131C – Cruise Disengage History 8</w:t>
        </w:r>
        <w:r w:rsidR="00167323">
          <w:rPr>
            <w:noProof/>
            <w:webHidden/>
          </w:rPr>
          <w:tab/>
        </w:r>
        <w:r>
          <w:rPr>
            <w:noProof/>
            <w:webHidden/>
          </w:rPr>
          <w:fldChar w:fldCharType="begin"/>
        </w:r>
        <w:r w:rsidR="00167323">
          <w:rPr>
            <w:noProof/>
            <w:webHidden/>
          </w:rPr>
          <w:instrText xml:space="preserve"> PAGEREF _Toc223512931 \h </w:instrText>
        </w:r>
        <w:r>
          <w:rPr>
            <w:noProof/>
            <w:webHidden/>
          </w:rPr>
        </w:r>
        <w:r>
          <w:rPr>
            <w:noProof/>
            <w:webHidden/>
          </w:rPr>
          <w:fldChar w:fldCharType="separate"/>
        </w:r>
        <w:r w:rsidR="00167323">
          <w:rPr>
            <w:noProof/>
            <w:webHidden/>
          </w:rPr>
          <w:t>117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32" w:history="1">
        <w:r w:rsidR="00167323" w:rsidRPr="00BD37E9">
          <w:rPr>
            <w:rStyle w:val="Hyperlink"/>
            <w:noProof/>
          </w:rPr>
          <w:t>3.2.129</w:t>
        </w:r>
        <w:r w:rsidR="00167323">
          <w:rPr>
            <w:rFonts w:asciiTheme="minorHAnsi" w:eastAsiaTheme="minorEastAsia" w:hAnsiTheme="minorHAnsi" w:cstheme="minorBidi"/>
            <w:b w:val="0"/>
            <w:noProof/>
            <w:sz w:val="22"/>
            <w:szCs w:val="22"/>
          </w:rPr>
          <w:tab/>
        </w:r>
        <w:r w:rsidR="00167323" w:rsidRPr="00BD37E9">
          <w:rPr>
            <w:rStyle w:val="Hyperlink"/>
            <w:noProof/>
          </w:rPr>
          <w:t>FLVR – PID $131D – Fuel Tank Rated Capacity</w:t>
        </w:r>
        <w:r w:rsidR="00167323">
          <w:rPr>
            <w:noProof/>
            <w:webHidden/>
          </w:rPr>
          <w:tab/>
        </w:r>
        <w:r>
          <w:rPr>
            <w:noProof/>
            <w:webHidden/>
          </w:rPr>
          <w:fldChar w:fldCharType="begin"/>
        </w:r>
        <w:r w:rsidR="00167323">
          <w:rPr>
            <w:noProof/>
            <w:webHidden/>
          </w:rPr>
          <w:instrText xml:space="preserve"> PAGEREF _Toc223512932 \h </w:instrText>
        </w:r>
        <w:r>
          <w:rPr>
            <w:noProof/>
            <w:webHidden/>
          </w:rPr>
        </w:r>
        <w:r>
          <w:rPr>
            <w:noProof/>
            <w:webHidden/>
          </w:rPr>
          <w:fldChar w:fldCharType="separate"/>
        </w:r>
        <w:r w:rsidR="00167323">
          <w:rPr>
            <w:noProof/>
            <w:webHidden/>
          </w:rPr>
          <w:t>119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33" w:history="1">
        <w:r w:rsidR="00167323" w:rsidRPr="00BD37E9">
          <w:rPr>
            <w:rStyle w:val="Hyperlink"/>
            <w:noProof/>
          </w:rPr>
          <w:t>3.2.130</w:t>
        </w:r>
        <w:r w:rsidR="00167323">
          <w:rPr>
            <w:rFonts w:asciiTheme="minorHAnsi" w:eastAsiaTheme="minorEastAsia" w:hAnsiTheme="minorHAnsi" w:cstheme="minorBidi"/>
            <w:b w:val="0"/>
            <w:noProof/>
            <w:sz w:val="22"/>
            <w:szCs w:val="22"/>
          </w:rPr>
          <w:tab/>
        </w:r>
        <w:r w:rsidR="00167323" w:rsidRPr="00BD37E9">
          <w:rPr>
            <w:rStyle w:val="Hyperlink"/>
            <w:noProof/>
          </w:rPr>
          <w:t>TPSR – PID $131E – Desired Throttle Position</w:t>
        </w:r>
        <w:r w:rsidR="00167323">
          <w:rPr>
            <w:noProof/>
            <w:webHidden/>
          </w:rPr>
          <w:tab/>
        </w:r>
        <w:r>
          <w:rPr>
            <w:noProof/>
            <w:webHidden/>
          </w:rPr>
          <w:fldChar w:fldCharType="begin"/>
        </w:r>
        <w:r w:rsidR="00167323">
          <w:rPr>
            <w:noProof/>
            <w:webHidden/>
          </w:rPr>
          <w:instrText xml:space="preserve"> PAGEREF _Toc223512933 \h </w:instrText>
        </w:r>
        <w:r>
          <w:rPr>
            <w:noProof/>
            <w:webHidden/>
          </w:rPr>
        </w:r>
        <w:r>
          <w:rPr>
            <w:noProof/>
            <w:webHidden/>
          </w:rPr>
          <w:fldChar w:fldCharType="separate"/>
        </w:r>
        <w:r w:rsidR="00167323">
          <w:rPr>
            <w:noProof/>
            <w:webHidden/>
          </w:rPr>
          <w:t>119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34" w:history="1">
        <w:r w:rsidR="00167323" w:rsidRPr="00BD37E9">
          <w:rPr>
            <w:rStyle w:val="Hyperlink"/>
            <w:noProof/>
            <w:lang w:val="it-IT"/>
          </w:rPr>
          <w:t>3.2.131</w:t>
        </w:r>
        <w:r w:rsidR="00167323">
          <w:rPr>
            <w:rFonts w:asciiTheme="minorHAnsi" w:eastAsiaTheme="minorEastAsia" w:hAnsiTheme="minorHAnsi" w:cstheme="minorBidi"/>
            <w:b w:val="0"/>
            <w:noProof/>
            <w:sz w:val="22"/>
            <w:szCs w:val="22"/>
          </w:rPr>
          <w:tab/>
        </w:r>
        <w:r w:rsidR="00167323" w:rsidRPr="00BD37E9">
          <w:rPr>
            <w:rStyle w:val="Hyperlink"/>
            <w:noProof/>
            <w:lang w:val="it-IT"/>
          </w:rPr>
          <w:t>APSR – PID $131F – Accelerator Pedal Position</w:t>
        </w:r>
        <w:r w:rsidR="00167323">
          <w:rPr>
            <w:noProof/>
            <w:webHidden/>
          </w:rPr>
          <w:tab/>
        </w:r>
        <w:r>
          <w:rPr>
            <w:noProof/>
            <w:webHidden/>
          </w:rPr>
          <w:fldChar w:fldCharType="begin"/>
        </w:r>
        <w:r w:rsidR="00167323">
          <w:rPr>
            <w:noProof/>
            <w:webHidden/>
          </w:rPr>
          <w:instrText xml:space="preserve"> PAGEREF _Toc223512934 \h </w:instrText>
        </w:r>
        <w:r>
          <w:rPr>
            <w:noProof/>
            <w:webHidden/>
          </w:rPr>
        </w:r>
        <w:r>
          <w:rPr>
            <w:noProof/>
            <w:webHidden/>
          </w:rPr>
          <w:fldChar w:fldCharType="separate"/>
        </w:r>
        <w:r w:rsidR="00167323">
          <w:rPr>
            <w:noProof/>
            <w:webHidden/>
          </w:rPr>
          <w:t>119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35" w:history="1">
        <w:r w:rsidR="00167323" w:rsidRPr="00BD37E9">
          <w:rPr>
            <w:rStyle w:val="Hyperlink"/>
            <w:noProof/>
            <w:lang w:val="es-ES"/>
          </w:rPr>
          <w:t>3.2.132</w:t>
        </w:r>
        <w:r w:rsidR="00167323">
          <w:rPr>
            <w:rFonts w:asciiTheme="minorHAnsi" w:eastAsiaTheme="minorEastAsia" w:hAnsiTheme="minorHAnsi" w:cstheme="minorBidi"/>
            <w:b w:val="0"/>
            <w:noProof/>
            <w:sz w:val="22"/>
            <w:szCs w:val="22"/>
          </w:rPr>
          <w:tab/>
        </w:r>
        <w:r w:rsidR="00167323" w:rsidRPr="00BD37E9">
          <w:rPr>
            <w:rStyle w:val="Hyperlink"/>
            <w:noProof/>
            <w:lang w:val="es-ES"/>
          </w:rPr>
          <w:t>FLVR – PID $132A – Total Fuel Volume</w:t>
        </w:r>
        <w:r w:rsidR="00167323">
          <w:rPr>
            <w:noProof/>
            <w:webHidden/>
          </w:rPr>
          <w:tab/>
        </w:r>
        <w:r>
          <w:rPr>
            <w:noProof/>
            <w:webHidden/>
          </w:rPr>
          <w:fldChar w:fldCharType="begin"/>
        </w:r>
        <w:r w:rsidR="00167323">
          <w:rPr>
            <w:noProof/>
            <w:webHidden/>
          </w:rPr>
          <w:instrText xml:space="preserve"> PAGEREF _Toc223512935 \h </w:instrText>
        </w:r>
        <w:r>
          <w:rPr>
            <w:noProof/>
            <w:webHidden/>
          </w:rPr>
        </w:r>
        <w:r>
          <w:rPr>
            <w:noProof/>
            <w:webHidden/>
          </w:rPr>
          <w:fldChar w:fldCharType="separate"/>
        </w:r>
        <w:r w:rsidR="00167323">
          <w:rPr>
            <w:noProof/>
            <w:webHidden/>
          </w:rPr>
          <w:t>119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36" w:history="1">
        <w:r w:rsidR="00167323" w:rsidRPr="00BD37E9">
          <w:rPr>
            <w:rStyle w:val="Hyperlink"/>
            <w:noProof/>
          </w:rPr>
          <w:t>3.2.133</w:t>
        </w:r>
        <w:r w:rsidR="00167323">
          <w:rPr>
            <w:rFonts w:asciiTheme="minorHAnsi" w:eastAsiaTheme="minorEastAsia" w:hAnsiTheme="minorHAnsi" w:cstheme="minorBidi"/>
            <w:b w:val="0"/>
            <w:noProof/>
            <w:sz w:val="22"/>
            <w:szCs w:val="22"/>
          </w:rPr>
          <w:tab/>
        </w:r>
        <w:r w:rsidR="00167323" w:rsidRPr="00BD37E9">
          <w:rPr>
            <w:rStyle w:val="Hyperlink"/>
            <w:noProof/>
          </w:rPr>
          <w:t>FLVR – PID $1338 – Fuel Level Sensor A/D Secondary Tank</w:t>
        </w:r>
        <w:r w:rsidR="00167323">
          <w:rPr>
            <w:noProof/>
            <w:webHidden/>
          </w:rPr>
          <w:tab/>
        </w:r>
        <w:r>
          <w:rPr>
            <w:noProof/>
            <w:webHidden/>
          </w:rPr>
          <w:fldChar w:fldCharType="begin"/>
        </w:r>
        <w:r w:rsidR="00167323">
          <w:rPr>
            <w:noProof/>
            <w:webHidden/>
          </w:rPr>
          <w:instrText xml:space="preserve"> PAGEREF _Toc223512936 \h </w:instrText>
        </w:r>
        <w:r>
          <w:rPr>
            <w:noProof/>
            <w:webHidden/>
          </w:rPr>
        </w:r>
        <w:r>
          <w:rPr>
            <w:noProof/>
            <w:webHidden/>
          </w:rPr>
          <w:fldChar w:fldCharType="separate"/>
        </w:r>
        <w:r w:rsidR="00167323">
          <w:rPr>
            <w:noProof/>
            <w:webHidden/>
          </w:rPr>
          <w:t>120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37" w:history="1">
        <w:r w:rsidR="00167323" w:rsidRPr="00BD37E9">
          <w:rPr>
            <w:rStyle w:val="Hyperlink"/>
            <w:noProof/>
          </w:rPr>
          <w:t>3.2.134</w:t>
        </w:r>
        <w:r w:rsidR="00167323">
          <w:rPr>
            <w:rFonts w:asciiTheme="minorHAnsi" w:eastAsiaTheme="minorEastAsia" w:hAnsiTheme="minorHAnsi" w:cstheme="minorBidi"/>
            <w:b w:val="0"/>
            <w:noProof/>
            <w:sz w:val="22"/>
            <w:szCs w:val="22"/>
          </w:rPr>
          <w:tab/>
        </w:r>
        <w:r w:rsidR="00167323" w:rsidRPr="00BD37E9">
          <w:rPr>
            <w:rStyle w:val="Hyperlink"/>
            <w:noProof/>
          </w:rPr>
          <w:t>CATR – PID $1354 – Catalyst Monitor Diagnostic Test Counter Bank 1</w:t>
        </w:r>
        <w:r w:rsidR="00167323">
          <w:rPr>
            <w:noProof/>
            <w:webHidden/>
          </w:rPr>
          <w:tab/>
        </w:r>
        <w:r>
          <w:rPr>
            <w:noProof/>
            <w:webHidden/>
          </w:rPr>
          <w:fldChar w:fldCharType="begin"/>
        </w:r>
        <w:r w:rsidR="00167323">
          <w:rPr>
            <w:noProof/>
            <w:webHidden/>
          </w:rPr>
          <w:instrText xml:space="preserve"> PAGEREF _Toc223512937 \h </w:instrText>
        </w:r>
        <w:r>
          <w:rPr>
            <w:noProof/>
            <w:webHidden/>
          </w:rPr>
        </w:r>
        <w:r>
          <w:rPr>
            <w:noProof/>
            <w:webHidden/>
          </w:rPr>
          <w:fldChar w:fldCharType="separate"/>
        </w:r>
        <w:r w:rsidR="00167323">
          <w:rPr>
            <w:noProof/>
            <w:webHidden/>
          </w:rPr>
          <w:t>121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38" w:history="1">
        <w:r w:rsidR="00167323" w:rsidRPr="00BD37E9">
          <w:rPr>
            <w:rStyle w:val="Hyperlink"/>
            <w:noProof/>
          </w:rPr>
          <w:t>3.2.135</w:t>
        </w:r>
        <w:r w:rsidR="00167323">
          <w:rPr>
            <w:rFonts w:asciiTheme="minorHAnsi" w:eastAsiaTheme="minorEastAsia" w:hAnsiTheme="minorHAnsi" w:cstheme="minorBidi"/>
            <w:b w:val="0"/>
            <w:noProof/>
            <w:sz w:val="22"/>
            <w:szCs w:val="22"/>
          </w:rPr>
          <w:tab/>
        </w:r>
        <w:r w:rsidR="00167323" w:rsidRPr="00BD37E9">
          <w:rPr>
            <w:rStyle w:val="Hyperlink"/>
            <w:noProof/>
          </w:rPr>
          <w:t>CATR – PID $1355 – Catalyst Monitor Diagnostic Test Counter Bank 2</w:t>
        </w:r>
        <w:r w:rsidR="00167323">
          <w:rPr>
            <w:noProof/>
            <w:webHidden/>
          </w:rPr>
          <w:tab/>
        </w:r>
        <w:r>
          <w:rPr>
            <w:noProof/>
            <w:webHidden/>
          </w:rPr>
          <w:fldChar w:fldCharType="begin"/>
        </w:r>
        <w:r w:rsidR="00167323">
          <w:rPr>
            <w:noProof/>
            <w:webHidden/>
          </w:rPr>
          <w:instrText xml:space="preserve"> PAGEREF _Toc223512938 \h </w:instrText>
        </w:r>
        <w:r>
          <w:rPr>
            <w:noProof/>
            <w:webHidden/>
          </w:rPr>
        </w:r>
        <w:r>
          <w:rPr>
            <w:noProof/>
            <w:webHidden/>
          </w:rPr>
          <w:fldChar w:fldCharType="separate"/>
        </w:r>
        <w:r w:rsidR="00167323">
          <w:rPr>
            <w:noProof/>
            <w:webHidden/>
          </w:rPr>
          <w:t>121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39" w:history="1">
        <w:r w:rsidR="00167323" w:rsidRPr="00BD37E9">
          <w:rPr>
            <w:rStyle w:val="Hyperlink"/>
            <w:noProof/>
          </w:rPr>
          <w:t>3.2.136</w:t>
        </w:r>
        <w:r w:rsidR="00167323">
          <w:rPr>
            <w:rFonts w:asciiTheme="minorHAnsi" w:eastAsiaTheme="minorEastAsia" w:hAnsiTheme="minorHAnsi" w:cstheme="minorBidi"/>
            <w:b w:val="0"/>
            <w:noProof/>
            <w:sz w:val="22"/>
            <w:szCs w:val="22"/>
          </w:rPr>
          <w:tab/>
        </w:r>
        <w:r w:rsidR="00167323" w:rsidRPr="00BD37E9">
          <w:rPr>
            <w:rStyle w:val="Hyperlink"/>
            <w:noProof/>
          </w:rPr>
          <w:t>EGRR – PID $135D – Exhaust Gas Recirculation Control Circuit</w:t>
        </w:r>
        <w:r w:rsidR="00167323">
          <w:rPr>
            <w:noProof/>
            <w:webHidden/>
          </w:rPr>
          <w:tab/>
        </w:r>
        <w:r>
          <w:rPr>
            <w:noProof/>
            <w:webHidden/>
          </w:rPr>
          <w:fldChar w:fldCharType="begin"/>
        </w:r>
        <w:r w:rsidR="00167323">
          <w:rPr>
            <w:noProof/>
            <w:webHidden/>
          </w:rPr>
          <w:instrText xml:space="preserve"> PAGEREF _Toc223512939 \h </w:instrText>
        </w:r>
        <w:r>
          <w:rPr>
            <w:noProof/>
            <w:webHidden/>
          </w:rPr>
        </w:r>
        <w:r>
          <w:rPr>
            <w:noProof/>
            <w:webHidden/>
          </w:rPr>
          <w:fldChar w:fldCharType="separate"/>
        </w:r>
        <w:r w:rsidR="00167323">
          <w:rPr>
            <w:noProof/>
            <w:webHidden/>
          </w:rPr>
          <w:t>121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40" w:history="1">
        <w:r w:rsidR="00167323" w:rsidRPr="00BD37E9">
          <w:rPr>
            <w:rStyle w:val="Hyperlink"/>
            <w:noProof/>
          </w:rPr>
          <w:t>3.2.137</w:t>
        </w:r>
        <w:r w:rsidR="00167323">
          <w:rPr>
            <w:rFonts w:asciiTheme="minorHAnsi" w:eastAsiaTheme="minorEastAsia" w:hAnsiTheme="minorHAnsi" w:cstheme="minorBidi"/>
            <w:b w:val="0"/>
            <w:noProof/>
            <w:sz w:val="22"/>
            <w:szCs w:val="22"/>
          </w:rPr>
          <w:tab/>
        </w:r>
        <w:r w:rsidR="00167323" w:rsidRPr="00BD37E9">
          <w:rPr>
            <w:rStyle w:val="Hyperlink"/>
            <w:noProof/>
          </w:rPr>
          <w:t>DFIR – PID $135F – Malfunction Indicator Lamp Control Circuit</w:t>
        </w:r>
        <w:r w:rsidR="00167323">
          <w:rPr>
            <w:noProof/>
            <w:webHidden/>
          </w:rPr>
          <w:tab/>
        </w:r>
        <w:r>
          <w:rPr>
            <w:noProof/>
            <w:webHidden/>
          </w:rPr>
          <w:fldChar w:fldCharType="begin"/>
        </w:r>
        <w:r w:rsidR="00167323">
          <w:rPr>
            <w:noProof/>
            <w:webHidden/>
          </w:rPr>
          <w:instrText xml:space="preserve"> PAGEREF _Toc223512940 \h </w:instrText>
        </w:r>
        <w:r>
          <w:rPr>
            <w:noProof/>
            <w:webHidden/>
          </w:rPr>
        </w:r>
        <w:r>
          <w:rPr>
            <w:noProof/>
            <w:webHidden/>
          </w:rPr>
          <w:fldChar w:fldCharType="separate"/>
        </w:r>
        <w:r w:rsidR="00167323">
          <w:rPr>
            <w:noProof/>
            <w:webHidden/>
          </w:rPr>
          <w:t>122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41" w:history="1">
        <w:r w:rsidR="00167323" w:rsidRPr="00BD37E9">
          <w:rPr>
            <w:rStyle w:val="Hyperlink"/>
            <w:noProof/>
          </w:rPr>
          <w:t>3.2.138</w:t>
        </w:r>
        <w:r w:rsidR="00167323">
          <w:rPr>
            <w:rFonts w:asciiTheme="minorHAnsi" w:eastAsiaTheme="minorEastAsia" w:hAnsiTheme="minorHAnsi" w:cstheme="minorBidi"/>
            <w:b w:val="0"/>
            <w:noProof/>
            <w:sz w:val="22"/>
            <w:szCs w:val="22"/>
          </w:rPr>
          <w:tab/>
        </w:r>
        <w:r w:rsidR="00167323" w:rsidRPr="00BD37E9">
          <w:rPr>
            <w:rStyle w:val="Hyperlink"/>
            <w:noProof/>
          </w:rPr>
          <w:t>EPSR – PID $1360 – Tachometer Control Circuit</w:t>
        </w:r>
        <w:r w:rsidR="00167323">
          <w:rPr>
            <w:noProof/>
            <w:webHidden/>
          </w:rPr>
          <w:tab/>
        </w:r>
        <w:r>
          <w:rPr>
            <w:noProof/>
            <w:webHidden/>
          </w:rPr>
          <w:fldChar w:fldCharType="begin"/>
        </w:r>
        <w:r w:rsidR="00167323">
          <w:rPr>
            <w:noProof/>
            <w:webHidden/>
          </w:rPr>
          <w:instrText xml:space="preserve"> PAGEREF _Toc223512941 \h </w:instrText>
        </w:r>
        <w:r>
          <w:rPr>
            <w:noProof/>
            <w:webHidden/>
          </w:rPr>
        </w:r>
        <w:r>
          <w:rPr>
            <w:noProof/>
            <w:webHidden/>
          </w:rPr>
          <w:fldChar w:fldCharType="separate"/>
        </w:r>
        <w:r w:rsidR="00167323">
          <w:rPr>
            <w:noProof/>
            <w:webHidden/>
          </w:rPr>
          <w:t>122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42" w:history="1">
        <w:r w:rsidR="00167323" w:rsidRPr="00BD37E9">
          <w:rPr>
            <w:rStyle w:val="Hyperlink"/>
            <w:noProof/>
          </w:rPr>
          <w:t>3.2.139</w:t>
        </w:r>
        <w:r w:rsidR="00167323">
          <w:rPr>
            <w:rFonts w:asciiTheme="minorHAnsi" w:eastAsiaTheme="minorEastAsia" w:hAnsiTheme="minorHAnsi" w:cstheme="minorBidi"/>
            <w:b w:val="0"/>
            <w:noProof/>
            <w:sz w:val="22"/>
            <w:szCs w:val="22"/>
          </w:rPr>
          <w:tab/>
        </w:r>
        <w:r w:rsidR="00167323" w:rsidRPr="00BD37E9">
          <w:rPr>
            <w:rStyle w:val="Hyperlink"/>
            <w:noProof/>
          </w:rPr>
          <w:t>AIRR – PID $1365 – Secondary Air Injection Valve Control Circuit</w:t>
        </w:r>
        <w:r w:rsidR="00167323">
          <w:rPr>
            <w:noProof/>
            <w:webHidden/>
          </w:rPr>
          <w:tab/>
        </w:r>
        <w:r>
          <w:rPr>
            <w:noProof/>
            <w:webHidden/>
          </w:rPr>
          <w:fldChar w:fldCharType="begin"/>
        </w:r>
        <w:r w:rsidR="00167323">
          <w:rPr>
            <w:noProof/>
            <w:webHidden/>
          </w:rPr>
          <w:instrText xml:space="preserve"> PAGEREF _Toc223512942 \h </w:instrText>
        </w:r>
        <w:r>
          <w:rPr>
            <w:noProof/>
            <w:webHidden/>
          </w:rPr>
        </w:r>
        <w:r>
          <w:rPr>
            <w:noProof/>
            <w:webHidden/>
          </w:rPr>
          <w:fldChar w:fldCharType="separate"/>
        </w:r>
        <w:r w:rsidR="00167323">
          <w:rPr>
            <w:noProof/>
            <w:webHidden/>
          </w:rPr>
          <w:t>123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43" w:history="1">
        <w:r w:rsidR="00167323" w:rsidRPr="00BD37E9">
          <w:rPr>
            <w:rStyle w:val="Hyperlink"/>
            <w:noProof/>
          </w:rPr>
          <w:t>3.2.140</w:t>
        </w:r>
        <w:r w:rsidR="00167323">
          <w:rPr>
            <w:rFonts w:asciiTheme="minorHAnsi" w:eastAsiaTheme="minorEastAsia" w:hAnsiTheme="minorHAnsi" w:cstheme="minorBidi"/>
            <w:b w:val="0"/>
            <w:noProof/>
            <w:sz w:val="22"/>
            <w:szCs w:val="22"/>
          </w:rPr>
          <w:tab/>
        </w:r>
        <w:r w:rsidR="00167323" w:rsidRPr="00BD37E9">
          <w:rPr>
            <w:rStyle w:val="Hyperlink"/>
            <w:noProof/>
          </w:rPr>
          <w:t>AIRR – PID $1366 – Secondary Air Injection Pump Control Circuit</w:t>
        </w:r>
        <w:r w:rsidR="00167323">
          <w:rPr>
            <w:noProof/>
            <w:webHidden/>
          </w:rPr>
          <w:tab/>
        </w:r>
        <w:r>
          <w:rPr>
            <w:noProof/>
            <w:webHidden/>
          </w:rPr>
          <w:fldChar w:fldCharType="begin"/>
        </w:r>
        <w:r w:rsidR="00167323">
          <w:rPr>
            <w:noProof/>
            <w:webHidden/>
          </w:rPr>
          <w:instrText xml:space="preserve"> PAGEREF _Toc223512943 \h </w:instrText>
        </w:r>
        <w:r>
          <w:rPr>
            <w:noProof/>
            <w:webHidden/>
          </w:rPr>
        </w:r>
        <w:r>
          <w:rPr>
            <w:noProof/>
            <w:webHidden/>
          </w:rPr>
          <w:fldChar w:fldCharType="separate"/>
        </w:r>
        <w:r w:rsidR="00167323">
          <w:rPr>
            <w:noProof/>
            <w:webHidden/>
          </w:rPr>
          <w:t>123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44" w:history="1">
        <w:r w:rsidR="00167323" w:rsidRPr="00BD37E9">
          <w:rPr>
            <w:rStyle w:val="Hyperlink"/>
            <w:noProof/>
          </w:rPr>
          <w:t>3.2.141</w:t>
        </w:r>
        <w:r w:rsidR="00167323">
          <w:rPr>
            <w:rFonts w:asciiTheme="minorHAnsi" w:eastAsiaTheme="minorEastAsia" w:hAnsiTheme="minorHAnsi" w:cstheme="minorBidi"/>
            <w:b w:val="0"/>
            <w:noProof/>
            <w:sz w:val="22"/>
            <w:szCs w:val="22"/>
          </w:rPr>
          <w:tab/>
        </w:r>
        <w:r w:rsidR="00167323" w:rsidRPr="00BD37E9">
          <w:rPr>
            <w:rStyle w:val="Hyperlink"/>
            <w:noProof/>
          </w:rPr>
          <w:t>VSPR – PID $1367 – Vehicle Speed Output Control Circuit</w:t>
        </w:r>
        <w:r w:rsidR="00167323">
          <w:rPr>
            <w:noProof/>
            <w:webHidden/>
          </w:rPr>
          <w:tab/>
        </w:r>
        <w:r>
          <w:rPr>
            <w:noProof/>
            <w:webHidden/>
          </w:rPr>
          <w:fldChar w:fldCharType="begin"/>
        </w:r>
        <w:r w:rsidR="00167323">
          <w:rPr>
            <w:noProof/>
            <w:webHidden/>
          </w:rPr>
          <w:instrText xml:space="preserve"> PAGEREF _Toc223512944 \h </w:instrText>
        </w:r>
        <w:r>
          <w:rPr>
            <w:noProof/>
            <w:webHidden/>
          </w:rPr>
        </w:r>
        <w:r>
          <w:rPr>
            <w:noProof/>
            <w:webHidden/>
          </w:rPr>
          <w:fldChar w:fldCharType="separate"/>
        </w:r>
        <w:r w:rsidR="00167323">
          <w:rPr>
            <w:noProof/>
            <w:webHidden/>
          </w:rPr>
          <w:t>124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45" w:history="1">
        <w:r w:rsidR="00167323" w:rsidRPr="00BD37E9">
          <w:rPr>
            <w:rStyle w:val="Hyperlink"/>
            <w:noProof/>
          </w:rPr>
          <w:t>3.2.142</w:t>
        </w:r>
        <w:r w:rsidR="00167323">
          <w:rPr>
            <w:rFonts w:asciiTheme="minorHAnsi" w:eastAsiaTheme="minorEastAsia" w:hAnsiTheme="minorHAnsi" w:cstheme="minorBidi"/>
            <w:b w:val="0"/>
            <w:noProof/>
            <w:sz w:val="22"/>
            <w:szCs w:val="22"/>
          </w:rPr>
          <w:tab/>
        </w:r>
        <w:r w:rsidR="00167323" w:rsidRPr="00BD37E9">
          <w:rPr>
            <w:rStyle w:val="Hyperlink"/>
            <w:noProof/>
          </w:rPr>
          <w:t>TCSR – PID $1369 – Delivered Torque Output Control Circuit</w:t>
        </w:r>
        <w:r w:rsidR="00167323">
          <w:rPr>
            <w:noProof/>
            <w:webHidden/>
          </w:rPr>
          <w:tab/>
        </w:r>
        <w:r>
          <w:rPr>
            <w:noProof/>
            <w:webHidden/>
          </w:rPr>
          <w:fldChar w:fldCharType="begin"/>
        </w:r>
        <w:r w:rsidR="00167323">
          <w:rPr>
            <w:noProof/>
            <w:webHidden/>
          </w:rPr>
          <w:instrText xml:space="preserve"> PAGEREF _Toc223512945 \h </w:instrText>
        </w:r>
        <w:r>
          <w:rPr>
            <w:noProof/>
            <w:webHidden/>
          </w:rPr>
        </w:r>
        <w:r>
          <w:rPr>
            <w:noProof/>
            <w:webHidden/>
          </w:rPr>
          <w:fldChar w:fldCharType="separate"/>
        </w:r>
        <w:r w:rsidR="00167323">
          <w:rPr>
            <w:noProof/>
            <w:webHidden/>
          </w:rPr>
          <w:t>124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46" w:history="1">
        <w:r w:rsidR="00167323" w:rsidRPr="00BD37E9">
          <w:rPr>
            <w:rStyle w:val="Hyperlink"/>
            <w:noProof/>
          </w:rPr>
          <w:t>3.2.143</w:t>
        </w:r>
        <w:r w:rsidR="00167323">
          <w:rPr>
            <w:rFonts w:asciiTheme="minorHAnsi" w:eastAsiaTheme="minorEastAsia" w:hAnsiTheme="minorHAnsi" w:cstheme="minorBidi"/>
            <w:b w:val="0"/>
            <w:noProof/>
            <w:sz w:val="22"/>
            <w:szCs w:val="22"/>
          </w:rPr>
          <w:tab/>
        </w:r>
        <w:r w:rsidR="00167323" w:rsidRPr="00BD37E9">
          <w:rPr>
            <w:rStyle w:val="Hyperlink"/>
            <w:noProof/>
          </w:rPr>
          <w:t>RTDR – PID $136A – Vehicle Lift / Dive Output Control Circuit</w:t>
        </w:r>
        <w:r w:rsidR="00167323">
          <w:rPr>
            <w:noProof/>
            <w:webHidden/>
          </w:rPr>
          <w:tab/>
        </w:r>
        <w:r>
          <w:rPr>
            <w:noProof/>
            <w:webHidden/>
          </w:rPr>
          <w:fldChar w:fldCharType="begin"/>
        </w:r>
        <w:r w:rsidR="00167323">
          <w:rPr>
            <w:noProof/>
            <w:webHidden/>
          </w:rPr>
          <w:instrText xml:space="preserve"> PAGEREF _Toc223512946 \h </w:instrText>
        </w:r>
        <w:r>
          <w:rPr>
            <w:noProof/>
            <w:webHidden/>
          </w:rPr>
        </w:r>
        <w:r>
          <w:rPr>
            <w:noProof/>
            <w:webHidden/>
          </w:rPr>
          <w:fldChar w:fldCharType="separate"/>
        </w:r>
        <w:r w:rsidR="00167323">
          <w:rPr>
            <w:noProof/>
            <w:webHidden/>
          </w:rPr>
          <w:t>125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47" w:history="1">
        <w:r w:rsidR="00167323" w:rsidRPr="00BD37E9">
          <w:rPr>
            <w:rStyle w:val="Hyperlink"/>
            <w:noProof/>
          </w:rPr>
          <w:t>3.2.144</w:t>
        </w:r>
        <w:r w:rsidR="00167323">
          <w:rPr>
            <w:rFonts w:asciiTheme="minorHAnsi" w:eastAsiaTheme="minorEastAsia" w:hAnsiTheme="minorHAnsi" w:cstheme="minorBidi"/>
            <w:b w:val="0"/>
            <w:noProof/>
            <w:sz w:val="22"/>
            <w:szCs w:val="22"/>
          </w:rPr>
          <w:tab/>
        </w:r>
        <w:r w:rsidR="00167323" w:rsidRPr="00BD37E9">
          <w:rPr>
            <w:rStyle w:val="Hyperlink"/>
            <w:noProof/>
          </w:rPr>
          <w:t>STRR – PID $136B – Starter Relay Control Circuit</w:t>
        </w:r>
        <w:r w:rsidR="00167323">
          <w:rPr>
            <w:noProof/>
            <w:webHidden/>
          </w:rPr>
          <w:tab/>
        </w:r>
        <w:r>
          <w:rPr>
            <w:noProof/>
            <w:webHidden/>
          </w:rPr>
          <w:fldChar w:fldCharType="begin"/>
        </w:r>
        <w:r w:rsidR="00167323">
          <w:rPr>
            <w:noProof/>
            <w:webHidden/>
          </w:rPr>
          <w:instrText xml:space="preserve"> PAGEREF _Toc223512947 \h </w:instrText>
        </w:r>
        <w:r>
          <w:rPr>
            <w:noProof/>
            <w:webHidden/>
          </w:rPr>
        </w:r>
        <w:r>
          <w:rPr>
            <w:noProof/>
            <w:webHidden/>
          </w:rPr>
          <w:fldChar w:fldCharType="separate"/>
        </w:r>
        <w:r w:rsidR="00167323">
          <w:rPr>
            <w:noProof/>
            <w:webHidden/>
          </w:rPr>
          <w:t>125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48" w:history="1">
        <w:r w:rsidR="00167323" w:rsidRPr="00BD37E9">
          <w:rPr>
            <w:rStyle w:val="Hyperlink"/>
            <w:noProof/>
            <w:lang w:val="es-ES"/>
          </w:rPr>
          <w:t>3.2.145</w:t>
        </w:r>
        <w:r w:rsidR="00167323">
          <w:rPr>
            <w:rFonts w:asciiTheme="minorHAnsi" w:eastAsiaTheme="minorEastAsia" w:hAnsiTheme="minorHAnsi" w:cstheme="minorBidi"/>
            <w:b w:val="0"/>
            <w:noProof/>
            <w:sz w:val="22"/>
            <w:szCs w:val="22"/>
          </w:rPr>
          <w:tab/>
        </w:r>
        <w:r w:rsidR="00167323" w:rsidRPr="00BD37E9">
          <w:rPr>
            <w:rStyle w:val="Hyperlink"/>
            <w:noProof/>
            <w:lang w:val="es-ES"/>
          </w:rPr>
          <w:t>FPMR – PID $136C – Fuel Pump Control Circuit</w:t>
        </w:r>
        <w:r w:rsidR="00167323">
          <w:rPr>
            <w:noProof/>
            <w:webHidden/>
          </w:rPr>
          <w:tab/>
        </w:r>
        <w:r>
          <w:rPr>
            <w:noProof/>
            <w:webHidden/>
          </w:rPr>
          <w:fldChar w:fldCharType="begin"/>
        </w:r>
        <w:r w:rsidR="00167323">
          <w:rPr>
            <w:noProof/>
            <w:webHidden/>
          </w:rPr>
          <w:instrText xml:space="preserve"> PAGEREF _Toc223512948 \h </w:instrText>
        </w:r>
        <w:r>
          <w:rPr>
            <w:noProof/>
            <w:webHidden/>
          </w:rPr>
        </w:r>
        <w:r>
          <w:rPr>
            <w:noProof/>
            <w:webHidden/>
          </w:rPr>
          <w:fldChar w:fldCharType="separate"/>
        </w:r>
        <w:r w:rsidR="00167323">
          <w:rPr>
            <w:noProof/>
            <w:webHidden/>
          </w:rPr>
          <w:t>126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49" w:history="1">
        <w:r w:rsidR="00167323" w:rsidRPr="00BD37E9">
          <w:rPr>
            <w:rStyle w:val="Hyperlink"/>
            <w:noProof/>
          </w:rPr>
          <w:t>3.2.146</w:t>
        </w:r>
        <w:r w:rsidR="00167323">
          <w:rPr>
            <w:rFonts w:asciiTheme="minorHAnsi" w:eastAsiaTheme="minorEastAsia" w:hAnsiTheme="minorHAnsi" w:cstheme="minorBidi"/>
            <w:b w:val="0"/>
            <w:noProof/>
            <w:sz w:val="22"/>
            <w:szCs w:val="22"/>
          </w:rPr>
          <w:tab/>
        </w:r>
        <w:r w:rsidR="00167323" w:rsidRPr="00BD37E9">
          <w:rPr>
            <w:rStyle w:val="Hyperlink"/>
            <w:noProof/>
          </w:rPr>
          <w:t>ACCR – PID $136D – Air Conditioning Compressor Control Circuit</w:t>
        </w:r>
        <w:r w:rsidR="00167323">
          <w:rPr>
            <w:noProof/>
            <w:webHidden/>
          </w:rPr>
          <w:tab/>
        </w:r>
        <w:r>
          <w:rPr>
            <w:noProof/>
            <w:webHidden/>
          </w:rPr>
          <w:fldChar w:fldCharType="begin"/>
        </w:r>
        <w:r w:rsidR="00167323">
          <w:rPr>
            <w:noProof/>
            <w:webHidden/>
          </w:rPr>
          <w:instrText xml:space="preserve"> PAGEREF _Toc223512949 \h </w:instrText>
        </w:r>
        <w:r>
          <w:rPr>
            <w:noProof/>
            <w:webHidden/>
          </w:rPr>
        </w:r>
        <w:r>
          <w:rPr>
            <w:noProof/>
            <w:webHidden/>
          </w:rPr>
          <w:fldChar w:fldCharType="separate"/>
        </w:r>
        <w:r w:rsidR="00167323">
          <w:rPr>
            <w:noProof/>
            <w:webHidden/>
          </w:rPr>
          <w:t>126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50" w:history="1">
        <w:r w:rsidR="00167323" w:rsidRPr="00BD37E9">
          <w:rPr>
            <w:rStyle w:val="Hyperlink"/>
            <w:noProof/>
          </w:rPr>
          <w:t>3.2.147</w:t>
        </w:r>
        <w:r w:rsidR="00167323">
          <w:rPr>
            <w:rFonts w:asciiTheme="minorHAnsi" w:eastAsiaTheme="minorEastAsia" w:hAnsiTheme="minorHAnsi" w:cstheme="minorBidi"/>
            <w:b w:val="0"/>
            <w:noProof/>
            <w:sz w:val="22"/>
            <w:szCs w:val="22"/>
          </w:rPr>
          <w:tab/>
        </w:r>
        <w:r w:rsidR="00167323" w:rsidRPr="00BD37E9">
          <w:rPr>
            <w:rStyle w:val="Hyperlink"/>
            <w:noProof/>
          </w:rPr>
          <w:t>FANR – PID $13AF – Cooling Fan PWM Duty Cycle</w:t>
        </w:r>
        <w:r w:rsidR="00167323">
          <w:rPr>
            <w:noProof/>
            <w:webHidden/>
          </w:rPr>
          <w:tab/>
        </w:r>
        <w:r>
          <w:rPr>
            <w:noProof/>
            <w:webHidden/>
          </w:rPr>
          <w:fldChar w:fldCharType="begin"/>
        </w:r>
        <w:r w:rsidR="00167323">
          <w:rPr>
            <w:noProof/>
            <w:webHidden/>
          </w:rPr>
          <w:instrText xml:space="preserve"> PAGEREF _Toc223512950 \h </w:instrText>
        </w:r>
        <w:r>
          <w:rPr>
            <w:noProof/>
            <w:webHidden/>
          </w:rPr>
        </w:r>
        <w:r>
          <w:rPr>
            <w:noProof/>
            <w:webHidden/>
          </w:rPr>
          <w:fldChar w:fldCharType="separate"/>
        </w:r>
        <w:r w:rsidR="00167323">
          <w:rPr>
            <w:noProof/>
            <w:webHidden/>
          </w:rPr>
          <w:t>127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51" w:history="1">
        <w:r w:rsidR="00167323" w:rsidRPr="00BD37E9">
          <w:rPr>
            <w:rStyle w:val="Hyperlink"/>
            <w:noProof/>
          </w:rPr>
          <w:t>3.2.148</w:t>
        </w:r>
        <w:r w:rsidR="00167323">
          <w:rPr>
            <w:rFonts w:asciiTheme="minorHAnsi" w:eastAsiaTheme="minorEastAsia" w:hAnsiTheme="minorHAnsi" w:cstheme="minorBidi"/>
            <w:b w:val="0"/>
            <w:noProof/>
            <w:sz w:val="22"/>
            <w:szCs w:val="22"/>
          </w:rPr>
          <w:tab/>
        </w:r>
        <w:r w:rsidR="00167323" w:rsidRPr="00BD37E9">
          <w:rPr>
            <w:rStyle w:val="Hyperlink"/>
            <w:noProof/>
          </w:rPr>
          <w:t>TPSR – PID $13B1 – Throttle Position Sensor 1 Learned Minimum</w:t>
        </w:r>
        <w:r w:rsidR="00167323">
          <w:rPr>
            <w:noProof/>
            <w:webHidden/>
          </w:rPr>
          <w:tab/>
        </w:r>
        <w:r>
          <w:rPr>
            <w:noProof/>
            <w:webHidden/>
          </w:rPr>
          <w:fldChar w:fldCharType="begin"/>
        </w:r>
        <w:r w:rsidR="00167323">
          <w:rPr>
            <w:noProof/>
            <w:webHidden/>
          </w:rPr>
          <w:instrText xml:space="preserve"> PAGEREF _Toc223512951 \h </w:instrText>
        </w:r>
        <w:r>
          <w:rPr>
            <w:noProof/>
            <w:webHidden/>
          </w:rPr>
        </w:r>
        <w:r>
          <w:rPr>
            <w:noProof/>
            <w:webHidden/>
          </w:rPr>
          <w:fldChar w:fldCharType="separate"/>
        </w:r>
        <w:r w:rsidR="00167323">
          <w:rPr>
            <w:noProof/>
            <w:webHidden/>
          </w:rPr>
          <w:t>127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52" w:history="1">
        <w:r w:rsidR="00167323" w:rsidRPr="00BD37E9">
          <w:rPr>
            <w:rStyle w:val="Hyperlink"/>
            <w:noProof/>
          </w:rPr>
          <w:t>3.2.149</w:t>
        </w:r>
        <w:r w:rsidR="00167323">
          <w:rPr>
            <w:rFonts w:asciiTheme="minorHAnsi" w:eastAsiaTheme="minorEastAsia" w:hAnsiTheme="minorHAnsi" w:cstheme="minorBidi"/>
            <w:b w:val="0"/>
            <w:noProof/>
            <w:sz w:val="22"/>
            <w:szCs w:val="22"/>
          </w:rPr>
          <w:tab/>
        </w:r>
        <w:r w:rsidR="00167323" w:rsidRPr="00BD37E9">
          <w:rPr>
            <w:rStyle w:val="Hyperlink"/>
            <w:noProof/>
          </w:rPr>
          <w:t>TPSR – PID $13B2 – Throttle Position Sensor 2 Learned Minimum</w:t>
        </w:r>
        <w:r w:rsidR="00167323">
          <w:rPr>
            <w:noProof/>
            <w:webHidden/>
          </w:rPr>
          <w:tab/>
        </w:r>
        <w:r>
          <w:rPr>
            <w:noProof/>
            <w:webHidden/>
          </w:rPr>
          <w:fldChar w:fldCharType="begin"/>
        </w:r>
        <w:r w:rsidR="00167323">
          <w:rPr>
            <w:noProof/>
            <w:webHidden/>
          </w:rPr>
          <w:instrText xml:space="preserve"> PAGEREF _Toc223512952 \h </w:instrText>
        </w:r>
        <w:r>
          <w:rPr>
            <w:noProof/>
            <w:webHidden/>
          </w:rPr>
        </w:r>
        <w:r>
          <w:rPr>
            <w:noProof/>
            <w:webHidden/>
          </w:rPr>
          <w:fldChar w:fldCharType="separate"/>
        </w:r>
        <w:r w:rsidR="00167323">
          <w:rPr>
            <w:noProof/>
            <w:webHidden/>
          </w:rPr>
          <w:t>127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53" w:history="1">
        <w:r w:rsidR="00167323" w:rsidRPr="00BD37E9">
          <w:rPr>
            <w:rStyle w:val="Hyperlink"/>
            <w:noProof/>
          </w:rPr>
          <w:t>3.2.150</w:t>
        </w:r>
        <w:r w:rsidR="00167323">
          <w:rPr>
            <w:rFonts w:asciiTheme="minorHAnsi" w:eastAsiaTheme="minorEastAsia" w:hAnsiTheme="minorHAnsi" w:cstheme="minorBidi"/>
            <w:b w:val="0"/>
            <w:noProof/>
            <w:sz w:val="22"/>
            <w:szCs w:val="22"/>
          </w:rPr>
          <w:tab/>
        </w:r>
        <w:r w:rsidR="00167323" w:rsidRPr="00BD37E9">
          <w:rPr>
            <w:rStyle w:val="Hyperlink"/>
            <w:noProof/>
          </w:rPr>
          <w:t>EPSR – PID $13B5 – Engine Off Time</w:t>
        </w:r>
        <w:r w:rsidR="00167323">
          <w:rPr>
            <w:noProof/>
            <w:webHidden/>
          </w:rPr>
          <w:tab/>
        </w:r>
        <w:r>
          <w:rPr>
            <w:noProof/>
            <w:webHidden/>
          </w:rPr>
          <w:fldChar w:fldCharType="begin"/>
        </w:r>
        <w:r w:rsidR="00167323">
          <w:rPr>
            <w:noProof/>
            <w:webHidden/>
          </w:rPr>
          <w:instrText xml:space="preserve"> PAGEREF _Toc223512953 \h </w:instrText>
        </w:r>
        <w:r>
          <w:rPr>
            <w:noProof/>
            <w:webHidden/>
          </w:rPr>
        </w:r>
        <w:r>
          <w:rPr>
            <w:noProof/>
            <w:webHidden/>
          </w:rPr>
          <w:fldChar w:fldCharType="separate"/>
        </w:r>
        <w:r w:rsidR="00167323">
          <w:rPr>
            <w:noProof/>
            <w:webHidden/>
          </w:rPr>
          <w:t>127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54" w:history="1">
        <w:r w:rsidR="00167323" w:rsidRPr="00BD37E9">
          <w:rPr>
            <w:rStyle w:val="Hyperlink"/>
            <w:noProof/>
          </w:rPr>
          <w:t>3.2.151</w:t>
        </w:r>
        <w:r w:rsidR="00167323">
          <w:rPr>
            <w:rFonts w:asciiTheme="minorHAnsi" w:eastAsiaTheme="minorEastAsia" w:hAnsiTheme="minorHAnsi" w:cstheme="minorBidi"/>
            <w:b w:val="0"/>
            <w:noProof/>
            <w:sz w:val="22"/>
            <w:szCs w:val="22"/>
          </w:rPr>
          <w:tab/>
        </w:r>
        <w:r w:rsidR="00167323" w:rsidRPr="00BD37E9">
          <w:rPr>
            <w:rStyle w:val="Hyperlink"/>
            <w:noProof/>
          </w:rPr>
          <w:t>TPSR – PID $13C6 – Throttle Actuator Duty Cycle</w:t>
        </w:r>
        <w:r w:rsidR="00167323">
          <w:rPr>
            <w:noProof/>
            <w:webHidden/>
          </w:rPr>
          <w:tab/>
        </w:r>
        <w:r>
          <w:rPr>
            <w:noProof/>
            <w:webHidden/>
          </w:rPr>
          <w:fldChar w:fldCharType="begin"/>
        </w:r>
        <w:r w:rsidR="00167323">
          <w:rPr>
            <w:noProof/>
            <w:webHidden/>
          </w:rPr>
          <w:instrText xml:space="preserve"> PAGEREF _Toc223512954 \h </w:instrText>
        </w:r>
        <w:r>
          <w:rPr>
            <w:noProof/>
            <w:webHidden/>
          </w:rPr>
        </w:r>
        <w:r>
          <w:rPr>
            <w:noProof/>
            <w:webHidden/>
          </w:rPr>
          <w:fldChar w:fldCharType="separate"/>
        </w:r>
        <w:r w:rsidR="00167323">
          <w:rPr>
            <w:noProof/>
            <w:webHidden/>
          </w:rPr>
          <w:t>127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55" w:history="1">
        <w:r w:rsidR="00167323" w:rsidRPr="00BD37E9">
          <w:rPr>
            <w:rStyle w:val="Hyperlink"/>
            <w:noProof/>
          </w:rPr>
          <w:t>3.2.152</w:t>
        </w:r>
        <w:r w:rsidR="00167323">
          <w:rPr>
            <w:rFonts w:asciiTheme="minorHAnsi" w:eastAsiaTheme="minorEastAsia" w:hAnsiTheme="minorHAnsi" w:cstheme="minorBidi"/>
            <w:b w:val="0"/>
            <w:noProof/>
            <w:sz w:val="22"/>
            <w:szCs w:val="22"/>
          </w:rPr>
          <w:tab/>
        </w:r>
        <w:r w:rsidR="00167323" w:rsidRPr="00BD37E9">
          <w:rPr>
            <w:rStyle w:val="Hyperlink"/>
            <w:noProof/>
          </w:rPr>
          <w:t>EPSR – PID $13C7 – Crank Position Sensor Decode Mode</w:t>
        </w:r>
        <w:r w:rsidR="00167323">
          <w:rPr>
            <w:noProof/>
            <w:webHidden/>
          </w:rPr>
          <w:tab/>
        </w:r>
        <w:r>
          <w:rPr>
            <w:noProof/>
            <w:webHidden/>
          </w:rPr>
          <w:fldChar w:fldCharType="begin"/>
        </w:r>
        <w:r w:rsidR="00167323">
          <w:rPr>
            <w:noProof/>
            <w:webHidden/>
          </w:rPr>
          <w:instrText xml:space="preserve"> PAGEREF _Toc223512955 \h </w:instrText>
        </w:r>
        <w:r>
          <w:rPr>
            <w:noProof/>
            <w:webHidden/>
          </w:rPr>
        </w:r>
        <w:r>
          <w:rPr>
            <w:noProof/>
            <w:webHidden/>
          </w:rPr>
          <w:fldChar w:fldCharType="separate"/>
        </w:r>
        <w:r w:rsidR="00167323">
          <w:rPr>
            <w:noProof/>
            <w:webHidden/>
          </w:rPr>
          <w:t>128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56" w:history="1">
        <w:r w:rsidR="00167323" w:rsidRPr="00BD37E9">
          <w:rPr>
            <w:rStyle w:val="Hyperlink"/>
            <w:noProof/>
          </w:rPr>
          <w:t>3.2.153</w:t>
        </w:r>
        <w:r w:rsidR="00167323">
          <w:rPr>
            <w:rFonts w:asciiTheme="minorHAnsi" w:eastAsiaTheme="minorEastAsia" w:hAnsiTheme="minorHAnsi" w:cstheme="minorBidi"/>
            <w:b w:val="0"/>
            <w:noProof/>
            <w:sz w:val="22"/>
            <w:szCs w:val="22"/>
          </w:rPr>
          <w:tab/>
        </w:r>
        <w:r w:rsidR="00167323" w:rsidRPr="00BD37E9">
          <w:rPr>
            <w:rStyle w:val="Hyperlink"/>
            <w:noProof/>
          </w:rPr>
          <w:t>GENR – PID $13C8 – Generator L-Terminal Duty Cycle</w:t>
        </w:r>
        <w:r w:rsidR="00167323">
          <w:rPr>
            <w:noProof/>
            <w:webHidden/>
          </w:rPr>
          <w:tab/>
        </w:r>
        <w:r>
          <w:rPr>
            <w:noProof/>
            <w:webHidden/>
          </w:rPr>
          <w:fldChar w:fldCharType="begin"/>
        </w:r>
        <w:r w:rsidR="00167323">
          <w:rPr>
            <w:noProof/>
            <w:webHidden/>
          </w:rPr>
          <w:instrText xml:space="preserve"> PAGEREF _Toc223512956 \h </w:instrText>
        </w:r>
        <w:r>
          <w:rPr>
            <w:noProof/>
            <w:webHidden/>
          </w:rPr>
        </w:r>
        <w:r>
          <w:rPr>
            <w:noProof/>
            <w:webHidden/>
          </w:rPr>
          <w:fldChar w:fldCharType="separate"/>
        </w:r>
        <w:r w:rsidR="00167323">
          <w:rPr>
            <w:noProof/>
            <w:webHidden/>
          </w:rPr>
          <w:t>128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57" w:history="1">
        <w:r w:rsidR="00167323" w:rsidRPr="00BD37E9">
          <w:rPr>
            <w:rStyle w:val="Hyperlink"/>
            <w:noProof/>
          </w:rPr>
          <w:t>3.2.154</w:t>
        </w:r>
        <w:r w:rsidR="00167323">
          <w:rPr>
            <w:rFonts w:asciiTheme="minorHAnsi" w:eastAsiaTheme="minorEastAsia" w:hAnsiTheme="minorHAnsi" w:cstheme="minorBidi"/>
            <w:b w:val="0"/>
            <w:noProof/>
            <w:sz w:val="22"/>
            <w:szCs w:val="22"/>
          </w:rPr>
          <w:tab/>
        </w:r>
        <w:r w:rsidR="00167323" w:rsidRPr="00BD37E9">
          <w:rPr>
            <w:rStyle w:val="Hyperlink"/>
            <w:noProof/>
          </w:rPr>
          <w:t>PHSR – PID $13E1 – Intake Cam Phase Bank 1 Control Circuit</w:t>
        </w:r>
        <w:r w:rsidR="00167323">
          <w:rPr>
            <w:noProof/>
            <w:webHidden/>
          </w:rPr>
          <w:tab/>
        </w:r>
        <w:r>
          <w:rPr>
            <w:noProof/>
            <w:webHidden/>
          </w:rPr>
          <w:fldChar w:fldCharType="begin"/>
        </w:r>
        <w:r w:rsidR="00167323">
          <w:rPr>
            <w:noProof/>
            <w:webHidden/>
          </w:rPr>
          <w:instrText xml:space="preserve"> PAGEREF _Toc223512957 \h </w:instrText>
        </w:r>
        <w:r>
          <w:rPr>
            <w:noProof/>
            <w:webHidden/>
          </w:rPr>
        </w:r>
        <w:r>
          <w:rPr>
            <w:noProof/>
            <w:webHidden/>
          </w:rPr>
          <w:fldChar w:fldCharType="separate"/>
        </w:r>
        <w:r w:rsidR="00167323">
          <w:rPr>
            <w:noProof/>
            <w:webHidden/>
          </w:rPr>
          <w:t>128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58" w:history="1">
        <w:r w:rsidR="00167323" w:rsidRPr="00BD37E9">
          <w:rPr>
            <w:rStyle w:val="Hyperlink"/>
            <w:noProof/>
          </w:rPr>
          <w:t>3.2.155</w:t>
        </w:r>
        <w:r w:rsidR="00167323">
          <w:rPr>
            <w:rFonts w:asciiTheme="minorHAnsi" w:eastAsiaTheme="minorEastAsia" w:hAnsiTheme="minorHAnsi" w:cstheme="minorBidi"/>
            <w:b w:val="0"/>
            <w:noProof/>
            <w:sz w:val="22"/>
            <w:szCs w:val="22"/>
          </w:rPr>
          <w:tab/>
        </w:r>
        <w:r w:rsidR="00167323" w:rsidRPr="00BD37E9">
          <w:rPr>
            <w:rStyle w:val="Hyperlink"/>
            <w:noProof/>
          </w:rPr>
          <w:t>PHSR – PID $13E2 – Exhaust Cam Phase Bank 1 Control Circuit</w:t>
        </w:r>
        <w:r w:rsidR="00167323">
          <w:rPr>
            <w:noProof/>
            <w:webHidden/>
          </w:rPr>
          <w:tab/>
        </w:r>
        <w:r>
          <w:rPr>
            <w:noProof/>
            <w:webHidden/>
          </w:rPr>
          <w:fldChar w:fldCharType="begin"/>
        </w:r>
        <w:r w:rsidR="00167323">
          <w:rPr>
            <w:noProof/>
            <w:webHidden/>
          </w:rPr>
          <w:instrText xml:space="preserve"> PAGEREF _Toc223512958 \h </w:instrText>
        </w:r>
        <w:r>
          <w:rPr>
            <w:noProof/>
            <w:webHidden/>
          </w:rPr>
        </w:r>
        <w:r>
          <w:rPr>
            <w:noProof/>
            <w:webHidden/>
          </w:rPr>
          <w:fldChar w:fldCharType="separate"/>
        </w:r>
        <w:r w:rsidR="00167323">
          <w:rPr>
            <w:noProof/>
            <w:webHidden/>
          </w:rPr>
          <w:t>129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59" w:history="1">
        <w:r w:rsidR="00167323" w:rsidRPr="00BD37E9">
          <w:rPr>
            <w:rStyle w:val="Hyperlink"/>
            <w:noProof/>
          </w:rPr>
          <w:t>3.2.156</w:t>
        </w:r>
        <w:r w:rsidR="00167323">
          <w:rPr>
            <w:rFonts w:asciiTheme="minorHAnsi" w:eastAsiaTheme="minorEastAsia" w:hAnsiTheme="minorHAnsi" w:cstheme="minorBidi"/>
            <w:b w:val="0"/>
            <w:noProof/>
            <w:sz w:val="22"/>
            <w:szCs w:val="22"/>
          </w:rPr>
          <w:tab/>
        </w:r>
        <w:r w:rsidR="00167323" w:rsidRPr="00BD37E9">
          <w:rPr>
            <w:rStyle w:val="Hyperlink"/>
            <w:noProof/>
          </w:rPr>
          <w:t>PHSR – PID $13E3 – Intake Cam Phase Bank 2 Control Circuit</w:t>
        </w:r>
        <w:r w:rsidR="00167323">
          <w:rPr>
            <w:noProof/>
            <w:webHidden/>
          </w:rPr>
          <w:tab/>
        </w:r>
        <w:r>
          <w:rPr>
            <w:noProof/>
            <w:webHidden/>
          </w:rPr>
          <w:fldChar w:fldCharType="begin"/>
        </w:r>
        <w:r w:rsidR="00167323">
          <w:rPr>
            <w:noProof/>
            <w:webHidden/>
          </w:rPr>
          <w:instrText xml:space="preserve"> PAGEREF _Toc223512959 \h </w:instrText>
        </w:r>
        <w:r>
          <w:rPr>
            <w:noProof/>
            <w:webHidden/>
          </w:rPr>
        </w:r>
        <w:r>
          <w:rPr>
            <w:noProof/>
            <w:webHidden/>
          </w:rPr>
          <w:fldChar w:fldCharType="separate"/>
        </w:r>
        <w:r w:rsidR="00167323">
          <w:rPr>
            <w:noProof/>
            <w:webHidden/>
          </w:rPr>
          <w:t>129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60" w:history="1">
        <w:r w:rsidR="00167323" w:rsidRPr="00BD37E9">
          <w:rPr>
            <w:rStyle w:val="Hyperlink"/>
            <w:noProof/>
          </w:rPr>
          <w:t>3.2.157</w:t>
        </w:r>
        <w:r w:rsidR="00167323">
          <w:rPr>
            <w:rFonts w:asciiTheme="minorHAnsi" w:eastAsiaTheme="minorEastAsia" w:hAnsiTheme="minorHAnsi" w:cstheme="minorBidi"/>
            <w:b w:val="0"/>
            <w:noProof/>
            <w:sz w:val="22"/>
            <w:szCs w:val="22"/>
          </w:rPr>
          <w:tab/>
        </w:r>
        <w:r w:rsidR="00167323" w:rsidRPr="00BD37E9">
          <w:rPr>
            <w:rStyle w:val="Hyperlink"/>
            <w:noProof/>
          </w:rPr>
          <w:t>PHSR – PID $13E4 – Exhaust Cam Phase Bank 2 Control Circuit</w:t>
        </w:r>
        <w:r w:rsidR="00167323">
          <w:rPr>
            <w:noProof/>
            <w:webHidden/>
          </w:rPr>
          <w:tab/>
        </w:r>
        <w:r>
          <w:rPr>
            <w:noProof/>
            <w:webHidden/>
          </w:rPr>
          <w:fldChar w:fldCharType="begin"/>
        </w:r>
        <w:r w:rsidR="00167323">
          <w:rPr>
            <w:noProof/>
            <w:webHidden/>
          </w:rPr>
          <w:instrText xml:space="preserve"> PAGEREF _Toc223512960 \h </w:instrText>
        </w:r>
        <w:r>
          <w:rPr>
            <w:noProof/>
            <w:webHidden/>
          </w:rPr>
        </w:r>
        <w:r>
          <w:rPr>
            <w:noProof/>
            <w:webHidden/>
          </w:rPr>
          <w:fldChar w:fldCharType="separate"/>
        </w:r>
        <w:r w:rsidR="00167323">
          <w:rPr>
            <w:noProof/>
            <w:webHidden/>
          </w:rPr>
          <w:t>130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61" w:history="1">
        <w:r w:rsidR="00167323" w:rsidRPr="00BD37E9">
          <w:rPr>
            <w:rStyle w:val="Hyperlink"/>
            <w:noProof/>
          </w:rPr>
          <w:t>3.2.158</w:t>
        </w:r>
        <w:r w:rsidR="00167323">
          <w:rPr>
            <w:rFonts w:asciiTheme="minorHAnsi" w:eastAsiaTheme="minorEastAsia" w:hAnsiTheme="minorHAnsi" w:cstheme="minorBidi"/>
            <w:b w:val="0"/>
            <w:noProof/>
            <w:sz w:val="22"/>
            <w:szCs w:val="22"/>
          </w:rPr>
          <w:tab/>
        </w:r>
        <w:r w:rsidR="00167323" w:rsidRPr="00BD37E9">
          <w:rPr>
            <w:rStyle w:val="Hyperlink"/>
            <w:noProof/>
          </w:rPr>
          <w:t>VSPR – PID $13EA – Vehicle Speed High Resolution Output Control Circuit</w:t>
        </w:r>
        <w:r w:rsidR="00167323">
          <w:rPr>
            <w:noProof/>
            <w:webHidden/>
          </w:rPr>
          <w:tab/>
        </w:r>
        <w:r>
          <w:rPr>
            <w:noProof/>
            <w:webHidden/>
          </w:rPr>
          <w:fldChar w:fldCharType="begin"/>
        </w:r>
        <w:r w:rsidR="00167323">
          <w:rPr>
            <w:noProof/>
            <w:webHidden/>
          </w:rPr>
          <w:instrText xml:space="preserve"> PAGEREF _Toc223512961 \h </w:instrText>
        </w:r>
        <w:r>
          <w:rPr>
            <w:noProof/>
            <w:webHidden/>
          </w:rPr>
        </w:r>
        <w:r>
          <w:rPr>
            <w:noProof/>
            <w:webHidden/>
          </w:rPr>
          <w:fldChar w:fldCharType="separate"/>
        </w:r>
        <w:r w:rsidR="00167323">
          <w:rPr>
            <w:noProof/>
            <w:webHidden/>
          </w:rPr>
          <w:t>130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62" w:history="1">
        <w:r w:rsidR="00167323" w:rsidRPr="00BD37E9">
          <w:rPr>
            <w:rStyle w:val="Hyperlink"/>
            <w:noProof/>
          </w:rPr>
          <w:t>3.2.159</w:t>
        </w:r>
        <w:r w:rsidR="00167323">
          <w:rPr>
            <w:rFonts w:asciiTheme="minorHAnsi" w:eastAsiaTheme="minorEastAsia" w:hAnsiTheme="minorHAnsi" w:cstheme="minorBidi"/>
            <w:b w:val="0"/>
            <w:noProof/>
            <w:sz w:val="22"/>
            <w:szCs w:val="22"/>
          </w:rPr>
          <w:tab/>
        </w:r>
        <w:r w:rsidR="00167323" w:rsidRPr="00BD37E9">
          <w:rPr>
            <w:rStyle w:val="Hyperlink"/>
            <w:noProof/>
          </w:rPr>
          <w:t>IFRR – PID $13F1 – Filtered MAP Model 1 Residual</w:t>
        </w:r>
        <w:r w:rsidR="00167323">
          <w:rPr>
            <w:noProof/>
            <w:webHidden/>
          </w:rPr>
          <w:tab/>
        </w:r>
        <w:r>
          <w:rPr>
            <w:noProof/>
            <w:webHidden/>
          </w:rPr>
          <w:fldChar w:fldCharType="begin"/>
        </w:r>
        <w:r w:rsidR="00167323">
          <w:rPr>
            <w:noProof/>
            <w:webHidden/>
          </w:rPr>
          <w:instrText xml:space="preserve"> PAGEREF _Toc223512962 \h </w:instrText>
        </w:r>
        <w:r>
          <w:rPr>
            <w:noProof/>
            <w:webHidden/>
          </w:rPr>
        </w:r>
        <w:r>
          <w:rPr>
            <w:noProof/>
            <w:webHidden/>
          </w:rPr>
          <w:fldChar w:fldCharType="separate"/>
        </w:r>
        <w:r w:rsidR="00167323">
          <w:rPr>
            <w:noProof/>
            <w:webHidden/>
          </w:rPr>
          <w:t>131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63" w:history="1">
        <w:r w:rsidR="00167323" w:rsidRPr="00BD37E9">
          <w:rPr>
            <w:rStyle w:val="Hyperlink"/>
            <w:noProof/>
          </w:rPr>
          <w:t>3.2.160</w:t>
        </w:r>
        <w:r w:rsidR="00167323">
          <w:rPr>
            <w:rFonts w:asciiTheme="minorHAnsi" w:eastAsiaTheme="minorEastAsia" w:hAnsiTheme="minorHAnsi" w:cstheme="minorBidi"/>
            <w:b w:val="0"/>
            <w:noProof/>
            <w:sz w:val="22"/>
            <w:szCs w:val="22"/>
          </w:rPr>
          <w:tab/>
        </w:r>
        <w:r w:rsidR="00167323" w:rsidRPr="00BD37E9">
          <w:rPr>
            <w:rStyle w:val="Hyperlink"/>
            <w:noProof/>
          </w:rPr>
          <w:t>IFRR – PID $13F2 – Filtered MAP Model 2 Residual</w:t>
        </w:r>
        <w:r w:rsidR="00167323">
          <w:rPr>
            <w:noProof/>
            <w:webHidden/>
          </w:rPr>
          <w:tab/>
        </w:r>
        <w:r>
          <w:rPr>
            <w:noProof/>
            <w:webHidden/>
          </w:rPr>
          <w:fldChar w:fldCharType="begin"/>
        </w:r>
        <w:r w:rsidR="00167323">
          <w:rPr>
            <w:noProof/>
            <w:webHidden/>
          </w:rPr>
          <w:instrText xml:space="preserve"> PAGEREF _Toc223512963 \h </w:instrText>
        </w:r>
        <w:r>
          <w:rPr>
            <w:noProof/>
            <w:webHidden/>
          </w:rPr>
        </w:r>
        <w:r>
          <w:rPr>
            <w:noProof/>
            <w:webHidden/>
          </w:rPr>
          <w:fldChar w:fldCharType="separate"/>
        </w:r>
        <w:r w:rsidR="00167323">
          <w:rPr>
            <w:noProof/>
            <w:webHidden/>
          </w:rPr>
          <w:t>131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64" w:history="1">
        <w:r w:rsidR="00167323" w:rsidRPr="00BD37E9">
          <w:rPr>
            <w:rStyle w:val="Hyperlink"/>
            <w:noProof/>
          </w:rPr>
          <w:t>3.2.161</w:t>
        </w:r>
        <w:r w:rsidR="00167323">
          <w:rPr>
            <w:rFonts w:asciiTheme="minorHAnsi" w:eastAsiaTheme="minorEastAsia" w:hAnsiTheme="minorHAnsi" w:cstheme="minorBidi"/>
            <w:b w:val="0"/>
            <w:noProof/>
            <w:sz w:val="22"/>
            <w:szCs w:val="22"/>
          </w:rPr>
          <w:tab/>
        </w:r>
        <w:r w:rsidR="00167323" w:rsidRPr="00BD37E9">
          <w:rPr>
            <w:rStyle w:val="Hyperlink"/>
            <w:noProof/>
          </w:rPr>
          <w:t>IFRR – PID $13F3 – Filtered MAF Residual</w:t>
        </w:r>
        <w:r w:rsidR="00167323">
          <w:rPr>
            <w:noProof/>
            <w:webHidden/>
          </w:rPr>
          <w:tab/>
        </w:r>
        <w:r>
          <w:rPr>
            <w:noProof/>
            <w:webHidden/>
          </w:rPr>
          <w:fldChar w:fldCharType="begin"/>
        </w:r>
        <w:r w:rsidR="00167323">
          <w:rPr>
            <w:noProof/>
            <w:webHidden/>
          </w:rPr>
          <w:instrText xml:space="preserve"> PAGEREF _Toc223512964 \h </w:instrText>
        </w:r>
        <w:r>
          <w:rPr>
            <w:noProof/>
            <w:webHidden/>
          </w:rPr>
        </w:r>
        <w:r>
          <w:rPr>
            <w:noProof/>
            <w:webHidden/>
          </w:rPr>
          <w:fldChar w:fldCharType="separate"/>
        </w:r>
        <w:r w:rsidR="00167323">
          <w:rPr>
            <w:noProof/>
            <w:webHidden/>
          </w:rPr>
          <w:t>131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65" w:history="1">
        <w:r w:rsidR="00167323" w:rsidRPr="00BD37E9">
          <w:rPr>
            <w:rStyle w:val="Hyperlink"/>
            <w:noProof/>
          </w:rPr>
          <w:t>3.2.162</w:t>
        </w:r>
        <w:r w:rsidR="00167323">
          <w:rPr>
            <w:rFonts w:asciiTheme="minorHAnsi" w:eastAsiaTheme="minorEastAsia" w:hAnsiTheme="minorHAnsi" w:cstheme="minorBidi"/>
            <w:b w:val="0"/>
            <w:noProof/>
            <w:sz w:val="22"/>
            <w:szCs w:val="22"/>
          </w:rPr>
          <w:tab/>
        </w:r>
        <w:r w:rsidR="00167323" w:rsidRPr="00BD37E9">
          <w:rPr>
            <w:rStyle w:val="Hyperlink"/>
            <w:noProof/>
          </w:rPr>
          <w:t>IFRR – PID $13F4 – Filtered Throttle Position Residual</w:t>
        </w:r>
        <w:r w:rsidR="00167323">
          <w:rPr>
            <w:noProof/>
            <w:webHidden/>
          </w:rPr>
          <w:tab/>
        </w:r>
        <w:r>
          <w:rPr>
            <w:noProof/>
            <w:webHidden/>
          </w:rPr>
          <w:fldChar w:fldCharType="begin"/>
        </w:r>
        <w:r w:rsidR="00167323">
          <w:rPr>
            <w:noProof/>
            <w:webHidden/>
          </w:rPr>
          <w:instrText xml:space="preserve"> PAGEREF _Toc223512965 \h </w:instrText>
        </w:r>
        <w:r>
          <w:rPr>
            <w:noProof/>
            <w:webHidden/>
          </w:rPr>
        </w:r>
        <w:r>
          <w:rPr>
            <w:noProof/>
            <w:webHidden/>
          </w:rPr>
          <w:fldChar w:fldCharType="separate"/>
        </w:r>
        <w:r w:rsidR="00167323">
          <w:rPr>
            <w:noProof/>
            <w:webHidden/>
          </w:rPr>
          <w:t>131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66" w:history="1">
        <w:r w:rsidR="00167323" w:rsidRPr="00BD37E9">
          <w:rPr>
            <w:rStyle w:val="Hyperlink"/>
            <w:noProof/>
          </w:rPr>
          <w:t>3.2.163</w:t>
        </w:r>
        <w:r w:rsidR="00167323">
          <w:rPr>
            <w:rFonts w:asciiTheme="minorHAnsi" w:eastAsiaTheme="minorEastAsia" w:hAnsiTheme="minorHAnsi" w:cstheme="minorBidi"/>
            <w:b w:val="0"/>
            <w:noProof/>
            <w:sz w:val="22"/>
            <w:szCs w:val="22"/>
          </w:rPr>
          <w:tab/>
        </w:r>
        <w:r w:rsidR="00167323" w:rsidRPr="00BD37E9">
          <w:rPr>
            <w:rStyle w:val="Hyperlink"/>
            <w:noProof/>
          </w:rPr>
          <w:t>SPKR – PID $1400 – Ignition Coil 1 Control Circuit</w:t>
        </w:r>
        <w:r w:rsidR="00167323">
          <w:rPr>
            <w:noProof/>
            <w:webHidden/>
          </w:rPr>
          <w:tab/>
        </w:r>
        <w:r>
          <w:rPr>
            <w:noProof/>
            <w:webHidden/>
          </w:rPr>
          <w:fldChar w:fldCharType="begin"/>
        </w:r>
        <w:r w:rsidR="00167323">
          <w:rPr>
            <w:noProof/>
            <w:webHidden/>
          </w:rPr>
          <w:instrText xml:space="preserve"> PAGEREF _Toc223512966 \h </w:instrText>
        </w:r>
        <w:r>
          <w:rPr>
            <w:noProof/>
            <w:webHidden/>
          </w:rPr>
        </w:r>
        <w:r>
          <w:rPr>
            <w:noProof/>
            <w:webHidden/>
          </w:rPr>
          <w:fldChar w:fldCharType="separate"/>
        </w:r>
        <w:r w:rsidR="00167323">
          <w:rPr>
            <w:noProof/>
            <w:webHidden/>
          </w:rPr>
          <w:t>132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67" w:history="1">
        <w:r w:rsidR="00167323" w:rsidRPr="00BD37E9">
          <w:rPr>
            <w:rStyle w:val="Hyperlink"/>
            <w:noProof/>
          </w:rPr>
          <w:t>3.2.164</w:t>
        </w:r>
        <w:r w:rsidR="00167323">
          <w:rPr>
            <w:rFonts w:asciiTheme="minorHAnsi" w:eastAsiaTheme="minorEastAsia" w:hAnsiTheme="minorHAnsi" w:cstheme="minorBidi"/>
            <w:b w:val="0"/>
            <w:noProof/>
            <w:sz w:val="22"/>
            <w:szCs w:val="22"/>
          </w:rPr>
          <w:tab/>
        </w:r>
        <w:r w:rsidR="00167323" w:rsidRPr="00BD37E9">
          <w:rPr>
            <w:rStyle w:val="Hyperlink"/>
            <w:noProof/>
          </w:rPr>
          <w:t>SPKR – PID $1401 – Ignition Coil 2 Control Circuit</w:t>
        </w:r>
        <w:r w:rsidR="00167323">
          <w:rPr>
            <w:noProof/>
            <w:webHidden/>
          </w:rPr>
          <w:tab/>
        </w:r>
        <w:r>
          <w:rPr>
            <w:noProof/>
            <w:webHidden/>
          </w:rPr>
          <w:fldChar w:fldCharType="begin"/>
        </w:r>
        <w:r w:rsidR="00167323">
          <w:rPr>
            <w:noProof/>
            <w:webHidden/>
          </w:rPr>
          <w:instrText xml:space="preserve"> PAGEREF _Toc223512967 \h </w:instrText>
        </w:r>
        <w:r>
          <w:rPr>
            <w:noProof/>
            <w:webHidden/>
          </w:rPr>
        </w:r>
        <w:r>
          <w:rPr>
            <w:noProof/>
            <w:webHidden/>
          </w:rPr>
          <w:fldChar w:fldCharType="separate"/>
        </w:r>
        <w:r w:rsidR="00167323">
          <w:rPr>
            <w:noProof/>
            <w:webHidden/>
          </w:rPr>
          <w:t>132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68" w:history="1">
        <w:r w:rsidR="00167323" w:rsidRPr="00BD37E9">
          <w:rPr>
            <w:rStyle w:val="Hyperlink"/>
            <w:noProof/>
          </w:rPr>
          <w:t>3.2.165</w:t>
        </w:r>
        <w:r w:rsidR="00167323">
          <w:rPr>
            <w:rFonts w:asciiTheme="minorHAnsi" w:eastAsiaTheme="minorEastAsia" w:hAnsiTheme="minorHAnsi" w:cstheme="minorBidi"/>
            <w:b w:val="0"/>
            <w:noProof/>
            <w:sz w:val="22"/>
            <w:szCs w:val="22"/>
          </w:rPr>
          <w:tab/>
        </w:r>
        <w:r w:rsidR="00167323" w:rsidRPr="00BD37E9">
          <w:rPr>
            <w:rStyle w:val="Hyperlink"/>
            <w:noProof/>
          </w:rPr>
          <w:t>SPKR – PID $1402 – Ignition Coil 3 Control Circuit</w:t>
        </w:r>
        <w:r w:rsidR="00167323">
          <w:rPr>
            <w:noProof/>
            <w:webHidden/>
          </w:rPr>
          <w:tab/>
        </w:r>
        <w:r>
          <w:rPr>
            <w:noProof/>
            <w:webHidden/>
          </w:rPr>
          <w:fldChar w:fldCharType="begin"/>
        </w:r>
        <w:r w:rsidR="00167323">
          <w:rPr>
            <w:noProof/>
            <w:webHidden/>
          </w:rPr>
          <w:instrText xml:space="preserve"> PAGEREF _Toc223512968 \h </w:instrText>
        </w:r>
        <w:r>
          <w:rPr>
            <w:noProof/>
            <w:webHidden/>
          </w:rPr>
        </w:r>
        <w:r>
          <w:rPr>
            <w:noProof/>
            <w:webHidden/>
          </w:rPr>
          <w:fldChar w:fldCharType="separate"/>
        </w:r>
        <w:r w:rsidR="00167323">
          <w:rPr>
            <w:noProof/>
            <w:webHidden/>
          </w:rPr>
          <w:t>133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69" w:history="1">
        <w:r w:rsidR="00167323" w:rsidRPr="00BD37E9">
          <w:rPr>
            <w:rStyle w:val="Hyperlink"/>
            <w:noProof/>
          </w:rPr>
          <w:t>3.2.166</w:t>
        </w:r>
        <w:r w:rsidR="00167323">
          <w:rPr>
            <w:rFonts w:asciiTheme="minorHAnsi" w:eastAsiaTheme="minorEastAsia" w:hAnsiTheme="minorHAnsi" w:cstheme="minorBidi"/>
            <w:b w:val="0"/>
            <w:noProof/>
            <w:sz w:val="22"/>
            <w:szCs w:val="22"/>
          </w:rPr>
          <w:tab/>
        </w:r>
        <w:r w:rsidR="00167323" w:rsidRPr="00BD37E9">
          <w:rPr>
            <w:rStyle w:val="Hyperlink"/>
            <w:noProof/>
          </w:rPr>
          <w:t>SPKR – PID $1403 – Ignition Coil 4 Control Circuit</w:t>
        </w:r>
        <w:r w:rsidR="00167323">
          <w:rPr>
            <w:noProof/>
            <w:webHidden/>
          </w:rPr>
          <w:tab/>
        </w:r>
        <w:r>
          <w:rPr>
            <w:noProof/>
            <w:webHidden/>
          </w:rPr>
          <w:fldChar w:fldCharType="begin"/>
        </w:r>
        <w:r w:rsidR="00167323">
          <w:rPr>
            <w:noProof/>
            <w:webHidden/>
          </w:rPr>
          <w:instrText xml:space="preserve"> PAGEREF _Toc223512969 \h </w:instrText>
        </w:r>
        <w:r>
          <w:rPr>
            <w:noProof/>
            <w:webHidden/>
          </w:rPr>
        </w:r>
        <w:r>
          <w:rPr>
            <w:noProof/>
            <w:webHidden/>
          </w:rPr>
          <w:fldChar w:fldCharType="separate"/>
        </w:r>
        <w:r w:rsidR="00167323">
          <w:rPr>
            <w:noProof/>
            <w:webHidden/>
          </w:rPr>
          <w:t>133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70" w:history="1">
        <w:r w:rsidR="00167323" w:rsidRPr="00BD37E9">
          <w:rPr>
            <w:rStyle w:val="Hyperlink"/>
            <w:noProof/>
          </w:rPr>
          <w:t>3.2.167</w:t>
        </w:r>
        <w:r w:rsidR="00167323">
          <w:rPr>
            <w:rFonts w:asciiTheme="minorHAnsi" w:eastAsiaTheme="minorEastAsia" w:hAnsiTheme="minorHAnsi" w:cstheme="minorBidi"/>
            <w:b w:val="0"/>
            <w:noProof/>
            <w:sz w:val="22"/>
            <w:szCs w:val="22"/>
          </w:rPr>
          <w:tab/>
        </w:r>
        <w:r w:rsidR="00167323" w:rsidRPr="00BD37E9">
          <w:rPr>
            <w:rStyle w:val="Hyperlink"/>
            <w:noProof/>
          </w:rPr>
          <w:t>SPKR – PID $1404 – Ignition Coil 5 Control Circuit</w:t>
        </w:r>
        <w:r w:rsidR="00167323">
          <w:rPr>
            <w:noProof/>
            <w:webHidden/>
          </w:rPr>
          <w:tab/>
        </w:r>
        <w:r>
          <w:rPr>
            <w:noProof/>
            <w:webHidden/>
          </w:rPr>
          <w:fldChar w:fldCharType="begin"/>
        </w:r>
        <w:r w:rsidR="00167323">
          <w:rPr>
            <w:noProof/>
            <w:webHidden/>
          </w:rPr>
          <w:instrText xml:space="preserve"> PAGEREF _Toc223512970 \h </w:instrText>
        </w:r>
        <w:r>
          <w:rPr>
            <w:noProof/>
            <w:webHidden/>
          </w:rPr>
        </w:r>
        <w:r>
          <w:rPr>
            <w:noProof/>
            <w:webHidden/>
          </w:rPr>
          <w:fldChar w:fldCharType="separate"/>
        </w:r>
        <w:r w:rsidR="00167323">
          <w:rPr>
            <w:noProof/>
            <w:webHidden/>
          </w:rPr>
          <w:t>134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71" w:history="1">
        <w:r w:rsidR="00167323" w:rsidRPr="00BD37E9">
          <w:rPr>
            <w:rStyle w:val="Hyperlink"/>
            <w:noProof/>
          </w:rPr>
          <w:t>3.2.168</w:t>
        </w:r>
        <w:r w:rsidR="00167323">
          <w:rPr>
            <w:rFonts w:asciiTheme="minorHAnsi" w:eastAsiaTheme="minorEastAsia" w:hAnsiTheme="minorHAnsi" w:cstheme="minorBidi"/>
            <w:b w:val="0"/>
            <w:noProof/>
            <w:sz w:val="22"/>
            <w:szCs w:val="22"/>
          </w:rPr>
          <w:tab/>
        </w:r>
        <w:r w:rsidR="00167323" w:rsidRPr="00BD37E9">
          <w:rPr>
            <w:rStyle w:val="Hyperlink"/>
            <w:noProof/>
          </w:rPr>
          <w:t>SPKR – PID $1405 – Ignition Coil 6 Control Circuit</w:t>
        </w:r>
        <w:r w:rsidR="00167323">
          <w:rPr>
            <w:noProof/>
            <w:webHidden/>
          </w:rPr>
          <w:tab/>
        </w:r>
        <w:r>
          <w:rPr>
            <w:noProof/>
            <w:webHidden/>
          </w:rPr>
          <w:fldChar w:fldCharType="begin"/>
        </w:r>
        <w:r w:rsidR="00167323">
          <w:rPr>
            <w:noProof/>
            <w:webHidden/>
          </w:rPr>
          <w:instrText xml:space="preserve"> PAGEREF _Toc223512971 \h </w:instrText>
        </w:r>
        <w:r>
          <w:rPr>
            <w:noProof/>
            <w:webHidden/>
          </w:rPr>
        </w:r>
        <w:r>
          <w:rPr>
            <w:noProof/>
            <w:webHidden/>
          </w:rPr>
          <w:fldChar w:fldCharType="separate"/>
        </w:r>
        <w:r w:rsidR="00167323">
          <w:rPr>
            <w:noProof/>
            <w:webHidden/>
          </w:rPr>
          <w:t>134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72" w:history="1">
        <w:r w:rsidR="00167323" w:rsidRPr="00BD37E9">
          <w:rPr>
            <w:rStyle w:val="Hyperlink"/>
            <w:noProof/>
          </w:rPr>
          <w:t>3.2.169</w:t>
        </w:r>
        <w:r w:rsidR="00167323">
          <w:rPr>
            <w:rFonts w:asciiTheme="minorHAnsi" w:eastAsiaTheme="minorEastAsia" w:hAnsiTheme="minorHAnsi" w:cstheme="minorBidi"/>
            <w:b w:val="0"/>
            <w:noProof/>
            <w:sz w:val="22"/>
            <w:szCs w:val="22"/>
          </w:rPr>
          <w:tab/>
        </w:r>
        <w:r w:rsidR="00167323" w:rsidRPr="00BD37E9">
          <w:rPr>
            <w:rStyle w:val="Hyperlink"/>
            <w:noProof/>
          </w:rPr>
          <w:t>SPKR – PID $1406 – Ignition Coil 7 Control Circuit</w:t>
        </w:r>
        <w:r w:rsidR="00167323">
          <w:rPr>
            <w:noProof/>
            <w:webHidden/>
          </w:rPr>
          <w:tab/>
        </w:r>
        <w:r>
          <w:rPr>
            <w:noProof/>
            <w:webHidden/>
          </w:rPr>
          <w:fldChar w:fldCharType="begin"/>
        </w:r>
        <w:r w:rsidR="00167323">
          <w:rPr>
            <w:noProof/>
            <w:webHidden/>
          </w:rPr>
          <w:instrText xml:space="preserve"> PAGEREF _Toc223512972 \h </w:instrText>
        </w:r>
        <w:r>
          <w:rPr>
            <w:noProof/>
            <w:webHidden/>
          </w:rPr>
        </w:r>
        <w:r>
          <w:rPr>
            <w:noProof/>
            <w:webHidden/>
          </w:rPr>
          <w:fldChar w:fldCharType="separate"/>
        </w:r>
        <w:r w:rsidR="00167323">
          <w:rPr>
            <w:noProof/>
            <w:webHidden/>
          </w:rPr>
          <w:t>135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73" w:history="1">
        <w:r w:rsidR="00167323" w:rsidRPr="00BD37E9">
          <w:rPr>
            <w:rStyle w:val="Hyperlink"/>
            <w:noProof/>
          </w:rPr>
          <w:t>3.2.170</w:t>
        </w:r>
        <w:r w:rsidR="00167323">
          <w:rPr>
            <w:rFonts w:asciiTheme="minorHAnsi" w:eastAsiaTheme="minorEastAsia" w:hAnsiTheme="minorHAnsi" w:cstheme="minorBidi"/>
            <w:b w:val="0"/>
            <w:noProof/>
            <w:sz w:val="22"/>
            <w:szCs w:val="22"/>
          </w:rPr>
          <w:tab/>
        </w:r>
        <w:r w:rsidR="00167323" w:rsidRPr="00BD37E9">
          <w:rPr>
            <w:rStyle w:val="Hyperlink"/>
            <w:noProof/>
          </w:rPr>
          <w:t>SPKR – PID $1407 – Ignition Coil 8 Control Circuit</w:t>
        </w:r>
        <w:r w:rsidR="00167323">
          <w:rPr>
            <w:noProof/>
            <w:webHidden/>
          </w:rPr>
          <w:tab/>
        </w:r>
        <w:r>
          <w:rPr>
            <w:noProof/>
            <w:webHidden/>
          </w:rPr>
          <w:fldChar w:fldCharType="begin"/>
        </w:r>
        <w:r w:rsidR="00167323">
          <w:rPr>
            <w:noProof/>
            <w:webHidden/>
          </w:rPr>
          <w:instrText xml:space="preserve"> PAGEREF _Toc223512973 \h </w:instrText>
        </w:r>
        <w:r>
          <w:rPr>
            <w:noProof/>
            <w:webHidden/>
          </w:rPr>
        </w:r>
        <w:r>
          <w:rPr>
            <w:noProof/>
            <w:webHidden/>
          </w:rPr>
          <w:fldChar w:fldCharType="separate"/>
        </w:r>
        <w:r w:rsidR="00167323">
          <w:rPr>
            <w:noProof/>
            <w:webHidden/>
          </w:rPr>
          <w:t>135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74" w:history="1">
        <w:r w:rsidR="00167323" w:rsidRPr="00BD37E9">
          <w:rPr>
            <w:rStyle w:val="Hyperlink"/>
            <w:noProof/>
          </w:rPr>
          <w:t>3.2.171</w:t>
        </w:r>
        <w:r w:rsidR="00167323">
          <w:rPr>
            <w:rFonts w:asciiTheme="minorHAnsi" w:eastAsiaTheme="minorEastAsia" w:hAnsiTheme="minorHAnsi" w:cstheme="minorBidi"/>
            <w:b w:val="0"/>
            <w:noProof/>
            <w:sz w:val="22"/>
            <w:szCs w:val="22"/>
          </w:rPr>
          <w:tab/>
        </w:r>
        <w:r w:rsidR="00167323" w:rsidRPr="00BD37E9">
          <w:rPr>
            <w:rStyle w:val="Hyperlink"/>
            <w:noProof/>
          </w:rPr>
          <w:t>FULR – PID $1408 – Fuel Injector 1 Control Circuit</w:t>
        </w:r>
        <w:r w:rsidR="00167323">
          <w:rPr>
            <w:noProof/>
            <w:webHidden/>
          </w:rPr>
          <w:tab/>
        </w:r>
        <w:r>
          <w:rPr>
            <w:noProof/>
            <w:webHidden/>
          </w:rPr>
          <w:fldChar w:fldCharType="begin"/>
        </w:r>
        <w:r w:rsidR="00167323">
          <w:rPr>
            <w:noProof/>
            <w:webHidden/>
          </w:rPr>
          <w:instrText xml:space="preserve"> PAGEREF _Toc223512974 \h </w:instrText>
        </w:r>
        <w:r>
          <w:rPr>
            <w:noProof/>
            <w:webHidden/>
          </w:rPr>
        </w:r>
        <w:r>
          <w:rPr>
            <w:noProof/>
            <w:webHidden/>
          </w:rPr>
          <w:fldChar w:fldCharType="separate"/>
        </w:r>
        <w:r w:rsidR="00167323">
          <w:rPr>
            <w:noProof/>
            <w:webHidden/>
          </w:rPr>
          <w:t>136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75" w:history="1">
        <w:r w:rsidR="00167323" w:rsidRPr="00BD37E9">
          <w:rPr>
            <w:rStyle w:val="Hyperlink"/>
            <w:noProof/>
          </w:rPr>
          <w:t>3.2.172</w:t>
        </w:r>
        <w:r w:rsidR="00167323">
          <w:rPr>
            <w:rFonts w:asciiTheme="minorHAnsi" w:eastAsiaTheme="minorEastAsia" w:hAnsiTheme="minorHAnsi" w:cstheme="minorBidi"/>
            <w:b w:val="0"/>
            <w:noProof/>
            <w:sz w:val="22"/>
            <w:szCs w:val="22"/>
          </w:rPr>
          <w:tab/>
        </w:r>
        <w:r w:rsidR="00167323" w:rsidRPr="00BD37E9">
          <w:rPr>
            <w:rStyle w:val="Hyperlink"/>
            <w:noProof/>
          </w:rPr>
          <w:t>FULR – PID $1409 – Fuel Injector 2 Control Circuit</w:t>
        </w:r>
        <w:r w:rsidR="00167323">
          <w:rPr>
            <w:noProof/>
            <w:webHidden/>
          </w:rPr>
          <w:tab/>
        </w:r>
        <w:r>
          <w:rPr>
            <w:noProof/>
            <w:webHidden/>
          </w:rPr>
          <w:fldChar w:fldCharType="begin"/>
        </w:r>
        <w:r w:rsidR="00167323">
          <w:rPr>
            <w:noProof/>
            <w:webHidden/>
          </w:rPr>
          <w:instrText xml:space="preserve"> PAGEREF _Toc223512975 \h </w:instrText>
        </w:r>
        <w:r>
          <w:rPr>
            <w:noProof/>
            <w:webHidden/>
          </w:rPr>
        </w:r>
        <w:r>
          <w:rPr>
            <w:noProof/>
            <w:webHidden/>
          </w:rPr>
          <w:fldChar w:fldCharType="separate"/>
        </w:r>
        <w:r w:rsidR="00167323">
          <w:rPr>
            <w:noProof/>
            <w:webHidden/>
          </w:rPr>
          <w:t>136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76" w:history="1">
        <w:r w:rsidR="00167323" w:rsidRPr="00BD37E9">
          <w:rPr>
            <w:rStyle w:val="Hyperlink"/>
            <w:noProof/>
            <w:lang w:val="es-ES"/>
          </w:rPr>
          <w:t>3.2.173</w:t>
        </w:r>
        <w:r w:rsidR="00167323">
          <w:rPr>
            <w:rFonts w:asciiTheme="minorHAnsi" w:eastAsiaTheme="minorEastAsia" w:hAnsiTheme="minorHAnsi" w:cstheme="minorBidi"/>
            <w:b w:val="0"/>
            <w:noProof/>
            <w:sz w:val="22"/>
            <w:szCs w:val="22"/>
          </w:rPr>
          <w:tab/>
        </w:r>
        <w:r w:rsidR="00167323" w:rsidRPr="00BD37E9">
          <w:rPr>
            <w:rStyle w:val="Hyperlink"/>
            <w:noProof/>
            <w:lang w:val="es-ES"/>
          </w:rPr>
          <w:t>FULR – PID $140A – Fuel Injector 3 Control Circuit</w:t>
        </w:r>
        <w:r w:rsidR="00167323">
          <w:rPr>
            <w:noProof/>
            <w:webHidden/>
          </w:rPr>
          <w:tab/>
        </w:r>
        <w:r>
          <w:rPr>
            <w:noProof/>
            <w:webHidden/>
          </w:rPr>
          <w:fldChar w:fldCharType="begin"/>
        </w:r>
        <w:r w:rsidR="00167323">
          <w:rPr>
            <w:noProof/>
            <w:webHidden/>
          </w:rPr>
          <w:instrText xml:space="preserve"> PAGEREF _Toc223512976 \h </w:instrText>
        </w:r>
        <w:r>
          <w:rPr>
            <w:noProof/>
            <w:webHidden/>
          </w:rPr>
        </w:r>
        <w:r>
          <w:rPr>
            <w:noProof/>
            <w:webHidden/>
          </w:rPr>
          <w:fldChar w:fldCharType="separate"/>
        </w:r>
        <w:r w:rsidR="00167323">
          <w:rPr>
            <w:noProof/>
            <w:webHidden/>
          </w:rPr>
          <w:t>137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77" w:history="1">
        <w:r w:rsidR="00167323" w:rsidRPr="00BD37E9">
          <w:rPr>
            <w:rStyle w:val="Hyperlink"/>
            <w:noProof/>
          </w:rPr>
          <w:t>3.2.174</w:t>
        </w:r>
        <w:r w:rsidR="00167323">
          <w:rPr>
            <w:rFonts w:asciiTheme="minorHAnsi" w:eastAsiaTheme="minorEastAsia" w:hAnsiTheme="minorHAnsi" w:cstheme="minorBidi"/>
            <w:b w:val="0"/>
            <w:noProof/>
            <w:sz w:val="22"/>
            <w:szCs w:val="22"/>
          </w:rPr>
          <w:tab/>
        </w:r>
        <w:r w:rsidR="00167323" w:rsidRPr="00BD37E9">
          <w:rPr>
            <w:rStyle w:val="Hyperlink"/>
            <w:noProof/>
          </w:rPr>
          <w:t>FULR – PID $140B – Fuel Injector 4 Control Circuit</w:t>
        </w:r>
        <w:r w:rsidR="00167323">
          <w:rPr>
            <w:noProof/>
            <w:webHidden/>
          </w:rPr>
          <w:tab/>
        </w:r>
        <w:r>
          <w:rPr>
            <w:noProof/>
            <w:webHidden/>
          </w:rPr>
          <w:fldChar w:fldCharType="begin"/>
        </w:r>
        <w:r w:rsidR="00167323">
          <w:rPr>
            <w:noProof/>
            <w:webHidden/>
          </w:rPr>
          <w:instrText xml:space="preserve"> PAGEREF _Toc223512977 \h </w:instrText>
        </w:r>
        <w:r>
          <w:rPr>
            <w:noProof/>
            <w:webHidden/>
          </w:rPr>
        </w:r>
        <w:r>
          <w:rPr>
            <w:noProof/>
            <w:webHidden/>
          </w:rPr>
          <w:fldChar w:fldCharType="separate"/>
        </w:r>
        <w:r w:rsidR="00167323">
          <w:rPr>
            <w:noProof/>
            <w:webHidden/>
          </w:rPr>
          <w:t>137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78" w:history="1">
        <w:r w:rsidR="00167323" w:rsidRPr="00BD37E9">
          <w:rPr>
            <w:rStyle w:val="Hyperlink"/>
            <w:noProof/>
          </w:rPr>
          <w:t>3.2.175</w:t>
        </w:r>
        <w:r w:rsidR="00167323">
          <w:rPr>
            <w:rFonts w:asciiTheme="minorHAnsi" w:eastAsiaTheme="minorEastAsia" w:hAnsiTheme="minorHAnsi" w:cstheme="minorBidi"/>
            <w:b w:val="0"/>
            <w:noProof/>
            <w:sz w:val="22"/>
            <w:szCs w:val="22"/>
          </w:rPr>
          <w:tab/>
        </w:r>
        <w:r w:rsidR="00167323" w:rsidRPr="00BD37E9">
          <w:rPr>
            <w:rStyle w:val="Hyperlink"/>
            <w:noProof/>
          </w:rPr>
          <w:t>FULR – PID $140C – Fuel Injector 5 Control Circuit</w:t>
        </w:r>
        <w:r w:rsidR="00167323">
          <w:rPr>
            <w:noProof/>
            <w:webHidden/>
          </w:rPr>
          <w:tab/>
        </w:r>
        <w:r>
          <w:rPr>
            <w:noProof/>
            <w:webHidden/>
          </w:rPr>
          <w:fldChar w:fldCharType="begin"/>
        </w:r>
        <w:r w:rsidR="00167323">
          <w:rPr>
            <w:noProof/>
            <w:webHidden/>
          </w:rPr>
          <w:instrText xml:space="preserve"> PAGEREF _Toc223512978 \h </w:instrText>
        </w:r>
        <w:r>
          <w:rPr>
            <w:noProof/>
            <w:webHidden/>
          </w:rPr>
        </w:r>
        <w:r>
          <w:rPr>
            <w:noProof/>
            <w:webHidden/>
          </w:rPr>
          <w:fldChar w:fldCharType="separate"/>
        </w:r>
        <w:r w:rsidR="00167323">
          <w:rPr>
            <w:noProof/>
            <w:webHidden/>
          </w:rPr>
          <w:t>138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79" w:history="1">
        <w:r w:rsidR="00167323" w:rsidRPr="00BD37E9">
          <w:rPr>
            <w:rStyle w:val="Hyperlink"/>
            <w:noProof/>
          </w:rPr>
          <w:t>3.2.176</w:t>
        </w:r>
        <w:r w:rsidR="00167323">
          <w:rPr>
            <w:rFonts w:asciiTheme="minorHAnsi" w:eastAsiaTheme="minorEastAsia" w:hAnsiTheme="minorHAnsi" w:cstheme="minorBidi"/>
            <w:b w:val="0"/>
            <w:noProof/>
            <w:sz w:val="22"/>
            <w:szCs w:val="22"/>
          </w:rPr>
          <w:tab/>
        </w:r>
        <w:r w:rsidR="00167323" w:rsidRPr="00BD37E9">
          <w:rPr>
            <w:rStyle w:val="Hyperlink"/>
            <w:noProof/>
          </w:rPr>
          <w:t>FULR – PID $140D – Fuel Injector 6 Control Circuit</w:t>
        </w:r>
        <w:r w:rsidR="00167323">
          <w:rPr>
            <w:noProof/>
            <w:webHidden/>
          </w:rPr>
          <w:tab/>
        </w:r>
        <w:r>
          <w:rPr>
            <w:noProof/>
            <w:webHidden/>
          </w:rPr>
          <w:fldChar w:fldCharType="begin"/>
        </w:r>
        <w:r w:rsidR="00167323">
          <w:rPr>
            <w:noProof/>
            <w:webHidden/>
          </w:rPr>
          <w:instrText xml:space="preserve"> PAGEREF _Toc223512979 \h </w:instrText>
        </w:r>
        <w:r>
          <w:rPr>
            <w:noProof/>
            <w:webHidden/>
          </w:rPr>
        </w:r>
        <w:r>
          <w:rPr>
            <w:noProof/>
            <w:webHidden/>
          </w:rPr>
          <w:fldChar w:fldCharType="separate"/>
        </w:r>
        <w:r w:rsidR="00167323">
          <w:rPr>
            <w:noProof/>
            <w:webHidden/>
          </w:rPr>
          <w:t>138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80" w:history="1">
        <w:r w:rsidR="00167323" w:rsidRPr="00BD37E9">
          <w:rPr>
            <w:rStyle w:val="Hyperlink"/>
            <w:noProof/>
            <w:lang w:val="es-ES"/>
          </w:rPr>
          <w:t>3.2.177</w:t>
        </w:r>
        <w:r w:rsidR="00167323">
          <w:rPr>
            <w:rFonts w:asciiTheme="minorHAnsi" w:eastAsiaTheme="minorEastAsia" w:hAnsiTheme="minorHAnsi" w:cstheme="minorBidi"/>
            <w:b w:val="0"/>
            <w:noProof/>
            <w:sz w:val="22"/>
            <w:szCs w:val="22"/>
          </w:rPr>
          <w:tab/>
        </w:r>
        <w:r w:rsidR="00167323" w:rsidRPr="00BD37E9">
          <w:rPr>
            <w:rStyle w:val="Hyperlink"/>
            <w:noProof/>
            <w:lang w:val="es-ES"/>
          </w:rPr>
          <w:t>FULR – PID $140E – Fuel Injector 7 Control Circuit</w:t>
        </w:r>
        <w:r w:rsidR="00167323">
          <w:rPr>
            <w:noProof/>
            <w:webHidden/>
          </w:rPr>
          <w:tab/>
        </w:r>
        <w:r>
          <w:rPr>
            <w:noProof/>
            <w:webHidden/>
          </w:rPr>
          <w:fldChar w:fldCharType="begin"/>
        </w:r>
        <w:r w:rsidR="00167323">
          <w:rPr>
            <w:noProof/>
            <w:webHidden/>
          </w:rPr>
          <w:instrText xml:space="preserve"> PAGEREF _Toc223512980 \h </w:instrText>
        </w:r>
        <w:r>
          <w:rPr>
            <w:noProof/>
            <w:webHidden/>
          </w:rPr>
        </w:r>
        <w:r>
          <w:rPr>
            <w:noProof/>
            <w:webHidden/>
          </w:rPr>
          <w:fldChar w:fldCharType="separate"/>
        </w:r>
        <w:r w:rsidR="00167323">
          <w:rPr>
            <w:noProof/>
            <w:webHidden/>
          </w:rPr>
          <w:t>139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81" w:history="1">
        <w:r w:rsidR="00167323" w:rsidRPr="00BD37E9">
          <w:rPr>
            <w:rStyle w:val="Hyperlink"/>
            <w:noProof/>
          </w:rPr>
          <w:t>3.2.178</w:t>
        </w:r>
        <w:r w:rsidR="00167323">
          <w:rPr>
            <w:rFonts w:asciiTheme="minorHAnsi" w:eastAsiaTheme="minorEastAsia" w:hAnsiTheme="minorHAnsi" w:cstheme="minorBidi"/>
            <w:b w:val="0"/>
            <w:noProof/>
            <w:sz w:val="22"/>
            <w:szCs w:val="22"/>
          </w:rPr>
          <w:tab/>
        </w:r>
        <w:r w:rsidR="00167323" w:rsidRPr="00BD37E9">
          <w:rPr>
            <w:rStyle w:val="Hyperlink"/>
            <w:noProof/>
          </w:rPr>
          <w:t>FULR – PID $140F – Fuel Injector 8 Control Circuit</w:t>
        </w:r>
        <w:r w:rsidR="00167323">
          <w:rPr>
            <w:noProof/>
            <w:webHidden/>
          </w:rPr>
          <w:tab/>
        </w:r>
        <w:r>
          <w:rPr>
            <w:noProof/>
            <w:webHidden/>
          </w:rPr>
          <w:fldChar w:fldCharType="begin"/>
        </w:r>
        <w:r w:rsidR="00167323">
          <w:rPr>
            <w:noProof/>
            <w:webHidden/>
          </w:rPr>
          <w:instrText xml:space="preserve"> PAGEREF _Toc223512981 \h </w:instrText>
        </w:r>
        <w:r>
          <w:rPr>
            <w:noProof/>
            <w:webHidden/>
          </w:rPr>
        </w:r>
        <w:r>
          <w:rPr>
            <w:noProof/>
            <w:webHidden/>
          </w:rPr>
          <w:fldChar w:fldCharType="separate"/>
        </w:r>
        <w:r w:rsidR="00167323">
          <w:rPr>
            <w:noProof/>
            <w:webHidden/>
          </w:rPr>
          <w:t>139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82" w:history="1">
        <w:r w:rsidR="00167323" w:rsidRPr="00BD37E9">
          <w:rPr>
            <w:rStyle w:val="Hyperlink"/>
            <w:noProof/>
          </w:rPr>
          <w:t>3.2.179</w:t>
        </w:r>
        <w:r w:rsidR="00167323">
          <w:rPr>
            <w:rFonts w:asciiTheme="minorHAnsi" w:eastAsiaTheme="minorEastAsia" w:hAnsiTheme="minorHAnsi" w:cstheme="minorBidi"/>
            <w:b w:val="0"/>
            <w:noProof/>
            <w:sz w:val="22"/>
            <w:szCs w:val="22"/>
          </w:rPr>
          <w:tab/>
        </w:r>
        <w:r w:rsidR="00167323" w:rsidRPr="00BD37E9">
          <w:rPr>
            <w:rStyle w:val="Hyperlink"/>
            <w:noProof/>
          </w:rPr>
          <w:t>EVPR – PID $1410 – Canister Purge Control Circuit</w:t>
        </w:r>
        <w:r w:rsidR="00167323">
          <w:rPr>
            <w:noProof/>
            <w:webHidden/>
          </w:rPr>
          <w:tab/>
        </w:r>
        <w:r>
          <w:rPr>
            <w:noProof/>
            <w:webHidden/>
          </w:rPr>
          <w:fldChar w:fldCharType="begin"/>
        </w:r>
        <w:r w:rsidR="00167323">
          <w:rPr>
            <w:noProof/>
            <w:webHidden/>
          </w:rPr>
          <w:instrText xml:space="preserve"> PAGEREF _Toc223512982 \h </w:instrText>
        </w:r>
        <w:r>
          <w:rPr>
            <w:noProof/>
            <w:webHidden/>
          </w:rPr>
        </w:r>
        <w:r>
          <w:rPr>
            <w:noProof/>
            <w:webHidden/>
          </w:rPr>
          <w:fldChar w:fldCharType="separate"/>
        </w:r>
        <w:r w:rsidR="00167323">
          <w:rPr>
            <w:noProof/>
            <w:webHidden/>
          </w:rPr>
          <w:t>140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83" w:history="1">
        <w:r w:rsidR="00167323" w:rsidRPr="00BD37E9">
          <w:rPr>
            <w:rStyle w:val="Hyperlink"/>
            <w:noProof/>
          </w:rPr>
          <w:t>3.2.180</w:t>
        </w:r>
        <w:r w:rsidR="00167323">
          <w:rPr>
            <w:rFonts w:asciiTheme="minorHAnsi" w:eastAsiaTheme="minorEastAsia" w:hAnsiTheme="minorHAnsi" w:cstheme="minorBidi"/>
            <w:b w:val="0"/>
            <w:noProof/>
            <w:sz w:val="22"/>
            <w:szCs w:val="22"/>
          </w:rPr>
          <w:tab/>
        </w:r>
        <w:r w:rsidR="00167323" w:rsidRPr="00BD37E9">
          <w:rPr>
            <w:rStyle w:val="Hyperlink"/>
            <w:noProof/>
          </w:rPr>
          <w:t>EVPR – PID $1412 – Canister Vent Control Circuit</w:t>
        </w:r>
        <w:r w:rsidR="00167323">
          <w:rPr>
            <w:noProof/>
            <w:webHidden/>
          </w:rPr>
          <w:tab/>
        </w:r>
        <w:r>
          <w:rPr>
            <w:noProof/>
            <w:webHidden/>
          </w:rPr>
          <w:fldChar w:fldCharType="begin"/>
        </w:r>
        <w:r w:rsidR="00167323">
          <w:rPr>
            <w:noProof/>
            <w:webHidden/>
          </w:rPr>
          <w:instrText xml:space="preserve"> PAGEREF _Toc223512983 \h </w:instrText>
        </w:r>
        <w:r>
          <w:rPr>
            <w:noProof/>
            <w:webHidden/>
          </w:rPr>
        </w:r>
        <w:r>
          <w:rPr>
            <w:noProof/>
            <w:webHidden/>
          </w:rPr>
          <w:fldChar w:fldCharType="separate"/>
        </w:r>
        <w:r w:rsidR="00167323">
          <w:rPr>
            <w:noProof/>
            <w:webHidden/>
          </w:rPr>
          <w:t>140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84" w:history="1">
        <w:r w:rsidR="00167323" w:rsidRPr="00BD37E9">
          <w:rPr>
            <w:rStyle w:val="Hyperlink"/>
            <w:noProof/>
          </w:rPr>
          <w:t>3.2.181</w:t>
        </w:r>
        <w:r w:rsidR="00167323">
          <w:rPr>
            <w:rFonts w:asciiTheme="minorHAnsi" w:eastAsiaTheme="minorEastAsia" w:hAnsiTheme="minorHAnsi" w:cstheme="minorBidi"/>
            <w:b w:val="0"/>
            <w:noProof/>
            <w:sz w:val="22"/>
            <w:szCs w:val="22"/>
          </w:rPr>
          <w:tab/>
        </w:r>
        <w:r w:rsidR="00167323" w:rsidRPr="00BD37E9">
          <w:rPr>
            <w:rStyle w:val="Hyperlink"/>
            <w:noProof/>
          </w:rPr>
          <w:t>RINR – PID $1413 – Reverse Inhibit Solenoid Control Circuit</w:t>
        </w:r>
        <w:r w:rsidR="00167323">
          <w:rPr>
            <w:noProof/>
            <w:webHidden/>
          </w:rPr>
          <w:tab/>
        </w:r>
        <w:r>
          <w:rPr>
            <w:noProof/>
            <w:webHidden/>
          </w:rPr>
          <w:fldChar w:fldCharType="begin"/>
        </w:r>
        <w:r w:rsidR="00167323">
          <w:rPr>
            <w:noProof/>
            <w:webHidden/>
          </w:rPr>
          <w:instrText xml:space="preserve"> PAGEREF _Toc223512984 \h </w:instrText>
        </w:r>
        <w:r>
          <w:rPr>
            <w:noProof/>
            <w:webHidden/>
          </w:rPr>
        </w:r>
        <w:r>
          <w:rPr>
            <w:noProof/>
            <w:webHidden/>
          </w:rPr>
          <w:fldChar w:fldCharType="separate"/>
        </w:r>
        <w:r w:rsidR="00167323">
          <w:rPr>
            <w:noProof/>
            <w:webHidden/>
          </w:rPr>
          <w:t>141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85" w:history="1">
        <w:r w:rsidR="00167323" w:rsidRPr="00BD37E9">
          <w:rPr>
            <w:rStyle w:val="Hyperlink"/>
            <w:noProof/>
          </w:rPr>
          <w:t>3.2.182</w:t>
        </w:r>
        <w:r w:rsidR="00167323">
          <w:rPr>
            <w:rFonts w:asciiTheme="minorHAnsi" w:eastAsiaTheme="minorEastAsia" w:hAnsiTheme="minorHAnsi" w:cstheme="minorBidi"/>
            <w:b w:val="0"/>
            <w:noProof/>
            <w:sz w:val="22"/>
            <w:szCs w:val="22"/>
          </w:rPr>
          <w:tab/>
        </w:r>
        <w:r w:rsidR="00167323" w:rsidRPr="00BD37E9">
          <w:rPr>
            <w:rStyle w:val="Hyperlink"/>
            <w:noProof/>
          </w:rPr>
          <w:t>SKSR – PID $1414 – Skip Shift Solenoid Control Circuit</w:t>
        </w:r>
        <w:r w:rsidR="00167323">
          <w:rPr>
            <w:noProof/>
            <w:webHidden/>
          </w:rPr>
          <w:tab/>
        </w:r>
        <w:r>
          <w:rPr>
            <w:noProof/>
            <w:webHidden/>
          </w:rPr>
          <w:fldChar w:fldCharType="begin"/>
        </w:r>
        <w:r w:rsidR="00167323">
          <w:rPr>
            <w:noProof/>
            <w:webHidden/>
          </w:rPr>
          <w:instrText xml:space="preserve"> PAGEREF _Toc223512985 \h </w:instrText>
        </w:r>
        <w:r>
          <w:rPr>
            <w:noProof/>
            <w:webHidden/>
          </w:rPr>
        </w:r>
        <w:r>
          <w:rPr>
            <w:noProof/>
            <w:webHidden/>
          </w:rPr>
          <w:fldChar w:fldCharType="separate"/>
        </w:r>
        <w:r w:rsidR="00167323">
          <w:rPr>
            <w:noProof/>
            <w:webHidden/>
          </w:rPr>
          <w:t>141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86" w:history="1">
        <w:r w:rsidR="00167323" w:rsidRPr="00BD37E9">
          <w:rPr>
            <w:rStyle w:val="Hyperlink"/>
            <w:noProof/>
          </w:rPr>
          <w:t>3.2.183</w:t>
        </w:r>
        <w:r w:rsidR="00167323">
          <w:rPr>
            <w:rFonts w:asciiTheme="minorHAnsi" w:eastAsiaTheme="minorEastAsia" w:hAnsiTheme="minorHAnsi" w:cstheme="minorBidi"/>
            <w:b w:val="0"/>
            <w:noProof/>
            <w:sz w:val="22"/>
            <w:szCs w:val="22"/>
          </w:rPr>
          <w:tab/>
        </w:r>
        <w:r w:rsidR="00167323" w:rsidRPr="00BD37E9">
          <w:rPr>
            <w:rStyle w:val="Hyperlink"/>
            <w:noProof/>
          </w:rPr>
          <w:t>FANR – PID $141D – Fan Relay 1 / Cooling Fan PWM Control Circuit</w:t>
        </w:r>
        <w:r w:rsidR="00167323">
          <w:rPr>
            <w:noProof/>
            <w:webHidden/>
          </w:rPr>
          <w:tab/>
        </w:r>
        <w:r>
          <w:rPr>
            <w:noProof/>
            <w:webHidden/>
          </w:rPr>
          <w:fldChar w:fldCharType="begin"/>
        </w:r>
        <w:r w:rsidR="00167323">
          <w:rPr>
            <w:noProof/>
            <w:webHidden/>
          </w:rPr>
          <w:instrText xml:space="preserve"> PAGEREF _Toc223512986 \h </w:instrText>
        </w:r>
        <w:r>
          <w:rPr>
            <w:noProof/>
            <w:webHidden/>
          </w:rPr>
        </w:r>
        <w:r>
          <w:rPr>
            <w:noProof/>
            <w:webHidden/>
          </w:rPr>
          <w:fldChar w:fldCharType="separate"/>
        </w:r>
        <w:r w:rsidR="00167323">
          <w:rPr>
            <w:noProof/>
            <w:webHidden/>
          </w:rPr>
          <w:t>142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87" w:history="1">
        <w:r w:rsidR="00167323" w:rsidRPr="00BD37E9">
          <w:rPr>
            <w:rStyle w:val="Hyperlink"/>
            <w:noProof/>
            <w:lang w:val="es-ES"/>
          </w:rPr>
          <w:t>3.2.184</w:t>
        </w:r>
        <w:r w:rsidR="00167323">
          <w:rPr>
            <w:rFonts w:asciiTheme="minorHAnsi" w:eastAsiaTheme="minorEastAsia" w:hAnsiTheme="minorHAnsi" w:cstheme="minorBidi"/>
            <w:b w:val="0"/>
            <w:noProof/>
            <w:sz w:val="22"/>
            <w:szCs w:val="22"/>
          </w:rPr>
          <w:tab/>
        </w:r>
        <w:r w:rsidR="00167323" w:rsidRPr="00BD37E9">
          <w:rPr>
            <w:rStyle w:val="Hyperlink"/>
            <w:noProof/>
            <w:lang w:val="es-ES"/>
          </w:rPr>
          <w:t>FANR – PID $141E – Fan Relay 2 Control Circuit</w:t>
        </w:r>
        <w:r w:rsidR="00167323">
          <w:rPr>
            <w:noProof/>
            <w:webHidden/>
          </w:rPr>
          <w:tab/>
        </w:r>
        <w:r>
          <w:rPr>
            <w:noProof/>
            <w:webHidden/>
          </w:rPr>
          <w:fldChar w:fldCharType="begin"/>
        </w:r>
        <w:r w:rsidR="00167323">
          <w:rPr>
            <w:noProof/>
            <w:webHidden/>
          </w:rPr>
          <w:instrText xml:space="preserve"> PAGEREF _Toc223512987 \h </w:instrText>
        </w:r>
        <w:r>
          <w:rPr>
            <w:noProof/>
            <w:webHidden/>
          </w:rPr>
        </w:r>
        <w:r>
          <w:rPr>
            <w:noProof/>
            <w:webHidden/>
          </w:rPr>
          <w:fldChar w:fldCharType="separate"/>
        </w:r>
        <w:r w:rsidR="00167323">
          <w:rPr>
            <w:noProof/>
            <w:webHidden/>
          </w:rPr>
          <w:t>142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88" w:history="1">
        <w:r w:rsidR="00167323" w:rsidRPr="00BD37E9">
          <w:rPr>
            <w:rStyle w:val="Hyperlink"/>
            <w:noProof/>
          </w:rPr>
          <w:t>3.2.185</w:t>
        </w:r>
        <w:r w:rsidR="00167323">
          <w:rPr>
            <w:rFonts w:asciiTheme="minorHAnsi" w:eastAsiaTheme="minorEastAsia" w:hAnsiTheme="minorHAnsi" w:cstheme="minorBidi"/>
            <w:b w:val="0"/>
            <w:noProof/>
            <w:sz w:val="22"/>
            <w:szCs w:val="22"/>
          </w:rPr>
          <w:tab/>
        </w:r>
        <w:r w:rsidR="00167323" w:rsidRPr="00BD37E9">
          <w:rPr>
            <w:rStyle w:val="Hyperlink"/>
            <w:noProof/>
          </w:rPr>
          <w:t>EPSR – PID $1420 – Primary Cam Position Sensor Engine Speed</w:t>
        </w:r>
        <w:r w:rsidR="00167323">
          <w:rPr>
            <w:noProof/>
            <w:webHidden/>
          </w:rPr>
          <w:tab/>
        </w:r>
        <w:r>
          <w:rPr>
            <w:noProof/>
            <w:webHidden/>
          </w:rPr>
          <w:fldChar w:fldCharType="begin"/>
        </w:r>
        <w:r w:rsidR="00167323">
          <w:rPr>
            <w:noProof/>
            <w:webHidden/>
          </w:rPr>
          <w:instrText xml:space="preserve"> PAGEREF _Toc223512988 \h </w:instrText>
        </w:r>
        <w:r>
          <w:rPr>
            <w:noProof/>
            <w:webHidden/>
          </w:rPr>
        </w:r>
        <w:r>
          <w:rPr>
            <w:noProof/>
            <w:webHidden/>
          </w:rPr>
          <w:fldChar w:fldCharType="separate"/>
        </w:r>
        <w:r w:rsidR="00167323">
          <w:rPr>
            <w:noProof/>
            <w:webHidden/>
          </w:rPr>
          <w:t>142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89" w:history="1">
        <w:r w:rsidR="00167323" w:rsidRPr="00BD37E9">
          <w:rPr>
            <w:rStyle w:val="Hyperlink"/>
            <w:noProof/>
          </w:rPr>
          <w:t>3.2.186</w:t>
        </w:r>
        <w:r w:rsidR="00167323">
          <w:rPr>
            <w:rFonts w:asciiTheme="minorHAnsi" w:eastAsiaTheme="minorEastAsia" w:hAnsiTheme="minorHAnsi" w:cstheme="minorBidi"/>
            <w:b w:val="0"/>
            <w:noProof/>
            <w:sz w:val="22"/>
            <w:szCs w:val="22"/>
          </w:rPr>
          <w:tab/>
        </w:r>
        <w:r w:rsidR="00167323" w:rsidRPr="00BD37E9">
          <w:rPr>
            <w:rStyle w:val="Hyperlink"/>
            <w:noProof/>
          </w:rPr>
          <w:t>EPSR – PID $1421 – Crank Position Sensor Medium Resolution Engine Speed</w:t>
        </w:r>
        <w:r w:rsidR="00167323">
          <w:rPr>
            <w:noProof/>
            <w:webHidden/>
          </w:rPr>
          <w:tab/>
        </w:r>
        <w:r>
          <w:rPr>
            <w:noProof/>
            <w:webHidden/>
          </w:rPr>
          <w:fldChar w:fldCharType="begin"/>
        </w:r>
        <w:r w:rsidR="00167323">
          <w:rPr>
            <w:noProof/>
            <w:webHidden/>
          </w:rPr>
          <w:instrText xml:space="preserve"> PAGEREF _Toc223512989 \h </w:instrText>
        </w:r>
        <w:r>
          <w:rPr>
            <w:noProof/>
            <w:webHidden/>
          </w:rPr>
        </w:r>
        <w:r>
          <w:rPr>
            <w:noProof/>
            <w:webHidden/>
          </w:rPr>
          <w:fldChar w:fldCharType="separate"/>
        </w:r>
        <w:r w:rsidR="00167323">
          <w:rPr>
            <w:noProof/>
            <w:webHidden/>
          </w:rPr>
          <w:t>143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90" w:history="1">
        <w:r w:rsidR="00167323" w:rsidRPr="00BD37E9">
          <w:rPr>
            <w:rStyle w:val="Hyperlink"/>
            <w:noProof/>
          </w:rPr>
          <w:t>3.2.187</w:t>
        </w:r>
        <w:r w:rsidR="00167323">
          <w:rPr>
            <w:rFonts w:asciiTheme="minorHAnsi" w:eastAsiaTheme="minorEastAsia" w:hAnsiTheme="minorHAnsi" w:cstheme="minorBidi"/>
            <w:b w:val="0"/>
            <w:noProof/>
            <w:sz w:val="22"/>
            <w:szCs w:val="22"/>
          </w:rPr>
          <w:tab/>
        </w:r>
        <w:r w:rsidR="00167323" w:rsidRPr="00BD37E9">
          <w:rPr>
            <w:rStyle w:val="Hyperlink"/>
            <w:noProof/>
          </w:rPr>
          <w:t>OXYR – PID $146A – Oxygen Sensor Heater Bank 1 Sensor 1 Control Circuit</w:t>
        </w:r>
        <w:r w:rsidR="00167323">
          <w:rPr>
            <w:noProof/>
            <w:webHidden/>
          </w:rPr>
          <w:tab/>
        </w:r>
        <w:r>
          <w:rPr>
            <w:noProof/>
            <w:webHidden/>
          </w:rPr>
          <w:fldChar w:fldCharType="begin"/>
        </w:r>
        <w:r w:rsidR="00167323">
          <w:rPr>
            <w:noProof/>
            <w:webHidden/>
          </w:rPr>
          <w:instrText xml:space="preserve"> PAGEREF _Toc223512990 \h </w:instrText>
        </w:r>
        <w:r>
          <w:rPr>
            <w:noProof/>
            <w:webHidden/>
          </w:rPr>
        </w:r>
        <w:r>
          <w:rPr>
            <w:noProof/>
            <w:webHidden/>
          </w:rPr>
          <w:fldChar w:fldCharType="separate"/>
        </w:r>
        <w:r w:rsidR="00167323">
          <w:rPr>
            <w:noProof/>
            <w:webHidden/>
          </w:rPr>
          <w:t>143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91" w:history="1">
        <w:r w:rsidR="00167323" w:rsidRPr="00BD37E9">
          <w:rPr>
            <w:rStyle w:val="Hyperlink"/>
            <w:noProof/>
          </w:rPr>
          <w:t>3.2.188</w:t>
        </w:r>
        <w:r w:rsidR="00167323">
          <w:rPr>
            <w:rFonts w:asciiTheme="minorHAnsi" w:eastAsiaTheme="minorEastAsia" w:hAnsiTheme="minorHAnsi" w:cstheme="minorBidi"/>
            <w:b w:val="0"/>
            <w:noProof/>
            <w:sz w:val="22"/>
            <w:szCs w:val="22"/>
          </w:rPr>
          <w:tab/>
        </w:r>
        <w:r w:rsidR="00167323" w:rsidRPr="00BD37E9">
          <w:rPr>
            <w:rStyle w:val="Hyperlink"/>
            <w:noProof/>
          </w:rPr>
          <w:t>OXYR – PID $146B – Oxygen Sensor Heater Bank 1 Sensor 2 Control Circuit</w:t>
        </w:r>
        <w:r w:rsidR="00167323">
          <w:rPr>
            <w:noProof/>
            <w:webHidden/>
          </w:rPr>
          <w:tab/>
        </w:r>
        <w:r>
          <w:rPr>
            <w:noProof/>
            <w:webHidden/>
          </w:rPr>
          <w:fldChar w:fldCharType="begin"/>
        </w:r>
        <w:r w:rsidR="00167323">
          <w:rPr>
            <w:noProof/>
            <w:webHidden/>
          </w:rPr>
          <w:instrText xml:space="preserve"> PAGEREF _Toc223512991 \h </w:instrText>
        </w:r>
        <w:r>
          <w:rPr>
            <w:noProof/>
            <w:webHidden/>
          </w:rPr>
        </w:r>
        <w:r>
          <w:rPr>
            <w:noProof/>
            <w:webHidden/>
          </w:rPr>
          <w:fldChar w:fldCharType="separate"/>
        </w:r>
        <w:r w:rsidR="00167323">
          <w:rPr>
            <w:noProof/>
            <w:webHidden/>
          </w:rPr>
          <w:t>144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92" w:history="1">
        <w:r w:rsidR="00167323" w:rsidRPr="00BD37E9">
          <w:rPr>
            <w:rStyle w:val="Hyperlink"/>
            <w:noProof/>
          </w:rPr>
          <w:t>3.2.189</w:t>
        </w:r>
        <w:r w:rsidR="00167323">
          <w:rPr>
            <w:rFonts w:asciiTheme="minorHAnsi" w:eastAsiaTheme="minorEastAsia" w:hAnsiTheme="minorHAnsi" w:cstheme="minorBidi"/>
            <w:b w:val="0"/>
            <w:noProof/>
            <w:sz w:val="22"/>
            <w:szCs w:val="22"/>
          </w:rPr>
          <w:tab/>
        </w:r>
        <w:r w:rsidR="00167323" w:rsidRPr="00BD37E9">
          <w:rPr>
            <w:rStyle w:val="Hyperlink"/>
            <w:noProof/>
          </w:rPr>
          <w:t>OXYR – PID $146C – Oxygen Sensor Heater Bank 2 Sensor 1 Control Circuit</w:t>
        </w:r>
        <w:r w:rsidR="00167323">
          <w:rPr>
            <w:noProof/>
            <w:webHidden/>
          </w:rPr>
          <w:tab/>
        </w:r>
        <w:r>
          <w:rPr>
            <w:noProof/>
            <w:webHidden/>
          </w:rPr>
          <w:fldChar w:fldCharType="begin"/>
        </w:r>
        <w:r w:rsidR="00167323">
          <w:rPr>
            <w:noProof/>
            <w:webHidden/>
          </w:rPr>
          <w:instrText xml:space="preserve"> PAGEREF _Toc223512992 \h </w:instrText>
        </w:r>
        <w:r>
          <w:rPr>
            <w:noProof/>
            <w:webHidden/>
          </w:rPr>
        </w:r>
        <w:r>
          <w:rPr>
            <w:noProof/>
            <w:webHidden/>
          </w:rPr>
          <w:fldChar w:fldCharType="separate"/>
        </w:r>
        <w:r w:rsidR="00167323">
          <w:rPr>
            <w:noProof/>
            <w:webHidden/>
          </w:rPr>
          <w:t>144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93" w:history="1">
        <w:r w:rsidR="00167323" w:rsidRPr="00BD37E9">
          <w:rPr>
            <w:rStyle w:val="Hyperlink"/>
            <w:noProof/>
          </w:rPr>
          <w:t>3.2.190</w:t>
        </w:r>
        <w:r w:rsidR="00167323">
          <w:rPr>
            <w:rFonts w:asciiTheme="minorHAnsi" w:eastAsiaTheme="minorEastAsia" w:hAnsiTheme="minorHAnsi" w:cstheme="minorBidi"/>
            <w:b w:val="0"/>
            <w:noProof/>
            <w:sz w:val="22"/>
            <w:szCs w:val="22"/>
          </w:rPr>
          <w:tab/>
        </w:r>
        <w:r w:rsidR="00167323" w:rsidRPr="00BD37E9">
          <w:rPr>
            <w:rStyle w:val="Hyperlink"/>
            <w:noProof/>
          </w:rPr>
          <w:t>OXYR – PID $146D – Oxygen Sensor Heater Bank 2 Sensor 2 Control Circuit</w:t>
        </w:r>
        <w:r w:rsidR="00167323">
          <w:rPr>
            <w:noProof/>
            <w:webHidden/>
          </w:rPr>
          <w:tab/>
        </w:r>
        <w:r>
          <w:rPr>
            <w:noProof/>
            <w:webHidden/>
          </w:rPr>
          <w:fldChar w:fldCharType="begin"/>
        </w:r>
        <w:r w:rsidR="00167323">
          <w:rPr>
            <w:noProof/>
            <w:webHidden/>
          </w:rPr>
          <w:instrText xml:space="preserve"> PAGEREF _Toc223512993 \h </w:instrText>
        </w:r>
        <w:r>
          <w:rPr>
            <w:noProof/>
            <w:webHidden/>
          </w:rPr>
        </w:r>
        <w:r>
          <w:rPr>
            <w:noProof/>
            <w:webHidden/>
          </w:rPr>
          <w:fldChar w:fldCharType="separate"/>
        </w:r>
        <w:r w:rsidR="00167323">
          <w:rPr>
            <w:noProof/>
            <w:webHidden/>
          </w:rPr>
          <w:t>145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94" w:history="1">
        <w:r w:rsidR="00167323" w:rsidRPr="00BD37E9">
          <w:rPr>
            <w:rStyle w:val="Hyperlink"/>
            <w:noProof/>
          </w:rPr>
          <w:t>3.2.191</w:t>
        </w:r>
        <w:r w:rsidR="00167323">
          <w:rPr>
            <w:rFonts w:asciiTheme="minorHAnsi" w:eastAsiaTheme="minorEastAsia" w:hAnsiTheme="minorHAnsi" w:cstheme="minorBidi"/>
            <w:b w:val="0"/>
            <w:noProof/>
            <w:sz w:val="22"/>
            <w:szCs w:val="22"/>
          </w:rPr>
          <w:tab/>
        </w:r>
        <w:r w:rsidR="00167323" w:rsidRPr="00BD37E9">
          <w:rPr>
            <w:rStyle w:val="Hyperlink"/>
            <w:noProof/>
          </w:rPr>
          <w:t>EOPR – PID $1470 – Engine Oil Pressure</w:t>
        </w:r>
        <w:r w:rsidR="00167323">
          <w:rPr>
            <w:noProof/>
            <w:webHidden/>
          </w:rPr>
          <w:tab/>
        </w:r>
        <w:r>
          <w:rPr>
            <w:noProof/>
            <w:webHidden/>
          </w:rPr>
          <w:fldChar w:fldCharType="begin"/>
        </w:r>
        <w:r w:rsidR="00167323">
          <w:rPr>
            <w:noProof/>
            <w:webHidden/>
          </w:rPr>
          <w:instrText xml:space="preserve"> PAGEREF _Toc223512994 \h </w:instrText>
        </w:r>
        <w:r>
          <w:rPr>
            <w:noProof/>
            <w:webHidden/>
          </w:rPr>
        </w:r>
        <w:r>
          <w:rPr>
            <w:noProof/>
            <w:webHidden/>
          </w:rPr>
          <w:fldChar w:fldCharType="separate"/>
        </w:r>
        <w:r w:rsidR="00167323">
          <w:rPr>
            <w:noProof/>
            <w:webHidden/>
          </w:rPr>
          <w:t>145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95" w:history="1">
        <w:r w:rsidR="00167323" w:rsidRPr="00BD37E9">
          <w:rPr>
            <w:rStyle w:val="Hyperlink"/>
            <w:noProof/>
          </w:rPr>
          <w:t>3.2.192</w:t>
        </w:r>
        <w:r w:rsidR="00167323">
          <w:rPr>
            <w:rFonts w:asciiTheme="minorHAnsi" w:eastAsiaTheme="minorEastAsia" w:hAnsiTheme="minorHAnsi" w:cstheme="minorBidi"/>
            <w:b w:val="0"/>
            <w:noProof/>
            <w:sz w:val="22"/>
            <w:szCs w:val="22"/>
          </w:rPr>
          <w:tab/>
        </w:r>
        <w:r w:rsidR="00167323" w:rsidRPr="00BD37E9">
          <w:rPr>
            <w:rStyle w:val="Hyperlink"/>
            <w:noProof/>
          </w:rPr>
          <w:t>VLTR – PID $1478 – Reference Voltage A</w:t>
        </w:r>
        <w:r w:rsidR="00167323">
          <w:rPr>
            <w:noProof/>
            <w:webHidden/>
          </w:rPr>
          <w:tab/>
        </w:r>
        <w:r>
          <w:rPr>
            <w:noProof/>
            <w:webHidden/>
          </w:rPr>
          <w:fldChar w:fldCharType="begin"/>
        </w:r>
        <w:r w:rsidR="00167323">
          <w:rPr>
            <w:noProof/>
            <w:webHidden/>
          </w:rPr>
          <w:instrText xml:space="preserve"> PAGEREF _Toc223512995 \h </w:instrText>
        </w:r>
        <w:r>
          <w:rPr>
            <w:noProof/>
            <w:webHidden/>
          </w:rPr>
        </w:r>
        <w:r>
          <w:rPr>
            <w:noProof/>
            <w:webHidden/>
          </w:rPr>
          <w:fldChar w:fldCharType="separate"/>
        </w:r>
        <w:r w:rsidR="00167323">
          <w:rPr>
            <w:noProof/>
            <w:webHidden/>
          </w:rPr>
          <w:t>145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96" w:history="1">
        <w:r w:rsidR="00167323" w:rsidRPr="00BD37E9">
          <w:rPr>
            <w:rStyle w:val="Hyperlink"/>
            <w:noProof/>
          </w:rPr>
          <w:t>3.2.193</w:t>
        </w:r>
        <w:r w:rsidR="00167323">
          <w:rPr>
            <w:rFonts w:asciiTheme="minorHAnsi" w:eastAsiaTheme="minorEastAsia" w:hAnsiTheme="minorHAnsi" w:cstheme="minorBidi"/>
            <w:b w:val="0"/>
            <w:noProof/>
            <w:sz w:val="22"/>
            <w:szCs w:val="22"/>
          </w:rPr>
          <w:tab/>
        </w:r>
        <w:r w:rsidR="00167323" w:rsidRPr="00BD37E9">
          <w:rPr>
            <w:rStyle w:val="Hyperlink"/>
            <w:noProof/>
          </w:rPr>
          <w:t>VLTR – PID $1479 – Reference Voltage B</w:t>
        </w:r>
        <w:r w:rsidR="00167323">
          <w:rPr>
            <w:noProof/>
            <w:webHidden/>
          </w:rPr>
          <w:tab/>
        </w:r>
        <w:r>
          <w:rPr>
            <w:noProof/>
            <w:webHidden/>
          </w:rPr>
          <w:fldChar w:fldCharType="begin"/>
        </w:r>
        <w:r w:rsidR="00167323">
          <w:rPr>
            <w:noProof/>
            <w:webHidden/>
          </w:rPr>
          <w:instrText xml:space="preserve"> PAGEREF _Toc223512996 \h </w:instrText>
        </w:r>
        <w:r>
          <w:rPr>
            <w:noProof/>
            <w:webHidden/>
          </w:rPr>
        </w:r>
        <w:r>
          <w:rPr>
            <w:noProof/>
            <w:webHidden/>
          </w:rPr>
          <w:fldChar w:fldCharType="separate"/>
        </w:r>
        <w:r w:rsidR="00167323">
          <w:rPr>
            <w:noProof/>
            <w:webHidden/>
          </w:rPr>
          <w:t>145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97" w:history="1">
        <w:r w:rsidR="00167323" w:rsidRPr="00BD37E9">
          <w:rPr>
            <w:rStyle w:val="Hyperlink"/>
            <w:noProof/>
          </w:rPr>
          <w:t>3.2.194</w:t>
        </w:r>
        <w:r w:rsidR="00167323">
          <w:rPr>
            <w:rFonts w:asciiTheme="minorHAnsi" w:eastAsiaTheme="minorEastAsia" w:hAnsiTheme="minorHAnsi" w:cstheme="minorBidi"/>
            <w:b w:val="0"/>
            <w:noProof/>
            <w:sz w:val="22"/>
            <w:szCs w:val="22"/>
          </w:rPr>
          <w:tab/>
        </w:r>
        <w:r w:rsidR="00167323" w:rsidRPr="00BD37E9">
          <w:rPr>
            <w:rStyle w:val="Hyperlink"/>
            <w:noProof/>
          </w:rPr>
          <w:t>FANR – PID $147B – Fan Relay 3 Control Circuit</w:t>
        </w:r>
        <w:r w:rsidR="00167323">
          <w:rPr>
            <w:noProof/>
            <w:webHidden/>
          </w:rPr>
          <w:tab/>
        </w:r>
        <w:r>
          <w:rPr>
            <w:noProof/>
            <w:webHidden/>
          </w:rPr>
          <w:fldChar w:fldCharType="begin"/>
        </w:r>
        <w:r w:rsidR="00167323">
          <w:rPr>
            <w:noProof/>
            <w:webHidden/>
          </w:rPr>
          <w:instrText xml:space="preserve"> PAGEREF _Toc223512997 \h </w:instrText>
        </w:r>
        <w:r>
          <w:rPr>
            <w:noProof/>
            <w:webHidden/>
          </w:rPr>
        </w:r>
        <w:r>
          <w:rPr>
            <w:noProof/>
            <w:webHidden/>
          </w:rPr>
          <w:fldChar w:fldCharType="separate"/>
        </w:r>
        <w:r w:rsidR="00167323">
          <w:rPr>
            <w:noProof/>
            <w:webHidden/>
          </w:rPr>
          <w:t>146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98" w:history="1">
        <w:r w:rsidR="00167323" w:rsidRPr="00BD37E9">
          <w:rPr>
            <w:rStyle w:val="Hyperlink"/>
            <w:noProof/>
          </w:rPr>
          <w:t>3.2.195</w:t>
        </w:r>
        <w:r w:rsidR="00167323">
          <w:rPr>
            <w:rFonts w:asciiTheme="minorHAnsi" w:eastAsiaTheme="minorEastAsia" w:hAnsiTheme="minorHAnsi" w:cstheme="minorBidi"/>
            <w:b w:val="0"/>
            <w:noProof/>
            <w:sz w:val="22"/>
            <w:szCs w:val="22"/>
          </w:rPr>
          <w:tab/>
        </w:r>
        <w:r w:rsidR="00167323" w:rsidRPr="00BD37E9">
          <w:rPr>
            <w:rStyle w:val="Hyperlink"/>
            <w:noProof/>
          </w:rPr>
          <w:t>OXYR – PID $147F – Oxygen Sensor Heater Duty Cycle Bank 1 Sensor 1</w:t>
        </w:r>
        <w:r w:rsidR="00167323">
          <w:rPr>
            <w:noProof/>
            <w:webHidden/>
          </w:rPr>
          <w:tab/>
        </w:r>
        <w:r>
          <w:rPr>
            <w:noProof/>
            <w:webHidden/>
          </w:rPr>
          <w:fldChar w:fldCharType="begin"/>
        </w:r>
        <w:r w:rsidR="00167323">
          <w:rPr>
            <w:noProof/>
            <w:webHidden/>
          </w:rPr>
          <w:instrText xml:space="preserve"> PAGEREF _Toc223512998 \h </w:instrText>
        </w:r>
        <w:r>
          <w:rPr>
            <w:noProof/>
            <w:webHidden/>
          </w:rPr>
        </w:r>
        <w:r>
          <w:rPr>
            <w:noProof/>
            <w:webHidden/>
          </w:rPr>
          <w:fldChar w:fldCharType="separate"/>
        </w:r>
        <w:r w:rsidR="00167323">
          <w:rPr>
            <w:noProof/>
            <w:webHidden/>
          </w:rPr>
          <w:t>146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2999" w:history="1">
        <w:r w:rsidR="00167323" w:rsidRPr="00BD37E9">
          <w:rPr>
            <w:rStyle w:val="Hyperlink"/>
            <w:noProof/>
          </w:rPr>
          <w:t>3.2.196</w:t>
        </w:r>
        <w:r w:rsidR="00167323">
          <w:rPr>
            <w:rFonts w:asciiTheme="minorHAnsi" w:eastAsiaTheme="minorEastAsia" w:hAnsiTheme="minorHAnsi" w:cstheme="minorBidi"/>
            <w:b w:val="0"/>
            <w:noProof/>
            <w:sz w:val="22"/>
            <w:szCs w:val="22"/>
          </w:rPr>
          <w:tab/>
        </w:r>
        <w:r w:rsidR="00167323" w:rsidRPr="00BD37E9">
          <w:rPr>
            <w:rStyle w:val="Hyperlink"/>
            <w:noProof/>
          </w:rPr>
          <w:t>OXYR – PID $1480 – Oxygen Sensor Heater Duty Cycle Bank 2 Sensor 1</w:t>
        </w:r>
        <w:r w:rsidR="00167323">
          <w:rPr>
            <w:noProof/>
            <w:webHidden/>
          </w:rPr>
          <w:tab/>
        </w:r>
        <w:r>
          <w:rPr>
            <w:noProof/>
            <w:webHidden/>
          </w:rPr>
          <w:fldChar w:fldCharType="begin"/>
        </w:r>
        <w:r w:rsidR="00167323">
          <w:rPr>
            <w:noProof/>
            <w:webHidden/>
          </w:rPr>
          <w:instrText xml:space="preserve"> PAGEREF _Toc223512999 \h </w:instrText>
        </w:r>
        <w:r>
          <w:rPr>
            <w:noProof/>
            <w:webHidden/>
          </w:rPr>
        </w:r>
        <w:r>
          <w:rPr>
            <w:noProof/>
            <w:webHidden/>
          </w:rPr>
          <w:fldChar w:fldCharType="separate"/>
        </w:r>
        <w:r w:rsidR="00167323">
          <w:rPr>
            <w:noProof/>
            <w:webHidden/>
          </w:rPr>
          <w:t>146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00" w:history="1">
        <w:r w:rsidR="00167323" w:rsidRPr="00BD37E9">
          <w:rPr>
            <w:rStyle w:val="Hyperlink"/>
            <w:noProof/>
          </w:rPr>
          <w:t>3.2.197</w:t>
        </w:r>
        <w:r w:rsidR="00167323">
          <w:rPr>
            <w:rFonts w:asciiTheme="minorHAnsi" w:eastAsiaTheme="minorEastAsia" w:hAnsiTheme="minorHAnsi" w:cstheme="minorBidi"/>
            <w:b w:val="0"/>
            <w:noProof/>
            <w:sz w:val="22"/>
            <w:szCs w:val="22"/>
          </w:rPr>
          <w:tab/>
        </w:r>
        <w:r w:rsidR="00167323" w:rsidRPr="00BD37E9">
          <w:rPr>
            <w:rStyle w:val="Hyperlink"/>
            <w:noProof/>
          </w:rPr>
          <w:t>OXYR – PID $1481 – Oxygen Sensor Heater Current Bank 1 Sensor 1</w:t>
        </w:r>
        <w:r w:rsidR="00167323">
          <w:rPr>
            <w:noProof/>
            <w:webHidden/>
          </w:rPr>
          <w:tab/>
        </w:r>
        <w:r>
          <w:rPr>
            <w:noProof/>
            <w:webHidden/>
          </w:rPr>
          <w:fldChar w:fldCharType="begin"/>
        </w:r>
        <w:r w:rsidR="00167323">
          <w:rPr>
            <w:noProof/>
            <w:webHidden/>
          </w:rPr>
          <w:instrText xml:space="preserve"> PAGEREF _Toc223513000 \h </w:instrText>
        </w:r>
        <w:r>
          <w:rPr>
            <w:noProof/>
            <w:webHidden/>
          </w:rPr>
        </w:r>
        <w:r>
          <w:rPr>
            <w:noProof/>
            <w:webHidden/>
          </w:rPr>
          <w:fldChar w:fldCharType="separate"/>
        </w:r>
        <w:r w:rsidR="00167323">
          <w:rPr>
            <w:noProof/>
            <w:webHidden/>
          </w:rPr>
          <w:t>146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01" w:history="1">
        <w:r w:rsidR="00167323" w:rsidRPr="00BD37E9">
          <w:rPr>
            <w:rStyle w:val="Hyperlink"/>
            <w:noProof/>
          </w:rPr>
          <w:t>3.2.198</w:t>
        </w:r>
        <w:r w:rsidR="00167323">
          <w:rPr>
            <w:rFonts w:asciiTheme="minorHAnsi" w:eastAsiaTheme="minorEastAsia" w:hAnsiTheme="minorHAnsi" w:cstheme="minorBidi"/>
            <w:b w:val="0"/>
            <w:noProof/>
            <w:sz w:val="22"/>
            <w:szCs w:val="22"/>
          </w:rPr>
          <w:tab/>
        </w:r>
        <w:r w:rsidR="00167323" w:rsidRPr="00BD37E9">
          <w:rPr>
            <w:rStyle w:val="Hyperlink"/>
            <w:noProof/>
          </w:rPr>
          <w:t>OXYR – PID $1482 – Oxygen Sensor Heater Current Bank 1 Sensor 2</w:t>
        </w:r>
        <w:r w:rsidR="00167323">
          <w:rPr>
            <w:noProof/>
            <w:webHidden/>
          </w:rPr>
          <w:tab/>
        </w:r>
        <w:r>
          <w:rPr>
            <w:noProof/>
            <w:webHidden/>
          </w:rPr>
          <w:fldChar w:fldCharType="begin"/>
        </w:r>
        <w:r w:rsidR="00167323">
          <w:rPr>
            <w:noProof/>
            <w:webHidden/>
          </w:rPr>
          <w:instrText xml:space="preserve"> PAGEREF _Toc223513001 \h </w:instrText>
        </w:r>
        <w:r>
          <w:rPr>
            <w:noProof/>
            <w:webHidden/>
          </w:rPr>
        </w:r>
        <w:r>
          <w:rPr>
            <w:noProof/>
            <w:webHidden/>
          </w:rPr>
          <w:fldChar w:fldCharType="separate"/>
        </w:r>
        <w:r w:rsidR="00167323">
          <w:rPr>
            <w:noProof/>
            <w:webHidden/>
          </w:rPr>
          <w:t>147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02" w:history="1">
        <w:r w:rsidR="00167323" w:rsidRPr="00BD37E9">
          <w:rPr>
            <w:rStyle w:val="Hyperlink"/>
            <w:noProof/>
          </w:rPr>
          <w:t>3.2.199</w:t>
        </w:r>
        <w:r w:rsidR="00167323">
          <w:rPr>
            <w:rFonts w:asciiTheme="minorHAnsi" w:eastAsiaTheme="minorEastAsia" w:hAnsiTheme="minorHAnsi" w:cstheme="minorBidi"/>
            <w:b w:val="0"/>
            <w:noProof/>
            <w:sz w:val="22"/>
            <w:szCs w:val="22"/>
          </w:rPr>
          <w:tab/>
        </w:r>
        <w:r w:rsidR="00167323" w:rsidRPr="00BD37E9">
          <w:rPr>
            <w:rStyle w:val="Hyperlink"/>
            <w:noProof/>
          </w:rPr>
          <w:t>OXYR – PID $1484 – Oxygen Sensor Heater Current Bank 2 Sensor 1</w:t>
        </w:r>
        <w:r w:rsidR="00167323">
          <w:rPr>
            <w:noProof/>
            <w:webHidden/>
          </w:rPr>
          <w:tab/>
        </w:r>
        <w:r>
          <w:rPr>
            <w:noProof/>
            <w:webHidden/>
          </w:rPr>
          <w:fldChar w:fldCharType="begin"/>
        </w:r>
        <w:r w:rsidR="00167323">
          <w:rPr>
            <w:noProof/>
            <w:webHidden/>
          </w:rPr>
          <w:instrText xml:space="preserve"> PAGEREF _Toc223513002 \h </w:instrText>
        </w:r>
        <w:r>
          <w:rPr>
            <w:noProof/>
            <w:webHidden/>
          </w:rPr>
        </w:r>
        <w:r>
          <w:rPr>
            <w:noProof/>
            <w:webHidden/>
          </w:rPr>
          <w:fldChar w:fldCharType="separate"/>
        </w:r>
        <w:r w:rsidR="00167323">
          <w:rPr>
            <w:noProof/>
            <w:webHidden/>
          </w:rPr>
          <w:t>147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03" w:history="1">
        <w:r w:rsidR="00167323" w:rsidRPr="00BD37E9">
          <w:rPr>
            <w:rStyle w:val="Hyperlink"/>
            <w:noProof/>
          </w:rPr>
          <w:t>3.2.200</w:t>
        </w:r>
        <w:r w:rsidR="00167323">
          <w:rPr>
            <w:rFonts w:asciiTheme="minorHAnsi" w:eastAsiaTheme="minorEastAsia" w:hAnsiTheme="minorHAnsi" w:cstheme="minorBidi"/>
            <w:b w:val="0"/>
            <w:noProof/>
            <w:sz w:val="22"/>
            <w:szCs w:val="22"/>
          </w:rPr>
          <w:tab/>
        </w:r>
        <w:r w:rsidR="00167323" w:rsidRPr="00BD37E9">
          <w:rPr>
            <w:rStyle w:val="Hyperlink"/>
            <w:noProof/>
          </w:rPr>
          <w:t>OXYR – PID $1485 – Oxygen Sensor Heater Current Bank 2 Sensor 2</w:t>
        </w:r>
        <w:r w:rsidR="00167323">
          <w:rPr>
            <w:noProof/>
            <w:webHidden/>
          </w:rPr>
          <w:tab/>
        </w:r>
        <w:r>
          <w:rPr>
            <w:noProof/>
            <w:webHidden/>
          </w:rPr>
          <w:fldChar w:fldCharType="begin"/>
        </w:r>
        <w:r w:rsidR="00167323">
          <w:rPr>
            <w:noProof/>
            <w:webHidden/>
          </w:rPr>
          <w:instrText xml:space="preserve"> PAGEREF _Toc223513003 \h </w:instrText>
        </w:r>
        <w:r>
          <w:rPr>
            <w:noProof/>
            <w:webHidden/>
          </w:rPr>
        </w:r>
        <w:r>
          <w:rPr>
            <w:noProof/>
            <w:webHidden/>
          </w:rPr>
          <w:fldChar w:fldCharType="separate"/>
        </w:r>
        <w:r w:rsidR="00167323">
          <w:rPr>
            <w:noProof/>
            <w:webHidden/>
          </w:rPr>
          <w:t>147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04" w:history="1">
        <w:r w:rsidR="00167323" w:rsidRPr="00BD37E9">
          <w:rPr>
            <w:rStyle w:val="Hyperlink"/>
            <w:noProof/>
            <w:lang w:val="es-ES"/>
          </w:rPr>
          <w:t>3.2.201</w:t>
        </w:r>
        <w:r w:rsidR="00167323">
          <w:rPr>
            <w:rFonts w:asciiTheme="minorHAnsi" w:eastAsiaTheme="minorEastAsia" w:hAnsiTheme="minorHAnsi" w:cstheme="minorBidi"/>
            <w:b w:val="0"/>
            <w:noProof/>
            <w:sz w:val="22"/>
            <w:szCs w:val="22"/>
          </w:rPr>
          <w:tab/>
        </w:r>
        <w:r w:rsidR="00167323" w:rsidRPr="00BD37E9">
          <w:rPr>
            <w:rStyle w:val="Hyperlink"/>
            <w:noProof/>
            <w:lang w:val="es-ES"/>
          </w:rPr>
          <w:t xml:space="preserve">EVPR – PID $1489 – Fuel </w:t>
        </w:r>
        <w:r w:rsidR="00167323" w:rsidRPr="00BD37E9">
          <w:rPr>
            <w:rStyle w:val="Hyperlink"/>
            <w:noProof/>
          </w:rPr>
          <w:t>Tank</w:t>
        </w:r>
        <w:r w:rsidR="00167323" w:rsidRPr="00BD37E9">
          <w:rPr>
            <w:rStyle w:val="Hyperlink"/>
            <w:noProof/>
            <w:lang w:val="es-ES"/>
          </w:rPr>
          <w:t xml:space="preserve"> Vapor </w:t>
        </w:r>
        <w:r w:rsidR="00167323" w:rsidRPr="00BD37E9">
          <w:rPr>
            <w:rStyle w:val="Hyperlink"/>
            <w:noProof/>
          </w:rPr>
          <w:t>Temperature</w:t>
        </w:r>
        <w:r w:rsidR="00167323">
          <w:rPr>
            <w:noProof/>
            <w:webHidden/>
          </w:rPr>
          <w:tab/>
        </w:r>
        <w:r>
          <w:rPr>
            <w:noProof/>
            <w:webHidden/>
          </w:rPr>
          <w:fldChar w:fldCharType="begin"/>
        </w:r>
        <w:r w:rsidR="00167323">
          <w:rPr>
            <w:noProof/>
            <w:webHidden/>
          </w:rPr>
          <w:instrText xml:space="preserve"> PAGEREF _Toc223513004 \h </w:instrText>
        </w:r>
        <w:r>
          <w:rPr>
            <w:noProof/>
            <w:webHidden/>
          </w:rPr>
        </w:r>
        <w:r>
          <w:rPr>
            <w:noProof/>
            <w:webHidden/>
          </w:rPr>
          <w:fldChar w:fldCharType="separate"/>
        </w:r>
        <w:r w:rsidR="00167323">
          <w:rPr>
            <w:noProof/>
            <w:webHidden/>
          </w:rPr>
          <w:t>147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05" w:history="1">
        <w:r w:rsidR="00167323" w:rsidRPr="00BD37E9">
          <w:rPr>
            <w:rStyle w:val="Hyperlink"/>
            <w:noProof/>
          </w:rPr>
          <w:t>3.2.202</w:t>
        </w:r>
        <w:r w:rsidR="00167323">
          <w:rPr>
            <w:rFonts w:asciiTheme="minorHAnsi" w:eastAsiaTheme="minorEastAsia" w:hAnsiTheme="minorHAnsi" w:cstheme="minorBidi"/>
            <w:b w:val="0"/>
            <w:noProof/>
            <w:sz w:val="22"/>
            <w:szCs w:val="22"/>
          </w:rPr>
          <w:tab/>
        </w:r>
        <w:r w:rsidR="00167323" w:rsidRPr="00BD37E9">
          <w:rPr>
            <w:rStyle w:val="Hyperlink"/>
            <w:noProof/>
          </w:rPr>
          <w:t>PMDR – PID $148C – Powertrain Relay Control Circuit</w:t>
        </w:r>
        <w:r w:rsidR="00167323">
          <w:rPr>
            <w:noProof/>
            <w:webHidden/>
          </w:rPr>
          <w:tab/>
        </w:r>
        <w:r>
          <w:rPr>
            <w:noProof/>
            <w:webHidden/>
          </w:rPr>
          <w:fldChar w:fldCharType="begin"/>
        </w:r>
        <w:r w:rsidR="00167323">
          <w:rPr>
            <w:noProof/>
            <w:webHidden/>
          </w:rPr>
          <w:instrText xml:space="preserve"> PAGEREF _Toc223513005 \h </w:instrText>
        </w:r>
        <w:r>
          <w:rPr>
            <w:noProof/>
            <w:webHidden/>
          </w:rPr>
        </w:r>
        <w:r>
          <w:rPr>
            <w:noProof/>
            <w:webHidden/>
          </w:rPr>
          <w:fldChar w:fldCharType="separate"/>
        </w:r>
        <w:r w:rsidR="00167323">
          <w:rPr>
            <w:noProof/>
            <w:webHidden/>
          </w:rPr>
          <w:t>148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06" w:history="1">
        <w:r w:rsidR="00167323" w:rsidRPr="00BD37E9">
          <w:rPr>
            <w:rStyle w:val="Hyperlink"/>
            <w:noProof/>
          </w:rPr>
          <w:t>3.2.203</w:t>
        </w:r>
        <w:r w:rsidR="00167323">
          <w:rPr>
            <w:rFonts w:asciiTheme="minorHAnsi" w:eastAsiaTheme="minorEastAsia" w:hAnsiTheme="minorHAnsi" w:cstheme="minorBidi"/>
            <w:b w:val="0"/>
            <w:noProof/>
            <w:sz w:val="22"/>
            <w:szCs w:val="22"/>
          </w:rPr>
          <w:tab/>
        </w:r>
        <w:r w:rsidR="00167323" w:rsidRPr="00BD37E9">
          <w:rPr>
            <w:rStyle w:val="Hyperlink"/>
            <w:noProof/>
          </w:rPr>
          <w:t>PMDR – PID $148D – Powertrain Relay Voltage</w:t>
        </w:r>
        <w:r w:rsidR="00167323">
          <w:rPr>
            <w:noProof/>
            <w:webHidden/>
          </w:rPr>
          <w:tab/>
        </w:r>
        <w:r>
          <w:rPr>
            <w:noProof/>
            <w:webHidden/>
          </w:rPr>
          <w:fldChar w:fldCharType="begin"/>
        </w:r>
        <w:r w:rsidR="00167323">
          <w:rPr>
            <w:noProof/>
            <w:webHidden/>
          </w:rPr>
          <w:instrText xml:space="preserve"> PAGEREF _Toc223513006 \h </w:instrText>
        </w:r>
        <w:r>
          <w:rPr>
            <w:noProof/>
            <w:webHidden/>
          </w:rPr>
        </w:r>
        <w:r>
          <w:rPr>
            <w:noProof/>
            <w:webHidden/>
          </w:rPr>
          <w:fldChar w:fldCharType="separate"/>
        </w:r>
        <w:r w:rsidR="00167323">
          <w:rPr>
            <w:noProof/>
            <w:webHidden/>
          </w:rPr>
          <w:t>148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07" w:history="1">
        <w:r w:rsidR="00167323" w:rsidRPr="00BD37E9">
          <w:rPr>
            <w:rStyle w:val="Hyperlink"/>
            <w:noProof/>
          </w:rPr>
          <w:t>3.2.204</w:t>
        </w:r>
        <w:r w:rsidR="00167323">
          <w:rPr>
            <w:rFonts w:asciiTheme="minorHAnsi" w:eastAsiaTheme="minorEastAsia" w:hAnsiTheme="minorHAnsi" w:cstheme="minorBidi"/>
            <w:b w:val="0"/>
            <w:noProof/>
            <w:sz w:val="22"/>
            <w:szCs w:val="22"/>
          </w:rPr>
          <w:tab/>
        </w:r>
        <w:r w:rsidR="00167323" w:rsidRPr="00BD37E9">
          <w:rPr>
            <w:rStyle w:val="Hyperlink"/>
            <w:noProof/>
          </w:rPr>
          <w:t>FPMR – PID $148E – Variable Speed Fuel Pump Diagnostic Duty Cycle</w:t>
        </w:r>
        <w:r w:rsidR="00167323">
          <w:rPr>
            <w:noProof/>
            <w:webHidden/>
          </w:rPr>
          <w:tab/>
        </w:r>
        <w:r>
          <w:rPr>
            <w:noProof/>
            <w:webHidden/>
          </w:rPr>
          <w:fldChar w:fldCharType="begin"/>
        </w:r>
        <w:r w:rsidR="00167323">
          <w:rPr>
            <w:noProof/>
            <w:webHidden/>
          </w:rPr>
          <w:instrText xml:space="preserve"> PAGEREF _Toc223513007 \h </w:instrText>
        </w:r>
        <w:r>
          <w:rPr>
            <w:noProof/>
            <w:webHidden/>
          </w:rPr>
        </w:r>
        <w:r>
          <w:rPr>
            <w:noProof/>
            <w:webHidden/>
          </w:rPr>
          <w:fldChar w:fldCharType="separate"/>
        </w:r>
        <w:r w:rsidR="00167323">
          <w:rPr>
            <w:noProof/>
            <w:webHidden/>
          </w:rPr>
          <w:t>148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08" w:history="1">
        <w:r w:rsidR="00167323" w:rsidRPr="00BD37E9">
          <w:rPr>
            <w:rStyle w:val="Hyperlink"/>
            <w:noProof/>
          </w:rPr>
          <w:t>3.2.205</w:t>
        </w:r>
        <w:r w:rsidR="00167323">
          <w:rPr>
            <w:rFonts w:asciiTheme="minorHAnsi" w:eastAsiaTheme="minorEastAsia" w:hAnsiTheme="minorHAnsi" w:cstheme="minorBidi"/>
            <w:b w:val="0"/>
            <w:noProof/>
            <w:sz w:val="22"/>
            <w:szCs w:val="22"/>
          </w:rPr>
          <w:tab/>
        </w:r>
        <w:r w:rsidR="00167323" w:rsidRPr="00BD37E9">
          <w:rPr>
            <w:rStyle w:val="Hyperlink"/>
            <w:noProof/>
          </w:rPr>
          <w:t>FLVR – PID $1502 – Secondary Fuel Pump Control Circuit</w:t>
        </w:r>
        <w:r w:rsidR="00167323">
          <w:rPr>
            <w:noProof/>
            <w:webHidden/>
          </w:rPr>
          <w:tab/>
        </w:r>
        <w:r>
          <w:rPr>
            <w:noProof/>
            <w:webHidden/>
          </w:rPr>
          <w:fldChar w:fldCharType="begin"/>
        </w:r>
        <w:r w:rsidR="00167323">
          <w:rPr>
            <w:noProof/>
            <w:webHidden/>
          </w:rPr>
          <w:instrText xml:space="preserve"> PAGEREF _Toc223513008 \h </w:instrText>
        </w:r>
        <w:r>
          <w:rPr>
            <w:noProof/>
            <w:webHidden/>
          </w:rPr>
        </w:r>
        <w:r>
          <w:rPr>
            <w:noProof/>
            <w:webHidden/>
          </w:rPr>
          <w:fldChar w:fldCharType="separate"/>
        </w:r>
        <w:r w:rsidR="00167323">
          <w:rPr>
            <w:noProof/>
            <w:webHidden/>
          </w:rPr>
          <w:t>149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09" w:history="1">
        <w:r w:rsidR="00167323" w:rsidRPr="00BD37E9">
          <w:rPr>
            <w:rStyle w:val="Hyperlink"/>
            <w:noProof/>
          </w:rPr>
          <w:t>3.2.206</w:t>
        </w:r>
        <w:r w:rsidR="00167323">
          <w:rPr>
            <w:rFonts w:asciiTheme="minorHAnsi" w:eastAsiaTheme="minorEastAsia" w:hAnsiTheme="minorHAnsi" w:cstheme="minorBidi"/>
            <w:b w:val="0"/>
            <w:noProof/>
            <w:sz w:val="22"/>
            <w:szCs w:val="22"/>
          </w:rPr>
          <w:tab/>
        </w:r>
        <w:r w:rsidR="00167323" w:rsidRPr="00BD37E9">
          <w:rPr>
            <w:rStyle w:val="Hyperlink"/>
            <w:noProof/>
          </w:rPr>
          <w:t>GENR – PID $1503 – Generator L-Terminal Control Circuit</w:t>
        </w:r>
        <w:r w:rsidR="00167323">
          <w:rPr>
            <w:noProof/>
            <w:webHidden/>
          </w:rPr>
          <w:tab/>
        </w:r>
        <w:r>
          <w:rPr>
            <w:noProof/>
            <w:webHidden/>
          </w:rPr>
          <w:fldChar w:fldCharType="begin"/>
        </w:r>
        <w:r w:rsidR="00167323">
          <w:rPr>
            <w:noProof/>
            <w:webHidden/>
          </w:rPr>
          <w:instrText xml:space="preserve"> PAGEREF _Toc223513009 \h </w:instrText>
        </w:r>
        <w:r>
          <w:rPr>
            <w:noProof/>
            <w:webHidden/>
          </w:rPr>
        </w:r>
        <w:r>
          <w:rPr>
            <w:noProof/>
            <w:webHidden/>
          </w:rPr>
          <w:fldChar w:fldCharType="separate"/>
        </w:r>
        <w:r w:rsidR="00167323">
          <w:rPr>
            <w:noProof/>
            <w:webHidden/>
          </w:rPr>
          <w:t>149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10" w:history="1">
        <w:r w:rsidR="00167323" w:rsidRPr="00BD37E9">
          <w:rPr>
            <w:rStyle w:val="Hyperlink"/>
            <w:noProof/>
          </w:rPr>
          <w:t>3.2.207</w:t>
        </w:r>
        <w:r w:rsidR="00167323">
          <w:rPr>
            <w:rFonts w:asciiTheme="minorHAnsi" w:eastAsiaTheme="minorEastAsia" w:hAnsiTheme="minorHAnsi" w:cstheme="minorBidi"/>
            <w:b w:val="0"/>
            <w:noProof/>
            <w:sz w:val="22"/>
            <w:szCs w:val="22"/>
          </w:rPr>
          <w:tab/>
        </w:r>
        <w:r w:rsidR="00167323" w:rsidRPr="00BD37E9">
          <w:rPr>
            <w:rStyle w:val="Hyperlink"/>
            <w:noProof/>
          </w:rPr>
          <w:t>TPSR – PID $150A – Maximum Throttle Position</w:t>
        </w:r>
        <w:r w:rsidR="00167323">
          <w:rPr>
            <w:noProof/>
            <w:webHidden/>
          </w:rPr>
          <w:tab/>
        </w:r>
        <w:r>
          <w:rPr>
            <w:noProof/>
            <w:webHidden/>
          </w:rPr>
          <w:fldChar w:fldCharType="begin"/>
        </w:r>
        <w:r w:rsidR="00167323">
          <w:rPr>
            <w:noProof/>
            <w:webHidden/>
          </w:rPr>
          <w:instrText xml:space="preserve"> PAGEREF _Toc223513010 \h </w:instrText>
        </w:r>
        <w:r>
          <w:rPr>
            <w:noProof/>
            <w:webHidden/>
          </w:rPr>
        </w:r>
        <w:r>
          <w:rPr>
            <w:noProof/>
            <w:webHidden/>
          </w:rPr>
          <w:fldChar w:fldCharType="separate"/>
        </w:r>
        <w:r w:rsidR="00167323">
          <w:rPr>
            <w:noProof/>
            <w:webHidden/>
          </w:rPr>
          <w:t>150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11" w:history="1">
        <w:r w:rsidR="00167323" w:rsidRPr="00BD37E9">
          <w:rPr>
            <w:rStyle w:val="Hyperlink"/>
            <w:noProof/>
          </w:rPr>
          <w:t>3.2.208</w:t>
        </w:r>
        <w:r w:rsidR="00167323">
          <w:rPr>
            <w:rFonts w:asciiTheme="minorHAnsi" w:eastAsiaTheme="minorEastAsia" w:hAnsiTheme="minorHAnsi" w:cstheme="minorBidi"/>
            <w:b w:val="0"/>
            <w:noProof/>
            <w:sz w:val="22"/>
            <w:szCs w:val="22"/>
          </w:rPr>
          <w:tab/>
        </w:r>
        <w:r w:rsidR="00167323" w:rsidRPr="00BD37E9">
          <w:rPr>
            <w:rStyle w:val="Hyperlink"/>
            <w:noProof/>
          </w:rPr>
          <w:t>CRZR – PID $150C – Cruise Control Status</w:t>
        </w:r>
        <w:r w:rsidR="00167323">
          <w:rPr>
            <w:noProof/>
            <w:webHidden/>
          </w:rPr>
          <w:tab/>
        </w:r>
        <w:r>
          <w:rPr>
            <w:noProof/>
            <w:webHidden/>
          </w:rPr>
          <w:fldChar w:fldCharType="begin"/>
        </w:r>
        <w:r w:rsidR="00167323">
          <w:rPr>
            <w:noProof/>
            <w:webHidden/>
          </w:rPr>
          <w:instrText xml:space="preserve"> PAGEREF _Toc223513011 \h </w:instrText>
        </w:r>
        <w:r>
          <w:rPr>
            <w:noProof/>
            <w:webHidden/>
          </w:rPr>
        </w:r>
        <w:r>
          <w:rPr>
            <w:noProof/>
            <w:webHidden/>
          </w:rPr>
          <w:fldChar w:fldCharType="separate"/>
        </w:r>
        <w:r w:rsidR="00167323">
          <w:rPr>
            <w:noProof/>
            <w:webHidden/>
          </w:rPr>
          <w:t>150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12" w:history="1">
        <w:r w:rsidR="00167323" w:rsidRPr="00BD37E9">
          <w:rPr>
            <w:rStyle w:val="Hyperlink"/>
            <w:noProof/>
          </w:rPr>
          <w:t>3.2.209</w:t>
        </w:r>
        <w:r w:rsidR="00167323">
          <w:rPr>
            <w:rFonts w:asciiTheme="minorHAnsi" w:eastAsiaTheme="minorEastAsia" w:hAnsiTheme="minorHAnsi" w:cstheme="minorBidi"/>
            <w:b w:val="0"/>
            <w:noProof/>
            <w:sz w:val="22"/>
            <w:szCs w:val="22"/>
          </w:rPr>
          <w:tab/>
        </w:r>
        <w:r w:rsidR="00167323" w:rsidRPr="00BD37E9">
          <w:rPr>
            <w:rStyle w:val="Hyperlink"/>
            <w:noProof/>
          </w:rPr>
          <w:t>BBVR – PID $150D – Brake Booster Vacuum Pressure</w:t>
        </w:r>
        <w:r w:rsidR="00167323">
          <w:rPr>
            <w:noProof/>
            <w:webHidden/>
          </w:rPr>
          <w:tab/>
        </w:r>
        <w:r>
          <w:rPr>
            <w:noProof/>
            <w:webHidden/>
          </w:rPr>
          <w:fldChar w:fldCharType="begin"/>
        </w:r>
        <w:r w:rsidR="00167323">
          <w:rPr>
            <w:noProof/>
            <w:webHidden/>
          </w:rPr>
          <w:instrText xml:space="preserve"> PAGEREF _Toc223513012 \h </w:instrText>
        </w:r>
        <w:r>
          <w:rPr>
            <w:noProof/>
            <w:webHidden/>
          </w:rPr>
        </w:r>
        <w:r>
          <w:rPr>
            <w:noProof/>
            <w:webHidden/>
          </w:rPr>
          <w:fldChar w:fldCharType="separate"/>
        </w:r>
        <w:r w:rsidR="00167323">
          <w:rPr>
            <w:noProof/>
            <w:webHidden/>
          </w:rPr>
          <w:t>151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13" w:history="1">
        <w:r w:rsidR="00167323" w:rsidRPr="00BD37E9">
          <w:rPr>
            <w:rStyle w:val="Hyperlink"/>
            <w:noProof/>
          </w:rPr>
          <w:t>3.2.210</w:t>
        </w:r>
        <w:r w:rsidR="00167323">
          <w:rPr>
            <w:rFonts w:asciiTheme="minorHAnsi" w:eastAsiaTheme="minorEastAsia" w:hAnsiTheme="minorHAnsi" w:cstheme="minorBidi"/>
            <w:b w:val="0"/>
            <w:noProof/>
            <w:sz w:val="22"/>
            <w:szCs w:val="22"/>
          </w:rPr>
          <w:tab/>
        </w:r>
        <w:r w:rsidR="00167323" w:rsidRPr="00BD37E9">
          <w:rPr>
            <w:rStyle w:val="Hyperlink"/>
            <w:noProof/>
          </w:rPr>
          <w:t>ACCR – PID $150E – Air Conditioning Disengage History 1</w:t>
        </w:r>
        <w:r w:rsidR="00167323">
          <w:rPr>
            <w:noProof/>
            <w:webHidden/>
          </w:rPr>
          <w:tab/>
        </w:r>
        <w:r>
          <w:rPr>
            <w:noProof/>
            <w:webHidden/>
          </w:rPr>
          <w:fldChar w:fldCharType="begin"/>
        </w:r>
        <w:r w:rsidR="00167323">
          <w:rPr>
            <w:noProof/>
            <w:webHidden/>
          </w:rPr>
          <w:instrText xml:space="preserve"> PAGEREF _Toc223513013 \h </w:instrText>
        </w:r>
        <w:r>
          <w:rPr>
            <w:noProof/>
            <w:webHidden/>
          </w:rPr>
        </w:r>
        <w:r>
          <w:rPr>
            <w:noProof/>
            <w:webHidden/>
          </w:rPr>
          <w:fldChar w:fldCharType="separate"/>
        </w:r>
        <w:r w:rsidR="00167323">
          <w:rPr>
            <w:noProof/>
            <w:webHidden/>
          </w:rPr>
          <w:t>152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14" w:history="1">
        <w:r w:rsidR="00167323" w:rsidRPr="00BD37E9">
          <w:rPr>
            <w:rStyle w:val="Hyperlink"/>
            <w:noProof/>
          </w:rPr>
          <w:t>3.2.211</w:t>
        </w:r>
        <w:r w:rsidR="00167323">
          <w:rPr>
            <w:rFonts w:asciiTheme="minorHAnsi" w:eastAsiaTheme="minorEastAsia" w:hAnsiTheme="minorHAnsi" w:cstheme="minorBidi"/>
            <w:b w:val="0"/>
            <w:noProof/>
            <w:sz w:val="22"/>
            <w:szCs w:val="22"/>
          </w:rPr>
          <w:tab/>
        </w:r>
        <w:r w:rsidR="00167323" w:rsidRPr="00BD37E9">
          <w:rPr>
            <w:rStyle w:val="Hyperlink"/>
            <w:noProof/>
          </w:rPr>
          <w:t>ACCR – PID $150F – Air Conditioning Disengage History 2</w:t>
        </w:r>
        <w:r w:rsidR="00167323">
          <w:rPr>
            <w:noProof/>
            <w:webHidden/>
          </w:rPr>
          <w:tab/>
        </w:r>
        <w:r>
          <w:rPr>
            <w:noProof/>
            <w:webHidden/>
          </w:rPr>
          <w:fldChar w:fldCharType="begin"/>
        </w:r>
        <w:r w:rsidR="00167323">
          <w:rPr>
            <w:noProof/>
            <w:webHidden/>
          </w:rPr>
          <w:instrText xml:space="preserve"> PAGEREF _Toc223513014 \h </w:instrText>
        </w:r>
        <w:r>
          <w:rPr>
            <w:noProof/>
            <w:webHidden/>
          </w:rPr>
        </w:r>
        <w:r>
          <w:rPr>
            <w:noProof/>
            <w:webHidden/>
          </w:rPr>
          <w:fldChar w:fldCharType="separate"/>
        </w:r>
        <w:r w:rsidR="00167323">
          <w:rPr>
            <w:noProof/>
            <w:webHidden/>
          </w:rPr>
          <w:t>153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15" w:history="1">
        <w:r w:rsidR="00167323" w:rsidRPr="00BD37E9">
          <w:rPr>
            <w:rStyle w:val="Hyperlink"/>
            <w:noProof/>
          </w:rPr>
          <w:t>3.2.212</w:t>
        </w:r>
        <w:r w:rsidR="00167323">
          <w:rPr>
            <w:rFonts w:asciiTheme="minorHAnsi" w:eastAsiaTheme="minorEastAsia" w:hAnsiTheme="minorHAnsi" w:cstheme="minorBidi"/>
            <w:b w:val="0"/>
            <w:noProof/>
            <w:sz w:val="22"/>
            <w:szCs w:val="22"/>
          </w:rPr>
          <w:tab/>
        </w:r>
        <w:r w:rsidR="00167323" w:rsidRPr="00BD37E9">
          <w:rPr>
            <w:rStyle w:val="Hyperlink"/>
            <w:noProof/>
          </w:rPr>
          <w:t>ACCR – PID $1510 – Air Conditioning Disengage History 3</w:t>
        </w:r>
        <w:r w:rsidR="00167323">
          <w:rPr>
            <w:noProof/>
            <w:webHidden/>
          </w:rPr>
          <w:tab/>
        </w:r>
        <w:r>
          <w:rPr>
            <w:noProof/>
            <w:webHidden/>
          </w:rPr>
          <w:fldChar w:fldCharType="begin"/>
        </w:r>
        <w:r w:rsidR="00167323">
          <w:rPr>
            <w:noProof/>
            <w:webHidden/>
          </w:rPr>
          <w:instrText xml:space="preserve"> PAGEREF _Toc223513015 \h </w:instrText>
        </w:r>
        <w:r>
          <w:rPr>
            <w:noProof/>
            <w:webHidden/>
          </w:rPr>
        </w:r>
        <w:r>
          <w:rPr>
            <w:noProof/>
            <w:webHidden/>
          </w:rPr>
          <w:fldChar w:fldCharType="separate"/>
        </w:r>
        <w:r w:rsidR="00167323">
          <w:rPr>
            <w:noProof/>
            <w:webHidden/>
          </w:rPr>
          <w:t>154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16" w:history="1">
        <w:r w:rsidR="00167323" w:rsidRPr="00BD37E9">
          <w:rPr>
            <w:rStyle w:val="Hyperlink"/>
            <w:noProof/>
          </w:rPr>
          <w:t>3.2.213</w:t>
        </w:r>
        <w:r w:rsidR="00167323">
          <w:rPr>
            <w:rFonts w:asciiTheme="minorHAnsi" w:eastAsiaTheme="minorEastAsia" w:hAnsiTheme="minorHAnsi" w:cstheme="minorBidi"/>
            <w:b w:val="0"/>
            <w:noProof/>
            <w:sz w:val="22"/>
            <w:szCs w:val="22"/>
          </w:rPr>
          <w:tab/>
        </w:r>
        <w:r w:rsidR="00167323" w:rsidRPr="00BD37E9">
          <w:rPr>
            <w:rStyle w:val="Hyperlink"/>
            <w:noProof/>
          </w:rPr>
          <w:t>ACCR – PID $1511 – Air Conditioning Disengage History 4</w:t>
        </w:r>
        <w:r w:rsidR="00167323">
          <w:rPr>
            <w:noProof/>
            <w:webHidden/>
          </w:rPr>
          <w:tab/>
        </w:r>
        <w:r>
          <w:rPr>
            <w:noProof/>
            <w:webHidden/>
          </w:rPr>
          <w:fldChar w:fldCharType="begin"/>
        </w:r>
        <w:r w:rsidR="00167323">
          <w:rPr>
            <w:noProof/>
            <w:webHidden/>
          </w:rPr>
          <w:instrText xml:space="preserve"> PAGEREF _Toc223513016 \h </w:instrText>
        </w:r>
        <w:r>
          <w:rPr>
            <w:noProof/>
            <w:webHidden/>
          </w:rPr>
        </w:r>
        <w:r>
          <w:rPr>
            <w:noProof/>
            <w:webHidden/>
          </w:rPr>
          <w:fldChar w:fldCharType="separate"/>
        </w:r>
        <w:r w:rsidR="00167323">
          <w:rPr>
            <w:noProof/>
            <w:webHidden/>
          </w:rPr>
          <w:t>155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17" w:history="1">
        <w:r w:rsidR="00167323" w:rsidRPr="00BD37E9">
          <w:rPr>
            <w:rStyle w:val="Hyperlink"/>
            <w:noProof/>
          </w:rPr>
          <w:t>3.2.214</w:t>
        </w:r>
        <w:r w:rsidR="00167323">
          <w:rPr>
            <w:rFonts w:asciiTheme="minorHAnsi" w:eastAsiaTheme="minorEastAsia" w:hAnsiTheme="minorHAnsi" w:cstheme="minorBidi"/>
            <w:b w:val="0"/>
            <w:noProof/>
            <w:sz w:val="22"/>
            <w:szCs w:val="22"/>
          </w:rPr>
          <w:tab/>
        </w:r>
        <w:r w:rsidR="00167323" w:rsidRPr="00BD37E9">
          <w:rPr>
            <w:rStyle w:val="Hyperlink"/>
            <w:noProof/>
          </w:rPr>
          <w:t>AIRR – PID $1517 – Secondary Air Injection Diagnostic Test State</w:t>
        </w:r>
        <w:r w:rsidR="00167323">
          <w:rPr>
            <w:noProof/>
            <w:webHidden/>
          </w:rPr>
          <w:tab/>
        </w:r>
        <w:r>
          <w:rPr>
            <w:noProof/>
            <w:webHidden/>
          </w:rPr>
          <w:fldChar w:fldCharType="begin"/>
        </w:r>
        <w:r w:rsidR="00167323">
          <w:rPr>
            <w:noProof/>
            <w:webHidden/>
          </w:rPr>
          <w:instrText xml:space="preserve"> PAGEREF _Toc223513017 \h </w:instrText>
        </w:r>
        <w:r>
          <w:rPr>
            <w:noProof/>
            <w:webHidden/>
          </w:rPr>
        </w:r>
        <w:r>
          <w:rPr>
            <w:noProof/>
            <w:webHidden/>
          </w:rPr>
          <w:fldChar w:fldCharType="separate"/>
        </w:r>
        <w:r w:rsidR="00167323">
          <w:rPr>
            <w:noProof/>
            <w:webHidden/>
          </w:rPr>
          <w:t>156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18" w:history="1">
        <w:r w:rsidR="00167323" w:rsidRPr="00BD37E9">
          <w:rPr>
            <w:rStyle w:val="Hyperlink"/>
            <w:noProof/>
          </w:rPr>
          <w:t>3.2.215</w:t>
        </w:r>
        <w:r w:rsidR="00167323">
          <w:rPr>
            <w:rFonts w:asciiTheme="minorHAnsi" w:eastAsiaTheme="minorEastAsia" w:hAnsiTheme="minorHAnsi" w:cstheme="minorBidi"/>
            <w:b w:val="0"/>
            <w:noProof/>
            <w:sz w:val="22"/>
            <w:szCs w:val="22"/>
          </w:rPr>
          <w:tab/>
        </w:r>
        <w:r w:rsidR="00167323" w:rsidRPr="00BD37E9">
          <w:rPr>
            <w:rStyle w:val="Hyperlink"/>
            <w:noProof/>
          </w:rPr>
          <w:t>AIRR – PID $1518 – Secondary Air Injection System Pressure Error Bank 1</w:t>
        </w:r>
        <w:r w:rsidR="00167323">
          <w:rPr>
            <w:noProof/>
            <w:webHidden/>
          </w:rPr>
          <w:tab/>
        </w:r>
        <w:r>
          <w:rPr>
            <w:noProof/>
            <w:webHidden/>
          </w:rPr>
          <w:fldChar w:fldCharType="begin"/>
        </w:r>
        <w:r w:rsidR="00167323">
          <w:rPr>
            <w:noProof/>
            <w:webHidden/>
          </w:rPr>
          <w:instrText xml:space="preserve"> PAGEREF _Toc223513018 \h </w:instrText>
        </w:r>
        <w:r>
          <w:rPr>
            <w:noProof/>
            <w:webHidden/>
          </w:rPr>
        </w:r>
        <w:r>
          <w:rPr>
            <w:noProof/>
            <w:webHidden/>
          </w:rPr>
          <w:fldChar w:fldCharType="separate"/>
        </w:r>
        <w:r w:rsidR="00167323">
          <w:rPr>
            <w:noProof/>
            <w:webHidden/>
          </w:rPr>
          <w:t>156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19" w:history="1">
        <w:r w:rsidR="00167323" w:rsidRPr="00BD37E9">
          <w:rPr>
            <w:rStyle w:val="Hyperlink"/>
            <w:noProof/>
          </w:rPr>
          <w:t>3.2.216</w:t>
        </w:r>
        <w:r w:rsidR="00167323">
          <w:rPr>
            <w:rFonts w:asciiTheme="minorHAnsi" w:eastAsiaTheme="minorEastAsia" w:hAnsiTheme="minorHAnsi" w:cstheme="minorBidi"/>
            <w:b w:val="0"/>
            <w:noProof/>
            <w:sz w:val="22"/>
            <w:szCs w:val="22"/>
          </w:rPr>
          <w:tab/>
        </w:r>
        <w:r w:rsidR="00167323" w:rsidRPr="00BD37E9">
          <w:rPr>
            <w:rStyle w:val="Hyperlink"/>
            <w:noProof/>
          </w:rPr>
          <w:t>AIRR – PID $1519 – Secondary Air Injection System Pressure Error Bank 2</w:t>
        </w:r>
        <w:r w:rsidR="00167323">
          <w:rPr>
            <w:noProof/>
            <w:webHidden/>
          </w:rPr>
          <w:tab/>
        </w:r>
        <w:r>
          <w:rPr>
            <w:noProof/>
            <w:webHidden/>
          </w:rPr>
          <w:fldChar w:fldCharType="begin"/>
        </w:r>
        <w:r w:rsidR="00167323">
          <w:rPr>
            <w:noProof/>
            <w:webHidden/>
          </w:rPr>
          <w:instrText xml:space="preserve"> PAGEREF _Toc223513019 \h </w:instrText>
        </w:r>
        <w:r>
          <w:rPr>
            <w:noProof/>
            <w:webHidden/>
          </w:rPr>
        </w:r>
        <w:r>
          <w:rPr>
            <w:noProof/>
            <w:webHidden/>
          </w:rPr>
          <w:fldChar w:fldCharType="separate"/>
        </w:r>
        <w:r w:rsidR="00167323">
          <w:rPr>
            <w:noProof/>
            <w:webHidden/>
          </w:rPr>
          <w:t>156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20" w:history="1">
        <w:r w:rsidR="00167323" w:rsidRPr="00BD37E9">
          <w:rPr>
            <w:rStyle w:val="Hyperlink"/>
            <w:noProof/>
          </w:rPr>
          <w:t>3.2.217</w:t>
        </w:r>
        <w:r w:rsidR="00167323">
          <w:rPr>
            <w:rFonts w:asciiTheme="minorHAnsi" w:eastAsiaTheme="minorEastAsia" w:hAnsiTheme="minorHAnsi" w:cstheme="minorBidi"/>
            <w:b w:val="0"/>
            <w:noProof/>
            <w:sz w:val="22"/>
            <w:szCs w:val="22"/>
          </w:rPr>
          <w:tab/>
        </w:r>
        <w:r w:rsidR="00167323" w:rsidRPr="00BD37E9">
          <w:rPr>
            <w:rStyle w:val="Hyperlink"/>
            <w:noProof/>
          </w:rPr>
          <w:t>AIRR – PID $151A – Secondary Air Injection Normalized System Pressure Bank 1</w:t>
        </w:r>
        <w:r w:rsidR="00167323">
          <w:rPr>
            <w:noProof/>
            <w:webHidden/>
          </w:rPr>
          <w:tab/>
        </w:r>
        <w:r>
          <w:rPr>
            <w:noProof/>
            <w:webHidden/>
          </w:rPr>
          <w:fldChar w:fldCharType="begin"/>
        </w:r>
        <w:r w:rsidR="00167323">
          <w:rPr>
            <w:noProof/>
            <w:webHidden/>
          </w:rPr>
          <w:instrText xml:space="preserve"> PAGEREF _Toc223513020 \h </w:instrText>
        </w:r>
        <w:r>
          <w:rPr>
            <w:noProof/>
            <w:webHidden/>
          </w:rPr>
        </w:r>
        <w:r>
          <w:rPr>
            <w:noProof/>
            <w:webHidden/>
          </w:rPr>
          <w:fldChar w:fldCharType="separate"/>
        </w:r>
        <w:r w:rsidR="00167323">
          <w:rPr>
            <w:noProof/>
            <w:webHidden/>
          </w:rPr>
          <w:t>157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21" w:history="1">
        <w:r w:rsidR="00167323" w:rsidRPr="00BD37E9">
          <w:rPr>
            <w:rStyle w:val="Hyperlink"/>
            <w:noProof/>
          </w:rPr>
          <w:t>3.2.218</w:t>
        </w:r>
        <w:r w:rsidR="00167323">
          <w:rPr>
            <w:rFonts w:asciiTheme="minorHAnsi" w:eastAsiaTheme="minorEastAsia" w:hAnsiTheme="minorHAnsi" w:cstheme="minorBidi"/>
            <w:b w:val="0"/>
            <w:noProof/>
            <w:sz w:val="22"/>
            <w:szCs w:val="22"/>
          </w:rPr>
          <w:tab/>
        </w:r>
        <w:r w:rsidR="00167323" w:rsidRPr="00BD37E9">
          <w:rPr>
            <w:rStyle w:val="Hyperlink"/>
            <w:noProof/>
          </w:rPr>
          <w:t>AIRR – PID $151B – Secondary Air Injection Normalized System Pressure Bank 2</w:t>
        </w:r>
        <w:r w:rsidR="00167323">
          <w:rPr>
            <w:noProof/>
            <w:webHidden/>
          </w:rPr>
          <w:tab/>
        </w:r>
        <w:r>
          <w:rPr>
            <w:noProof/>
            <w:webHidden/>
          </w:rPr>
          <w:fldChar w:fldCharType="begin"/>
        </w:r>
        <w:r w:rsidR="00167323">
          <w:rPr>
            <w:noProof/>
            <w:webHidden/>
          </w:rPr>
          <w:instrText xml:space="preserve"> PAGEREF _Toc223513021 \h </w:instrText>
        </w:r>
        <w:r>
          <w:rPr>
            <w:noProof/>
            <w:webHidden/>
          </w:rPr>
        </w:r>
        <w:r>
          <w:rPr>
            <w:noProof/>
            <w:webHidden/>
          </w:rPr>
          <w:fldChar w:fldCharType="separate"/>
        </w:r>
        <w:r w:rsidR="00167323">
          <w:rPr>
            <w:noProof/>
            <w:webHidden/>
          </w:rPr>
          <w:t>157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22" w:history="1">
        <w:r w:rsidR="00167323" w:rsidRPr="00BD37E9">
          <w:rPr>
            <w:rStyle w:val="Hyperlink"/>
            <w:noProof/>
          </w:rPr>
          <w:t>3.2.219</w:t>
        </w:r>
        <w:r w:rsidR="00167323">
          <w:rPr>
            <w:rFonts w:asciiTheme="minorHAnsi" w:eastAsiaTheme="minorEastAsia" w:hAnsiTheme="minorHAnsi" w:cstheme="minorBidi"/>
            <w:b w:val="0"/>
            <w:noProof/>
            <w:sz w:val="22"/>
            <w:szCs w:val="22"/>
          </w:rPr>
          <w:tab/>
        </w:r>
        <w:r w:rsidR="00167323" w:rsidRPr="00BD37E9">
          <w:rPr>
            <w:rStyle w:val="Hyperlink"/>
            <w:noProof/>
          </w:rPr>
          <w:t>AIRR – PID $151C – Secondary Air Injection System Pressure Bank 1</w:t>
        </w:r>
        <w:r w:rsidR="00167323">
          <w:rPr>
            <w:noProof/>
            <w:webHidden/>
          </w:rPr>
          <w:tab/>
        </w:r>
        <w:r>
          <w:rPr>
            <w:noProof/>
            <w:webHidden/>
          </w:rPr>
          <w:fldChar w:fldCharType="begin"/>
        </w:r>
        <w:r w:rsidR="00167323">
          <w:rPr>
            <w:noProof/>
            <w:webHidden/>
          </w:rPr>
          <w:instrText xml:space="preserve"> PAGEREF _Toc223513022 \h </w:instrText>
        </w:r>
        <w:r>
          <w:rPr>
            <w:noProof/>
            <w:webHidden/>
          </w:rPr>
        </w:r>
        <w:r>
          <w:rPr>
            <w:noProof/>
            <w:webHidden/>
          </w:rPr>
          <w:fldChar w:fldCharType="separate"/>
        </w:r>
        <w:r w:rsidR="00167323">
          <w:rPr>
            <w:noProof/>
            <w:webHidden/>
          </w:rPr>
          <w:t>157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23" w:history="1">
        <w:r w:rsidR="00167323" w:rsidRPr="00BD37E9">
          <w:rPr>
            <w:rStyle w:val="Hyperlink"/>
            <w:noProof/>
          </w:rPr>
          <w:t>3.2.220</w:t>
        </w:r>
        <w:r w:rsidR="00167323">
          <w:rPr>
            <w:rFonts w:asciiTheme="minorHAnsi" w:eastAsiaTheme="minorEastAsia" w:hAnsiTheme="minorHAnsi" w:cstheme="minorBidi"/>
            <w:b w:val="0"/>
            <w:noProof/>
            <w:sz w:val="22"/>
            <w:szCs w:val="22"/>
          </w:rPr>
          <w:tab/>
        </w:r>
        <w:r w:rsidR="00167323" w:rsidRPr="00BD37E9">
          <w:rPr>
            <w:rStyle w:val="Hyperlink"/>
            <w:noProof/>
          </w:rPr>
          <w:t>AIRR – PID $151D – Secondary Air Injection System Pressure Bank 2</w:t>
        </w:r>
        <w:r w:rsidR="00167323">
          <w:rPr>
            <w:noProof/>
            <w:webHidden/>
          </w:rPr>
          <w:tab/>
        </w:r>
        <w:r>
          <w:rPr>
            <w:noProof/>
            <w:webHidden/>
          </w:rPr>
          <w:fldChar w:fldCharType="begin"/>
        </w:r>
        <w:r w:rsidR="00167323">
          <w:rPr>
            <w:noProof/>
            <w:webHidden/>
          </w:rPr>
          <w:instrText xml:space="preserve"> PAGEREF _Toc223513023 \h </w:instrText>
        </w:r>
        <w:r>
          <w:rPr>
            <w:noProof/>
            <w:webHidden/>
          </w:rPr>
        </w:r>
        <w:r>
          <w:rPr>
            <w:noProof/>
            <w:webHidden/>
          </w:rPr>
          <w:fldChar w:fldCharType="separate"/>
        </w:r>
        <w:r w:rsidR="00167323">
          <w:rPr>
            <w:noProof/>
            <w:webHidden/>
          </w:rPr>
          <w:t>157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24" w:history="1">
        <w:r w:rsidR="00167323" w:rsidRPr="00BD37E9">
          <w:rPr>
            <w:rStyle w:val="Hyperlink"/>
            <w:noProof/>
          </w:rPr>
          <w:t>3.2.221</w:t>
        </w:r>
        <w:r w:rsidR="00167323">
          <w:rPr>
            <w:rFonts w:asciiTheme="minorHAnsi" w:eastAsiaTheme="minorEastAsia" w:hAnsiTheme="minorHAnsi" w:cstheme="minorBidi"/>
            <w:b w:val="0"/>
            <w:noProof/>
            <w:sz w:val="22"/>
            <w:szCs w:val="22"/>
          </w:rPr>
          <w:tab/>
        </w:r>
        <w:r w:rsidR="00167323" w:rsidRPr="00BD37E9">
          <w:rPr>
            <w:rStyle w:val="Hyperlink"/>
            <w:noProof/>
          </w:rPr>
          <w:t>ACCR – PID $151F – Air Conditioning Disengage History 5</w:t>
        </w:r>
        <w:r w:rsidR="00167323">
          <w:rPr>
            <w:noProof/>
            <w:webHidden/>
          </w:rPr>
          <w:tab/>
        </w:r>
        <w:r>
          <w:rPr>
            <w:noProof/>
            <w:webHidden/>
          </w:rPr>
          <w:fldChar w:fldCharType="begin"/>
        </w:r>
        <w:r w:rsidR="00167323">
          <w:rPr>
            <w:noProof/>
            <w:webHidden/>
          </w:rPr>
          <w:instrText xml:space="preserve"> PAGEREF _Toc223513024 \h </w:instrText>
        </w:r>
        <w:r>
          <w:rPr>
            <w:noProof/>
            <w:webHidden/>
          </w:rPr>
        </w:r>
        <w:r>
          <w:rPr>
            <w:noProof/>
            <w:webHidden/>
          </w:rPr>
          <w:fldChar w:fldCharType="separate"/>
        </w:r>
        <w:r w:rsidR="00167323">
          <w:rPr>
            <w:noProof/>
            <w:webHidden/>
          </w:rPr>
          <w:t>158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25" w:history="1">
        <w:r w:rsidR="00167323" w:rsidRPr="00BD37E9">
          <w:rPr>
            <w:rStyle w:val="Hyperlink"/>
            <w:noProof/>
          </w:rPr>
          <w:t>3.2.222</w:t>
        </w:r>
        <w:r w:rsidR="00167323">
          <w:rPr>
            <w:rFonts w:asciiTheme="minorHAnsi" w:eastAsiaTheme="minorEastAsia" w:hAnsiTheme="minorHAnsi" w:cstheme="minorBidi"/>
            <w:b w:val="0"/>
            <w:noProof/>
            <w:sz w:val="22"/>
            <w:szCs w:val="22"/>
          </w:rPr>
          <w:tab/>
        </w:r>
        <w:r w:rsidR="00167323" w:rsidRPr="00BD37E9">
          <w:rPr>
            <w:rStyle w:val="Hyperlink"/>
            <w:noProof/>
          </w:rPr>
          <w:t>ACCR – PID $1520 – Air Conditioning Disengage History 6</w:t>
        </w:r>
        <w:r w:rsidR="00167323">
          <w:rPr>
            <w:noProof/>
            <w:webHidden/>
          </w:rPr>
          <w:tab/>
        </w:r>
        <w:r>
          <w:rPr>
            <w:noProof/>
            <w:webHidden/>
          </w:rPr>
          <w:fldChar w:fldCharType="begin"/>
        </w:r>
        <w:r w:rsidR="00167323">
          <w:rPr>
            <w:noProof/>
            <w:webHidden/>
          </w:rPr>
          <w:instrText xml:space="preserve"> PAGEREF _Toc223513025 \h </w:instrText>
        </w:r>
        <w:r>
          <w:rPr>
            <w:noProof/>
            <w:webHidden/>
          </w:rPr>
        </w:r>
        <w:r>
          <w:rPr>
            <w:noProof/>
            <w:webHidden/>
          </w:rPr>
          <w:fldChar w:fldCharType="separate"/>
        </w:r>
        <w:r w:rsidR="00167323">
          <w:rPr>
            <w:noProof/>
            <w:webHidden/>
          </w:rPr>
          <w:t>159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26" w:history="1">
        <w:r w:rsidR="00167323" w:rsidRPr="00BD37E9">
          <w:rPr>
            <w:rStyle w:val="Hyperlink"/>
            <w:noProof/>
          </w:rPr>
          <w:t>3.2.223</w:t>
        </w:r>
        <w:r w:rsidR="00167323">
          <w:rPr>
            <w:rFonts w:asciiTheme="minorHAnsi" w:eastAsiaTheme="minorEastAsia" w:hAnsiTheme="minorHAnsi" w:cstheme="minorBidi"/>
            <w:b w:val="0"/>
            <w:noProof/>
            <w:sz w:val="22"/>
            <w:szCs w:val="22"/>
          </w:rPr>
          <w:tab/>
        </w:r>
        <w:r w:rsidR="00167323" w:rsidRPr="00BD37E9">
          <w:rPr>
            <w:rStyle w:val="Hyperlink"/>
            <w:noProof/>
          </w:rPr>
          <w:t>ACCR – PID $1521 – Air Conditioning Disengage History 7</w:t>
        </w:r>
        <w:r w:rsidR="00167323">
          <w:rPr>
            <w:noProof/>
            <w:webHidden/>
          </w:rPr>
          <w:tab/>
        </w:r>
        <w:r>
          <w:rPr>
            <w:noProof/>
            <w:webHidden/>
          </w:rPr>
          <w:fldChar w:fldCharType="begin"/>
        </w:r>
        <w:r w:rsidR="00167323">
          <w:rPr>
            <w:noProof/>
            <w:webHidden/>
          </w:rPr>
          <w:instrText xml:space="preserve"> PAGEREF _Toc223513026 \h </w:instrText>
        </w:r>
        <w:r>
          <w:rPr>
            <w:noProof/>
            <w:webHidden/>
          </w:rPr>
        </w:r>
        <w:r>
          <w:rPr>
            <w:noProof/>
            <w:webHidden/>
          </w:rPr>
          <w:fldChar w:fldCharType="separate"/>
        </w:r>
        <w:r w:rsidR="00167323">
          <w:rPr>
            <w:noProof/>
            <w:webHidden/>
          </w:rPr>
          <w:t>160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27" w:history="1">
        <w:r w:rsidR="00167323" w:rsidRPr="00BD37E9">
          <w:rPr>
            <w:rStyle w:val="Hyperlink"/>
            <w:noProof/>
          </w:rPr>
          <w:t>3.2.224</w:t>
        </w:r>
        <w:r w:rsidR="00167323">
          <w:rPr>
            <w:rFonts w:asciiTheme="minorHAnsi" w:eastAsiaTheme="minorEastAsia" w:hAnsiTheme="minorHAnsi" w:cstheme="minorBidi"/>
            <w:b w:val="0"/>
            <w:noProof/>
            <w:sz w:val="22"/>
            <w:szCs w:val="22"/>
          </w:rPr>
          <w:tab/>
        </w:r>
        <w:r w:rsidR="00167323" w:rsidRPr="00BD37E9">
          <w:rPr>
            <w:rStyle w:val="Hyperlink"/>
            <w:noProof/>
          </w:rPr>
          <w:t>ACCR – PID $1522 – Air Conditioning Disengage History 8</w:t>
        </w:r>
        <w:r w:rsidR="00167323">
          <w:rPr>
            <w:noProof/>
            <w:webHidden/>
          </w:rPr>
          <w:tab/>
        </w:r>
        <w:r>
          <w:rPr>
            <w:noProof/>
            <w:webHidden/>
          </w:rPr>
          <w:fldChar w:fldCharType="begin"/>
        </w:r>
        <w:r w:rsidR="00167323">
          <w:rPr>
            <w:noProof/>
            <w:webHidden/>
          </w:rPr>
          <w:instrText xml:space="preserve"> PAGEREF _Toc223513027 \h </w:instrText>
        </w:r>
        <w:r>
          <w:rPr>
            <w:noProof/>
            <w:webHidden/>
          </w:rPr>
        </w:r>
        <w:r>
          <w:rPr>
            <w:noProof/>
            <w:webHidden/>
          </w:rPr>
          <w:fldChar w:fldCharType="separate"/>
        </w:r>
        <w:r w:rsidR="00167323">
          <w:rPr>
            <w:noProof/>
            <w:webHidden/>
          </w:rPr>
          <w:t>161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28" w:history="1">
        <w:r w:rsidR="00167323" w:rsidRPr="00BD37E9">
          <w:rPr>
            <w:rStyle w:val="Hyperlink"/>
            <w:noProof/>
          </w:rPr>
          <w:t>3.2.225</w:t>
        </w:r>
        <w:r w:rsidR="00167323">
          <w:rPr>
            <w:rFonts w:asciiTheme="minorHAnsi" w:eastAsiaTheme="minorEastAsia" w:hAnsiTheme="minorHAnsi" w:cstheme="minorBidi"/>
            <w:b w:val="0"/>
            <w:noProof/>
            <w:sz w:val="22"/>
            <w:szCs w:val="22"/>
          </w:rPr>
          <w:tab/>
        </w:r>
        <w:r w:rsidR="00167323" w:rsidRPr="00BD37E9">
          <w:rPr>
            <w:rStyle w:val="Hyperlink"/>
            <w:noProof/>
          </w:rPr>
          <w:t>FLVR – PID $152C – Fuel Level Sensor Power Supply Percent On</w:t>
        </w:r>
        <w:r w:rsidR="00167323" w:rsidRPr="00BD37E9">
          <w:rPr>
            <w:rStyle w:val="Hyperlink"/>
            <w:noProof/>
          </w:rPr>
          <w:noBreakHyphen/>
          <w:t>Time</w:t>
        </w:r>
        <w:r w:rsidR="00167323">
          <w:rPr>
            <w:noProof/>
            <w:webHidden/>
          </w:rPr>
          <w:tab/>
        </w:r>
        <w:r>
          <w:rPr>
            <w:noProof/>
            <w:webHidden/>
          </w:rPr>
          <w:fldChar w:fldCharType="begin"/>
        </w:r>
        <w:r w:rsidR="00167323">
          <w:rPr>
            <w:noProof/>
            <w:webHidden/>
          </w:rPr>
          <w:instrText xml:space="preserve"> PAGEREF _Toc223513028 \h </w:instrText>
        </w:r>
        <w:r>
          <w:rPr>
            <w:noProof/>
            <w:webHidden/>
          </w:rPr>
        </w:r>
        <w:r>
          <w:rPr>
            <w:noProof/>
            <w:webHidden/>
          </w:rPr>
          <w:fldChar w:fldCharType="separate"/>
        </w:r>
        <w:r w:rsidR="00167323">
          <w:rPr>
            <w:noProof/>
            <w:webHidden/>
          </w:rPr>
          <w:t>161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29" w:history="1">
        <w:r w:rsidR="00167323" w:rsidRPr="00BD37E9">
          <w:rPr>
            <w:rStyle w:val="Hyperlink"/>
            <w:noProof/>
          </w:rPr>
          <w:t>3.2.226</w:t>
        </w:r>
        <w:r w:rsidR="00167323">
          <w:rPr>
            <w:rFonts w:asciiTheme="minorHAnsi" w:eastAsiaTheme="minorEastAsia" w:hAnsiTheme="minorHAnsi" w:cstheme="minorBidi"/>
            <w:b w:val="0"/>
            <w:noProof/>
            <w:sz w:val="22"/>
            <w:szCs w:val="22"/>
          </w:rPr>
          <w:tab/>
        </w:r>
        <w:r w:rsidR="00167323" w:rsidRPr="00BD37E9">
          <w:rPr>
            <w:rStyle w:val="Hyperlink"/>
            <w:noProof/>
          </w:rPr>
          <w:t>CDAR – PID $1539 – Displacement on Demand Solenoid A Control Circuit</w:t>
        </w:r>
        <w:r w:rsidR="00167323">
          <w:rPr>
            <w:noProof/>
            <w:webHidden/>
          </w:rPr>
          <w:tab/>
        </w:r>
        <w:r>
          <w:rPr>
            <w:noProof/>
            <w:webHidden/>
          </w:rPr>
          <w:fldChar w:fldCharType="begin"/>
        </w:r>
        <w:r w:rsidR="00167323">
          <w:rPr>
            <w:noProof/>
            <w:webHidden/>
          </w:rPr>
          <w:instrText xml:space="preserve"> PAGEREF _Toc223513029 \h </w:instrText>
        </w:r>
        <w:r>
          <w:rPr>
            <w:noProof/>
            <w:webHidden/>
          </w:rPr>
        </w:r>
        <w:r>
          <w:rPr>
            <w:noProof/>
            <w:webHidden/>
          </w:rPr>
          <w:fldChar w:fldCharType="separate"/>
        </w:r>
        <w:r w:rsidR="00167323">
          <w:rPr>
            <w:noProof/>
            <w:webHidden/>
          </w:rPr>
          <w:t>162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30" w:history="1">
        <w:r w:rsidR="00167323" w:rsidRPr="00BD37E9">
          <w:rPr>
            <w:rStyle w:val="Hyperlink"/>
            <w:noProof/>
          </w:rPr>
          <w:t>3.2.227</w:t>
        </w:r>
        <w:r w:rsidR="00167323">
          <w:rPr>
            <w:rFonts w:asciiTheme="minorHAnsi" w:eastAsiaTheme="minorEastAsia" w:hAnsiTheme="minorHAnsi" w:cstheme="minorBidi"/>
            <w:b w:val="0"/>
            <w:noProof/>
            <w:sz w:val="22"/>
            <w:szCs w:val="22"/>
          </w:rPr>
          <w:tab/>
        </w:r>
        <w:r w:rsidR="00167323" w:rsidRPr="00BD37E9">
          <w:rPr>
            <w:rStyle w:val="Hyperlink"/>
            <w:noProof/>
          </w:rPr>
          <w:t>CDAR – PID $153A – Displacement on Demand Solenoid B Control Circuit</w:t>
        </w:r>
        <w:r w:rsidR="00167323">
          <w:rPr>
            <w:noProof/>
            <w:webHidden/>
          </w:rPr>
          <w:tab/>
        </w:r>
        <w:r>
          <w:rPr>
            <w:noProof/>
            <w:webHidden/>
          </w:rPr>
          <w:fldChar w:fldCharType="begin"/>
        </w:r>
        <w:r w:rsidR="00167323">
          <w:rPr>
            <w:noProof/>
            <w:webHidden/>
          </w:rPr>
          <w:instrText xml:space="preserve"> PAGEREF _Toc223513030 \h </w:instrText>
        </w:r>
        <w:r>
          <w:rPr>
            <w:noProof/>
            <w:webHidden/>
          </w:rPr>
        </w:r>
        <w:r>
          <w:rPr>
            <w:noProof/>
            <w:webHidden/>
          </w:rPr>
          <w:fldChar w:fldCharType="separate"/>
        </w:r>
        <w:r w:rsidR="00167323">
          <w:rPr>
            <w:noProof/>
            <w:webHidden/>
          </w:rPr>
          <w:t>162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31" w:history="1">
        <w:r w:rsidR="00167323" w:rsidRPr="00BD37E9">
          <w:rPr>
            <w:rStyle w:val="Hyperlink"/>
            <w:noProof/>
          </w:rPr>
          <w:t>3.2.228</w:t>
        </w:r>
        <w:r w:rsidR="00167323">
          <w:rPr>
            <w:rFonts w:asciiTheme="minorHAnsi" w:eastAsiaTheme="minorEastAsia" w:hAnsiTheme="minorHAnsi" w:cstheme="minorBidi"/>
            <w:b w:val="0"/>
            <w:noProof/>
            <w:sz w:val="22"/>
            <w:szCs w:val="22"/>
          </w:rPr>
          <w:tab/>
        </w:r>
        <w:r w:rsidR="00167323" w:rsidRPr="00BD37E9">
          <w:rPr>
            <w:rStyle w:val="Hyperlink"/>
            <w:noProof/>
          </w:rPr>
          <w:t>CDAR – PID $153B – Displacement on Demand Solenoid C Control Circuit</w:t>
        </w:r>
        <w:r w:rsidR="00167323">
          <w:rPr>
            <w:noProof/>
            <w:webHidden/>
          </w:rPr>
          <w:tab/>
        </w:r>
        <w:r>
          <w:rPr>
            <w:noProof/>
            <w:webHidden/>
          </w:rPr>
          <w:fldChar w:fldCharType="begin"/>
        </w:r>
        <w:r w:rsidR="00167323">
          <w:rPr>
            <w:noProof/>
            <w:webHidden/>
          </w:rPr>
          <w:instrText xml:space="preserve"> PAGEREF _Toc223513031 \h </w:instrText>
        </w:r>
        <w:r>
          <w:rPr>
            <w:noProof/>
            <w:webHidden/>
          </w:rPr>
        </w:r>
        <w:r>
          <w:rPr>
            <w:noProof/>
            <w:webHidden/>
          </w:rPr>
          <w:fldChar w:fldCharType="separate"/>
        </w:r>
        <w:r w:rsidR="00167323">
          <w:rPr>
            <w:noProof/>
            <w:webHidden/>
          </w:rPr>
          <w:t>163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32" w:history="1">
        <w:r w:rsidR="00167323" w:rsidRPr="00BD37E9">
          <w:rPr>
            <w:rStyle w:val="Hyperlink"/>
            <w:noProof/>
          </w:rPr>
          <w:t>3.2.229</w:t>
        </w:r>
        <w:r w:rsidR="00167323">
          <w:rPr>
            <w:rFonts w:asciiTheme="minorHAnsi" w:eastAsiaTheme="minorEastAsia" w:hAnsiTheme="minorHAnsi" w:cstheme="minorBidi"/>
            <w:b w:val="0"/>
            <w:noProof/>
            <w:sz w:val="22"/>
            <w:szCs w:val="22"/>
          </w:rPr>
          <w:tab/>
        </w:r>
        <w:r w:rsidR="00167323" w:rsidRPr="00BD37E9">
          <w:rPr>
            <w:rStyle w:val="Hyperlink"/>
            <w:noProof/>
          </w:rPr>
          <w:t>CDAR – PID $153C – Displacement on Demand Solenoid D Control Circuit</w:t>
        </w:r>
        <w:r w:rsidR="00167323">
          <w:rPr>
            <w:noProof/>
            <w:webHidden/>
          </w:rPr>
          <w:tab/>
        </w:r>
        <w:r>
          <w:rPr>
            <w:noProof/>
            <w:webHidden/>
          </w:rPr>
          <w:fldChar w:fldCharType="begin"/>
        </w:r>
        <w:r w:rsidR="00167323">
          <w:rPr>
            <w:noProof/>
            <w:webHidden/>
          </w:rPr>
          <w:instrText xml:space="preserve"> PAGEREF _Toc223513032 \h </w:instrText>
        </w:r>
        <w:r>
          <w:rPr>
            <w:noProof/>
            <w:webHidden/>
          </w:rPr>
        </w:r>
        <w:r>
          <w:rPr>
            <w:noProof/>
            <w:webHidden/>
          </w:rPr>
          <w:fldChar w:fldCharType="separate"/>
        </w:r>
        <w:r w:rsidR="00167323">
          <w:rPr>
            <w:noProof/>
            <w:webHidden/>
          </w:rPr>
          <w:t>163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33" w:history="1">
        <w:r w:rsidR="00167323" w:rsidRPr="00BD37E9">
          <w:rPr>
            <w:rStyle w:val="Hyperlink"/>
            <w:noProof/>
          </w:rPr>
          <w:t>3.2.230</w:t>
        </w:r>
        <w:r w:rsidR="00167323">
          <w:rPr>
            <w:rFonts w:asciiTheme="minorHAnsi" w:eastAsiaTheme="minorEastAsia" w:hAnsiTheme="minorHAnsi" w:cstheme="minorBidi"/>
            <w:b w:val="0"/>
            <w:noProof/>
            <w:sz w:val="22"/>
            <w:szCs w:val="22"/>
          </w:rPr>
          <w:tab/>
        </w:r>
        <w:r w:rsidR="00167323" w:rsidRPr="00BD37E9">
          <w:rPr>
            <w:rStyle w:val="Hyperlink"/>
            <w:noProof/>
          </w:rPr>
          <w:t>EOTR – PID $153E – Engine Oil Temperature from Sensor</w:t>
        </w:r>
        <w:r w:rsidR="00167323">
          <w:rPr>
            <w:noProof/>
            <w:webHidden/>
          </w:rPr>
          <w:tab/>
        </w:r>
        <w:r>
          <w:rPr>
            <w:noProof/>
            <w:webHidden/>
          </w:rPr>
          <w:fldChar w:fldCharType="begin"/>
        </w:r>
        <w:r w:rsidR="00167323">
          <w:rPr>
            <w:noProof/>
            <w:webHidden/>
          </w:rPr>
          <w:instrText xml:space="preserve"> PAGEREF _Toc223513033 \h </w:instrText>
        </w:r>
        <w:r>
          <w:rPr>
            <w:noProof/>
            <w:webHidden/>
          </w:rPr>
        </w:r>
        <w:r>
          <w:rPr>
            <w:noProof/>
            <w:webHidden/>
          </w:rPr>
          <w:fldChar w:fldCharType="separate"/>
        </w:r>
        <w:r w:rsidR="00167323">
          <w:rPr>
            <w:noProof/>
            <w:webHidden/>
          </w:rPr>
          <w:t>164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34" w:history="1">
        <w:r w:rsidR="00167323" w:rsidRPr="00BD37E9">
          <w:rPr>
            <w:rStyle w:val="Hyperlink"/>
            <w:noProof/>
          </w:rPr>
          <w:t>3.2.231</w:t>
        </w:r>
        <w:r w:rsidR="00167323">
          <w:rPr>
            <w:rFonts w:asciiTheme="minorHAnsi" w:eastAsiaTheme="minorEastAsia" w:hAnsiTheme="minorHAnsi" w:cstheme="minorBidi"/>
            <w:b w:val="0"/>
            <w:noProof/>
            <w:sz w:val="22"/>
            <w:szCs w:val="22"/>
          </w:rPr>
          <w:tab/>
        </w:r>
        <w:r w:rsidR="00167323" w:rsidRPr="00BD37E9">
          <w:rPr>
            <w:rStyle w:val="Hyperlink"/>
            <w:noProof/>
          </w:rPr>
          <w:t>AIRR – PID $1549 – Secondary Air Injection System Pressure A/D Bank 1</w:t>
        </w:r>
        <w:r w:rsidR="00167323">
          <w:rPr>
            <w:noProof/>
            <w:webHidden/>
          </w:rPr>
          <w:tab/>
        </w:r>
        <w:r>
          <w:rPr>
            <w:noProof/>
            <w:webHidden/>
          </w:rPr>
          <w:fldChar w:fldCharType="begin"/>
        </w:r>
        <w:r w:rsidR="00167323">
          <w:rPr>
            <w:noProof/>
            <w:webHidden/>
          </w:rPr>
          <w:instrText xml:space="preserve"> PAGEREF _Toc223513034 \h </w:instrText>
        </w:r>
        <w:r>
          <w:rPr>
            <w:noProof/>
            <w:webHidden/>
          </w:rPr>
        </w:r>
        <w:r>
          <w:rPr>
            <w:noProof/>
            <w:webHidden/>
          </w:rPr>
          <w:fldChar w:fldCharType="separate"/>
        </w:r>
        <w:r w:rsidR="00167323">
          <w:rPr>
            <w:noProof/>
            <w:webHidden/>
          </w:rPr>
          <w:t>164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35" w:history="1">
        <w:r w:rsidR="00167323" w:rsidRPr="00BD37E9">
          <w:rPr>
            <w:rStyle w:val="Hyperlink"/>
            <w:noProof/>
          </w:rPr>
          <w:t>3.2.232</w:t>
        </w:r>
        <w:r w:rsidR="00167323">
          <w:rPr>
            <w:rFonts w:asciiTheme="minorHAnsi" w:eastAsiaTheme="minorEastAsia" w:hAnsiTheme="minorHAnsi" w:cstheme="minorBidi"/>
            <w:b w:val="0"/>
            <w:noProof/>
            <w:sz w:val="22"/>
            <w:szCs w:val="22"/>
          </w:rPr>
          <w:tab/>
        </w:r>
        <w:r w:rsidR="00167323" w:rsidRPr="00BD37E9">
          <w:rPr>
            <w:rStyle w:val="Hyperlink"/>
            <w:noProof/>
          </w:rPr>
          <w:t>AIRR – PID $1550 – Secondary Air Injection System Pressure A/D Bank 2</w:t>
        </w:r>
        <w:r w:rsidR="00167323">
          <w:rPr>
            <w:noProof/>
            <w:webHidden/>
          </w:rPr>
          <w:tab/>
        </w:r>
        <w:r>
          <w:rPr>
            <w:noProof/>
            <w:webHidden/>
          </w:rPr>
          <w:fldChar w:fldCharType="begin"/>
        </w:r>
        <w:r w:rsidR="00167323">
          <w:rPr>
            <w:noProof/>
            <w:webHidden/>
          </w:rPr>
          <w:instrText xml:space="preserve"> PAGEREF _Toc223513035 \h </w:instrText>
        </w:r>
        <w:r>
          <w:rPr>
            <w:noProof/>
            <w:webHidden/>
          </w:rPr>
        </w:r>
        <w:r>
          <w:rPr>
            <w:noProof/>
            <w:webHidden/>
          </w:rPr>
          <w:fldChar w:fldCharType="separate"/>
        </w:r>
        <w:r w:rsidR="00167323">
          <w:rPr>
            <w:noProof/>
            <w:webHidden/>
          </w:rPr>
          <w:t>164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36" w:history="1">
        <w:r w:rsidR="00167323" w:rsidRPr="00BD37E9">
          <w:rPr>
            <w:rStyle w:val="Hyperlink"/>
            <w:noProof/>
          </w:rPr>
          <w:t>3.2.233</w:t>
        </w:r>
        <w:r w:rsidR="00167323">
          <w:rPr>
            <w:rFonts w:asciiTheme="minorHAnsi" w:eastAsiaTheme="minorEastAsia" w:hAnsiTheme="minorHAnsi" w:cstheme="minorBidi"/>
            <w:b w:val="0"/>
            <w:noProof/>
            <w:sz w:val="22"/>
            <w:szCs w:val="22"/>
          </w:rPr>
          <w:tab/>
        </w:r>
        <w:r w:rsidR="00167323" w:rsidRPr="00BD37E9">
          <w:rPr>
            <w:rStyle w:val="Hyperlink"/>
            <w:noProof/>
          </w:rPr>
          <w:t>RVSR – PID $1551 – Remote Vehicle Start Disable History 1</w:t>
        </w:r>
        <w:r w:rsidR="00167323">
          <w:rPr>
            <w:noProof/>
            <w:webHidden/>
          </w:rPr>
          <w:tab/>
        </w:r>
        <w:r>
          <w:rPr>
            <w:noProof/>
            <w:webHidden/>
          </w:rPr>
          <w:fldChar w:fldCharType="begin"/>
        </w:r>
        <w:r w:rsidR="00167323">
          <w:rPr>
            <w:noProof/>
            <w:webHidden/>
          </w:rPr>
          <w:instrText xml:space="preserve"> PAGEREF _Toc223513036 \h </w:instrText>
        </w:r>
        <w:r>
          <w:rPr>
            <w:noProof/>
            <w:webHidden/>
          </w:rPr>
        </w:r>
        <w:r>
          <w:rPr>
            <w:noProof/>
            <w:webHidden/>
          </w:rPr>
          <w:fldChar w:fldCharType="separate"/>
        </w:r>
        <w:r w:rsidR="00167323">
          <w:rPr>
            <w:noProof/>
            <w:webHidden/>
          </w:rPr>
          <w:t>165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37" w:history="1">
        <w:r w:rsidR="00167323" w:rsidRPr="00BD37E9">
          <w:rPr>
            <w:rStyle w:val="Hyperlink"/>
            <w:noProof/>
          </w:rPr>
          <w:t>3.2.234</w:t>
        </w:r>
        <w:r w:rsidR="00167323">
          <w:rPr>
            <w:rFonts w:asciiTheme="minorHAnsi" w:eastAsiaTheme="minorEastAsia" w:hAnsiTheme="minorHAnsi" w:cstheme="minorBidi"/>
            <w:b w:val="0"/>
            <w:noProof/>
            <w:sz w:val="22"/>
            <w:szCs w:val="22"/>
          </w:rPr>
          <w:tab/>
        </w:r>
        <w:r w:rsidR="00167323" w:rsidRPr="00BD37E9">
          <w:rPr>
            <w:rStyle w:val="Hyperlink"/>
            <w:noProof/>
          </w:rPr>
          <w:t>RVSR – PID $1552 – Remote Vehicle Start Disable History 2</w:t>
        </w:r>
        <w:r w:rsidR="00167323">
          <w:rPr>
            <w:noProof/>
            <w:webHidden/>
          </w:rPr>
          <w:tab/>
        </w:r>
        <w:r>
          <w:rPr>
            <w:noProof/>
            <w:webHidden/>
          </w:rPr>
          <w:fldChar w:fldCharType="begin"/>
        </w:r>
        <w:r w:rsidR="00167323">
          <w:rPr>
            <w:noProof/>
            <w:webHidden/>
          </w:rPr>
          <w:instrText xml:space="preserve"> PAGEREF _Toc223513037 \h </w:instrText>
        </w:r>
        <w:r>
          <w:rPr>
            <w:noProof/>
            <w:webHidden/>
          </w:rPr>
        </w:r>
        <w:r>
          <w:rPr>
            <w:noProof/>
            <w:webHidden/>
          </w:rPr>
          <w:fldChar w:fldCharType="separate"/>
        </w:r>
        <w:r w:rsidR="00167323">
          <w:rPr>
            <w:noProof/>
            <w:webHidden/>
          </w:rPr>
          <w:t>166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38" w:history="1">
        <w:r w:rsidR="00167323" w:rsidRPr="00BD37E9">
          <w:rPr>
            <w:rStyle w:val="Hyperlink"/>
            <w:noProof/>
          </w:rPr>
          <w:t>3.2.235</w:t>
        </w:r>
        <w:r w:rsidR="00167323">
          <w:rPr>
            <w:rFonts w:asciiTheme="minorHAnsi" w:eastAsiaTheme="minorEastAsia" w:hAnsiTheme="minorHAnsi" w:cstheme="minorBidi"/>
            <w:b w:val="0"/>
            <w:noProof/>
            <w:sz w:val="22"/>
            <w:szCs w:val="22"/>
          </w:rPr>
          <w:tab/>
        </w:r>
        <w:r w:rsidR="00167323" w:rsidRPr="00BD37E9">
          <w:rPr>
            <w:rStyle w:val="Hyperlink"/>
            <w:noProof/>
          </w:rPr>
          <w:t>RVSR – PID $1553 – Remote Vehicle Start Disable History 3</w:t>
        </w:r>
        <w:r w:rsidR="00167323">
          <w:rPr>
            <w:noProof/>
            <w:webHidden/>
          </w:rPr>
          <w:tab/>
        </w:r>
        <w:r>
          <w:rPr>
            <w:noProof/>
            <w:webHidden/>
          </w:rPr>
          <w:fldChar w:fldCharType="begin"/>
        </w:r>
        <w:r w:rsidR="00167323">
          <w:rPr>
            <w:noProof/>
            <w:webHidden/>
          </w:rPr>
          <w:instrText xml:space="preserve"> PAGEREF _Toc223513038 \h </w:instrText>
        </w:r>
        <w:r>
          <w:rPr>
            <w:noProof/>
            <w:webHidden/>
          </w:rPr>
        </w:r>
        <w:r>
          <w:rPr>
            <w:noProof/>
            <w:webHidden/>
          </w:rPr>
          <w:fldChar w:fldCharType="separate"/>
        </w:r>
        <w:r w:rsidR="00167323">
          <w:rPr>
            <w:noProof/>
            <w:webHidden/>
          </w:rPr>
          <w:t>167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39" w:history="1">
        <w:r w:rsidR="00167323" w:rsidRPr="00BD37E9">
          <w:rPr>
            <w:rStyle w:val="Hyperlink"/>
            <w:noProof/>
          </w:rPr>
          <w:t>3.2.236</w:t>
        </w:r>
        <w:r w:rsidR="00167323">
          <w:rPr>
            <w:rFonts w:asciiTheme="minorHAnsi" w:eastAsiaTheme="minorEastAsia" w:hAnsiTheme="minorHAnsi" w:cstheme="minorBidi"/>
            <w:b w:val="0"/>
            <w:noProof/>
            <w:sz w:val="22"/>
            <w:szCs w:val="22"/>
          </w:rPr>
          <w:tab/>
        </w:r>
        <w:r w:rsidR="00167323" w:rsidRPr="00BD37E9">
          <w:rPr>
            <w:rStyle w:val="Hyperlink"/>
            <w:noProof/>
          </w:rPr>
          <w:t>RVSR – PID $1554 – Remote Vehicle Start Disable History 4</w:t>
        </w:r>
        <w:r w:rsidR="00167323">
          <w:rPr>
            <w:noProof/>
            <w:webHidden/>
          </w:rPr>
          <w:tab/>
        </w:r>
        <w:r>
          <w:rPr>
            <w:noProof/>
            <w:webHidden/>
          </w:rPr>
          <w:fldChar w:fldCharType="begin"/>
        </w:r>
        <w:r w:rsidR="00167323">
          <w:rPr>
            <w:noProof/>
            <w:webHidden/>
          </w:rPr>
          <w:instrText xml:space="preserve"> PAGEREF _Toc223513039 \h </w:instrText>
        </w:r>
        <w:r>
          <w:rPr>
            <w:noProof/>
            <w:webHidden/>
          </w:rPr>
        </w:r>
        <w:r>
          <w:rPr>
            <w:noProof/>
            <w:webHidden/>
          </w:rPr>
          <w:fldChar w:fldCharType="separate"/>
        </w:r>
        <w:r w:rsidR="00167323">
          <w:rPr>
            <w:noProof/>
            <w:webHidden/>
          </w:rPr>
          <w:t>168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40" w:history="1">
        <w:r w:rsidR="00167323" w:rsidRPr="00BD37E9">
          <w:rPr>
            <w:rStyle w:val="Hyperlink"/>
            <w:noProof/>
          </w:rPr>
          <w:t>3.2.237</w:t>
        </w:r>
        <w:r w:rsidR="00167323">
          <w:rPr>
            <w:rFonts w:asciiTheme="minorHAnsi" w:eastAsiaTheme="minorEastAsia" w:hAnsiTheme="minorHAnsi" w:cstheme="minorBidi"/>
            <w:b w:val="0"/>
            <w:noProof/>
            <w:sz w:val="22"/>
            <w:szCs w:val="22"/>
          </w:rPr>
          <w:tab/>
        </w:r>
        <w:r w:rsidR="00167323" w:rsidRPr="00BD37E9">
          <w:rPr>
            <w:rStyle w:val="Hyperlink"/>
            <w:noProof/>
          </w:rPr>
          <w:t>RVSR – PID $1555 – Remote Vehicle Start Disable History 5</w:t>
        </w:r>
        <w:r w:rsidR="00167323">
          <w:rPr>
            <w:noProof/>
            <w:webHidden/>
          </w:rPr>
          <w:tab/>
        </w:r>
        <w:r>
          <w:rPr>
            <w:noProof/>
            <w:webHidden/>
          </w:rPr>
          <w:fldChar w:fldCharType="begin"/>
        </w:r>
        <w:r w:rsidR="00167323">
          <w:rPr>
            <w:noProof/>
            <w:webHidden/>
          </w:rPr>
          <w:instrText xml:space="preserve"> PAGEREF _Toc223513040 \h </w:instrText>
        </w:r>
        <w:r>
          <w:rPr>
            <w:noProof/>
            <w:webHidden/>
          </w:rPr>
        </w:r>
        <w:r>
          <w:rPr>
            <w:noProof/>
            <w:webHidden/>
          </w:rPr>
          <w:fldChar w:fldCharType="separate"/>
        </w:r>
        <w:r w:rsidR="00167323">
          <w:rPr>
            <w:noProof/>
            <w:webHidden/>
          </w:rPr>
          <w:t>169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41" w:history="1">
        <w:r w:rsidR="00167323" w:rsidRPr="00BD37E9">
          <w:rPr>
            <w:rStyle w:val="Hyperlink"/>
            <w:noProof/>
          </w:rPr>
          <w:t>3.2.238</w:t>
        </w:r>
        <w:r w:rsidR="00167323">
          <w:rPr>
            <w:rFonts w:asciiTheme="minorHAnsi" w:eastAsiaTheme="minorEastAsia" w:hAnsiTheme="minorHAnsi" w:cstheme="minorBidi"/>
            <w:b w:val="0"/>
            <w:noProof/>
            <w:sz w:val="22"/>
            <w:szCs w:val="22"/>
          </w:rPr>
          <w:tab/>
        </w:r>
        <w:r w:rsidR="00167323" w:rsidRPr="00BD37E9">
          <w:rPr>
            <w:rStyle w:val="Hyperlink"/>
            <w:noProof/>
          </w:rPr>
          <w:t>RVSR – PID $1556 – Remote Vehicle Start Disable History 6</w:t>
        </w:r>
        <w:r w:rsidR="00167323">
          <w:rPr>
            <w:noProof/>
            <w:webHidden/>
          </w:rPr>
          <w:tab/>
        </w:r>
        <w:r>
          <w:rPr>
            <w:noProof/>
            <w:webHidden/>
          </w:rPr>
          <w:fldChar w:fldCharType="begin"/>
        </w:r>
        <w:r w:rsidR="00167323">
          <w:rPr>
            <w:noProof/>
            <w:webHidden/>
          </w:rPr>
          <w:instrText xml:space="preserve"> PAGEREF _Toc223513041 \h </w:instrText>
        </w:r>
        <w:r>
          <w:rPr>
            <w:noProof/>
            <w:webHidden/>
          </w:rPr>
        </w:r>
        <w:r>
          <w:rPr>
            <w:noProof/>
            <w:webHidden/>
          </w:rPr>
          <w:fldChar w:fldCharType="separate"/>
        </w:r>
        <w:r w:rsidR="00167323">
          <w:rPr>
            <w:noProof/>
            <w:webHidden/>
          </w:rPr>
          <w:t>170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42" w:history="1">
        <w:r w:rsidR="00167323" w:rsidRPr="00BD37E9">
          <w:rPr>
            <w:rStyle w:val="Hyperlink"/>
            <w:noProof/>
          </w:rPr>
          <w:t>3.2.239</w:t>
        </w:r>
        <w:r w:rsidR="00167323">
          <w:rPr>
            <w:rFonts w:asciiTheme="minorHAnsi" w:eastAsiaTheme="minorEastAsia" w:hAnsiTheme="minorHAnsi" w:cstheme="minorBidi"/>
            <w:b w:val="0"/>
            <w:noProof/>
            <w:sz w:val="22"/>
            <w:szCs w:val="22"/>
          </w:rPr>
          <w:tab/>
        </w:r>
        <w:r w:rsidR="00167323" w:rsidRPr="00BD37E9">
          <w:rPr>
            <w:rStyle w:val="Hyperlink"/>
            <w:noProof/>
          </w:rPr>
          <w:t>RVSR – PID $1557 – Remote Vehicle Start Disable History 7</w:t>
        </w:r>
        <w:r w:rsidR="00167323">
          <w:rPr>
            <w:noProof/>
            <w:webHidden/>
          </w:rPr>
          <w:tab/>
        </w:r>
        <w:r>
          <w:rPr>
            <w:noProof/>
            <w:webHidden/>
          </w:rPr>
          <w:fldChar w:fldCharType="begin"/>
        </w:r>
        <w:r w:rsidR="00167323">
          <w:rPr>
            <w:noProof/>
            <w:webHidden/>
          </w:rPr>
          <w:instrText xml:space="preserve"> PAGEREF _Toc223513042 \h </w:instrText>
        </w:r>
        <w:r>
          <w:rPr>
            <w:noProof/>
            <w:webHidden/>
          </w:rPr>
        </w:r>
        <w:r>
          <w:rPr>
            <w:noProof/>
            <w:webHidden/>
          </w:rPr>
          <w:fldChar w:fldCharType="separate"/>
        </w:r>
        <w:r w:rsidR="00167323">
          <w:rPr>
            <w:noProof/>
            <w:webHidden/>
          </w:rPr>
          <w:t>171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43" w:history="1">
        <w:r w:rsidR="00167323" w:rsidRPr="00BD37E9">
          <w:rPr>
            <w:rStyle w:val="Hyperlink"/>
            <w:noProof/>
          </w:rPr>
          <w:t>3.2.240</w:t>
        </w:r>
        <w:r w:rsidR="00167323">
          <w:rPr>
            <w:rFonts w:asciiTheme="minorHAnsi" w:eastAsiaTheme="minorEastAsia" w:hAnsiTheme="minorHAnsi" w:cstheme="minorBidi"/>
            <w:b w:val="0"/>
            <w:noProof/>
            <w:sz w:val="22"/>
            <w:szCs w:val="22"/>
          </w:rPr>
          <w:tab/>
        </w:r>
        <w:r w:rsidR="00167323" w:rsidRPr="00BD37E9">
          <w:rPr>
            <w:rStyle w:val="Hyperlink"/>
            <w:noProof/>
          </w:rPr>
          <w:t>RVSR – PID $1558 – Remote Vehicle Start Disable History 8</w:t>
        </w:r>
        <w:r w:rsidR="00167323">
          <w:rPr>
            <w:noProof/>
            <w:webHidden/>
          </w:rPr>
          <w:tab/>
        </w:r>
        <w:r>
          <w:rPr>
            <w:noProof/>
            <w:webHidden/>
          </w:rPr>
          <w:fldChar w:fldCharType="begin"/>
        </w:r>
        <w:r w:rsidR="00167323">
          <w:rPr>
            <w:noProof/>
            <w:webHidden/>
          </w:rPr>
          <w:instrText xml:space="preserve"> PAGEREF _Toc223513043 \h </w:instrText>
        </w:r>
        <w:r>
          <w:rPr>
            <w:noProof/>
            <w:webHidden/>
          </w:rPr>
        </w:r>
        <w:r>
          <w:rPr>
            <w:noProof/>
            <w:webHidden/>
          </w:rPr>
          <w:fldChar w:fldCharType="separate"/>
        </w:r>
        <w:r w:rsidR="00167323">
          <w:rPr>
            <w:noProof/>
            <w:webHidden/>
          </w:rPr>
          <w:t>172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44" w:history="1">
        <w:r w:rsidR="00167323" w:rsidRPr="00BD37E9">
          <w:rPr>
            <w:rStyle w:val="Hyperlink"/>
            <w:noProof/>
          </w:rPr>
          <w:t>3.2.241</w:t>
        </w:r>
        <w:r w:rsidR="00167323">
          <w:rPr>
            <w:rFonts w:asciiTheme="minorHAnsi" w:eastAsiaTheme="minorEastAsia" w:hAnsiTheme="minorHAnsi" w:cstheme="minorBidi"/>
            <w:b w:val="0"/>
            <w:noProof/>
            <w:sz w:val="22"/>
            <w:szCs w:val="22"/>
          </w:rPr>
          <w:tab/>
        </w:r>
        <w:r w:rsidR="00167323" w:rsidRPr="00BD37E9">
          <w:rPr>
            <w:rStyle w:val="Hyperlink"/>
            <w:noProof/>
          </w:rPr>
          <w:t>IMOR – PID $1559 – Powertrain / Immobilizer Response Status</w:t>
        </w:r>
        <w:r w:rsidR="00167323">
          <w:rPr>
            <w:noProof/>
            <w:webHidden/>
          </w:rPr>
          <w:tab/>
        </w:r>
        <w:r>
          <w:rPr>
            <w:noProof/>
            <w:webHidden/>
          </w:rPr>
          <w:fldChar w:fldCharType="begin"/>
        </w:r>
        <w:r w:rsidR="00167323">
          <w:rPr>
            <w:noProof/>
            <w:webHidden/>
          </w:rPr>
          <w:instrText xml:space="preserve"> PAGEREF _Toc223513044 \h </w:instrText>
        </w:r>
        <w:r>
          <w:rPr>
            <w:noProof/>
            <w:webHidden/>
          </w:rPr>
        </w:r>
        <w:r>
          <w:rPr>
            <w:noProof/>
            <w:webHidden/>
          </w:rPr>
          <w:fldChar w:fldCharType="separate"/>
        </w:r>
        <w:r w:rsidR="00167323">
          <w:rPr>
            <w:noProof/>
            <w:webHidden/>
          </w:rPr>
          <w:t>173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45" w:history="1">
        <w:r w:rsidR="00167323" w:rsidRPr="00BD37E9">
          <w:rPr>
            <w:rStyle w:val="Hyperlink"/>
            <w:noProof/>
          </w:rPr>
          <w:t>3.2.242</w:t>
        </w:r>
        <w:r w:rsidR="00167323">
          <w:rPr>
            <w:rFonts w:asciiTheme="minorHAnsi" w:eastAsiaTheme="minorEastAsia" w:hAnsiTheme="minorHAnsi" w:cstheme="minorBidi"/>
            <w:b w:val="0"/>
            <w:noProof/>
            <w:sz w:val="22"/>
            <w:szCs w:val="22"/>
          </w:rPr>
          <w:tab/>
        </w:r>
        <w:r w:rsidR="00167323" w:rsidRPr="00BD37E9">
          <w:rPr>
            <w:rStyle w:val="Hyperlink"/>
            <w:noProof/>
          </w:rPr>
          <w:t>IMOR – PID $155A – Immobilizer Status</w:t>
        </w:r>
        <w:r w:rsidR="00167323">
          <w:rPr>
            <w:noProof/>
            <w:webHidden/>
          </w:rPr>
          <w:tab/>
        </w:r>
        <w:r>
          <w:rPr>
            <w:noProof/>
            <w:webHidden/>
          </w:rPr>
          <w:fldChar w:fldCharType="begin"/>
        </w:r>
        <w:r w:rsidR="00167323">
          <w:rPr>
            <w:noProof/>
            <w:webHidden/>
          </w:rPr>
          <w:instrText xml:space="preserve"> PAGEREF _Toc223513045 \h </w:instrText>
        </w:r>
        <w:r>
          <w:rPr>
            <w:noProof/>
            <w:webHidden/>
          </w:rPr>
        </w:r>
        <w:r>
          <w:rPr>
            <w:noProof/>
            <w:webHidden/>
          </w:rPr>
          <w:fldChar w:fldCharType="separate"/>
        </w:r>
        <w:r w:rsidR="00167323">
          <w:rPr>
            <w:noProof/>
            <w:webHidden/>
          </w:rPr>
          <w:t>174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46" w:history="1">
        <w:r w:rsidR="00167323" w:rsidRPr="00BD37E9">
          <w:rPr>
            <w:rStyle w:val="Hyperlink"/>
            <w:noProof/>
          </w:rPr>
          <w:t>3.2.243</w:t>
        </w:r>
        <w:r w:rsidR="00167323">
          <w:rPr>
            <w:rFonts w:asciiTheme="minorHAnsi" w:eastAsiaTheme="minorEastAsia" w:hAnsiTheme="minorHAnsi" w:cstheme="minorBidi"/>
            <w:b w:val="0"/>
            <w:noProof/>
            <w:sz w:val="22"/>
            <w:szCs w:val="22"/>
          </w:rPr>
          <w:tab/>
        </w:r>
        <w:r w:rsidR="00167323" w:rsidRPr="00BD37E9">
          <w:rPr>
            <w:rStyle w:val="Hyperlink"/>
            <w:noProof/>
          </w:rPr>
          <w:t>IMOR – PID $155B – Immobilizer Security Code Status</w:t>
        </w:r>
        <w:r w:rsidR="00167323">
          <w:rPr>
            <w:noProof/>
            <w:webHidden/>
          </w:rPr>
          <w:tab/>
        </w:r>
        <w:r>
          <w:rPr>
            <w:noProof/>
            <w:webHidden/>
          </w:rPr>
          <w:fldChar w:fldCharType="begin"/>
        </w:r>
        <w:r w:rsidR="00167323">
          <w:rPr>
            <w:noProof/>
            <w:webHidden/>
          </w:rPr>
          <w:instrText xml:space="preserve"> PAGEREF _Toc223513046 \h </w:instrText>
        </w:r>
        <w:r>
          <w:rPr>
            <w:noProof/>
            <w:webHidden/>
          </w:rPr>
        </w:r>
        <w:r>
          <w:rPr>
            <w:noProof/>
            <w:webHidden/>
          </w:rPr>
          <w:fldChar w:fldCharType="separate"/>
        </w:r>
        <w:r w:rsidR="00167323">
          <w:rPr>
            <w:noProof/>
            <w:webHidden/>
          </w:rPr>
          <w:t>175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47" w:history="1">
        <w:r w:rsidR="00167323" w:rsidRPr="00BD37E9">
          <w:rPr>
            <w:rStyle w:val="Hyperlink"/>
            <w:noProof/>
          </w:rPr>
          <w:t>3.2.244</w:t>
        </w:r>
        <w:r w:rsidR="00167323">
          <w:rPr>
            <w:rFonts w:asciiTheme="minorHAnsi" w:eastAsiaTheme="minorEastAsia" w:hAnsiTheme="minorHAnsi" w:cstheme="minorBidi"/>
            <w:b w:val="0"/>
            <w:noProof/>
            <w:sz w:val="22"/>
            <w:szCs w:val="22"/>
          </w:rPr>
          <w:tab/>
        </w:r>
        <w:r w:rsidR="00167323" w:rsidRPr="00BD37E9">
          <w:rPr>
            <w:rStyle w:val="Hyperlink"/>
            <w:noProof/>
          </w:rPr>
          <w:t>IMOR – PID $155C – Autolearn Counter</w:t>
        </w:r>
        <w:r w:rsidR="00167323">
          <w:rPr>
            <w:noProof/>
            <w:webHidden/>
          </w:rPr>
          <w:tab/>
        </w:r>
        <w:r>
          <w:rPr>
            <w:noProof/>
            <w:webHidden/>
          </w:rPr>
          <w:fldChar w:fldCharType="begin"/>
        </w:r>
        <w:r w:rsidR="00167323">
          <w:rPr>
            <w:noProof/>
            <w:webHidden/>
          </w:rPr>
          <w:instrText xml:space="preserve"> PAGEREF _Toc223513047 \h </w:instrText>
        </w:r>
        <w:r>
          <w:rPr>
            <w:noProof/>
            <w:webHidden/>
          </w:rPr>
        </w:r>
        <w:r>
          <w:rPr>
            <w:noProof/>
            <w:webHidden/>
          </w:rPr>
          <w:fldChar w:fldCharType="separate"/>
        </w:r>
        <w:r w:rsidR="00167323">
          <w:rPr>
            <w:noProof/>
            <w:webHidden/>
          </w:rPr>
          <w:t>175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48" w:history="1">
        <w:r w:rsidR="00167323" w:rsidRPr="00BD37E9">
          <w:rPr>
            <w:rStyle w:val="Hyperlink"/>
            <w:noProof/>
          </w:rPr>
          <w:t>3.2.245</w:t>
        </w:r>
        <w:r w:rsidR="00167323">
          <w:rPr>
            <w:rFonts w:asciiTheme="minorHAnsi" w:eastAsiaTheme="minorEastAsia" w:hAnsiTheme="minorHAnsi" w:cstheme="minorBidi"/>
            <w:b w:val="0"/>
            <w:noProof/>
            <w:sz w:val="22"/>
            <w:szCs w:val="22"/>
          </w:rPr>
          <w:tab/>
        </w:r>
        <w:r w:rsidR="00167323" w:rsidRPr="00BD37E9">
          <w:rPr>
            <w:rStyle w:val="Hyperlink"/>
            <w:noProof/>
          </w:rPr>
          <w:t>IMOR – PID $155D – Autolearn Delay Timer</w:t>
        </w:r>
        <w:r w:rsidR="00167323">
          <w:rPr>
            <w:noProof/>
            <w:webHidden/>
          </w:rPr>
          <w:tab/>
        </w:r>
        <w:r>
          <w:rPr>
            <w:noProof/>
            <w:webHidden/>
          </w:rPr>
          <w:fldChar w:fldCharType="begin"/>
        </w:r>
        <w:r w:rsidR="00167323">
          <w:rPr>
            <w:noProof/>
            <w:webHidden/>
          </w:rPr>
          <w:instrText xml:space="preserve"> PAGEREF _Toc223513048 \h </w:instrText>
        </w:r>
        <w:r>
          <w:rPr>
            <w:noProof/>
            <w:webHidden/>
          </w:rPr>
        </w:r>
        <w:r>
          <w:rPr>
            <w:noProof/>
            <w:webHidden/>
          </w:rPr>
          <w:fldChar w:fldCharType="separate"/>
        </w:r>
        <w:r w:rsidR="00167323">
          <w:rPr>
            <w:noProof/>
            <w:webHidden/>
          </w:rPr>
          <w:t>175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49" w:history="1">
        <w:r w:rsidR="00167323" w:rsidRPr="00BD37E9">
          <w:rPr>
            <w:rStyle w:val="Hyperlink"/>
            <w:noProof/>
          </w:rPr>
          <w:t>3.2.246</w:t>
        </w:r>
        <w:r w:rsidR="00167323">
          <w:rPr>
            <w:rFonts w:asciiTheme="minorHAnsi" w:eastAsiaTheme="minorEastAsia" w:hAnsiTheme="minorHAnsi" w:cstheme="minorBidi"/>
            <w:b w:val="0"/>
            <w:noProof/>
            <w:sz w:val="22"/>
            <w:szCs w:val="22"/>
          </w:rPr>
          <w:tab/>
        </w:r>
        <w:r w:rsidR="00167323" w:rsidRPr="00BD37E9">
          <w:rPr>
            <w:rStyle w:val="Hyperlink"/>
            <w:noProof/>
          </w:rPr>
          <w:t>IMOR – PID $155E – Tool Learn Delay Timer</w:t>
        </w:r>
        <w:r w:rsidR="00167323">
          <w:rPr>
            <w:noProof/>
            <w:webHidden/>
          </w:rPr>
          <w:tab/>
        </w:r>
        <w:r>
          <w:rPr>
            <w:noProof/>
            <w:webHidden/>
          </w:rPr>
          <w:fldChar w:fldCharType="begin"/>
        </w:r>
        <w:r w:rsidR="00167323">
          <w:rPr>
            <w:noProof/>
            <w:webHidden/>
          </w:rPr>
          <w:instrText xml:space="preserve"> PAGEREF _Toc223513049 \h </w:instrText>
        </w:r>
        <w:r>
          <w:rPr>
            <w:noProof/>
            <w:webHidden/>
          </w:rPr>
        </w:r>
        <w:r>
          <w:rPr>
            <w:noProof/>
            <w:webHidden/>
          </w:rPr>
          <w:fldChar w:fldCharType="separate"/>
        </w:r>
        <w:r w:rsidR="00167323">
          <w:rPr>
            <w:noProof/>
            <w:webHidden/>
          </w:rPr>
          <w:t>175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50" w:history="1">
        <w:r w:rsidR="00167323" w:rsidRPr="00BD37E9">
          <w:rPr>
            <w:rStyle w:val="Hyperlink"/>
            <w:noProof/>
          </w:rPr>
          <w:t>3.2.247</w:t>
        </w:r>
        <w:r w:rsidR="00167323">
          <w:rPr>
            <w:rFonts w:asciiTheme="minorHAnsi" w:eastAsiaTheme="minorEastAsia" w:hAnsiTheme="minorHAnsi" w:cstheme="minorBidi"/>
            <w:b w:val="0"/>
            <w:noProof/>
            <w:sz w:val="22"/>
            <w:szCs w:val="22"/>
          </w:rPr>
          <w:tab/>
        </w:r>
        <w:r w:rsidR="00167323" w:rsidRPr="00BD37E9">
          <w:rPr>
            <w:rStyle w:val="Hyperlink"/>
            <w:noProof/>
          </w:rPr>
          <w:t>IMOR – PID $155F – Immobilizer Pre Release Time</w:t>
        </w:r>
        <w:r w:rsidR="00167323">
          <w:rPr>
            <w:noProof/>
            <w:webHidden/>
          </w:rPr>
          <w:tab/>
        </w:r>
        <w:r>
          <w:rPr>
            <w:noProof/>
            <w:webHidden/>
          </w:rPr>
          <w:fldChar w:fldCharType="begin"/>
        </w:r>
        <w:r w:rsidR="00167323">
          <w:rPr>
            <w:noProof/>
            <w:webHidden/>
          </w:rPr>
          <w:instrText xml:space="preserve"> PAGEREF _Toc223513050 \h </w:instrText>
        </w:r>
        <w:r>
          <w:rPr>
            <w:noProof/>
            <w:webHidden/>
          </w:rPr>
        </w:r>
        <w:r>
          <w:rPr>
            <w:noProof/>
            <w:webHidden/>
          </w:rPr>
          <w:fldChar w:fldCharType="separate"/>
        </w:r>
        <w:r w:rsidR="00167323">
          <w:rPr>
            <w:noProof/>
            <w:webHidden/>
          </w:rPr>
          <w:t>176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51" w:history="1">
        <w:r w:rsidR="00167323" w:rsidRPr="00BD37E9">
          <w:rPr>
            <w:rStyle w:val="Hyperlink"/>
            <w:noProof/>
          </w:rPr>
          <w:t>3.2.248</w:t>
        </w:r>
        <w:r w:rsidR="00167323">
          <w:rPr>
            <w:rFonts w:asciiTheme="minorHAnsi" w:eastAsiaTheme="minorEastAsia" w:hAnsiTheme="minorHAnsi" w:cstheme="minorBidi"/>
            <w:b w:val="0"/>
            <w:noProof/>
            <w:sz w:val="22"/>
            <w:szCs w:val="22"/>
          </w:rPr>
          <w:tab/>
        </w:r>
        <w:r w:rsidR="00167323" w:rsidRPr="00BD37E9">
          <w:rPr>
            <w:rStyle w:val="Hyperlink"/>
            <w:noProof/>
          </w:rPr>
          <w:t>AIRR – PID $1560 – Secondary Air Injection Diagnostic Results</w:t>
        </w:r>
        <w:r w:rsidR="00167323">
          <w:rPr>
            <w:noProof/>
            <w:webHidden/>
          </w:rPr>
          <w:tab/>
        </w:r>
        <w:r>
          <w:rPr>
            <w:noProof/>
            <w:webHidden/>
          </w:rPr>
          <w:fldChar w:fldCharType="begin"/>
        </w:r>
        <w:r w:rsidR="00167323">
          <w:rPr>
            <w:noProof/>
            <w:webHidden/>
          </w:rPr>
          <w:instrText xml:space="preserve"> PAGEREF _Toc223513051 \h </w:instrText>
        </w:r>
        <w:r>
          <w:rPr>
            <w:noProof/>
            <w:webHidden/>
          </w:rPr>
        </w:r>
        <w:r>
          <w:rPr>
            <w:noProof/>
            <w:webHidden/>
          </w:rPr>
          <w:fldChar w:fldCharType="separate"/>
        </w:r>
        <w:r w:rsidR="00167323">
          <w:rPr>
            <w:noProof/>
            <w:webHidden/>
          </w:rPr>
          <w:t>176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52" w:history="1">
        <w:r w:rsidR="00167323" w:rsidRPr="00BD37E9">
          <w:rPr>
            <w:rStyle w:val="Hyperlink"/>
            <w:noProof/>
          </w:rPr>
          <w:t>3.2.249</w:t>
        </w:r>
        <w:r w:rsidR="00167323">
          <w:rPr>
            <w:rFonts w:asciiTheme="minorHAnsi" w:eastAsiaTheme="minorEastAsia" w:hAnsiTheme="minorHAnsi" w:cstheme="minorBidi"/>
            <w:b w:val="0"/>
            <w:noProof/>
            <w:sz w:val="22"/>
            <w:szCs w:val="22"/>
          </w:rPr>
          <w:tab/>
        </w:r>
        <w:r w:rsidR="00167323" w:rsidRPr="00BD37E9">
          <w:rPr>
            <w:rStyle w:val="Hyperlink"/>
            <w:noProof/>
          </w:rPr>
          <w:t>EOPR – PID $1561 – Predicted Engine Oil Pressure</w:t>
        </w:r>
        <w:r w:rsidR="00167323">
          <w:rPr>
            <w:noProof/>
            <w:webHidden/>
          </w:rPr>
          <w:tab/>
        </w:r>
        <w:r>
          <w:rPr>
            <w:noProof/>
            <w:webHidden/>
          </w:rPr>
          <w:fldChar w:fldCharType="begin"/>
        </w:r>
        <w:r w:rsidR="00167323">
          <w:rPr>
            <w:noProof/>
            <w:webHidden/>
          </w:rPr>
          <w:instrText xml:space="preserve"> PAGEREF _Toc223513052 \h </w:instrText>
        </w:r>
        <w:r>
          <w:rPr>
            <w:noProof/>
            <w:webHidden/>
          </w:rPr>
        </w:r>
        <w:r>
          <w:rPr>
            <w:noProof/>
            <w:webHidden/>
          </w:rPr>
          <w:fldChar w:fldCharType="separate"/>
        </w:r>
        <w:r w:rsidR="00167323">
          <w:rPr>
            <w:noProof/>
            <w:webHidden/>
          </w:rPr>
          <w:t>177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53" w:history="1">
        <w:r w:rsidR="00167323" w:rsidRPr="00BD37E9">
          <w:rPr>
            <w:rStyle w:val="Hyperlink"/>
            <w:noProof/>
          </w:rPr>
          <w:t>3.2.250</w:t>
        </w:r>
        <w:r w:rsidR="00167323">
          <w:rPr>
            <w:rFonts w:asciiTheme="minorHAnsi" w:eastAsiaTheme="minorEastAsia" w:hAnsiTheme="minorHAnsi" w:cstheme="minorBidi"/>
            <w:b w:val="0"/>
            <w:noProof/>
            <w:sz w:val="22"/>
            <w:szCs w:val="22"/>
          </w:rPr>
          <w:tab/>
        </w:r>
        <w:r w:rsidR="00167323" w:rsidRPr="00BD37E9">
          <w:rPr>
            <w:rStyle w:val="Hyperlink"/>
            <w:noProof/>
          </w:rPr>
          <w:t>EOPR – PID $1563 – Filtered Engine Oil Pressure Weighted Residual</w:t>
        </w:r>
        <w:r w:rsidR="00167323">
          <w:rPr>
            <w:noProof/>
            <w:webHidden/>
          </w:rPr>
          <w:tab/>
        </w:r>
        <w:r>
          <w:rPr>
            <w:noProof/>
            <w:webHidden/>
          </w:rPr>
          <w:fldChar w:fldCharType="begin"/>
        </w:r>
        <w:r w:rsidR="00167323">
          <w:rPr>
            <w:noProof/>
            <w:webHidden/>
          </w:rPr>
          <w:instrText xml:space="preserve"> PAGEREF _Toc223513053 \h </w:instrText>
        </w:r>
        <w:r>
          <w:rPr>
            <w:noProof/>
            <w:webHidden/>
          </w:rPr>
        </w:r>
        <w:r>
          <w:rPr>
            <w:noProof/>
            <w:webHidden/>
          </w:rPr>
          <w:fldChar w:fldCharType="separate"/>
        </w:r>
        <w:r w:rsidR="00167323">
          <w:rPr>
            <w:noProof/>
            <w:webHidden/>
          </w:rPr>
          <w:t>177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54" w:history="1">
        <w:r w:rsidR="00167323" w:rsidRPr="00BD37E9">
          <w:rPr>
            <w:rStyle w:val="Hyperlink"/>
            <w:noProof/>
          </w:rPr>
          <w:t>3.2.251</w:t>
        </w:r>
        <w:r w:rsidR="00167323">
          <w:rPr>
            <w:rFonts w:asciiTheme="minorHAnsi" w:eastAsiaTheme="minorEastAsia" w:hAnsiTheme="minorHAnsi" w:cstheme="minorBidi"/>
            <w:b w:val="0"/>
            <w:noProof/>
            <w:sz w:val="22"/>
            <w:szCs w:val="22"/>
          </w:rPr>
          <w:tab/>
        </w:r>
        <w:r w:rsidR="00167323" w:rsidRPr="00BD37E9">
          <w:rPr>
            <w:rStyle w:val="Hyperlink"/>
            <w:noProof/>
          </w:rPr>
          <w:t>ACCR – PID $1564 – Air Conditioning Refrigerant High Side Fluid Pressure</w:t>
        </w:r>
        <w:r w:rsidR="00167323">
          <w:rPr>
            <w:noProof/>
            <w:webHidden/>
          </w:rPr>
          <w:tab/>
        </w:r>
        <w:r>
          <w:rPr>
            <w:noProof/>
            <w:webHidden/>
          </w:rPr>
          <w:fldChar w:fldCharType="begin"/>
        </w:r>
        <w:r w:rsidR="00167323">
          <w:rPr>
            <w:noProof/>
            <w:webHidden/>
          </w:rPr>
          <w:instrText xml:space="preserve"> PAGEREF _Toc223513054 \h </w:instrText>
        </w:r>
        <w:r>
          <w:rPr>
            <w:noProof/>
            <w:webHidden/>
          </w:rPr>
        </w:r>
        <w:r>
          <w:rPr>
            <w:noProof/>
            <w:webHidden/>
          </w:rPr>
          <w:fldChar w:fldCharType="separate"/>
        </w:r>
        <w:r w:rsidR="00167323">
          <w:rPr>
            <w:noProof/>
            <w:webHidden/>
          </w:rPr>
          <w:t>177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55" w:history="1">
        <w:r w:rsidR="00167323" w:rsidRPr="00BD37E9">
          <w:rPr>
            <w:rStyle w:val="Hyperlink"/>
            <w:noProof/>
          </w:rPr>
          <w:t>3.2.252</w:t>
        </w:r>
        <w:r w:rsidR="00167323">
          <w:rPr>
            <w:rFonts w:asciiTheme="minorHAnsi" w:eastAsiaTheme="minorEastAsia" w:hAnsiTheme="minorHAnsi" w:cstheme="minorBidi"/>
            <w:b w:val="0"/>
            <w:noProof/>
            <w:sz w:val="22"/>
            <w:szCs w:val="22"/>
          </w:rPr>
          <w:tab/>
        </w:r>
        <w:r w:rsidR="00167323" w:rsidRPr="00BD37E9">
          <w:rPr>
            <w:rStyle w:val="Hyperlink"/>
            <w:noProof/>
          </w:rPr>
          <w:t>EVPR – PID $1565 – Evaporative Emissions Service Bay Test Denial Reason</w:t>
        </w:r>
        <w:r w:rsidR="00167323">
          <w:rPr>
            <w:noProof/>
            <w:webHidden/>
          </w:rPr>
          <w:tab/>
        </w:r>
        <w:r>
          <w:rPr>
            <w:noProof/>
            <w:webHidden/>
          </w:rPr>
          <w:fldChar w:fldCharType="begin"/>
        </w:r>
        <w:r w:rsidR="00167323">
          <w:rPr>
            <w:noProof/>
            <w:webHidden/>
          </w:rPr>
          <w:instrText xml:space="preserve"> PAGEREF _Toc223513055 \h </w:instrText>
        </w:r>
        <w:r>
          <w:rPr>
            <w:noProof/>
            <w:webHidden/>
          </w:rPr>
        </w:r>
        <w:r>
          <w:rPr>
            <w:noProof/>
            <w:webHidden/>
          </w:rPr>
          <w:fldChar w:fldCharType="separate"/>
        </w:r>
        <w:r w:rsidR="00167323">
          <w:rPr>
            <w:noProof/>
            <w:webHidden/>
          </w:rPr>
          <w:t>177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56" w:history="1">
        <w:r w:rsidR="00167323" w:rsidRPr="00BD37E9">
          <w:rPr>
            <w:rStyle w:val="Hyperlink"/>
            <w:noProof/>
          </w:rPr>
          <w:t>3.2.253</w:t>
        </w:r>
        <w:r w:rsidR="00167323">
          <w:rPr>
            <w:rFonts w:asciiTheme="minorHAnsi" w:eastAsiaTheme="minorEastAsia" w:hAnsiTheme="minorHAnsi" w:cstheme="minorBidi"/>
            <w:b w:val="0"/>
            <w:noProof/>
            <w:sz w:val="22"/>
            <w:szCs w:val="22"/>
          </w:rPr>
          <w:tab/>
        </w:r>
        <w:r w:rsidR="00167323" w:rsidRPr="00BD37E9">
          <w:rPr>
            <w:rStyle w:val="Hyperlink"/>
            <w:noProof/>
          </w:rPr>
          <w:t>EVPR – PID $1566 – Engine Off Natural Vacuum Service Bay Test Abort Reason</w:t>
        </w:r>
        <w:r w:rsidR="00167323">
          <w:rPr>
            <w:noProof/>
            <w:webHidden/>
          </w:rPr>
          <w:tab/>
        </w:r>
        <w:r>
          <w:rPr>
            <w:noProof/>
            <w:webHidden/>
          </w:rPr>
          <w:fldChar w:fldCharType="begin"/>
        </w:r>
        <w:r w:rsidR="00167323">
          <w:rPr>
            <w:noProof/>
            <w:webHidden/>
          </w:rPr>
          <w:instrText xml:space="preserve"> PAGEREF _Toc223513056 \h </w:instrText>
        </w:r>
        <w:r>
          <w:rPr>
            <w:noProof/>
            <w:webHidden/>
          </w:rPr>
        </w:r>
        <w:r>
          <w:rPr>
            <w:noProof/>
            <w:webHidden/>
          </w:rPr>
          <w:fldChar w:fldCharType="separate"/>
        </w:r>
        <w:r w:rsidR="00167323">
          <w:rPr>
            <w:noProof/>
            <w:webHidden/>
          </w:rPr>
          <w:t>178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57" w:history="1">
        <w:r w:rsidR="00167323" w:rsidRPr="00BD37E9">
          <w:rPr>
            <w:rStyle w:val="Hyperlink"/>
            <w:noProof/>
          </w:rPr>
          <w:t>3.2.254</w:t>
        </w:r>
        <w:r w:rsidR="00167323">
          <w:rPr>
            <w:rFonts w:asciiTheme="minorHAnsi" w:eastAsiaTheme="minorEastAsia" w:hAnsiTheme="minorHAnsi" w:cstheme="minorBidi"/>
            <w:b w:val="0"/>
            <w:noProof/>
            <w:sz w:val="22"/>
            <w:szCs w:val="22"/>
          </w:rPr>
          <w:tab/>
        </w:r>
        <w:r w:rsidR="00167323" w:rsidRPr="00BD37E9">
          <w:rPr>
            <w:rStyle w:val="Hyperlink"/>
            <w:noProof/>
          </w:rPr>
          <w:t>EVPR – PID $1567 – Engine Off Natural Vacuum Service Test Denial Reason</w:t>
        </w:r>
        <w:r w:rsidR="00167323">
          <w:rPr>
            <w:noProof/>
            <w:webHidden/>
          </w:rPr>
          <w:tab/>
        </w:r>
        <w:r>
          <w:rPr>
            <w:noProof/>
            <w:webHidden/>
          </w:rPr>
          <w:fldChar w:fldCharType="begin"/>
        </w:r>
        <w:r w:rsidR="00167323">
          <w:rPr>
            <w:noProof/>
            <w:webHidden/>
          </w:rPr>
          <w:instrText xml:space="preserve"> PAGEREF _Toc223513057 \h </w:instrText>
        </w:r>
        <w:r>
          <w:rPr>
            <w:noProof/>
            <w:webHidden/>
          </w:rPr>
        </w:r>
        <w:r>
          <w:rPr>
            <w:noProof/>
            <w:webHidden/>
          </w:rPr>
          <w:fldChar w:fldCharType="separate"/>
        </w:r>
        <w:r w:rsidR="00167323">
          <w:rPr>
            <w:noProof/>
            <w:webHidden/>
          </w:rPr>
          <w:t>178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58" w:history="1">
        <w:r w:rsidR="00167323" w:rsidRPr="00BD37E9">
          <w:rPr>
            <w:rStyle w:val="Hyperlink"/>
            <w:noProof/>
          </w:rPr>
          <w:t>3.2.255</w:t>
        </w:r>
        <w:r w:rsidR="00167323">
          <w:rPr>
            <w:rFonts w:asciiTheme="minorHAnsi" w:eastAsiaTheme="minorEastAsia" w:hAnsiTheme="minorHAnsi" w:cstheme="minorBidi"/>
            <w:b w:val="0"/>
            <w:noProof/>
            <w:sz w:val="22"/>
            <w:szCs w:val="22"/>
          </w:rPr>
          <w:tab/>
        </w:r>
        <w:r w:rsidR="00167323" w:rsidRPr="00BD37E9">
          <w:rPr>
            <w:rStyle w:val="Hyperlink"/>
            <w:noProof/>
          </w:rPr>
          <w:t>EVPR – PID $1568 – Engine Off Natural Vacuum Service Bay Test Result</w:t>
        </w:r>
        <w:r w:rsidR="00167323">
          <w:rPr>
            <w:noProof/>
            <w:webHidden/>
          </w:rPr>
          <w:tab/>
        </w:r>
        <w:r>
          <w:rPr>
            <w:noProof/>
            <w:webHidden/>
          </w:rPr>
          <w:fldChar w:fldCharType="begin"/>
        </w:r>
        <w:r w:rsidR="00167323">
          <w:rPr>
            <w:noProof/>
            <w:webHidden/>
          </w:rPr>
          <w:instrText xml:space="preserve"> PAGEREF _Toc223513058 \h </w:instrText>
        </w:r>
        <w:r>
          <w:rPr>
            <w:noProof/>
            <w:webHidden/>
          </w:rPr>
        </w:r>
        <w:r>
          <w:rPr>
            <w:noProof/>
            <w:webHidden/>
          </w:rPr>
          <w:fldChar w:fldCharType="separate"/>
        </w:r>
        <w:r w:rsidR="00167323">
          <w:rPr>
            <w:noProof/>
            <w:webHidden/>
          </w:rPr>
          <w:t>178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59" w:history="1">
        <w:r w:rsidR="00167323" w:rsidRPr="00BD37E9">
          <w:rPr>
            <w:rStyle w:val="Hyperlink"/>
            <w:noProof/>
          </w:rPr>
          <w:t>3.2.256</w:t>
        </w:r>
        <w:r w:rsidR="00167323">
          <w:rPr>
            <w:rFonts w:asciiTheme="minorHAnsi" w:eastAsiaTheme="minorEastAsia" w:hAnsiTheme="minorHAnsi" w:cstheme="minorBidi"/>
            <w:b w:val="0"/>
            <w:noProof/>
            <w:sz w:val="22"/>
            <w:szCs w:val="22"/>
          </w:rPr>
          <w:tab/>
        </w:r>
        <w:r w:rsidR="00167323" w:rsidRPr="00BD37E9">
          <w:rPr>
            <w:rStyle w:val="Hyperlink"/>
            <w:noProof/>
          </w:rPr>
          <w:t>EVPR – PID $1569 – Remaining Distance to Enable Engine Off Natural Vacuum Service Bay Test</w:t>
        </w:r>
        <w:r w:rsidR="00167323">
          <w:rPr>
            <w:noProof/>
            <w:webHidden/>
          </w:rPr>
          <w:tab/>
        </w:r>
        <w:r>
          <w:rPr>
            <w:noProof/>
            <w:webHidden/>
          </w:rPr>
          <w:fldChar w:fldCharType="begin"/>
        </w:r>
        <w:r w:rsidR="00167323">
          <w:rPr>
            <w:noProof/>
            <w:webHidden/>
          </w:rPr>
          <w:instrText xml:space="preserve"> PAGEREF _Toc223513059 \h </w:instrText>
        </w:r>
        <w:r>
          <w:rPr>
            <w:noProof/>
            <w:webHidden/>
          </w:rPr>
        </w:r>
        <w:r>
          <w:rPr>
            <w:noProof/>
            <w:webHidden/>
          </w:rPr>
          <w:fldChar w:fldCharType="separate"/>
        </w:r>
        <w:r w:rsidR="00167323">
          <w:rPr>
            <w:noProof/>
            <w:webHidden/>
          </w:rPr>
          <w:t>179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60" w:history="1">
        <w:r w:rsidR="00167323" w:rsidRPr="00BD37E9">
          <w:rPr>
            <w:rStyle w:val="Hyperlink"/>
            <w:noProof/>
          </w:rPr>
          <w:t>3.2.257</w:t>
        </w:r>
        <w:r w:rsidR="00167323">
          <w:rPr>
            <w:rFonts w:asciiTheme="minorHAnsi" w:eastAsiaTheme="minorEastAsia" w:hAnsiTheme="minorHAnsi" w:cstheme="minorBidi"/>
            <w:b w:val="0"/>
            <w:noProof/>
            <w:sz w:val="22"/>
            <w:szCs w:val="22"/>
          </w:rPr>
          <w:tab/>
        </w:r>
        <w:r w:rsidR="00167323" w:rsidRPr="00BD37E9">
          <w:rPr>
            <w:rStyle w:val="Hyperlink"/>
            <w:noProof/>
          </w:rPr>
          <w:t>EVPR – PID $156A – Remaining Engine Run Time to Enable Engine Off Natural Vacuum Service Bay Test</w:t>
        </w:r>
        <w:r w:rsidR="00167323">
          <w:rPr>
            <w:noProof/>
            <w:webHidden/>
          </w:rPr>
          <w:tab/>
        </w:r>
        <w:r>
          <w:rPr>
            <w:noProof/>
            <w:webHidden/>
          </w:rPr>
          <w:fldChar w:fldCharType="begin"/>
        </w:r>
        <w:r w:rsidR="00167323">
          <w:rPr>
            <w:noProof/>
            <w:webHidden/>
          </w:rPr>
          <w:instrText xml:space="preserve"> PAGEREF _Toc223513060 \h </w:instrText>
        </w:r>
        <w:r>
          <w:rPr>
            <w:noProof/>
            <w:webHidden/>
          </w:rPr>
        </w:r>
        <w:r>
          <w:rPr>
            <w:noProof/>
            <w:webHidden/>
          </w:rPr>
          <w:fldChar w:fldCharType="separate"/>
        </w:r>
        <w:r w:rsidR="00167323">
          <w:rPr>
            <w:noProof/>
            <w:webHidden/>
          </w:rPr>
          <w:t>179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61" w:history="1">
        <w:r w:rsidR="00167323" w:rsidRPr="00BD37E9">
          <w:rPr>
            <w:rStyle w:val="Hyperlink"/>
            <w:noProof/>
          </w:rPr>
          <w:t>3.2.258</w:t>
        </w:r>
        <w:r w:rsidR="00167323">
          <w:rPr>
            <w:rFonts w:asciiTheme="minorHAnsi" w:eastAsiaTheme="minorEastAsia" w:hAnsiTheme="minorHAnsi" w:cstheme="minorBidi"/>
            <w:b w:val="0"/>
            <w:noProof/>
            <w:sz w:val="22"/>
            <w:szCs w:val="22"/>
          </w:rPr>
          <w:tab/>
        </w:r>
        <w:r w:rsidR="00167323" w:rsidRPr="00BD37E9">
          <w:rPr>
            <w:rStyle w:val="Hyperlink"/>
            <w:noProof/>
          </w:rPr>
          <w:t>FADR – PID $156C – Fuel Adjustment System Diagnostic State</w:t>
        </w:r>
        <w:r w:rsidR="00167323">
          <w:rPr>
            <w:noProof/>
            <w:webHidden/>
          </w:rPr>
          <w:tab/>
        </w:r>
        <w:r>
          <w:rPr>
            <w:noProof/>
            <w:webHidden/>
          </w:rPr>
          <w:fldChar w:fldCharType="begin"/>
        </w:r>
        <w:r w:rsidR="00167323">
          <w:rPr>
            <w:noProof/>
            <w:webHidden/>
          </w:rPr>
          <w:instrText xml:space="preserve"> PAGEREF _Toc223513061 \h </w:instrText>
        </w:r>
        <w:r>
          <w:rPr>
            <w:noProof/>
            <w:webHidden/>
          </w:rPr>
        </w:r>
        <w:r>
          <w:rPr>
            <w:noProof/>
            <w:webHidden/>
          </w:rPr>
          <w:fldChar w:fldCharType="separate"/>
        </w:r>
        <w:r w:rsidR="00167323">
          <w:rPr>
            <w:noProof/>
            <w:webHidden/>
          </w:rPr>
          <w:t>179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62" w:history="1">
        <w:r w:rsidR="00167323" w:rsidRPr="00BD37E9">
          <w:rPr>
            <w:rStyle w:val="Hyperlink"/>
            <w:noProof/>
          </w:rPr>
          <w:t>3.2.259</w:t>
        </w:r>
        <w:r w:rsidR="00167323">
          <w:rPr>
            <w:rFonts w:asciiTheme="minorHAnsi" w:eastAsiaTheme="minorEastAsia" w:hAnsiTheme="minorHAnsi" w:cstheme="minorBidi"/>
            <w:b w:val="0"/>
            <w:noProof/>
            <w:sz w:val="22"/>
            <w:szCs w:val="22"/>
          </w:rPr>
          <w:tab/>
        </w:r>
        <w:r w:rsidR="00167323" w:rsidRPr="00BD37E9">
          <w:rPr>
            <w:rStyle w:val="Hyperlink"/>
            <w:noProof/>
          </w:rPr>
          <w:t>FADR – PID $156D – Fuel Adjustment System Diagnostic Intrusive Test State</w:t>
        </w:r>
        <w:r w:rsidR="00167323">
          <w:rPr>
            <w:noProof/>
            <w:webHidden/>
          </w:rPr>
          <w:tab/>
        </w:r>
        <w:r>
          <w:rPr>
            <w:noProof/>
            <w:webHidden/>
          </w:rPr>
          <w:fldChar w:fldCharType="begin"/>
        </w:r>
        <w:r w:rsidR="00167323">
          <w:rPr>
            <w:noProof/>
            <w:webHidden/>
          </w:rPr>
          <w:instrText xml:space="preserve"> PAGEREF _Toc223513062 \h </w:instrText>
        </w:r>
        <w:r>
          <w:rPr>
            <w:noProof/>
            <w:webHidden/>
          </w:rPr>
        </w:r>
        <w:r>
          <w:rPr>
            <w:noProof/>
            <w:webHidden/>
          </w:rPr>
          <w:fldChar w:fldCharType="separate"/>
        </w:r>
        <w:r w:rsidR="00167323">
          <w:rPr>
            <w:noProof/>
            <w:webHidden/>
          </w:rPr>
          <w:t>179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63" w:history="1">
        <w:r w:rsidR="00167323" w:rsidRPr="00BD37E9">
          <w:rPr>
            <w:rStyle w:val="Hyperlink"/>
            <w:noProof/>
          </w:rPr>
          <w:t>3.2.260</w:t>
        </w:r>
        <w:r w:rsidR="00167323">
          <w:rPr>
            <w:rFonts w:asciiTheme="minorHAnsi" w:eastAsiaTheme="minorEastAsia" w:hAnsiTheme="minorHAnsi" w:cstheme="minorBidi"/>
            <w:b w:val="0"/>
            <w:noProof/>
            <w:sz w:val="22"/>
            <w:szCs w:val="22"/>
          </w:rPr>
          <w:tab/>
        </w:r>
        <w:r w:rsidR="00167323" w:rsidRPr="00BD37E9">
          <w:rPr>
            <w:rStyle w:val="Hyperlink"/>
            <w:noProof/>
          </w:rPr>
          <w:t>FADR – PID $156E – Filtered Non Purge Long Term Fuel Trim State Bank 1</w:t>
        </w:r>
        <w:r w:rsidR="00167323">
          <w:rPr>
            <w:noProof/>
            <w:webHidden/>
          </w:rPr>
          <w:tab/>
        </w:r>
        <w:r>
          <w:rPr>
            <w:noProof/>
            <w:webHidden/>
          </w:rPr>
          <w:fldChar w:fldCharType="begin"/>
        </w:r>
        <w:r w:rsidR="00167323">
          <w:rPr>
            <w:noProof/>
            <w:webHidden/>
          </w:rPr>
          <w:instrText xml:space="preserve"> PAGEREF _Toc223513063 \h </w:instrText>
        </w:r>
        <w:r>
          <w:rPr>
            <w:noProof/>
            <w:webHidden/>
          </w:rPr>
        </w:r>
        <w:r>
          <w:rPr>
            <w:noProof/>
            <w:webHidden/>
          </w:rPr>
          <w:fldChar w:fldCharType="separate"/>
        </w:r>
        <w:r w:rsidR="00167323">
          <w:rPr>
            <w:noProof/>
            <w:webHidden/>
          </w:rPr>
          <w:t>180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64" w:history="1">
        <w:r w:rsidR="00167323" w:rsidRPr="00BD37E9">
          <w:rPr>
            <w:rStyle w:val="Hyperlink"/>
            <w:noProof/>
          </w:rPr>
          <w:t>3.2.261</w:t>
        </w:r>
        <w:r w:rsidR="00167323">
          <w:rPr>
            <w:rFonts w:asciiTheme="minorHAnsi" w:eastAsiaTheme="minorEastAsia" w:hAnsiTheme="minorHAnsi" w:cstheme="minorBidi"/>
            <w:b w:val="0"/>
            <w:noProof/>
            <w:sz w:val="22"/>
            <w:szCs w:val="22"/>
          </w:rPr>
          <w:tab/>
        </w:r>
        <w:r w:rsidR="00167323" w:rsidRPr="00BD37E9">
          <w:rPr>
            <w:rStyle w:val="Hyperlink"/>
            <w:noProof/>
          </w:rPr>
          <w:t>FADR – PID $156F – Filtered Non Purge Long Term Fuel Trim State Bank 2</w:t>
        </w:r>
        <w:r w:rsidR="00167323">
          <w:rPr>
            <w:noProof/>
            <w:webHidden/>
          </w:rPr>
          <w:tab/>
        </w:r>
        <w:r>
          <w:rPr>
            <w:noProof/>
            <w:webHidden/>
          </w:rPr>
          <w:fldChar w:fldCharType="begin"/>
        </w:r>
        <w:r w:rsidR="00167323">
          <w:rPr>
            <w:noProof/>
            <w:webHidden/>
          </w:rPr>
          <w:instrText xml:space="preserve"> PAGEREF _Toc223513064 \h </w:instrText>
        </w:r>
        <w:r>
          <w:rPr>
            <w:noProof/>
            <w:webHidden/>
          </w:rPr>
        </w:r>
        <w:r>
          <w:rPr>
            <w:noProof/>
            <w:webHidden/>
          </w:rPr>
          <w:fldChar w:fldCharType="separate"/>
        </w:r>
        <w:r w:rsidR="00167323">
          <w:rPr>
            <w:noProof/>
            <w:webHidden/>
          </w:rPr>
          <w:t>180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65" w:history="1">
        <w:r w:rsidR="00167323" w:rsidRPr="00BD37E9">
          <w:rPr>
            <w:rStyle w:val="Hyperlink"/>
            <w:noProof/>
          </w:rPr>
          <w:t>3.2.262</w:t>
        </w:r>
        <w:r w:rsidR="00167323">
          <w:rPr>
            <w:rFonts w:asciiTheme="minorHAnsi" w:eastAsiaTheme="minorEastAsia" w:hAnsiTheme="minorHAnsi" w:cstheme="minorBidi"/>
            <w:b w:val="0"/>
            <w:noProof/>
            <w:sz w:val="22"/>
            <w:szCs w:val="22"/>
          </w:rPr>
          <w:tab/>
        </w:r>
        <w:r w:rsidR="00167323" w:rsidRPr="00BD37E9">
          <w:rPr>
            <w:rStyle w:val="Hyperlink"/>
            <w:noProof/>
          </w:rPr>
          <w:t>FADR – PID $1570 – Filtered Short Term Fuel Trim Bank 1</w:t>
        </w:r>
        <w:r w:rsidR="00167323">
          <w:rPr>
            <w:noProof/>
            <w:webHidden/>
          </w:rPr>
          <w:tab/>
        </w:r>
        <w:r>
          <w:rPr>
            <w:noProof/>
            <w:webHidden/>
          </w:rPr>
          <w:fldChar w:fldCharType="begin"/>
        </w:r>
        <w:r w:rsidR="00167323">
          <w:rPr>
            <w:noProof/>
            <w:webHidden/>
          </w:rPr>
          <w:instrText xml:space="preserve"> PAGEREF _Toc223513065 \h </w:instrText>
        </w:r>
        <w:r>
          <w:rPr>
            <w:noProof/>
            <w:webHidden/>
          </w:rPr>
        </w:r>
        <w:r>
          <w:rPr>
            <w:noProof/>
            <w:webHidden/>
          </w:rPr>
          <w:fldChar w:fldCharType="separate"/>
        </w:r>
        <w:r w:rsidR="00167323">
          <w:rPr>
            <w:noProof/>
            <w:webHidden/>
          </w:rPr>
          <w:t>180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66" w:history="1">
        <w:r w:rsidR="00167323" w:rsidRPr="00BD37E9">
          <w:rPr>
            <w:rStyle w:val="Hyperlink"/>
            <w:noProof/>
          </w:rPr>
          <w:t>3.2.263</w:t>
        </w:r>
        <w:r w:rsidR="00167323">
          <w:rPr>
            <w:rFonts w:asciiTheme="minorHAnsi" w:eastAsiaTheme="minorEastAsia" w:hAnsiTheme="minorHAnsi" w:cstheme="minorBidi"/>
            <w:b w:val="0"/>
            <w:noProof/>
            <w:sz w:val="22"/>
            <w:szCs w:val="22"/>
          </w:rPr>
          <w:tab/>
        </w:r>
        <w:r w:rsidR="00167323" w:rsidRPr="00BD37E9">
          <w:rPr>
            <w:rStyle w:val="Hyperlink"/>
            <w:noProof/>
          </w:rPr>
          <w:t>FADR – PID $1571 – Filtered Short Term Fuel Trim Bank 2</w:t>
        </w:r>
        <w:r w:rsidR="00167323">
          <w:rPr>
            <w:noProof/>
            <w:webHidden/>
          </w:rPr>
          <w:tab/>
        </w:r>
        <w:r>
          <w:rPr>
            <w:noProof/>
            <w:webHidden/>
          </w:rPr>
          <w:fldChar w:fldCharType="begin"/>
        </w:r>
        <w:r w:rsidR="00167323">
          <w:rPr>
            <w:noProof/>
            <w:webHidden/>
          </w:rPr>
          <w:instrText xml:space="preserve"> PAGEREF _Toc223513066 \h </w:instrText>
        </w:r>
        <w:r>
          <w:rPr>
            <w:noProof/>
            <w:webHidden/>
          </w:rPr>
        </w:r>
        <w:r>
          <w:rPr>
            <w:noProof/>
            <w:webHidden/>
          </w:rPr>
          <w:fldChar w:fldCharType="separate"/>
        </w:r>
        <w:r w:rsidR="00167323">
          <w:rPr>
            <w:noProof/>
            <w:webHidden/>
          </w:rPr>
          <w:t>180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67" w:history="1">
        <w:r w:rsidR="00167323" w:rsidRPr="00BD37E9">
          <w:rPr>
            <w:rStyle w:val="Hyperlink"/>
            <w:noProof/>
          </w:rPr>
          <w:t>3.2.264</w:t>
        </w:r>
        <w:r w:rsidR="00167323">
          <w:rPr>
            <w:rFonts w:asciiTheme="minorHAnsi" w:eastAsiaTheme="minorEastAsia" w:hAnsiTheme="minorHAnsi" w:cstheme="minorBidi"/>
            <w:b w:val="0"/>
            <w:noProof/>
            <w:sz w:val="22"/>
            <w:szCs w:val="22"/>
          </w:rPr>
          <w:tab/>
        </w:r>
        <w:r w:rsidR="00167323" w:rsidRPr="00BD37E9">
          <w:rPr>
            <w:rStyle w:val="Hyperlink"/>
            <w:noProof/>
          </w:rPr>
          <w:t>FADR – PID $1572 – Filtered Long Term Fuel Trim Bank 1</w:t>
        </w:r>
        <w:r w:rsidR="00167323">
          <w:rPr>
            <w:noProof/>
            <w:webHidden/>
          </w:rPr>
          <w:tab/>
        </w:r>
        <w:r>
          <w:rPr>
            <w:noProof/>
            <w:webHidden/>
          </w:rPr>
          <w:fldChar w:fldCharType="begin"/>
        </w:r>
        <w:r w:rsidR="00167323">
          <w:rPr>
            <w:noProof/>
            <w:webHidden/>
          </w:rPr>
          <w:instrText xml:space="preserve"> PAGEREF _Toc223513067 \h </w:instrText>
        </w:r>
        <w:r>
          <w:rPr>
            <w:noProof/>
            <w:webHidden/>
          </w:rPr>
        </w:r>
        <w:r>
          <w:rPr>
            <w:noProof/>
            <w:webHidden/>
          </w:rPr>
          <w:fldChar w:fldCharType="separate"/>
        </w:r>
        <w:r w:rsidR="00167323">
          <w:rPr>
            <w:noProof/>
            <w:webHidden/>
          </w:rPr>
          <w:t>181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68" w:history="1">
        <w:r w:rsidR="00167323" w:rsidRPr="00BD37E9">
          <w:rPr>
            <w:rStyle w:val="Hyperlink"/>
            <w:noProof/>
          </w:rPr>
          <w:t>3.2.265</w:t>
        </w:r>
        <w:r w:rsidR="00167323">
          <w:rPr>
            <w:rFonts w:asciiTheme="minorHAnsi" w:eastAsiaTheme="minorEastAsia" w:hAnsiTheme="minorHAnsi" w:cstheme="minorBidi"/>
            <w:b w:val="0"/>
            <w:noProof/>
            <w:sz w:val="22"/>
            <w:szCs w:val="22"/>
          </w:rPr>
          <w:tab/>
        </w:r>
        <w:r w:rsidR="00167323" w:rsidRPr="00BD37E9">
          <w:rPr>
            <w:rStyle w:val="Hyperlink"/>
            <w:noProof/>
          </w:rPr>
          <w:t>FADR – PID $1573 – Filtered Long Term Fuel Trim Bank 2</w:t>
        </w:r>
        <w:r w:rsidR="00167323">
          <w:rPr>
            <w:noProof/>
            <w:webHidden/>
          </w:rPr>
          <w:tab/>
        </w:r>
        <w:r>
          <w:rPr>
            <w:noProof/>
            <w:webHidden/>
          </w:rPr>
          <w:fldChar w:fldCharType="begin"/>
        </w:r>
        <w:r w:rsidR="00167323">
          <w:rPr>
            <w:noProof/>
            <w:webHidden/>
          </w:rPr>
          <w:instrText xml:space="preserve"> PAGEREF _Toc223513068 \h </w:instrText>
        </w:r>
        <w:r>
          <w:rPr>
            <w:noProof/>
            <w:webHidden/>
          </w:rPr>
        </w:r>
        <w:r>
          <w:rPr>
            <w:noProof/>
            <w:webHidden/>
          </w:rPr>
          <w:fldChar w:fldCharType="separate"/>
        </w:r>
        <w:r w:rsidR="00167323">
          <w:rPr>
            <w:noProof/>
            <w:webHidden/>
          </w:rPr>
          <w:t>181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69" w:history="1">
        <w:r w:rsidR="00167323" w:rsidRPr="00BD37E9">
          <w:rPr>
            <w:rStyle w:val="Hyperlink"/>
            <w:noProof/>
          </w:rPr>
          <w:t>3.2.266</w:t>
        </w:r>
        <w:r w:rsidR="00167323">
          <w:rPr>
            <w:rFonts w:asciiTheme="minorHAnsi" w:eastAsiaTheme="minorEastAsia" w:hAnsiTheme="minorHAnsi" w:cstheme="minorBidi"/>
            <w:b w:val="0"/>
            <w:noProof/>
            <w:sz w:val="22"/>
            <w:szCs w:val="22"/>
          </w:rPr>
          <w:tab/>
        </w:r>
        <w:r w:rsidR="00167323" w:rsidRPr="00BD37E9">
          <w:rPr>
            <w:rStyle w:val="Hyperlink"/>
            <w:noProof/>
          </w:rPr>
          <w:t>FADR – PID $1574 – Filtered Non Purge Long Term Fuel Trim Bank 1</w:t>
        </w:r>
        <w:r w:rsidR="00167323">
          <w:rPr>
            <w:noProof/>
            <w:webHidden/>
          </w:rPr>
          <w:tab/>
        </w:r>
        <w:r>
          <w:rPr>
            <w:noProof/>
            <w:webHidden/>
          </w:rPr>
          <w:fldChar w:fldCharType="begin"/>
        </w:r>
        <w:r w:rsidR="00167323">
          <w:rPr>
            <w:noProof/>
            <w:webHidden/>
          </w:rPr>
          <w:instrText xml:space="preserve"> PAGEREF _Toc223513069 \h </w:instrText>
        </w:r>
        <w:r>
          <w:rPr>
            <w:noProof/>
            <w:webHidden/>
          </w:rPr>
        </w:r>
        <w:r>
          <w:rPr>
            <w:noProof/>
            <w:webHidden/>
          </w:rPr>
          <w:fldChar w:fldCharType="separate"/>
        </w:r>
        <w:r w:rsidR="00167323">
          <w:rPr>
            <w:noProof/>
            <w:webHidden/>
          </w:rPr>
          <w:t>181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70" w:history="1">
        <w:r w:rsidR="00167323" w:rsidRPr="00BD37E9">
          <w:rPr>
            <w:rStyle w:val="Hyperlink"/>
            <w:noProof/>
          </w:rPr>
          <w:t>3.2.267</w:t>
        </w:r>
        <w:r w:rsidR="00167323">
          <w:rPr>
            <w:rFonts w:asciiTheme="minorHAnsi" w:eastAsiaTheme="minorEastAsia" w:hAnsiTheme="minorHAnsi" w:cstheme="minorBidi"/>
            <w:b w:val="0"/>
            <w:noProof/>
            <w:sz w:val="22"/>
            <w:szCs w:val="22"/>
          </w:rPr>
          <w:tab/>
        </w:r>
        <w:r w:rsidR="00167323" w:rsidRPr="00BD37E9">
          <w:rPr>
            <w:rStyle w:val="Hyperlink"/>
            <w:noProof/>
          </w:rPr>
          <w:t>FADR – PID $1575 – Filtered Non Purge Long Term Fuel Trim Bank 2</w:t>
        </w:r>
        <w:r w:rsidR="00167323">
          <w:rPr>
            <w:noProof/>
            <w:webHidden/>
          </w:rPr>
          <w:tab/>
        </w:r>
        <w:r>
          <w:rPr>
            <w:noProof/>
            <w:webHidden/>
          </w:rPr>
          <w:fldChar w:fldCharType="begin"/>
        </w:r>
        <w:r w:rsidR="00167323">
          <w:rPr>
            <w:noProof/>
            <w:webHidden/>
          </w:rPr>
          <w:instrText xml:space="preserve"> PAGEREF _Toc223513070 \h </w:instrText>
        </w:r>
        <w:r>
          <w:rPr>
            <w:noProof/>
            <w:webHidden/>
          </w:rPr>
        </w:r>
        <w:r>
          <w:rPr>
            <w:noProof/>
            <w:webHidden/>
          </w:rPr>
          <w:fldChar w:fldCharType="separate"/>
        </w:r>
        <w:r w:rsidR="00167323">
          <w:rPr>
            <w:noProof/>
            <w:webHidden/>
          </w:rPr>
          <w:t>181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71" w:history="1">
        <w:r w:rsidR="00167323" w:rsidRPr="00BD37E9">
          <w:rPr>
            <w:rStyle w:val="Hyperlink"/>
            <w:noProof/>
          </w:rPr>
          <w:t>3.2.268</w:t>
        </w:r>
        <w:r w:rsidR="00167323">
          <w:rPr>
            <w:rFonts w:asciiTheme="minorHAnsi" w:eastAsiaTheme="minorEastAsia" w:hAnsiTheme="minorHAnsi" w:cstheme="minorBidi"/>
            <w:b w:val="0"/>
            <w:noProof/>
            <w:sz w:val="22"/>
            <w:szCs w:val="22"/>
          </w:rPr>
          <w:tab/>
        </w:r>
        <w:r w:rsidR="00167323" w:rsidRPr="00BD37E9">
          <w:rPr>
            <w:rStyle w:val="Hyperlink"/>
            <w:noProof/>
          </w:rPr>
          <w:t>FADR – PID $1576 – Long Term Fuel Trim Rich Threshold</w:t>
        </w:r>
        <w:r w:rsidR="00167323">
          <w:rPr>
            <w:noProof/>
            <w:webHidden/>
          </w:rPr>
          <w:tab/>
        </w:r>
        <w:r>
          <w:rPr>
            <w:noProof/>
            <w:webHidden/>
          </w:rPr>
          <w:fldChar w:fldCharType="begin"/>
        </w:r>
        <w:r w:rsidR="00167323">
          <w:rPr>
            <w:noProof/>
            <w:webHidden/>
          </w:rPr>
          <w:instrText xml:space="preserve"> PAGEREF _Toc223513071 \h </w:instrText>
        </w:r>
        <w:r>
          <w:rPr>
            <w:noProof/>
            <w:webHidden/>
          </w:rPr>
        </w:r>
        <w:r>
          <w:rPr>
            <w:noProof/>
            <w:webHidden/>
          </w:rPr>
          <w:fldChar w:fldCharType="separate"/>
        </w:r>
        <w:r w:rsidR="00167323">
          <w:rPr>
            <w:noProof/>
            <w:webHidden/>
          </w:rPr>
          <w:t>182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72" w:history="1">
        <w:r w:rsidR="00167323" w:rsidRPr="00BD37E9">
          <w:rPr>
            <w:rStyle w:val="Hyperlink"/>
            <w:noProof/>
          </w:rPr>
          <w:t>3.2.269</w:t>
        </w:r>
        <w:r w:rsidR="00167323">
          <w:rPr>
            <w:rFonts w:asciiTheme="minorHAnsi" w:eastAsiaTheme="minorEastAsia" w:hAnsiTheme="minorHAnsi" w:cstheme="minorBidi"/>
            <w:b w:val="0"/>
            <w:noProof/>
            <w:sz w:val="22"/>
            <w:szCs w:val="22"/>
          </w:rPr>
          <w:tab/>
        </w:r>
        <w:r w:rsidR="00167323" w:rsidRPr="00BD37E9">
          <w:rPr>
            <w:rStyle w:val="Hyperlink"/>
            <w:noProof/>
          </w:rPr>
          <w:t>FADR – PID $1577 – Non Purge Long Term Fuel Trim Rich Threshold</w:t>
        </w:r>
        <w:r w:rsidR="00167323">
          <w:rPr>
            <w:noProof/>
            <w:webHidden/>
          </w:rPr>
          <w:tab/>
        </w:r>
        <w:r>
          <w:rPr>
            <w:noProof/>
            <w:webHidden/>
          </w:rPr>
          <w:fldChar w:fldCharType="begin"/>
        </w:r>
        <w:r w:rsidR="00167323">
          <w:rPr>
            <w:noProof/>
            <w:webHidden/>
          </w:rPr>
          <w:instrText xml:space="preserve"> PAGEREF _Toc223513072 \h </w:instrText>
        </w:r>
        <w:r>
          <w:rPr>
            <w:noProof/>
            <w:webHidden/>
          </w:rPr>
        </w:r>
        <w:r>
          <w:rPr>
            <w:noProof/>
            <w:webHidden/>
          </w:rPr>
          <w:fldChar w:fldCharType="separate"/>
        </w:r>
        <w:r w:rsidR="00167323">
          <w:rPr>
            <w:noProof/>
            <w:webHidden/>
          </w:rPr>
          <w:t>182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73" w:history="1">
        <w:r w:rsidR="00167323" w:rsidRPr="00BD37E9">
          <w:rPr>
            <w:rStyle w:val="Hyperlink"/>
            <w:noProof/>
          </w:rPr>
          <w:t>3.2.270</w:t>
        </w:r>
        <w:r w:rsidR="00167323">
          <w:rPr>
            <w:rFonts w:asciiTheme="minorHAnsi" w:eastAsiaTheme="minorEastAsia" w:hAnsiTheme="minorHAnsi" w:cstheme="minorBidi"/>
            <w:b w:val="0"/>
            <w:noProof/>
            <w:sz w:val="22"/>
            <w:szCs w:val="22"/>
          </w:rPr>
          <w:tab/>
        </w:r>
        <w:r w:rsidR="00167323" w:rsidRPr="00BD37E9">
          <w:rPr>
            <w:rStyle w:val="Hyperlink"/>
            <w:noProof/>
          </w:rPr>
          <w:t>FADR – PID $1578 – Long Term Fuel Trim Lean Threshold</w:t>
        </w:r>
        <w:r w:rsidR="00167323">
          <w:rPr>
            <w:noProof/>
            <w:webHidden/>
          </w:rPr>
          <w:tab/>
        </w:r>
        <w:r>
          <w:rPr>
            <w:noProof/>
            <w:webHidden/>
          </w:rPr>
          <w:fldChar w:fldCharType="begin"/>
        </w:r>
        <w:r w:rsidR="00167323">
          <w:rPr>
            <w:noProof/>
            <w:webHidden/>
          </w:rPr>
          <w:instrText xml:space="preserve"> PAGEREF _Toc223513073 \h </w:instrText>
        </w:r>
        <w:r>
          <w:rPr>
            <w:noProof/>
            <w:webHidden/>
          </w:rPr>
        </w:r>
        <w:r>
          <w:rPr>
            <w:noProof/>
            <w:webHidden/>
          </w:rPr>
          <w:fldChar w:fldCharType="separate"/>
        </w:r>
        <w:r w:rsidR="00167323">
          <w:rPr>
            <w:noProof/>
            <w:webHidden/>
          </w:rPr>
          <w:t>182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74" w:history="1">
        <w:r w:rsidR="00167323" w:rsidRPr="00BD37E9">
          <w:rPr>
            <w:rStyle w:val="Hyperlink"/>
            <w:noProof/>
          </w:rPr>
          <w:t>3.2.271</w:t>
        </w:r>
        <w:r w:rsidR="00167323">
          <w:rPr>
            <w:rFonts w:asciiTheme="minorHAnsi" w:eastAsiaTheme="minorEastAsia" w:hAnsiTheme="minorHAnsi" w:cstheme="minorBidi"/>
            <w:b w:val="0"/>
            <w:noProof/>
            <w:sz w:val="22"/>
            <w:szCs w:val="22"/>
          </w:rPr>
          <w:tab/>
        </w:r>
        <w:r w:rsidR="00167323" w:rsidRPr="00BD37E9">
          <w:rPr>
            <w:rStyle w:val="Hyperlink"/>
            <w:noProof/>
          </w:rPr>
          <w:t>FADR – PID $1579 – Fuel Adjustment System Diagnostic Status</w:t>
        </w:r>
        <w:r w:rsidR="00167323">
          <w:rPr>
            <w:noProof/>
            <w:webHidden/>
          </w:rPr>
          <w:tab/>
        </w:r>
        <w:r>
          <w:rPr>
            <w:noProof/>
            <w:webHidden/>
          </w:rPr>
          <w:fldChar w:fldCharType="begin"/>
        </w:r>
        <w:r w:rsidR="00167323">
          <w:rPr>
            <w:noProof/>
            <w:webHidden/>
          </w:rPr>
          <w:instrText xml:space="preserve"> PAGEREF _Toc223513074 \h </w:instrText>
        </w:r>
        <w:r>
          <w:rPr>
            <w:noProof/>
            <w:webHidden/>
          </w:rPr>
        </w:r>
        <w:r>
          <w:rPr>
            <w:noProof/>
            <w:webHidden/>
          </w:rPr>
          <w:fldChar w:fldCharType="separate"/>
        </w:r>
        <w:r w:rsidR="00167323">
          <w:rPr>
            <w:noProof/>
            <w:webHidden/>
          </w:rPr>
          <w:t>183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75" w:history="1">
        <w:r w:rsidR="00167323" w:rsidRPr="00BD37E9">
          <w:rPr>
            <w:rStyle w:val="Hyperlink"/>
            <w:noProof/>
          </w:rPr>
          <w:t>3.2.272</w:t>
        </w:r>
        <w:r w:rsidR="00167323">
          <w:rPr>
            <w:rFonts w:asciiTheme="minorHAnsi" w:eastAsiaTheme="minorEastAsia" w:hAnsiTheme="minorHAnsi" w:cstheme="minorBidi"/>
            <w:b w:val="0"/>
            <w:noProof/>
            <w:sz w:val="22"/>
            <w:szCs w:val="22"/>
          </w:rPr>
          <w:tab/>
        </w:r>
        <w:r w:rsidR="00167323" w:rsidRPr="00BD37E9">
          <w:rPr>
            <w:rStyle w:val="Hyperlink"/>
            <w:noProof/>
          </w:rPr>
          <w:t>KNKR – PID $157A – Cylinders for Which Knock Is Detected</w:t>
        </w:r>
        <w:r w:rsidR="00167323">
          <w:rPr>
            <w:noProof/>
            <w:webHidden/>
          </w:rPr>
          <w:tab/>
        </w:r>
        <w:r>
          <w:rPr>
            <w:noProof/>
            <w:webHidden/>
          </w:rPr>
          <w:fldChar w:fldCharType="begin"/>
        </w:r>
        <w:r w:rsidR="00167323">
          <w:rPr>
            <w:noProof/>
            <w:webHidden/>
          </w:rPr>
          <w:instrText xml:space="preserve"> PAGEREF _Toc223513075 \h </w:instrText>
        </w:r>
        <w:r>
          <w:rPr>
            <w:noProof/>
            <w:webHidden/>
          </w:rPr>
        </w:r>
        <w:r>
          <w:rPr>
            <w:noProof/>
            <w:webHidden/>
          </w:rPr>
          <w:fldChar w:fldCharType="separate"/>
        </w:r>
        <w:r w:rsidR="00167323">
          <w:rPr>
            <w:noProof/>
            <w:webHidden/>
          </w:rPr>
          <w:t>184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76" w:history="1">
        <w:r w:rsidR="00167323" w:rsidRPr="00BD37E9">
          <w:rPr>
            <w:rStyle w:val="Hyperlink"/>
            <w:noProof/>
          </w:rPr>
          <w:t>3.2.273</w:t>
        </w:r>
        <w:r w:rsidR="00167323">
          <w:rPr>
            <w:rFonts w:asciiTheme="minorHAnsi" w:eastAsiaTheme="minorEastAsia" w:hAnsiTheme="minorHAnsi" w:cstheme="minorBidi"/>
            <w:b w:val="0"/>
            <w:noProof/>
            <w:sz w:val="22"/>
            <w:szCs w:val="22"/>
          </w:rPr>
          <w:tab/>
        </w:r>
        <w:r w:rsidR="00167323" w:rsidRPr="00BD37E9">
          <w:rPr>
            <w:rStyle w:val="Hyperlink"/>
            <w:noProof/>
          </w:rPr>
          <w:t>MSFR – PID $1582 – Injectors Disabled for Misfire Catalyst Converter Protection</w:t>
        </w:r>
        <w:r w:rsidR="00167323">
          <w:rPr>
            <w:noProof/>
            <w:webHidden/>
          </w:rPr>
          <w:tab/>
        </w:r>
        <w:r>
          <w:rPr>
            <w:noProof/>
            <w:webHidden/>
          </w:rPr>
          <w:fldChar w:fldCharType="begin"/>
        </w:r>
        <w:r w:rsidR="00167323">
          <w:rPr>
            <w:noProof/>
            <w:webHidden/>
          </w:rPr>
          <w:instrText xml:space="preserve"> PAGEREF _Toc223513076 \h </w:instrText>
        </w:r>
        <w:r>
          <w:rPr>
            <w:noProof/>
            <w:webHidden/>
          </w:rPr>
        </w:r>
        <w:r>
          <w:rPr>
            <w:noProof/>
            <w:webHidden/>
          </w:rPr>
          <w:fldChar w:fldCharType="separate"/>
        </w:r>
        <w:r w:rsidR="00167323">
          <w:rPr>
            <w:noProof/>
            <w:webHidden/>
          </w:rPr>
          <w:t>184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77" w:history="1">
        <w:r w:rsidR="00167323" w:rsidRPr="00BD37E9">
          <w:rPr>
            <w:rStyle w:val="Hyperlink"/>
            <w:noProof/>
          </w:rPr>
          <w:t>3.2.274</w:t>
        </w:r>
        <w:r w:rsidR="00167323">
          <w:rPr>
            <w:rFonts w:asciiTheme="minorHAnsi" w:eastAsiaTheme="minorEastAsia" w:hAnsiTheme="minorHAnsi" w:cstheme="minorBidi"/>
            <w:b w:val="0"/>
            <w:noProof/>
            <w:sz w:val="22"/>
            <w:szCs w:val="22"/>
          </w:rPr>
          <w:tab/>
        </w:r>
        <w:r w:rsidR="00167323" w:rsidRPr="00BD37E9">
          <w:rPr>
            <w:rStyle w:val="Hyperlink"/>
            <w:noProof/>
          </w:rPr>
          <w:t>EITR – PID $1626 – Minimum Intake Air Temperature</w:t>
        </w:r>
        <w:r w:rsidR="00167323">
          <w:rPr>
            <w:noProof/>
            <w:webHidden/>
          </w:rPr>
          <w:tab/>
        </w:r>
        <w:r>
          <w:rPr>
            <w:noProof/>
            <w:webHidden/>
          </w:rPr>
          <w:fldChar w:fldCharType="begin"/>
        </w:r>
        <w:r w:rsidR="00167323">
          <w:rPr>
            <w:noProof/>
            <w:webHidden/>
          </w:rPr>
          <w:instrText xml:space="preserve"> PAGEREF _Toc223513077 \h </w:instrText>
        </w:r>
        <w:r>
          <w:rPr>
            <w:noProof/>
            <w:webHidden/>
          </w:rPr>
        </w:r>
        <w:r>
          <w:rPr>
            <w:noProof/>
            <w:webHidden/>
          </w:rPr>
          <w:fldChar w:fldCharType="separate"/>
        </w:r>
        <w:r w:rsidR="00167323">
          <w:rPr>
            <w:noProof/>
            <w:webHidden/>
          </w:rPr>
          <w:t>185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78" w:history="1">
        <w:r w:rsidR="00167323" w:rsidRPr="00BD37E9">
          <w:rPr>
            <w:rStyle w:val="Hyperlink"/>
            <w:noProof/>
          </w:rPr>
          <w:t>3.2.275</w:t>
        </w:r>
        <w:r w:rsidR="00167323">
          <w:rPr>
            <w:rFonts w:asciiTheme="minorHAnsi" w:eastAsiaTheme="minorEastAsia" w:hAnsiTheme="minorHAnsi" w:cstheme="minorBidi"/>
            <w:b w:val="0"/>
            <w:noProof/>
            <w:sz w:val="22"/>
            <w:szCs w:val="22"/>
          </w:rPr>
          <w:tab/>
        </w:r>
        <w:r w:rsidR="00167323" w:rsidRPr="00BD37E9">
          <w:rPr>
            <w:rStyle w:val="Hyperlink"/>
            <w:noProof/>
          </w:rPr>
          <w:t>FANR – PID $162B – Actual Fan Speed</w:t>
        </w:r>
        <w:r w:rsidR="00167323">
          <w:rPr>
            <w:noProof/>
            <w:webHidden/>
          </w:rPr>
          <w:tab/>
        </w:r>
        <w:r>
          <w:rPr>
            <w:noProof/>
            <w:webHidden/>
          </w:rPr>
          <w:fldChar w:fldCharType="begin"/>
        </w:r>
        <w:r w:rsidR="00167323">
          <w:rPr>
            <w:noProof/>
            <w:webHidden/>
          </w:rPr>
          <w:instrText xml:space="preserve"> PAGEREF _Toc223513078 \h </w:instrText>
        </w:r>
        <w:r>
          <w:rPr>
            <w:noProof/>
            <w:webHidden/>
          </w:rPr>
        </w:r>
        <w:r>
          <w:rPr>
            <w:noProof/>
            <w:webHidden/>
          </w:rPr>
          <w:fldChar w:fldCharType="separate"/>
        </w:r>
        <w:r w:rsidR="00167323">
          <w:rPr>
            <w:noProof/>
            <w:webHidden/>
          </w:rPr>
          <w:t>185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79" w:history="1">
        <w:r w:rsidR="00167323" w:rsidRPr="00BD37E9">
          <w:rPr>
            <w:rStyle w:val="Hyperlink"/>
            <w:noProof/>
          </w:rPr>
          <w:t>3.2.276</w:t>
        </w:r>
        <w:r w:rsidR="00167323">
          <w:rPr>
            <w:rFonts w:asciiTheme="minorHAnsi" w:eastAsiaTheme="minorEastAsia" w:hAnsiTheme="minorHAnsi" w:cstheme="minorBidi"/>
            <w:b w:val="0"/>
            <w:noProof/>
            <w:sz w:val="22"/>
            <w:szCs w:val="22"/>
          </w:rPr>
          <w:tab/>
        </w:r>
        <w:r w:rsidR="00167323" w:rsidRPr="00BD37E9">
          <w:rPr>
            <w:rStyle w:val="Hyperlink"/>
            <w:noProof/>
          </w:rPr>
          <w:t>FANR – PID $163F – Desired Fan Speed</w:t>
        </w:r>
        <w:r w:rsidR="00167323">
          <w:rPr>
            <w:noProof/>
            <w:webHidden/>
          </w:rPr>
          <w:tab/>
        </w:r>
        <w:r>
          <w:rPr>
            <w:noProof/>
            <w:webHidden/>
          </w:rPr>
          <w:fldChar w:fldCharType="begin"/>
        </w:r>
        <w:r w:rsidR="00167323">
          <w:rPr>
            <w:noProof/>
            <w:webHidden/>
          </w:rPr>
          <w:instrText xml:space="preserve"> PAGEREF _Toc223513079 \h </w:instrText>
        </w:r>
        <w:r>
          <w:rPr>
            <w:noProof/>
            <w:webHidden/>
          </w:rPr>
        </w:r>
        <w:r>
          <w:rPr>
            <w:noProof/>
            <w:webHidden/>
          </w:rPr>
          <w:fldChar w:fldCharType="separate"/>
        </w:r>
        <w:r w:rsidR="00167323">
          <w:rPr>
            <w:noProof/>
            <w:webHidden/>
          </w:rPr>
          <w:t>185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80" w:history="1">
        <w:r w:rsidR="00167323" w:rsidRPr="00BD37E9">
          <w:rPr>
            <w:rStyle w:val="Hyperlink"/>
            <w:noProof/>
          </w:rPr>
          <w:t>3.2.277</w:t>
        </w:r>
        <w:r w:rsidR="00167323">
          <w:rPr>
            <w:rFonts w:asciiTheme="minorHAnsi" w:eastAsiaTheme="minorEastAsia" w:hAnsiTheme="minorHAnsi" w:cstheme="minorBidi"/>
            <w:b w:val="0"/>
            <w:noProof/>
            <w:sz w:val="22"/>
            <w:szCs w:val="22"/>
          </w:rPr>
          <w:tab/>
        </w:r>
        <w:r w:rsidR="00167323" w:rsidRPr="00BD37E9">
          <w:rPr>
            <w:rStyle w:val="Hyperlink"/>
            <w:noProof/>
          </w:rPr>
          <w:t>FANR – PID $1641 – Percent Fan Commanded</w:t>
        </w:r>
        <w:r w:rsidR="00167323">
          <w:rPr>
            <w:noProof/>
            <w:webHidden/>
          </w:rPr>
          <w:tab/>
        </w:r>
        <w:r>
          <w:rPr>
            <w:noProof/>
            <w:webHidden/>
          </w:rPr>
          <w:fldChar w:fldCharType="begin"/>
        </w:r>
        <w:r w:rsidR="00167323">
          <w:rPr>
            <w:noProof/>
            <w:webHidden/>
          </w:rPr>
          <w:instrText xml:space="preserve"> PAGEREF _Toc223513080 \h </w:instrText>
        </w:r>
        <w:r>
          <w:rPr>
            <w:noProof/>
            <w:webHidden/>
          </w:rPr>
        </w:r>
        <w:r>
          <w:rPr>
            <w:noProof/>
            <w:webHidden/>
          </w:rPr>
          <w:fldChar w:fldCharType="separate"/>
        </w:r>
        <w:r w:rsidR="00167323">
          <w:rPr>
            <w:noProof/>
            <w:webHidden/>
          </w:rPr>
          <w:t>185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81" w:history="1">
        <w:r w:rsidR="00167323" w:rsidRPr="00BD37E9">
          <w:rPr>
            <w:rStyle w:val="Hyperlink"/>
            <w:noProof/>
          </w:rPr>
          <w:t>3.2.278</w:t>
        </w:r>
        <w:r w:rsidR="00167323">
          <w:rPr>
            <w:rFonts w:asciiTheme="minorHAnsi" w:eastAsiaTheme="minorEastAsia" w:hAnsiTheme="minorHAnsi" w:cstheme="minorBidi"/>
            <w:b w:val="0"/>
            <w:noProof/>
            <w:sz w:val="22"/>
            <w:szCs w:val="22"/>
          </w:rPr>
          <w:tab/>
        </w:r>
        <w:r w:rsidR="00167323" w:rsidRPr="00BD37E9">
          <w:rPr>
            <w:rStyle w:val="Hyperlink"/>
            <w:noProof/>
          </w:rPr>
          <w:t>IMOR – PID $1643 – Immobilizer Security Status</w:t>
        </w:r>
        <w:r w:rsidR="00167323">
          <w:rPr>
            <w:noProof/>
            <w:webHidden/>
          </w:rPr>
          <w:tab/>
        </w:r>
        <w:r>
          <w:rPr>
            <w:noProof/>
            <w:webHidden/>
          </w:rPr>
          <w:fldChar w:fldCharType="begin"/>
        </w:r>
        <w:r w:rsidR="00167323">
          <w:rPr>
            <w:noProof/>
            <w:webHidden/>
          </w:rPr>
          <w:instrText xml:space="preserve"> PAGEREF _Toc223513081 \h </w:instrText>
        </w:r>
        <w:r>
          <w:rPr>
            <w:noProof/>
            <w:webHidden/>
          </w:rPr>
        </w:r>
        <w:r>
          <w:rPr>
            <w:noProof/>
            <w:webHidden/>
          </w:rPr>
          <w:fldChar w:fldCharType="separate"/>
        </w:r>
        <w:r w:rsidR="00167323">
          <w:rPr>
            <w:noProof/>
            <w:webHidden/>
          </w:rPr>
          <w:t>186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82" w:history="1">
        <w:r w:rsidR="00167323" w:rsidRPr="00BD37E9">
          <w:rPr>
            <w:rStyle w:val="Hyperlink"/>
            <w:noProof/>
          </w:rPr>
          <w:t>3.2.279</w:t>
        </w:r>
        <w:r w:rsidR="00167323">
          <w:rPr>
            <w:rFonts w:asciiTheme="minorHAnsi" w:eastAsiaTheme="minorEastAsia" w:hAnsiTheme="minorHAnsi" w:cstheme="minorBidi"/>
            <w:b w:val="0"/>
            <w:noProof/>
            <w:sz w:val="22"/>
            <w:szCs w:val="22"/>
          </w:rPr>
          <w:tab/>
        </w:r>
        <w:r w:rsidR="00167323" w:rsidRPr="00BD37E9">
          <w:rPr>
            <w:rStyle w:val="Hyperlink"/>
            <w:noProof/>
          </w:rPr>
          <w:t>IMOR – PID $1644 – Powertrain Immobilizer Security Status</w:t>
        </w:r>
        <w:r w:rsidR="00167323">
          <w:rPr>
            <w:noProof/>
            <w:webHidden/>
          </w:rPr>
          <w:tab/>
        </w:r>
        <w:r>
          <w:rPr>
            <w:noProof/>
            <w:webHidden/>
          </w:rPr>
          <w:fldChar w:fldCharType="begin"/>
        </w:r>
        <w:r w:rsidR="00167323">
          <w:rPr>
            <w:noProof/>
            <w:webHidden/>
          </w:rPr>
          <w:instrText xml:space="preserve"> PAGEREF _Toc223513082 \h </w:instrText>
        </w:r>
        <w:r>
          <w:rPr>
            <w:noProof/>
            <w:webHidden/>
          </w:rPr>
        </w:r>
        <w:r>
          <w:rPr>
            <w:noProof/>
            <w:webHidden/>
          </w:rPr>
          <w:fldChar w:fldCharType="separate"/>
        </w:r>
        <w:r w:rsidR="00167323">
          <w:rPr>
            <w:noProof/>
            <w:webHidden/>
          </w:rPr>
          <w:t>188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83" w:history="1">
        <w:r w:rsidR="00167323" w:rsidRPr="00BD37E9">
          <w:rPr>
            <w:rStyle w:val="Hyperlink"/>
            <w:noProof/>
          </w:rPr>
          <w:t>3.2.280</w:t>
        </w:r>
        <w:r w:rsidR="00167323">
          <w:rPr>
            <w:rFonts w:asciiTheme="minorHAnsi" w:eastAsiaTheme="minorEastAsia" w:hAnsiTheme="minorHAnsi" w:cstheme="minorBidi"/>
            <w:b w:val="0"/>
            <w:noProof/>
            <w:sz w:val="22"/>
            <w:szCs w:val="22"/>
          </w:rPr>
          <w:tab/>
        </w:r>
        <w:r w:rsidR="00167323" w:rsidRPr="00BD37E9">
          <w:rPr>
            <w:rStyle w:val="Hyperlink"/>
            <w:noProof/>
          </w:rPr>
          <w:t>ECTR – PID $1652 – High Sided Coolant Rationality Ignition Off Time</w:t>
        </w:r>
        <w:r w:rsidR="00167323">
          <w:rPr>
            <w:noProof/>
            <w:webHidden/>
          </w:rPr>
          <w:tab/>
        </w:r>
        <w:r>
          <w:rPr>
            <w:noProof/>
            <w:webHidden/>
          </w:rPr>
          <w:fldChar w:fldCharType="begin"/>
        </w:r>
        <w:r w:rsidR="00167323">
          <w:rPr>
            <w:noProof/>
            <w:webHidden/>
          </w:rPr>
          <w:instrText xml:space="preserve"> PAGEREF _Toc223513083 \h </w:instrText>
        </w:r>
        <w:r>
          <w:rPr>
            <w:noProof/>
            <w:webHidden/>
          </w:rPr>
        </w:r>
        <w:r>
          <w:rPr>
            <w:noProof/>
            <w:webHidden/>
          </w:rPr>
          <w:fldChar w:fldCharType="separate"/>
        </w:r>
        <w:r w:rsidR="00167323">
          <w:rPr>
            <w:noProof/>
            <w:webHidden/>
          </w:rPr>
          <w:t>189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84" w:history="1">
        <w:r w:rsidR="00167323" w:rsidRPr="00BD37E9">
          <w:rPr>
            <w:rStyle w:val="Hyperlink"/>
            <w:noProof/>
          </w:rPr>
          <w:t>3.2.281</w:t>
        </w:r>
        <w:r w:rsidR="00167323">
          <w:rPr>
            <w:rFonts w:asciiTheme="minorHAnsi" w:eastAsiaTheme="minorEastAsia" w:hAnsiTheme="minorHAnsi" w:cstheme="minorBidi"/>
            <w:b w:val="0"/>
            <w:noProof/>
            <w:sz w:val="22"/>
            <w:szCs w:val="22"/>
          </w:rPr>
          <w:tab/>
        </w:r>
        <w:r w:rsidR="00167323" w:rsidRPr="00BD37E9">
          <w:rPr>
            <w:rStyle w:val="Hyperlink"/>
            <w:noProof/>
          </w:rPr>
          <w:t>PHSR – PID $166A – Exhaust Cam Phase Duty Cycle Bank 1</w:t>
        </w:r>
        <w:r w:rsidR="00167323">
          <w:rPr>
            <w:noProof/>
            <w:webHidden/>
          </w:rPr>
          <w:tab/>
        </w:r>
        <w:r>
          <w:rPr>
            <w:noProof/>
            <w:webHidden/>
          </w:rPr>
          <w:fldChar w:fldCharType="begin"/>
        </w:r>
        <w:r w:rsidR="00167323">
          <w:rPr>
            <w:noProof/>
            <w:webHidden/>
          </w:rPr>
          <w:instrText xml:space="preserve"> PAGEREF _Toc223513084 \h </w:instrText>
        </w:r>
        <w:r>
          <w:rPr>
            <w:noProof/>
            <w:webHidden/>
          </w:rPr>
        </w:r>
        <w:r>
          <w:rPr>
            <w:noProof/>
            <w:webHidden/>
          </w:rPr>
          <w:fldChar w:fldCharType="separate"/>
        </w:r>
        <w:r w:rsidR="00167323">
          <w:rPr>
            <w:noProof/>
            <w:webHidden/>
          </w:rPr>
          <w:t>189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85" w:history="1">
        <w:r w:rsidR="00167323" w:rsidRPr="00BD37E9">
          <w:rPr>
            <w:rStyle w:val="Hyperlink"/>
            <w:noProof/>
          </w:rPr>
          <w:t>3.2.282</w:t>
        </w:r>
        <w:r w:rsidR="00167323">
          <w:rPr>
            <w:rFonts w:asciiTheme="minorHAnsi" w:eastAsiaTheme="minorEastAsia" w:hAnsiTheme="minorHAnsi" w:cstheme="minorBidi"/>
            <w:b w:val="0"/>
            <w:noProof/>
            <w:sz w:val="22"/>
            <w:szCs w:val="22"/>
          </w:rPr>
          <w:tab/>
        </w:r>
        <w:r w:rsidR="00167323" w:rsidRPr="00BD37E9">
          <w:rPr>
            <w:rStyle w:val="Hyperlink"/>
            <w:noProof/>
          </w:rPr>
          <w:t>PHSR – PID $166B – Intake Cam Phase Duty Cycle Bank 1</w:t>
        </w:r>
        <w:r w:rsidR="00167323">
          <w:rPr>
            <w:noProof/>
            <w:webHidden/>
          </w:rPr>
          <w:tab/>
        </w:r>
        <w:r>
          <w:rPr>
            <w:noProof/>
            <w:webHidden/>
          </w:rPr>
          <w:fldChar w:fldCharType="begin"/>
        </w:r>
        <w:r w:rsidR="00167323">
          <w:rPr>
            <w:noProof/>
            <w:webHidden/>
          </w:rPr>
          <w:instrText xml:space="preserve"> PAGEREF _Toc223513085 \h </w:instrText>
        </w:r>
        <w:r>
          <w:rPr>
            <w:noProof/>
            <w:webHidden/>
          </w:rPr>
        </w:r>
        <w:r>
          <w:rPr>
            <w:noProof/>
            <w:webHidden/>
          </w:rPr>
          <w:fldChar w:fldCharType="separate"/>
        </w:r>
        <w:r w:rsidR="00167323">
          <w:rPr>
            <w:noProof/>
            <w:webHidden/>
          </w:rPr>
          <w:t>189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86" w:history="1">
        <w:r w:rsidR="00167323" w:rsidRPr="00BD37E9">
          <w:rPr>
            <w:rStyle w:val="Hyperlink"/>
            <w:noProof/>
          </w:rPr>
          <w:t>3.2.283</w:t>
        </w:r>
        <w:r w:rsidR="00167323">
          <w:rPr>
            <w:rFonts w:asciiTheme="minorHAnsi" w:eastAsiaTheme="minorEastAsia" w:hAnsiTheme="minorHAnsi" w:cstheme="minorBidi"/>
            <w:b w:val="0"/>
            <w:noProof/>
            <w:sz w:val="22"/>
            <w:szCs w:val="22"/>
          </w:rPr>
          <w:tab/>
        </w:r>
        <w:r w:rsidR="00167323" w:rsidRPr="00BD37E9">
          <w:rPr>
            <w:rStyle w:val="Hyperlink"/>
            <w:noProof/>
          </w:rPr>
          <w:t>PHSR – PID $166C – Exhaust Cam Phase Duty Cycle Bank 2</w:t>
        </w:r>
        <w:r w:rsidR="00167323">
          <w:rPr>
            <w:noProof/>
            <w:webHidden/>
          </w:rPr>
          <w:tab/>
        </w:r>
        <w:r>
          <w:rPr>
            <w:noProof/>
            <w:webHidden/>
          </w:rPr>
          <w:fldChar w:fldCharType="begin"/>
        </w:r>
        <w:r w:rsidR="00167323">
          <w:rPr>
            <w:noProof/>
            <w:webHidden/>
          </w:rPr>
          <w:instrText xml:space="preserve"> PAGEREF _Toc223513086 \h </w:instrText>
        </w:r>
        <w:r>
          <w:rPr>
            <w:noProof/>
            <w:webHidden/>
          </w:rPr>
        </w:r>
        <w:r>
          <w:rPr>
            <w:noProof/>
            <w:webHidden/>
          </w:rPr>
          <w:fldChar w:fldCharType="separate"/>
        </w:r>
        <w:r w:rsidR="00167323">
          <w:rPr>
            <w:noProof/>
            <w:webHidden/>
          </w:rPr>
          <w:t>189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87" w:history="1">
        <w:r w:rsidR="00167323" w:rsidRPr="00BD37E9">
          <w:rPr>
            <w:rStyle w:val="Hyperlink"/>
            <w:noProof/>
          </w:rPr>
          <w:t>3.2.284</w:t>
        </w:r>
        <w:r w:rsidR="00167323">
          <w:rPr>
            <w:rFonts w:asciiTheme="minorHAnsi" w:eastAsiaTheme="minorEastAsia" w:hAnsiTheme="minorHAnsi" w:cstheme="minorBidi"/>
            <w:b w:val="0"/>
            <w:noProof/>
            <w:sz w:val="22"/>
            <w:szCs w:val="22"/>
          </w:rPr>
          <w:tab/>
        </w:r>
        <w:r w:rsidR="00167323" w:rsidRPr="00BD37E9">
          <w:rPr>
            <w:rStyle w:val="Hyperlink"/>
            <w:noProof/>
          </w:rPr>
          <w:t>PHSR – PID $166D – Intake Cam Phase Duty Cycle Bank 2</w:t>
        </w:r>
        <w:r w:rsidR="00167323">
          <w:rPr>
            <w:noProof/>
            <w:webHidden/>
          </w:rPr>
          <w:tab/>
        </w:r>
        <w:r>
          <w:rPr>
            <w:noProof/>
            <w:webHidden/>
          </w:rPr>
          <w:fldChar w:fldCharType="begin"/>
        </w:r>
        <w:r w:rsidR="00167323">
          <w:rPr>
            <w:noProof/>
            <w:webHidden/>
          </w:rPr>
          <w:instrText xml:space="preserve"> PAGEREF _Toc223513087 \h </w:instrText>
        </w:r>
        <w:r>
          <w:rPr>
            <w:noProof/>
            <w:webHidden/>
          </w:rPr>
        </w:r>
        <w:r>
          <w:rPr>
            <w:noProof/>
            <w:webHidden/>
          </w:rPr>
          <w:fldChar w:fldCharType="separate"/>
        </w:r>
        <w:r w:rsidR="00167323">
          <w:rPr>
            <w:noProof/>
            <w:webHidden/>
          </w:rPr>
          <w:t>189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88" w:history="1">
        <w:r w:rsidR="00167323" w:rsidRPr="00BD37E9">
          <w:rPr>
            <w:rStyle w:val="Hyperlink"/>
            <w:noProof/>
          </w:rPr>
          <w:t>3.2.285</w:t>
        </w:r>
        <w:r w:rsidR="00167323">
          <w:rPr>
            <w:rFonts w:asciiTheme="minorHAnsi" w:eastAsiaTheme="minorEastAsia" w:hAnsiTheme="minorHAnsi" w:cstheme="minorBidi"/>
            <w:b w:val="0"/>
            <w:noProof/>
            <w:sz w:val="22"/>
            <w:szCs w:val="22"/>
          </w:rPr>
          <w:tab/>
        </w:r>
        <w:r w:rsidR="00167323" w:rsidRPr="00BD37E9">
          <w:rPr>
            <w:rStyle w:val="Hyperlink"/>
            <w:noProof/>
          </w:rPr>
          <w:t>OXYR – PID $1676 – Oxygen Sensor Heater Duty Cycle Bank 2 Sensor 2</w:t>
        </w:r>
        <w:r w:rsidR="00167323">
          <w:rPr>
            <w:noProof/>
            <w:webHidden/>
          </w:rPr>
          <w:tab/>
        </w:r>
        <w:r>
          <w:rPr>
            <w:noProof/>
            <w:webHidden/>
          </w:rPr>
          <w:fldChar w:fldCharType="begin"/>
        </w:r>
        <w:r w:rsidR="00167323">
          <w:rPr>
            <w:noProof/>
            <w:webHidden/>
          </w:rPr>
          <w:instrText xml:space="preserve"> PAGEREF _Toc223513088 \h </w:instrText>
        </w:r>
        <w:r>
          <w:rPr>
            <w:noProof/>
            <w:webHidden/>
          </w:rPr>
        </w:r>
        <w:r>
          <w:rPr>
            <w:noProof/>
            <w:webHidden/>
          </w:rPr>
          <w:fldChar w:fldCharType="separate"/>
        </w:r>
        <w:r w:rsidR="00167323">
          <w:rPr>
            <w:noProof/>
            <w:webHidden/>
          </w:rPr>
          <w:t>190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89" w:history="1">
        <w:r w:rsidR="00167323" w:rsidRPr="00BD37E9">
          <w:rPr>
            <w:rStyle w:val="Hyperlink"/>
            <w:noProof/>
          </w:rPr>
          <w:t>3.2.286</w:t>
        </w:r>
        <w:r w:rsidR="00167323">
          <w:rPr>
            <w:rFonts w:asciiTheme="minorHAnsi" w:eastAsiaTheme="minorEastAsia" w:hAnsiTheme="minorHAnsi" w:cstheme="minorBidi"/>
            <w:b w:val="0"/>
            <w:noProof/>
            <w:sz w:val="22"/>
            <w:szCs w:val="22"/>
          </w:rPr>
          <w:tab/>
        </w:r>
        <w:r w:rsidR="00167323" w:rsidRPr="00BD37E9">
          <w:rPr>
            <w:rStyle w:val="Hyperlink"/>
            <w:noProof/>
          </w:rPr>
          <w:t>OXYR – PID $1677 – Oxygen Sensor Heater Duty Cycle Bank 1 Sensor 2</w:t>
        </w:r>
        <w:r w:rsidR="00167323">
          <w:rPr>
            <w:noProof/>
            <w:webHidden/>
          </w:rPr>
          <w:tab/>
        </w:r>
        <w:r>
          <w:rPr>
            <w:noProof/>
            <w:webHidden/>
          </w:rPr>
          <w:fldChar w:fldCharType="begin"/>
        </w:r>
        <w:r w:rsidR="00167323">
          <w:rPr>
            <w:noProof/>
            <w:webHidden/>
          </w:rPr>
          <w:instrText xml:space="preserve"> PAGEREF _Toc223513089 \h </w:instrText>
        </w:r>
        <w:r>
          <w:rPr>
            <w:noProof/>
            <w:webHidden/>
          </w:rPr>
        </w:r>
        <w:r>
          <w:rPr>
            <w:noProof/>
            <w:webHidden/>
          </w:rPr>
          <w:fldChar w:fldCharType="separate"/>
        </w:r>
        <w:r w:rsidR="00167323">
          <w:rPr>
            <w:noProof/>
            <w:webHidden/>
          </w:rPr>
          <w:t>190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90" w:history="1">
        <w:r w:rsidR="00167323" w:rsidRPr="00BD37E9">
          <w:rPr>
            <w:rStyle w:val="Hyperlink"/>
            <w:noProof/>
          </w:rPr>
          <w:t>3.2.287</w:t>
        </w:r>
        <w:r w:rsidR="00167323">
          <w:rPr>
            <w:rFonts w:asciiTheme="minorHAnsi" w:eastAsiaTheme="minorEastAsia" w:hAnsiTheme="minorHAnsi" w:cstheme="minorBidi"/>
            <w:b w:val="0"/>
            <w:noProof/>
            <w:sz w:val="22"/>
            <w:szCs w:val="22"/>
          </w:rPr>
          <w:tab/>
        </w:r>
        <w:r w:rsidR="00167323" w:rsidRPr="00BD37E9">
          <w:rPr>
            <w:rStyle w:val="Hyperlink"/>
            <w:noProof/>
          </w:rPr>
          <w:t>PHSR – PID $168D – Exhaust Cam Phase Angle Actual Bank 1</w:t>
        </w:r>
        <w:r w:rsidR="00167323">
          <w:rPr>
            <w:noProof/>
            <w:webHidden/>
          </w:rPr>
          <w:tab/>
        </w:r>
        <w:r>
          <w:rPr>
            <w:noProof/>
            <w:webHidden/>
          </w:rPr>
          <w:fldChar w:fldCharType="begin"/>
        </w:r>
        <w:r w:rsidR="00167323">
          <w:rPr>
            <w:noProof/>
            <w:webHidden/>
          </w:rPr>
          <w:instrText xml:space="preserve"> PAGEREF _Toc223513090 \h </w:instrText>
        </w:r>
        <w:r>
          <w:rPr>
            <w:noProof/>
            <w:webHidden/>
          </w:rPr>
        </w:r>
        <w:r>
          <w:rPr>
            <w:noProof/>
            <w:webHidden/>
          </w:rPr>
          <w:fldChar w:fldCharType="separate"/>
        </w:r>
        <w:r w:rsidR="00167323">
          <w:rPr>
            <w:noProof/>
            <w:webHidden/>
          </w:rPr>
          <w:t>190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91" w:history="1">
        <w:r w:rsidR="00167323" w:rsidRPr="00BD37E9">
          <w:rPr>
            <w:rStyle w:val="Hyperlink"/>
            <w:noProof/>
          </w:rPr>
          <w:t>3.2.288</w:t>
        </w:r>
        <w:r w:rsidR="00167323">
          <w:rPr>
            <w:rFonts w:asciiTheme="minorHAnsi" w:eastAsiaTheme="minorEastAsia" w:hAnsiTheme="minorHAnsi" w:cstheme="minorBidi"/>
            <w:b w:val="0"/>
            <w:noProof/>
            <w:sz w:val="22"/>
            <w:szCs w:val="22"/>
          </w:rPr>
          <w:tab/>
        </w:r>
        <w:r w:rsidR="00167323" w:rsidRPr="00BD37E9">
          <w:rPr>
            <w:rStyle w:val="Hyperlink"/>
            <w:noProof/>
          </w:rPr>
          <w:t>PHSR – PID $168E – Intake Cam Phase Angle Actual Bank 1</w:t>
        </w:r>
        <w:r w:rsidR="00167323">
          <w:rPr>
            <w:noProof/>
            <w:webHidden/>
          </w:rPr>
          <w:tab/>
        </w:r>
        <w:r>
          <w:rPr>
            <w:noProof/>
            <w:webHidden/>
          </w:rPr>
          <w:fldChar w:fldCharType="begin"/>
        </w:r>
        <w:r w:rsidR="00167323">
          <w:rPr>
            <w:noProof/>
            <w:webHidden/>
          </w:rPr>
          <w:instrText xml:space="preserve"> PAGEREF _Toc223513091 \h </w:instrText>
        </w:r>
        <w:r>
          <w:rPr>
            <w:noProof/>
            <w:webHidden/>
          </w:rPr>
        </w:r>
        <w:r>
          <w:rPr>
            <w:noProof/>
            <w:webHidden/>
          </w:rPr>
          <w:fldChar w:fldCharType="separate"/>
        </w:r>
        <w:r w:rsidR="00167323">
          <w:rPr>
            <w:noProof/>
            <w:webHidden/>
          </w:rPr>
          <w:t>190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92" w:history="1">
        <w:r w:rsidR="00167323" w:rsidRPr="00BD37E9">
          <w:rPr>
            <w:rStyle w:val="Hyperlink"/>
            <w:noProof/>
          </w:rPr>
          <w:t>3.2.289</w:t>
        </w:r>
        <w:r w:rsidR="00167323">
          <w:rPr>
            <w:rFonts w:asciiTheme="minorHAnsi" w:eastAsiaTheme="minorEastAsia" w:hAnsiTheme="minorHAnsi" w:cstheme="minorBidi"/>
            <w:b w:val="0"/>
            <w:noProof/>
            <w:sz w:val="22"/>
            <w:szCs w:val="22"/>
          </w:rPr>
          <w:tab/>
        </w:r>
        <w:r w:rsidR="00167323" w:rsidRPr="00BD37E9">
          <w:rPr>
            <w:rStyle w:val="Hyperlink"/>
            <w:noProof/>
          </w:rPr>
          <w:t>PHSR – PID $168F – Exhaust Cam Phase Angle Actual Bank 2</w:t>
        </w:r>
        <w:r w:rsidR="00167323">
          <w:rPr>
            <w:noProof/>
            <w:webHidden/>
          </w:rPr>
          <w:tab/>
        </w:r>
        <w:r>
          <w:rPr>
            <w:noProof/>
            <w:webHidden/>
          </w:rPr>
          <w:fldChar w:fldCharType="begin"/>
        </w:r>
        <w:r w:rsidR="00167323">
          <w:rPr>
            <w:noProof/>
            <w:webHidden/>
          </w:rPr>
          <w:instrText xml:space="preserve"> PAGEREF _Toc223513092 \h </w:instrText>
        </w:r>
        <w:r>
          <w:rPr>
            <w:noProof/>
            <w:webHidden/>
          </w:rPr>
        </w:r>
        <w:r>
          <w:rPr>
            <w:noProof/>
            <w:webHidden/>
          </w:rPr>
          <w:fldChar w:fldCharType="separate"/>
        </w:r>
        <w:r w:rsidR="00167323">
          <w:rPr>
            <w:noProof/>
            <w:webHidden/>
          </w:rPr>
          <w:t>190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93" w:history="1">
        <w:r w:rsidR="00167323" w:rsidRPr="00BD37E9">
          <w:rPr>
            <w:rStyle w:val="Hyperlink"/>
            <w:noProof/>
          </w:rPr>
          <w:t>3.2.290</w:t>
        </w:r>
        <w:r w:rsidR="00167323">
          <w:rPr>
            <w:rFonts w:asciiTheme="minorHAnsi" w:eastAsiaTheme="minorEastAsia" w:hAnsiTheme="minorHAnsi" w:cstheme="minorBidi"/>
            <w:b w:val="0"/>
            <w:noProof/>
            <w:sz w:val="22"/>
            <w:szCs w:val="22"/>
          </w:rPr>
          <w:tab/>
        </w:r>
        <w:r w:rsidR="00167323" w:rsidRPr="00BD37E9">
          <w:rPr>
            <w:rStyle w:val="Hyperlink"/>
            <w:noProof/>
          </w:rPr>
          <w:t>PHSR – PID $1690 – Intake Cam Phase Angle Actual Bank 2</w:t>
        </w:r>
        <w:r w:rsidR="00167323">
          <w:rPr>
            <w:noProof/>
            <w:webHidden/>
          </w:rPr>
          <w:tab/>
        </w:r>
        <w:r>
          <w:rPr>
            <w:noProof/>
            <w:webHidden/>
          </w:rPr>
          <w:fldChar w:fldCharType="begin"/>
        </w:r>
        <w:r w:rsidR="00167323">
          <w:rPr>
            <w:noProof/>
            <w:webHidden/>
          </w:rPr>
          <w:instrText xml:space="preserve"> PAGEREF _Toc223513093 \h </w:instrText>
        </w:r>
        <w:r>
          <w:rPr>
            <w:noProof/>
            <w:webHidden/>
          </w:rPr>
        </w:r>
        <w:r>
          <w:rPr>
            <w:noProof/>
            <w:webHidden/>
          </w:rPr>
          <w:fldChar w:fldCharType="separate"/>
        </w:r>
        <w:r w:rsidR="00167323">
          <w:rPr>
            <w:noProof/>
            <w:webHidden/>
          </w:rPr>
          <w:t>191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94" w:history="1">
        <w:r w:rsidR="00167323" w:rsidRPr="00BD37E9">
          <w:rPr>
            <w:rStyle w:val="Hyperlink"/>
            <w:noProof/>
          </w:rPr>
          <w:t>3.2.291</w:t>
        </w:r>
        <w:r w:rsidR="00167323">
          <w:rPr>
            <w:rFonts w:asciiTheme="minorHAnsi" w:eastAsiaTheme="minorEastAsia" w:hAnsiTheme="minorHAnsi" w:cstheme="minorBidi"/>
            <w:b w:val="0"/>
            <w:noProof/>
            <w:sz w:val="22"/>
            <w:szCs w:val="22"/>
          </w:rPr>
          <w:tab/>
        </w:r>
        <w:r w:rsidR="00167323" w:rsidRPr="00BD37E9">
          <w:rPr>
            <w:rStyle w:val="Hyperlink"/>
            <w:noProof/>
          </w:rPr>
          <w:t>PHSR – PID $1691 – Exhaust Cam Phase Angle Desired Bank 1</w:t>
        </w:r>
        <w:r w:rsidR="00167323">
          <w:rPr>
            <w:noProof/>
            <w:webHidden/>
          </w:rPr>
          <w:tab/>
        </w:r>
        <w:r>
          <w:rPr>
            <w:noProof/>
            <w:webHidden/>
          </w:rPr>
          <w:fldChar w:fldCharType="begin"/>
        </w:r>
        <w:r w:rsidR="00167323">
          <w:rPr>
            <w:noProof/>
            <w:webHidden/>
          </w:rPr>
          <w:instrText xml:space="preserve"> PAGEREF _Toc223513094 \h </w:instrText>
        </w:r>
        <w:r>
          <w:rPr>
            <w:noProof/>
            <w:webHidden/>
          </w:rPr>
        </w:r>
        <w:r>
          <w:rPr>
            <w:noProof/>
            <w:webHidden/>
          </w:rPr>
          <w:fldChar w:fldCharType="separate"/>
        </w:r>
        <w:r w:rsidR="00167323">
          <w:rPr>
            <w:noProof/>
            <w:webHidden/>
          </w:rPr>
          <w:t>191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95" w:history="1">
        <w:r w:rsidR="00167323" w:rsidRPr="00BD37E9">
          <w:rPr>
            <w:rStyle w:val="Hyperlink"/>
            <w:noProof/>
          </w:rPr>
          <w:t>3.2.292</w:t>
        </w:r>
        <w:r w:rsidR="00167323">
          <w:rPr>
            <w:rFonts w:asciiTheme="minorHAnsi" w:eastAsiaTheme="minorEastAsia" w:hAnsiTheme="minorHAnsi" w:cstheme="minorBidi"/>
            <w:b w:val="0"/>
            <w:noProof/>
            <w:sz w:val="22"/>
            <w:szCs w:val="22"/>
          </w:rPr>
          <w:tab/>
        </w:r>
        <w:r w:rsidR="00167323" w:rsidRPr="00BD37E9">
          <w:rPr>
            <w:rStyle w:val="Hyperlink"/>
            <w:noProof/>
          </w:rPr>
          <w:t>PHSR – PID $1692 – Intake Cam Phase Angle Desired Bank 1</w:t>
        </w:r>
        <w:r w:rsidR="00167323">
          <w:rPr>
            <w:noProof/>
            <w:webHidden/>
          </w:rPr>
          <w:tab/>
        </w:r>
        <w:r>
          <w:rPr>
            <w:noProof/>
            <w:webHidden/>
          </w:rPr>
          <w:fldChar w:fldCharType="begin"/>
        </w:r>
        <w:r w:rsidR="00167323">
          <w:rPr>
            <w:noProof/>
            <w:webHidden/>
          </w:rPr>
          <w:instrText xml:space="preserve"> PAGEREF _Toc223513095 \h </w:instrText>
        </w:r>
        <w:r>
          <w:rPr>
            <w:noProof/>
            <w:webHidden/>
          </w:rPr>
        </w:r>
        <w:r>
          <w:rPr>
            <w:noProof/>
            <w:webHidden/>
          </w:rPr>
          <w:fldChar w:fldCharType="separate"/>
        </w:r>
        <w:r w:rsidR="00167323">
          <w:rPr>
            <w:noProof/>
            <w:webHidden/>
          </w:rPr>
          <w:t>191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96" w:history="1">
        <w:r w:rsidR="00167323" w:rsidRPr="00BD37E9">
          <w:rPr>
            <w:rStyle w:val="Hyperlink"/>
            <w:noProof/>
          </w:rPr>
          <w:t>3.2.293</w:t>
        </w:r>
        <w:r w:rsidR="00167323">
          <w:rPr>
            <w:rFonts w:asciiTheme="minorHAnsi" w:eastAsiaTheme="minorEastAsia" w:hAnsiTheme="minorHAnsi" w:cstheme="minorBidi"/>
            <w:b w:val="0"/>
            <w:noProof/>
            <w:sz w:val="22"/>
            <w:szCs w:val="22"/>
          </w:rPr>
          <w:tab/>
        </w:r>
        <w:r w:rsidR="00167323" w:rsidRPr="00BD37E9">
          <w:rPr>
            <w:rStyle w:val="Hyperlink"/>
            <w:noProof/>
          </w:rPr>
          <w:t>PHSR – PID $1693 – Exhaust Cam Phase Angle Desired Bank 2</w:t>
        </w:r>
        <w:r w:rsidR="00167323">
          <w:rPr>
            <w:noProof/>
            <w:webHidden/>
          </w:rPr>
          <w:tab/>
        </w:r>
        <w:r>
          <w:rPr>
            <w:noProof/>
            <w:webHidden/>
          </w:rPr>
          <w:fldChar w:fldCharType="begin"/>
        </w:r>
        <w:r w:rsidR="00167323">
          <w:rPr>
            <w:noProof/>
            <w:webHidden/>
          </w:rPr>
          <w:instrText xml:space="preserve"> PAGEREF _Toc223513096 \h </w:instrText>
        </w:r>
        <w:r>
          <w:rPr>
            <w:noProof/>
            <w:webHidden/>
          </w:rPr>
        </w:r>
        <w:r>
          <w:rPr>
            <w:noProof/>
            <w:webHidden/>
          </w:rPr>
          <w:fldChar w:fldCharType="separate"/>
        </w:r>
        <w:r w:rsidR="00167323">
          <w:rPr>
            <w:noProof/>
            <w:webHidden/>
          </w:rPr>
          <w:t>191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97" w:history="1">
        <w:r w:rsidR="00167323" w:rsidRPr="00BD37E9">
          <w:rPr>
            <w:rStyle w:val="Hyperlink"/>
            <w:noProof/>
          </w:rPr>
          <w:t>3.2.294</w:t>
        </w:r>
        <w:r w:rsidR="00167323">
          <w:rPr>
            <w:rFonts w:asciiTheme="minorHAnsi" w:eastAsiaTheme="minorEastAsia" w:hAnsiTheme="minorHAnsi" w:cstheme="minorBidi"/>
            <w:b w:val="0"/>
            <w:noProof/>
            <w:sz w:val="22"/>
            <w:szCs w:val="22"/>
          </w:rPr>
          <w:tab/>
        </w:r>
        <w:r w:rsidR="00167323" w:rsidRPr="00BD37E9">
          <w:rPr>
            <w:rStyle w:val="Hyperlink"/>
            <w:noProof/>
          </w:rPr>
          <w:t>PHSR – PID $1694 – Intake Cam Phase Angle Desired Bank 2</w:t>
        </w:r>
        <w:r w:rsidR="00167323">
          <w:rPr>
            <w:noProof/>
            <w:webHidden/>
          </w:rPr>
          <w:tab/>
        </w:r>
        <w:r>
          <w:rPr>
            <w:noProof/>
            <w:webHidden/>
          </w:rPr>
          <w:fldChar w:fldCharType="begin"/>
        </w:r>
        <w:r w:rsidR="00167323">
          <w:rPr>
            <w:noProof/>
            <w:webHidden/>
          </w:rPr>
          <w:instrText xml:space="preserve"> PAGEREF _Toc223513097 \h </w:instrText>
        </w:r>
        <w:r>
          <w:rPr>
            <w:noProof/>
            <w:webHidden/>
          </w:rPr>
        </w:r>
        <w:r>
          <w:rPr>
            <w:noProof/>
            <w:webHidden/>
          </w:rPr>
          <w:fldChar w:fldCharType="separate"/>
        </w:r>
        <w:r w:rsidR="00167323">
          <w:rPr>
            <w:noProof/>
            <w:webHidden/>
          </w:rPr>
          <w:t>191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98" w:history="1">
        <w:r w:rsidR="00167323" w:rsidRPr="00BD37E9">
          <w:rPr>
            <w:rStyle w:val="Hyperlink"/>
            <w:noProof/>
          </w:rPr>
          <w:t>3.2.295</w:t>
        </w:r>
        <w:r w:rsidR="00167323">
          <w:rPr>
            <w:rFonts w:asciiTheme="minorHAnsi" w:eastAsiaTheme="minorEastAsia" w:hAnsiTheme="minorHAnsi" w:cstheme="minorBidi"/>
            <w:b w:val="0"/>
            <w:noProof/>
            <w:sz w:val="22"/>
            <w:szCs w:val="22"/>
          </w:rPr>
          <w:tab/>
        </w:r>
        <w:r w:rsidR="00167323" w:rsidRPr="00BD37E9">
          <w:rPr>
            <w:rStyle w:val="Hyperlink"/>
            <w:noProof/>
          </w:rPr>
          <w:t>PHSR – PID $1695 – Exhaust Cam Phase Angle Error Bank 1</w:t>
        </w:r>
        <w:r w:rsidR="00167323">
          <w:rPr>
            <w:noProof/>
            <w:webHidden/>
          </w:rPr>
          <w:tab/>
        </w:r>
        <w:r>
          <w:rPr>
            <w:noProof/>
            <w:webHidden/>
          </w:rPr>
          <w:fldChar w:fldCharType="begin"/>
        </w:r>
        <w:r w:rsidR="00167323">
          <w:rPr>
            <w:noProof/>
            <w:webHidden/>
          </w:rPr>
          <w:instrText xml:space="preserve"> PAGEREF _Toc223513098 \h </w:instrText>
        </w:r>
        <w:r>
          <w:rPr>
            <w:noProof/>
            <w:webHidden/>
          </w:rPr>
        </w:r>
        <w:r>
          <w:rPr>
            <w:noProof/>
            <w:webHidden/>
          </w:rPr>
          <w:fldChar w:fldCharType="separate"/>
        </w:r>
        <w:r w:rsidR="00167323">
          <w:rPr>
            <w:noProof/>
            <w:webHidden/>
          </w:rPr>
          <w:t>192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099" w:history="1">
        <w:r w:rsidR="00167323" w:rsidRPr="00BD37E9">
          <w:rPr>
            <w:rStyle w:val="Hyperlink"/>
            <w:noProof/>
          </w:rPr>
          <w:t>3.2.296</w:t>
        </w:r>
        <w:r w:rsidR="00167323">
          <w:rPr>
            <w:rFonts w:asciiTheme="minorHAnsi" w:eastAsiaTheme="minorEastAsia" w:hAnsiTheme="minorHAnsi" w:cstheme="minorBidi"/>
            <w:b w:val="0"/>
            <w:noProof/>
            <w:sz w:val="22"/>
            <w:szCs w:val="22"/>
          </w:rPr>
          <w:tab/>
        </w:r>
        <w:r w:rsidR="00167323" w:rsidRPr="00BD37E9">
          <w:rPr>
            <w:rStyle w:val="Hyperlink"/>
            <w:noProof/>
          </w:rPr>
          <w:t>PHSR – PID $1696 – Intake Cam Phase Angle Error Bank 1</w:t>
        </w:r>
        <w:r w:rsidR="00167323">
          <w:rPr>
            <w:noProof/>
            <w:webHidden/>
          </w:rPr>
          <w:tab/>
        </w:r>
        <w:r>
          <w:rPr>
            <w:noProof/>
            <w:webHidden/>
          </w:rPr>
          <w:fldChar w:fldCharType="begin"/>
        </w:r>
        <w:r w:rsidR="00167323">
          <w:rPr>
            <w:noProof/>
            <w:webHidden/>
          </w:rPr>
          <w:instrText xml:space="preserve"> PAGEREF _Toc223513099 \h </w:instrText>
        </w:r>
        <w:r>
          <w:rPr>
            <w:noProof/>
            <w:webHidden/>
          </w:rPr>
        </w:r>
        <w:r>
          <w:rPr>
            <w:noProof/>
            <w:webHidden/>
          </w:rPr>
          <w:fldChar w:fldCharType="separate"/>
        </w:r>
        <w:r w:rsidR="00167323">
          <w:rPr>
            <w:noProof/>
            <w:webHidden/>
          </w:rPr>
          <w:t>192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00" w:history="1">
        <w:r w:rsidR="00167323" w:rsidRPr="00BD37E9">
          <w:rPr>
            <w:rStyle w:val="Hyperlink"/>
            <w:noProof/>
          </w:rPr>
          <w:t>3.2.297</w:t>
        </w:r>
        <w:r w:rsidR="00167323">
          <w:rPr>
            <w:rFonts w:asciiTheme="minorHAnsi" w:eastAsiaTheme="minorEastAsia" w:hAnsiTheme="minorHAnsi" w:cstheme="minorBidi"/>
            <w:b w:val="0"/>
            <w:noProof/>
            <w:sz w:val="22"/>
            <w:szCs w:val="22"/>
          </w:rPr>
          <w:tab/>
        </w:r>
        <w:r w:rsidR="00167323" w:rsidRPr="00BD37E9">
          <w:rPr>
            <w:rStyle w:val="Hyperlink"/>
            <w:noProof/>
          </w:rPr>
          <w:t>PHSR – PID $1697 – Exhaust Cam Phase Angle Error Bank 2</w:t>
        </w:r>
        <w:r w:rsidR="00167323">
          <w:rPr>
            <w:noProof/>
            <w:webHidden/>
          </w:rPr>
          <w:tab/>
        </w:r>
        <w:r>
          <w:rPr>
            <w:noProof/>
            <w:webHidden/>
          </w:rPr>
          <w:fldChar w:fldCharType="begin"/>
        </w:r>
        <w:r w:rsidR="00167323">
          <w:rPr>
            <w:noProof/>
            <w:webHidden/>
          </w:rPr>
          <w:instrText xml:space="preserve"> PAGEREF _Toc223513100 \h </w:instrText>
        </w:r>
        <w:r>
          <w:rPr>
            <w:noProof/>
            <w:webHidden/>
          </w:rPr>
        </w:r>
        <w:r>
          <w:rPr>
            <w:noProof/>
            <w:webHidden/>
          </w:rPr>
          <w:fldChar w:fldCharType="separate"/>
        </w:r>
        <w:r w:rsidR="00167323">
          <w:rPr>
            <w:noProof/>
            <w:webHidden/>
          </w:rPr>
          <w:t>192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01" w:history="1">
        <w:r w:rsidR="00167323" w:rsidRPr="00BD37E9">
          <w:rPr>
            <w:rStyle w:val="Hyperlink"/>
            <w:noProof/>
          </w:rPr>
          <w:t>3.2.298</w:t>
        </w:r>
        <w:r w:rsidR="00167323">
          <w:rPr>
            <w:rFonts w:asciiTheme="minorHAnsi" w:eastAsiaTheme="minorEastAsia" w:hAnsiTheme="minorHAnsi" w:cstheme="minorBidi"/>
            <w:b w:val="0"/>
            <w:noProof/>
            <w:sz w:val="22"/>
            <w:szCs w:val="22"/>
          </w:rPr>
          <w:tab/>
        </w:r>
        <w:r w:rsidR="00167323" w:rsidRPr="00BD37E9">
          <w:rPr>
            <w:rStyle w:val="Hyperlink"/>
            <w:noProof/>
          </w:rPr>
          <w:t>PHSR – PID $1698 – Intake Cam Phase Angle Error Bank 2</w:t>
        </w:r>
        <w:r w:rsidR="00167323">
          <w:rPr>
            <w:noProof/>
            <w:webHidden/>
          </w:rPr>
          <w:tab/>
        </w:r>
        <w:r>
          <w:rPr>
            <w:noProof/>
            <w:webHidden/>
          </w:rPr>
          <w:fldChar w:fldCharType="begin"/>
        </w:r>
        <w:r w:rsidR="00167323">
          <w:rPr>
            <w:noProof/>
            <w:webHidden/>
          </w:rPr>
          <w:instrText xml:space="preserve"> PAGEREF _Toc223513101 \h </w:instrText>
        </w:r>
        <w:r>
          <w:rPr>
            <w:noProof/>
            <w:webHidden/>
          </w:rPr>
        </w:r>
        <w:r>
          <w:rPr>
            <w:noProof/>
            <w:webHidden/>
          </w:rPr>
          <w:fldChar w:fldCharType="separate"/>
        </w:r>
        <w:r w:rsidR="00167323">
          <w:rPr>
            <w:noProof/>
            <w:webHidden/>
          </w:rPr>
          <w:t>192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02" w:history="1">
        <w:r w:rsidR="00167323" w:rsidRPr="00BD37E9">
          <w:rPr>
            <w:rStyle w:val="Hyperlink"/>
            <w:noProof/>
          </w:rPr>
          <w:t>3.2.299</w:t>
        </w:r>
        <w:r w:rsidR="00167323">
          <w:rPr>
            <w:rFonts w:asciiTheme="minorHAnsi" w:eastAsiaTheme="minorEastAsia" w:hAnsiTheme="minorHAnsi" w:cstheme="minorBidi"/>
            <w:b w:val="0"/>
            <w:noProof/>
            <w:sz w:val="22"/>
            <w:szCs w:val="22"/>
          </w:rPr>
          <w:tab/>
        </w:r>
        <w:r w:rsidR="00167323" w:rsidRPr="00BD37E9">
          <w:rPr>
            <w:rStyle w:val="Hyperlink"/>
            <w:noProof/>
          </w:rPr>
          <w:t>EPSR – PID $169A – Exhaust Cam Position Sensor Pulse Counter Bank 1</w:t>
        </w:r>
        <w:r w:rsidR="00167323">
          <w:rPr>
            <w:noProof/>
            <w:webHidden/>
          </w:rPr>
          <w:tab/>
        </w:r>
        <w:r>
          <w:rPr>
            <w:noProof/>
            <w:webHidden/>
          </w:rPr>
          <w:fldChar w:fldCharType="begin"/>
        </w:r>
        <w:r w:rsidR="00167323">
          <w:rPr>
            <w:noProof/>
            <w:webHidden/>
          </w:rPr>
          <w:instrText xml:space="preserve"> PAGEREF _Toc223513102 \h </w:instrText>
        </w:r>
        <w:r>
          <w:rPr>
            <w:noProof/>
            <w:webHidden/>
          </w:rPr>
        </w:r>
        <w:r>
          <w:rPr>
            <w:noProof/>
            <w:webHidden/>
          </w:rPr>
          <w:fldChar w:fldCharType="separate"/>
        </w:r>
        <w:r w:rsidR="00167323">
          <w:rPr>
            <w:noProof/>
            <w:webHidden/>
          </w:rPr>
          <w:t>192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03" w:history="1">
        <w:r w:rsidR="00167323" w:rsidRPr="00BD37E9">
          <w:rPr>
            <w:rStyle w:val="Hyperlink"/>
            <w:noProof/>
          </w:rPr>
          <w:t>3.2.300</w:t>
        </w:r>
        <w:r w:rsidR="00167323">
          <w:rPr>
            <w:rFonts w:asciiTheme="minorHAnsi" w:eastAsiaTheme="minorEastAsia" w:hAnsiTheme="minorHAnsi" w:cstheme="minorBidi"/>
            <w:b w:val="0"/>
            <w:noProof/>
            <w:sz w:val="22"/>
            <w:szCs w:val="22"/>
          </w:rPr>
          <w:tab/>
        </w:r>
        <w:r w:rsidR="00167323" w:rsidRPr="00BD37E9">
          <w:rPr>
            <w:rStyle w:val="Hyperlink"/>
            <w:noProof/>
          </w:rPr>
          <w:t>EPSR – PID $169B – Intake Cam Position Sensor Pulse Counter Bank 1</w:t>
        </w:r>
        <w:r w:rsidR="00167323">
          <w:rPr>
            <w:noProof/>
            <w:webHidden/>
          </w:rPr>
          <w:tab/>
        </w:r>
        <w:r>
          <w:rPr>
            <w:noProof/>
            <w:webHidden/>
          </w:rPr>
          <w:fldChar w:fldCharType="begin"/>
        </w:r>
        <w:r w:rsidR="00167323">
          <w:rPr>
            <w:noProof/>
            <w:webHidden/>
          </w:rPr>
          <w:instrText xml:space="preserve"> PAGEREF _Toc223513103 \h </w:instrText>
        </w:r>
        <w:r>
          <w:rPr>
            <w:noProof/>
            <w:webHidden/>
          </w:rPr>
        </w:r>
        <w:r>
          <w:rPr>
            <w:noProof/>
            <w:webHidden/>
          </w:rPr>
          <w:fldChar w:fldCharType="separate"/>
        </w:r>
        <w:r w:rsidR="00167323">
          <w:rPr>
            <w:noProof/>
            <w:webHidden/>
          </w:rPr>
          <w:t>193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04" w:history="1">
        <w:r w:rsidR="00167323" w:rsidRPr="00BD37E9">
          <w:rPr>
            <w:rStyle w:val="Hyperlink"/>
            <w:noProof/>
          </w:rPr>
          <w:t>3.2.301</w:t>
        </w:r>
        <w:r w:rsidR="00167323">
          <w:rPr>
            <w:rFonts w:asciiTheme="minorHAnsi" w:eastAsiaTheme="minorEastAsia" w:hAnsiTheme="minorHAnsi" w:cstheme="minorBidi"/>
            <w:b w:val="0"/>
            <w:noProof/>
            <w:sz w:val="22"/>
            <w:szCs w:val="22"/>
          </w:rPr>
          <w:tab/>
        </w:r>
        <w:r w:rsidR="00167323" w:rsidRPr="00BD37E9">
          <w:rPr>
            <w:rStyle w:val="Hyperlink"/>
            <w:noProof/>
          </w:rPr>
          <w:t>EPSR – PID $169C – Exhaust Cam Position Sensor Pulse Counter Bank 2</w:t>
        </w:r>
        <w:r w:rsidR="00167323">
          <w:rPr>
            <w:noProof/>
            <w:webHidden/>
          </w:rPr>
          <w:tab/>
        </w:r>
        <w:r>
          <w:rPr>
            <w:noProof/>
            <w:webHidden/>
          </w:rPr>
          <w:fldChar w:fldCharType="begin"/>
        </w:r>
        <w:r w:rsidR="00167323">
          <w:rPr>
            <w:noProof/>
            <w:webHidden/>
          </w:rPr>
          <w:instrText xml:space="preserve"> PAGEREF _Toc223513104 \h </w:instrText>
        </w:r>
        <w:r>
          <w:rPr>
            <w:noProof/>
            <w:webHidden/>
          </w:rPr>
        </w:r>
        <w:r>
          <w:rPr>
            <w:noProof/>
            <w:webHidden/>
          </w:rPr>
          <w:fldChar w:fldCharType="separate"/>
        </w:r>
        <w:r w:rsidR="00167323">
          <w:rPr>
            <w:noProof/>
            <w:webHidden/>
          </w:rPr>
          <w:t>193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05" w:history="1">
        <w:r w:rsidR="00167323" w:rsidRPr="00BD37E9">
          <w:rPr>
            <w:rStyle w:val="Hyperlink"/>
            <w:noProof/>
          </w:rPr>
          <w:t>3.2.302</w:t>
        </w:r>
        <w:r w:rsidR="00167323">
          <w:rPr>
            <w:rFonts w:asciiTheme="minorHAnsi" w:eastAsiaTheme="minorEastAsia" w:hAnsiTheme="minorHAnsi" w:cstheme="minorBidi"/>
            <w:b w:val="0"/>
            <w:noProof/>
            <w:sz w:val="22"/>
            <w:szCs w:val="22"/>
          </w:rPr>
          <w:tab/>
        </w:r>
        <w:r w:rsidR="00167323" w:rsidRPr="00BD37E9">
          <w:rPr>
            <w:rStyle w:val="Hyperlink"/>
            <w:noProof/>
          </w:rPr>
          <w:t>EPSR – PID $169D – Intake Cam Position Sensor Pulse Counter Bank 2</w:t>
        </w:r>
        <w:r w:rsidR="00167323">
          <w:rPr>
            <w:noProof/>
            <w:webHidden/>
          </w:rPr>
          <w:tab/>
        </w:r>
        <w:r>
          <w:rPr>
            <w:noProof/>
            <w:webHidden/>
          </w:rPr>
          <w:fldChar w:fldCharType="begin"/>
        </w:r>
        <w:r w:rsidR="00167323">
          <w:rPr>
            <w:noProof/>
            <w:webHidden/>
          </w:rPr>
          <w:instrText xml:space="preserve"> PAGEREF _Toc223513105 \h </w:instrText>
        </w:r>
        <w:r>
          <w:rPr>
            <w:noProof/>
            <w:webHidden/>
          </w:rPr>
        </w:r>
        <w:r>
          <w:rPr>
            <w:noProof/>
            <w:webHidden/>
          </w:rPr>
          <w:fldChar w:fldCharType="separate"/>
        </w:r>
        <w:r w:rsidR="00167323">
          <w:rPr>
            <w:noProof/>
            <w:webHidden/>
          </w:rPr>
          <w:t>193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06" w:history="1">
        <w:r w:rsidR="00167323" w:rsidRPr="00BD37E9">
          <w:rPr>
            <w:rStyle w:val="Hyperlink"/>
            <w:noProof/>
          </w:rPr>
          <w:t>3.2.303</w:t>
        </w:r>
        <w:r w:rsidR="00167323">
          <w:rPr>
            <w:rFonts w:asciiTheme="minorHAnsi" w:eastAsiaTheme="minorEastAsia" w:hAnsiTheme="minorHAnsi" w:cstheme="minorBidi"/>
            <w:b w:val="0"/>
            <w:noProof/>
            <w:sz w:val="22"/>
            <w:szCs w:val="22"/>
          </w:rPr>
          <w:tab/>
        </w:r>
        <w:r w:rsidR="00167323" w:rsidRPr="00BD37E9">
          <w:rPr>
            <w:rStyle w:val="Hyperlink"/>
            <w:noProof/>
          </w:rPr>
          <w:t>TFTR – PID $1940 – Transmission Oil Temperature</w:t>
        </w:r>
        <w:r w:rsidR="00167323">
          <w:rPr>
            <w:noProof/>
            <w:webHidden/>
          </w:rPr>
          <w:tab/>
        </w:r>
        <w:r>
          <w:rPr>
            <w:noProof/>
            <w:webHidden/>
          </w:rPr>
          <w:fldChar w:fldCharType="begin"/>
        </w:r>
        <w:r w:rsidR="00167323">
          <w:rPr>
            <w:noProof/>
            <w:webHidden/>
          </w:rPr>
          <w:instrText xml:space="preserve"> PAGEREF _Toc223513106 \h </w:instrText>
        </w:r>
        <w:r>
          <w:rPr>
            <w:noProof/>
            <w:webHidden/>
          </w:rPr>
        </w:r>
        <w:r>
          <w:rPr>
            <w:noProof/>
            <w:webHidden/>
          </w:rPr>
          <w:fldChar w:fldCharType="separate"/>
        </w:r>
        <w:r w:rsidR="00167323">
          <w:rPr>
            <w:noProof/>
            <w:webHidden/>
          </w:rPr>
          <w:t>193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07" w:history="1">
        <w:r w:rsidR="00167323" w:rsidRPr="00BD37E9">
          <w:rPr>
            <w:rStyle w:val="Hyperlink"/>
            <w:noProof/>
          </w:rPr>
          <w:t>3.2.304</w:t>
        </w:r>
        <w:r w:rsidR="00167323">
          <w:rPr>
            <w:rFonts w:asciiTheme="minorHAnsi" w:eastAsiaTheme="minorEastAsia" w:hAnsiTheme="minorHAnsi" w:cstheme="minorBidi"/>
            <w:b w:val="0"/>
            <w:noProof/>
            <w:sz w:val="22"/>
            <w:szCs w:val="22"/>
          </w:rPr>
          <w:tab/>
        </w:r>
        <w:r w:rsidR="00167323" w:rsidRPr="00BD37E9">
          <w:rPr>
            <w:rStyle w:val="Hyperlink"/>
            <w:noProof/>
          </w:rPr>
          <w:t>TISR – PID $1941 – Transmission Input Speed</w:t>
        </w:r>
        <w:r w:rsidR="00167323">
          <w:rPr>
            <w:noProof/>
            <w:webHidden/>
          </w:rPr>
          <w:tab/>
        </w:r>
        <w:r>
          <w:rPr>
            <w:noProof/>
            <w:webHidden/>
          </w:rPr>
          <w:fldChar w:fldCharType="begin"/>
        </w:r>
        <w:r w:rsidR="00167323">
          <w:rPr>
            <w:noProof/>
            <w:webHidden/>
          </w:rPr>
          <w:instrText xml:space="preserve"> PAGEREF _Toc223513107 \h </w:instrText>
        </w:r>
        <w:r>
          <w:rPr>
            <w:noProof/>
            <w:webHidden/>
          </w:rPr>
        </w:r>
        <w:r>
          <w:rPr>
            <w:noProof/>
            <w:webHidden/>
          </w:rPr>
          <w:fldChar w:fldCharType="separate"/>
        </w:r>
        <w:r w:rsidR="00167323">
          <w:rPr>
            <w:noProof/>
            <w:webHidden/>
          </w:rPr>
          <w:t>193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08" w:history="1">
        <w:r w:rsidR="00167323" w:rsidRPr="00BD37E9">
          <w:rPr>
            <w:rStyle w:val="Hyperlink"/>
            <w:noProof/>
          </w:rPr>
          <w:t>3.2.305</w:t>
        </w:r>
        <w:r w:rsidR="00167323">
          <w:rPr>
            <w:rFonts w:asciiTheme="minorHAnsi" w:eastAsiaTheme="minorEastAsia" w:hAnsiTheme="minorHAnsi" w:cstheme="minorBidi"/>
            <w:b w:val="0"/>
            <w:noProof/>
            <w:sz w:val="22"/>
            <w:szCs w:val="22"/>
          </w:rPr>
          <w:tab/>
        </w:r>
        <w:r w:rsidR="00167323" w:rsidRPr="00BD37E9">
          <w:rPr>
            <w:rStyle w:val="Hyperlink"/>
            <w:noProof/>
          </w:rPr>
          <w:t>TOSR – PID $1942 – Transmission Output Speed</w:t>
        </w:r>
        <w:r w:rsidR="00167323">
          <w:rPr>
            <w:noProof/>
            <w:webHidden/>
          </w:rPr>
          <w:tab/>
        </w:r>
        <w:r>
          <w:rPr>
            <w:noProof/>
            <w:webHidden/>
          </w:rPr>
          <w:fldChar w:fldCharType="begin"/>
        </w:r>
        <w:r w:rsidR="00167323">
          <w:rPr>
            <w:noProof/>
            <w:webHidden/>
          </w:rPr>
          <w:instrText xml:space="preserve"> PAGEREF _Toc223513108 \h </w:instrText>
        </w:r>
        <w:r>
          <w:rPr>
            <w:noProof/>
            <w:webHidden/>
          </w:rPr>
        </w:r>
        <w:r>
          <w:rPr>
            <w:noProof/>
            <w:webHidden/>
          </w:rPr>
          <w:fldChar w:fldCharType="separate"/>
        </w:r>
        <w:r w:rsidR="00167323">
          <w:rPr>
            <w:noProof/>
            <w:webHidden/>
          </w:rPr>
          <w:t>194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09" w:history="1">
        <w:r w:rsidR="00167323" w:rsidRPr="00BD37E9">
          <w:rPr>
            <w:rStyle w:val="Hyperlink"/>
            <w:noProof/>
          </w:rPr>
          <w:t>3.2.306</w:t>
        </w:r>
        <w:r w:rsidR="00167323">
          <w:rPr>
            <w:rFonts w:asciiTheme="minorHAnsi" w:eastAsiaTheme="minorEastAsia" w:hAnsiTheme="minorHAnsi" w:cstheme="minorBidi"/>
            <w:b w:val="0"/>
            <w:noProof/>
            <w:sz w:val="22"/>
            <w:szCs w:val="22"/>
          </w:rPr>
          <w:tab/>
        </w:r>
        <w:r w:rsidR="00167323" w:rsidRPr="00BD37E9">
          <w:rPr>
            <w:rStyle w:val="Hyperlink"/>
            <w:noProof/>
          </w:rPr>
          <w:t>SPRR – PID $194B – Transmission 4-5 Upshift Time Error</w:t>
        </w:r>
        <w:r w:rsidR="00167323">
          <w:rPr>
            <w:noProof/>
            <w:webHidden/>
          </w:rPr>
          <w:tab/>
        </w:r>
        <w:r>
          <w:rPr>
            <w:noProof/>
            <w:webHidden/>
          </w:rPr>
          <w:fldChar w:fldCharType="begin"/>
        </w:r>
        <w:r w:rsidR="00167323">
          <w:rPr>
            <w:noProof/>
            <w:webHidden/>
          </w:rPr>
          <w:instrText xml:space="preserve"> PAGEREF _Toc223513109 \h </w:instrText>
        </w:r>
        <w:r>
          <w:rPr>
            <w:noProof/>
            <w:webHidden/>
          </w:rPr>
        </w:r>
        <w:r>
          <w:rPr>
            <w:noProof/>
            <w:webHidden/>
          </w:rPr>
          <w:fldChar w:fldCharType="separate"/>
        </w:r>
        <w:r w:rsidR="00167323">
          <w:rPr>
            <w:noProof/>
            <w:webHidden/>
          </w:rPr>
          <w:t>194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10" w:history="1">
        <w:r w:rsidR="00167323" w:rsidRPr="00BD37E9">
          <w:rPr>
            <w:rStyle w:val="Hyperlink"/>
            <w:noProof/>
          </w:rPr>
          <w:t>3.2.307</w:t>
        </w:r>
        <w:r w:rsidR="00167323">
          <w:rPr>
            <w:rFonts w:asciiTheme="minorHAnsi" w:eastAsiaTheme="minorEastAsia" w:hAnsiTheme="minorHAnsi" w:cstheme="minorBidi"/>
            <w:b w:val="0"/>
            <w:noProof/>
            <w:sz w:val="22"/>
            <w:szCs w:val="22"/>
          </w:rPr>
          <w:tab/>
        </w:r>
        <w:r w:rsidR="00167323" w:rsidRPr="00BD37E9">
          <w:rPr>
            <w:rStyle w:val="Hyperlink"/>
            <w:noProof/>
          </w:rPr>
          <w:t>SHTR – PID $194C – Transmission 4-5 Upshift Time</w:t>
        </w:r>
        <w:r w:rsidR="00167323">
          <w:rPr>
            <w:noProof/>
            <w:webHidden/>
          </w:rPr>
          <w:tab/>
        </w:r>
        <w:r>
          <w:rPr>
            <w:noProof/>
            <w:webHidden/>
          </w:rPr>
          <w:fldChar w:fldCharType="begin"/>
        </w:r>
        <w:r w:rsidR="00167323">
          <w:rPr>
            <w:noProof/>
            <w:webHidden/>
          </w:rPr>
          <w:instrText xml:space="preserve"> PAGEREF _Toc223513110 \h </w:instrText>
        </w:r>
        <w:r>
          <w:rPr>
            <w:noProof/>
            <w:webHidden/>
          </w:rPr>
        </w:r>
        <w:r>
          <w:rPr>
            <w:noProof/>
            <w:webHidden/>
          </w:rPr>
          <w:fldChar w:fldCharType="separate"/>
        </w:r>
        <w:r w:rsidR="00167323">
          <w:rPr>
            <w:noProof/>
            <w:webHidden/>
          </w:rPr>
          <w:t>194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11" w:history="1">
        <w:r w:rsidR="00167323" w:rsidRPr="00BD37E9">
          <w:rPr>
            <w:rStyle w:val="Hyperlink"/>
            <w:noProof/>
          </w:rPr>
          <w:t>3.2.308</w:t>
        </w:r>
        <w:r w:rsidR="00167323">
          <w:rPr>
            <w:rFonts w:asciiTheme="minorHAnsi" w:eastAsiaTheme="minorEastAsia" w:hAnsiTheme="minorHAnsi" w:cstheme="minorBidi"/>
            <w:b w:val="0"/>
            <w:noProof/>
            <w:sz w:val="22"/>
            <w:szCs w:val="22"/>
          </w:rPr>
          <w:tab/>
        </w:r>
        <w:r w:rsidR="00167323" w:rsidRPr="00BD37E9">
          <w:rPr>
            <w:rStyle w:val="Hyperlink"/>
            <w:noProof/>
          </w:rPr>
          <w:t>TRGR – PID $194F – Transmission PRNDL Range</w:t>
        </w:r>
        <w:r w:rsidR="00167323">
          <w:rPr>
            <w:noProof/>
            <w:webHidden/>
          </w:rPr>
          <w:tab/>
        </w:r>
        <w:r>
          <w:rPr>
            <w:noProof/>
            <w:webHidden/>
          </w:rPr>
          <w:fldChar w:fldCharType="begin"/>
        </w:r>
        <w:r w:rsidR="00167323">
          <w:rPr>
            <w:noProof/>
            <w:webHidden/>
          </w:rPr>
          <w:instrText xml:space="preserve"> PAGEREF _Toc223513111 \h </w:instrText>
        </w:r>
        <w:r>
          <w:rPr>
            <w:noProof/>
            <w:webHidden/>
          </w:rPr>
        </w:r>
        <w:r>
          <w:rPr>
            <w:noProof/>
            <w:webHidden/>
          </w:rPr>
          <w:fldChar w:fldCharType="separate"/>
        </w:r>
        <w:r w:rsidR="00167323">
          <w:rPr>
            <w:noProof/>
            <w:webHidden/>
          </w:rPr>
          <w:t>194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12" w:history="1">
        <w:r w:rsidR="00167323" w:rsidRPr="00BD37E9">
          <w:rPr>
            <w:rStyle w:val="Hyperlink"/>
            <w:noProof/>
          </w:rPr>
          <w:t>3.2.309</w:t>
        </w:r>
        <w:r w:rsidR="00167323">
          <w:rPr>
            <w:rFonts w:asciiTheme="minorHAnsi" w:eastAsiaTheme="minorEastAsia" w:hAnsiTheme="minorHAnsi" w:cstheme="minorBidi"/>
            <w:b w:val="0"/>
            <w:noProof/>
            <w:sz w:val="22"/>
            <w:szCs w:val="22"/>
          </w:rPr>
          <w:tab/>
        </w:r>
        <w:r w:rsidR="00167323" w:rsidRPr="00BD37E9">
          <w:rPr>
            <w:rStyle w:val="Hyperlink"/>
            <w:noProof/>
          </w:rPr>
          <w:t>TRGR – PID $1951 – Transmission Range Input Status</w:t>
        </w:r>
        <w:r w:rsidR="00167323">
          <w:rPr>
            <w:noProof/>
            <w:webHidden/>
          </w:rPr>
          <w:tab/>
        </w:r>
        <w:r>
          <w:rPr>
            <w:noProof/>
            <w:webHidden/>
          </w:rPr>
          <w:fldChar w:fldCharType="begin"/>
        </w:r>
        <w:r w:rsidR="00167323">
          <w:rPr>
            <w:noProof/>
            <w:webHidden/>
          </w:rPr>
          <w:instrText xml:space="preserve"> PAGEREF _Toc223513112 \h </w:instrText>
        </w:r>
        <w:r>
          <w:rPr>
            <w:noProof/>
            <w:webHidden/>
          </w:rPr>
        </w:r>
        <w:r>
          <w:rPr>
            <w:noProof/>
            <w:webHidden/>
          </w:rPr>
          <w:fldChar w:fldCharType="separate"/>
        </w:r>
        <w:r w:rsidR="00167323">
          <w:rPr>
            <w:noProof/>
            <w:webHidden/>
          </w:rPr>
          <w:t>195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13" w:history="1">
        <w:r w:rsidR="00167323" w:rsidRPr="00BD37E9">
          <w:rPr>
            <w:rStyle w:val="Hyperlink"/>
            <w:noProof/>
          </w:rPr>
          <w:t>3.2.310</w:t>
        </w:r>
        <w:r w:rsidR="00167323">
          <w:rPr>
            <w:rFonts w:asciiTheme="minorHAnsi" w:eastAsiaTheme="minorEastAsia" w:hAnsiTheme="minorHAnsi" w:cstheme="minorBidi"/>
            <w:b w:val="0"/>
            <w:noProof/>
            <w:sz w:val="22"/>
            <w:szCs w:val="22"/>
          </w:rPr>
          <w:tab/>
        </w:r>
        <w:r w:rsidR="00167323" w:rsidRPr="00BD37E9">
          <w:rPr>
            <w:rStyle w:val="Hyperlink"/>
            <w:noProof/>
          </w:rPr>
          <w:t>TRTR – PID $195B – Diagnostic Transmission Ratio</w:t>
        </w:r>
        <w:r w:rsidR="00167323">
          <w:rPr>
            <w:noProof/>
            <w:webHidden/>
          </w:rPr>
          <w:tab/>
        </w:r>
        <w:r>
          <w:rPr>
            <w:noProof/>
            <w:webHidden/>
          </w:rPr>
          <w:fldChar w:fldCharType="begin"/>
        </w:r>
        <w:r w:rsidR="00167323">
          <w:rPr>
            <w:noProof/>
            <w:webHidden/>
          </w:rPr>
          <w:instrText xml:space="preserve"> PAGEREF _Toc223513113 \h </w:instrText>
        </w:r>
        <w:r>
          <w:rPr>
            <w:noProof/>
            <w:webHidden/>
          </w:rPr>
        </w:r>
        <w:r>
          <w:rPr>
            <w:noProof/>
            <w:webHidden/>
          </w:rPr>
          <w:fldChar w:fldCharType="separate"/>
        </w:r>
        <w:r w:rsidR="00167323">
          <w:rPr>
            <w:noProof/>
            <w:webHidden/>
          </w:rPr>
          <w:t>195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14" w:history="1">
        <w:r w:rsidR="00167323" w:rsidRPr="00BD37E9">
          <w:rPr>
            <w:rStyle w:val="Hyperlink"/>
            <w:noProof/>
          </w:rPr>
          <w:t>3.2.311</w:t>
        </w:r>
        <w:r w:rsidR="00167323">
          <w:rPr>
            <w:rFonts w:asciiTheme="minorHAnsi" w:eastAsiaTheme="minorEastAsia" w:hAnsiTheme="minorHAnsi" w:cstheme="minorBidi"/>
            <w:b w:val="0"/>
            <w:noProof/>
            <w:sz w:val="22"/>
            <w:szCs w:val="22"/>
          </w:rPr>
          <w:tab/>
        </w:r>
        <w:r w:rsidR="00167323" w:rsidRPr="00BD37E9">
          <w:rPr>
            <w:rStyle w:val="Hyperlink"/>
            <w:noProof/>
          </w:rPr>
          <w:t>FWDR – PID $195D – Transfer Case Ratio</w:t>
        </w:r>
        <w:r w:rsidR="00167323">
          <w:rPr>
            <w:noProof/>
            <w:webHidden/>
          </w:rPr>
          <w:tab/>
        </w:r>
        <w:r>
          <w:rPr>
            <w:noProof/>
            <w:webHidden/>
          </w:rPr>
          <w:fldChar w:fldCharType="begin"/>
        </w:r>
        <w:r w:rsidR="00167323">
          <w:rPr>
            <w:noProof/>
            <w:webHidden/>
          </w:rPr>
          <w:instrText xml:space="preserve"> PAGEREF _Toc223513114 \h </w:instrText>
        </w:r>
        <w:r>
          <w:rPr>
            <w:noProof/>
            <w:webHidden/>
          </w:rPr>
        </w:r>
        <w:r>
          <w:rPr>
            <w:noProof/>
            <w:webHidden/>
          </w:rPr>
          <w:fldChar w:fldCharType="separate"/>
        </w:r>
        <w:r w:rsidR="00167323">
          <w:rPr>
            <w:noProof/>
            <w:webHidden/>
          </w:rPr>
          <w:t>195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15" w:history="1">
        <w:r w:rsidR="00167323" w:rsidRPr="00BD37E9">
          <w:rPr>
            <w:rStyle w:val="Hyperlink"/>
            <w:noProof/>
          </w:rPr>
          <w:t>3.2.312</w:t>
        </w:r>
        <w:r w:rsidR="00167323">
          <w:rPr>
            <w:rFonts w:asciiTheme="minorHAnsi" w:eastAsiaTheme="minorEastAsia" w:hAnsiTheme="minorHAnsi" w:cstheme="minorBidi"/>
            <w:b w:val="0"/>
            <w:noProof/>
            <w:sz w:val="22"/>
            <w:szCs w:val="22"/>
          </w:rPr>
          <w:tab/>
        </w:r>
        <w:r w:rsidR="00167323" w:rsidRPr="00BD37E9">
          <w:rPr>
            <w:rStyle w:val="Hyperlink"/>
            <w:noProof/>
          </w:rPr>
          <w:t>TCCR – PID $1970 – Torque Converter Clutch PWM Duty Cycle</w:t>
        </w:r>
        <w:r w:rsidR="00167323">
          <w:rPr>
            <w:noProof/>
            <w:webHidden/>
          </w:rPr>
          <w:tab/>
        </w:r>
        <w:r>
          <w:rPr>
            <w:noProof/>
            <w:webHidden/>
          </w:rPr>
          <w:fldChar w:fldCharType="begin"/>
        </w:r>
        <w:r w:rsidR="00167323">
          <w:rPr>
            <w:noProof/>
            <w:webHidden/>
          </w:rPr>
          <w:instrText xml:space="preserve"> PAGEREF _Toc223513115 \h </w:instrText>
        </w:r>
        <w:r>
          <w:rPr>
            <w:noProof/>
            <w:webHidden/>
          </w:rPr>
        </w:r>
        <w:r>
          <w:rPr>
            <w:noProof/>
            <w:webHidden/>
          </w:rPr>
          <w:fldChar w:fldCharType="separate"/>
        </w:r>
        <w:r w:rsidR="00167323">
          <w:rPr>
            <w:noProof/>
            <w:webHidden/>
          </w:rPr>
          <w:t>196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16" w:history="1">
        <w:r w:rsidR="00167323" w:rsidRPr="00BD37E9">
          <w:rPr>
            <w:rStyle w:val="Hyperlink"/>
            <w:noProof/>
          </w:rPr>
          <w:t>3.2.313</w:t>
        </w:r>
        <w:r w:rsidR="00167323">
          <w:rPr>
            <w:rFonts w:asciiTheme="minorHAnsi" w:eastAsiaTheme="minorEastAsia" w:hAnsiTheme="minorHAnsi" w:cstheme="minorBidi"/>
            <w:b w:val="0"/>
            <w:noProof/>
            <w:sz w:val="22"/>
            <w:szCs w:val="22"/>
          </w:rPr>
          <w:tab/>
        </w:r>
        <w:r w:rsidR="00167323" w:rsidRPr="00BD37E9">
          <w:rPr>
            <w:rStyle w:val="Hyperlink"/>
            <w:noProof/>
          </w:rPr>
          <w:t>TPCR – PID $1972 – Transmission Line Pressure PWM Duty Cycle</w:t>
        </w:r>
        <w:r w:rsidR="00167323">
          <w:rPr>
            <w:noProof/>
            <w:webHidden/>
          </w:rPr>
          <w:tab/>
        </w:r>
        <w:r>
          <w:rPr>
            <w:noProof/>
            <w:webHidden/>
          </w:rPr>
          <w:fldChar w:fldCharType="begin"/>
        </w:r>
        <w:r w:rsidR="00167323">
          <w:rPr>
            <w:noProof/>
            <w:webHidden/>
          </w:rPr>
          <w:instrText xml:space="preserve"> PAGEREF _Toc223513116 \h </w:instrText>
        </w:r>
        <w:r>
          <w:rPr>
            <w:noProof/>
            <w:webHidden/>
          </w:rPr>
        </w:r>
        <w:r>
          <w:rPr>
            <w:noProof/>
            <w:webHidden/>
          </w:rPr>
          <w:fldChar w:fldCharType="separate"/>
        </w:r>
        <w:r w:rsidR="00167323">
          <w:rPr>
            <w:noProof/>
            <w:webHidden/>
          </w:rPr>
          <w:t>196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17" w:history="1">
        <w:r w:rsidR="00167323" w:rsidRPr="00BD37E9">
          <w:rPr>
            <w:rStyle w:val="Hyperlink"/>
            <w:noProof/>
          </w:rPr>
          <w:t>3.2.314</w:t>
        </w:r>
        <w:r w:rsidR="00167323">
          <w:rPr>
            <w:rFonts w:asciiTheme="minorHAnsi" w:eastAsiaTheme="minorEastAsia" w:hAnsiTheme="minorHAnsi" w:cstheme="minorBidi"/>
            <w:b w:val="0"/>
            <w:noProof/>
            <w:sz w:val="22"/>
            <w:szCs w:val="22"/>
          </w:rPr>
          <w:tab/>
        </w:r>
        <w:r w:rsidR="00167323" w:rsidRPr="00BD37E9">
          <w:rPr>
            <w:rStyle w:val="Hyperlink"/>
            <w:noProof/>
          </w:rPr>
          <w:t>AWDR – PID $1974 – All Wheel Drive Enable Duty Cycle</w:t>
        </w:r>
        <w:r w:rsidR="00167323">
          <w:rPr>
            <w:noProof/>
            <w:webHidden/>
          </w:rPr>
          <w:tab/>
        </w:r>
        <w:r>
          <w:rPr>
            <w:noProof/>
            <w:webHidden/>
          </w:rPr>
          <w:fldChar w:fldCharType="begin"/>
        </w:r>
        <w:r w:rsidR="00167323">
          <w:rPr>
            <w:noProof/>
            <w:webHidden/>
          </w:rPr>
          <w:instrText xml:space="preserve"> PAGEREF _Toc223513117 \h </w:instrText>
        </w:r>
        <w:r>
          <w:rPr>
            <w:noProof/>
            <w:webHidden/>
          </w:rPr>
        </w:r>
        <w:r>
          <w:rPr>
            <w:noProof/>
            <w:webHidden/>
          </w:rPr>
          <w:fldChar w:fldCharType="separate"/>
        </w:r>
        <w:r w:rsidR="00167323">
          <w:rPr>
            <w:noProof/>
            <w:webHidden/>
          </w:rPr>
          <w:t>196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18" w:history="1">
        <w:r w:rsidR="00167323" w:rsidRPr="00BD37E9">
          <w:rPr>
            <w:rStyle w:val="Hyperlink"/>
            <w:noProof/>
          </w:rPr>
          <w:t>3.2.315</w:t>
        </w:r>
        <w:r w:rsidR="00167323">
          <w:rPr>
            <w:rFonts w:asciiTheme="minorHAnsi" w:eastAsiaTheme="minorEastAsia" w:hAnsiTheme="minorHAnsi" w:cstheme="minorBidi"/>
            <w:b w:val="0"/>
            <w:noProof/>
            <w:sz w:val="22"/>
            <w:szCs w:val="22"/>
          </w:rPr>
          <w:tab/>
        </w:r>
        <w:r w:rsidR="00167323" w:rsidRPr="00BD37E9">
          <w:rPr>
            <w:rStyle w:val="Hyperlink"/>
            <w:noProof/>
          </w:rPr>
          <w:t>TCCR – PID $1975 – Transmission Component Slipping Counter</w:t>
        </w:r>
        <w:r w:rsidR="00167323">
          <w:rPr>
            <w:noProof/>
            <w:webHidden/>
          </w:rPr>
          <w:tab/>
        </w:r>
        <w:r>
          <w:rPr>
            <w:noProof/>
            <w:webHidden/>
          </w:rPr>
          <w:fldChar w:fldCharType="begin"/>
        </w:r>
        <w:r w:rsidR="00167323">
          <w:rPr>
            <w:noProof/>
            <w:webHidden/>
          </w:rPr>
          <w:instrText xml:space="preserve"> PAGEREF _Toc223513118 \h </w:instrText>
        </w:r>
        <w:r>
          <w:rPr>
            <w:noProof/>
            <w:webHidden/>
          </w:rPr>
        </w:r>
        <w:r>
          <w:rPr>
            <w:noProof/>
            <w:webHidden/>
          </w:rPr>
          <w:fldChar w:fldCharType="separate"/>
        </w:r>
        <w:r w:rsidR="00167323">
          <w:rPr>
            <w:noProof/>
            <w:webHidden/>
          </w:rPr>
          <w:t>196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19" w:history="1">
        <w:r w:rsidR="00167323" w:rsidRPr="00BD37E9">
          <w:rPr>
            <w:rStyle w:val="Hyperlink"/>
            <w:noProof/>
          </w:rPr>
          <w:t>3.2.316</w:t>
        </w:r>
        <w:r w:rsidR="00167323">
          <w:rPr>
            <w:rFonts w:asciiTheme="minorHAnsi" w:eastAsiaTheme="minorEastAsia" w:hAnsiTheme="minorHAnsi" w:cstheme="minorBidi"/>
            <w:b w:val="0"/>
            <w:noProof/>
            <w:sz w:val="22"/>
            <w:szCs w:val="22"/>
          </w:rPr>
          <w:tab/>
        </w:r>
        <w:r w:rsidR="00167323" w:rsidRPr="00BD37E9">
          <w:rPr>
            <w:rStyle w:val="Hyperlink"/>
            <w:noProof/>
          </w:rPr>
          <w:t>TRTR – PID $1976 – Modeled Torque Converter Speed Ratio</w:t>
        </w:r>
        <w:r w:rsidR="00167323">
          <w:rPr>
            <w:noProof/>
            <w:webHidden/>
          </w:rPr>
          <w:tab/>
        </w:r>
        <w:r>
          <w:rPr>
            <w:noProof/>
            <w:webHidden/>
          </w:rPr>
          <w:fldChar w:fldCharType="begin"/>
        </w:r>
        <w:r w:rsidR="00167323">
          <w:rPr>
            <w:noProof/>
            <w:webHidden/>
          </w:rPr>
          <w:instrText xml:space="preserve"> PAGEREF _Toc223513119 \h </w:instrText>
        </w:r>
        <w:r>
          <w:rPr>
            <w:noProof/>
            <w:webHidden/>
          </w:rPr>
        </w:r>
        <w:r>
          <w:rPr>
            <w:noProof/>
            <w:webHidden/>
          </w:rPr>
          <w:fldChar w:fldCharType="separate"/>
        </w:r>
        <w:r w:rsidR="00167323">
          <w:rPr>
            <w:noProof/>
            <w:webHidden/>
          </w:rPr>
          <w:t>196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20" w:history="1">
        <w:r w:rsidR="00167323" w:rsidRPr="00BD37E9">
          <w:rPr>
            <w:rStyle w:val="Hyperlink"/>
            <w:noProof/>
          </w:rPr>
          <w:t>3.2.317</w:t>
        </w:r>
        <w:r w:rsidR="00167323">
          <w:rPr>
            <w:rFonts w:asciiTheme="minorHAnsi" w:eastAsiaTheme="minorEastAsia" w:hAnsiTheme="minorHAnsi" w:cstheme="minorBidi"/>
            <w:b w:val="0"/>
            <w:noProof/>
            <w:sz w:val="22"/>
            <w:szCs w:val="22"/>
          </w:rPr>
          <w:tab/>
        </w:r>
        <w:r w:rsidR="00167323" w:rsidRPr="00BD37E9">
          <w:rPr>
            <w:rStyle w:val="Hyperlink"/>
            <w:noProof/>
          </w:rPr>
          <w:t>TUDR – PID $197E – Transmission Tap Up/Down Status</w:t>
        </w:r>
        <w:r w:rsidR="00167323">
          <w:rPr>
            <w:noProof/>
            <w:webHidden/>
          </w:rPr>
          <w:tab/>
        </w:r>
        <w:r>
          <w:rPr>
            <w:noProof/>
            <w:webHidden/>
          </w:rPr>
          <w:fldChar w:fldCharType="begin"/>
        </w:r>
        <w:r w:rsidR="00167323">
          <w:rPr>
            <w:noProof/>
            <w:webHidden/>
          </w:rPr>
          <w:instrText xml:space="preserve"> PAGEREF _Toc223513120 \h </w:instrText>
        </w:r>
        <w:r>
          <w:rPr>
            <w:noProof/>
            <w:webHidden/>
          </w:rPr>
        </w:r>
        <w:r>
          <w:rPr>
            <w:noProof/>
            <w:webHidden/>
          </w:rPr>
          <w:fldChar w:fldCharType="separate"/>
        </w:r>
        <w:r w:rsidR="00167323">
          <w:rPr>
            <w:noProof/>
            <w:webHidden/>
          </w:rPr>
          <w:t>197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21" w:history="1">
        <w:r w:rsidR="00167323" w:rsidRPr="00BD37E9">
          <w:rPr>
            <w:rStyle w:val="Hyperlink"/>
            <w:noProof/>
          </w:rPr>
          <w:t>3.2.318</w:t>
        </w:r>
        <w:r w:rsidR="00167323">
          <w:rPr>
            <w:rFonts w:asciiTheme="minorHAnsi" w:eastAsiaTheme="minorEastAsia" w:hAnsiTheme="minorHAnsi" w:cstheme="minorBidi"/>
            <w:b w:val="0"/>
            <w:noProof/>
            <w:sz w:val="22"/>
            <w:szCs w:val="22"/>
          </w:rPr>
          <w:tab/>
        </w:r>
        <w:r w:rsidR="00167323" w:rsidRPr="00BD37E9">
          <w:rPr>
            <w:rStyle w:val="Hyperlink"/>
            <w:noProof/>
          </w:rPr>
          <w:t>TCCR – PID $1991 – Torque Converter Clutch Slip</w:t>
        </w:r>
        <w:r w:rsidR="00167323">
          <w:rPr>
            <w:noProof/>
            <w:webHidden/>
          </w:rPr>
          <w:tab/>
        </w:r>
        <w:r>
          <w:rPr>
            <w:noProof/>
            <w:webHidden/>
          </w:rPr>
          <w:fldChar w:fldCharType="begin"/>
        </w:r>
        <w:r w:rsidR="00167323">
          <w:rPr>
            <w:noProof/>
            <w:webHidden/>
          </w:rPr>
          <w:instrText xml:space="preserve"> PAGEREF _Toc223513121 \h </w:instrText>
        </w:r>
        <w:r>
          <w:rPr>
            <w:noProof/>
            <w:webHidden/>
          </w:rPr>
        </w:r>
        <w:r>
          <w:rPr>
            <w:noProof/>
            <w:webHidden/>
          </w:rPr>
          <w:fldChar w:fldCharType="separate"/>
        </w:r>
        <w:r w:rsidR="00167323">
          <w:rPr>
            <w:noProof/>
            <w:webHidden/>
          </w:rPr>
          <w:t>198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22" w:history="1">
        <w:r w:rsidR="00167323" w:rsidRPr="00BD37E9">
          <w:rPr>
            <w:rStyle w:val="Hyperlink"/>
            <w:noProof/>
          </w:rPr>
          <w:t>3.2.319</w:t>
        </w:r>
        <w:r w:rsidR="00167323">
          <w:rPr>
            <w:rFonts w:asciiTheme="minorHAnsi" w:eastAsiaTheme="minorEastAsia" w:hAnsiTheme="minorHAnsi" w:cstheme="minorBidi"/>
            <w:b w:val="0"/>
            <w:noProof/>
            <w:sz w:val="22"/>
            <w:szCs w:val="22"/>
          </w:rPr>
          <w:tab/>
        </w:r>
        <w:r w:rsidR="00167323" w:rsidRPr="00BD37E9">
          <w:rPr>
            <w:rStyle w:val="Hyperlink"/>
            <w:noProof/>
          </w:rPr>
          <w:t>SHTR – PID $1992 – Transmission Upshift Time</w:t>
        </w:r>
        <w:r w:rsidR="00167323">
          <w:rPr>
            <w:noProof/>
            <w:webHidden/>
          </w:rPr>
          <w:tab/>
        </w:r>
        <w:r>
          <w:rPr>
            <w:noProof/>
            <w:webHidden/>
          </w:rPr>
          <w:fldChar w:fldCharType="begin"/>
        </w:r>
        <w:r w:rsidR="00167323">
          <w:rPr>
            <w:noProof/>
            <w:webHidden/>
          </w:rPr>
          <w:instrText xml:space="preserve"> PAGEREF _Toc223513122 \h </w:instrText>
        </w:r>
        <w:r>
          <w:rPr>
            <w:noProof/>
            <w:webHidden/>
          </w:rPr>
        </w:r>
        <w:r>
          <w:rPr>
            <w:noProof/>
            <w:webHidden/>
          </w:rPr>
          <w:fldChar w:fldCharType="separate"/>
        </w:r>
        <w:r w:rsidR="00167323">
          <w:rPr>
            <w:noProof/>
            <w:webHidden/>
          </w:rPr>
          <w:t>198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23" w:history="1">
        <w:r w:rsidR="00167323" w:rsidRPr="00BD37E9">
          <w:rPr>
            <w:rStyle w:val="Hyperlink"/>
            <w:noProof/>
          </w:rPr>
          <w:t>3.2.320</w:t>
        </w:r>
        <w:r w:rsidR="00167323">
          <w:rPr>
            <w:rFonts w:asciiTheme="minorHAnsi" w:eastAsiaTheme="minorEastAsia" w:hAnsiTheme="minorHAnsi" w:cstheme="minorBidi"/>
            <w:b w:val="0"/>
            <w:noProof/>
            <w:sz w:val="22"/>
            <w:szCs w:val="22"/>
          </w:rPr>
          <w:tab/>
        </w:r>
        <w:r w:rsidR="00167323" w:rsidRPr="00BD37E9">
          <w:rPr>
            <w:rStyle w:val="Hyperlink"/>
            <w:noProof/>
          </w:rPr>
          <w:t>SHTR – PID $1993 – Transmission 1-2 Upshift Time</w:t>
        </w:r>
        <w:r w:rsidR="00167323">
          <w:rPr>
            <w:noProof/>
            <w:webHidden/>
          </w:rPr>
          <w:tab/>
        </w:r>
        <w:r>
          <w:rPr>
            <w:noProof/>
            <w:webHidden/>
          </w:rPr>
          <w:fldChar w:fldCharType="begin"/>
        </w:r>
        <w:r w:rsidR="00167323">
          <w:rPr>
            <w:noProof/>
            <w:webHidden/>
          </w:rPr>
          <w:instrText xml:space="preserve"> PAGEREF _Toc223513123 \h </w:instrText>
        </w:r>
        <w:r>
          <w:rPr>
            <w:noProof/>
            <w:webHidden/>
          </w:rPr>
        </w:r>
        <w:r>
          <w:rPr>
            <w:noProof/>
            <w:webHidden/>
          </w:rPr>
          <w:fldChar w:fldCharType="separate"/>
        </w:r>
        <w:r w:rsidR="00167323">
          <w:rPr>
            <w:noProof/>
            <w:webHidden/>
          </w:rPr>
          <w:t>198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24" w:history="1">
        <w:r w:rsidR="00167323" w:rsidRPr="00BD37E9">
          <w:rPr>
            <w:rStyle w:val="Hyperlink"/>
            <w:noProof/>
          </w:rPr>
          <w:t>3.2.321</w:t>
        </w:r>
        <w:r w:rsidR="00167323">
          <w:rPr>
            <w:rFonts w:asciiTheme="minorHAnsi" w:eastAsiaTheme="minorEastAsia" w:hAnsiTheme="minorHAnsi" w:cstheme="minorBidi"/>
            <w:b w:val="0"/>
            <w:noProof/>
            <w:sz w:val="22"/>
            <w:szCs w:val="22"/>
          </w:rPr>
          <w:tab/>
        </w:r>
        <w:r w:rsidR="00167323" w:rsidRPr="00BD37E9">
          <w:rPr>
            <w:rStyle w:val="Hyperlink"/>
            <w:noProof/>
          </w:rPr>
          <w:t>SHTR – PID $1994 – Transmission 2-3 Upshift Time</w:t>
        </w:r>
        <w:r w:rsidR="00167323">
          <w:rPr>
            <w:noProof/>
            <w:webHidden/>
          </w:rPr>
          <w:tab/>
        </w:r>
        <w:r>
          <w:rPr>
            <w:noProof/>
            <w:webHidden/>
          </w:rPr>
          <w:fldChar w:fldCharType="begin"/>
        </w:r>
        <w:r w:rsidR="00167323">
          <w:rPr>
            <w:noProof/>
            <w:webHidden/>
          </w:rPr>
          <w:instrText xml:space="preserve"> PAGEREF _Toc223513124 \h </w:instrText>
        </w:r>
        <w:r>
          <w:rPr>
            <w:noProof/>
            <w:webHidden/>
          </w:rPr>
        </w:r>
        <w:r>
          <w:rPr>
            <w:noProof/>
            <w:webHidden/>
          </w:rPr>
          <w:fldChar w:fldCharType="separate"/>
        </w:r>
        <w:r w:rsidR="00167323">
          <w:rPr>
            <w:noProof/>
            <w:webHidden/>
          </w:rPr>
          <w:t>198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25" w:history="1">
        <w:r w:rsidR="00167323" w:rsidRPr="00BD37E9">
          <w:rPr>
            <w:rStyle w:val="Hyperlink"/>
            <w:noProof/>
          </w:rPr>
          <w:t>3.2.322</w:t>
        </w:r>
        <w:r w:rsidR="00167323">
          <w:rPr>
            <w:rFonts w:asciiTheme="minorHAnsi" w:eastAsiaTheme="minorEastAsia" w:hAnsiTheme="minorHAnsi" w:cstheme="minorBidi"/>
            <w:b w:val="0"/>
            <w:noProof/>
            <w:sz w:val="22"/>
            <w:szCs w:val="22"/>
          </w:rPr>
          <w:tab/>
        </w:r>
        <w:r w:rsidR="00167323" w:rsidRPr="00BD37E9">
          <w:rPr>
            <w:rStyle w:val="Hyperlink"/>
            <w:noProof/>
          </w:rPr>
          <w:t>SHTR – PID $1995 – Transmission 3-4 Upshift Time</w:t>
        </w:r>
        <w:r w:rsidR="00167323">
          <w:rPr>
            <w:noProof/>
            <w:webHidden/>
          </w:rPr>
          <w:tab/>
        </w:r>
        <w:r>
          <w:rPr>
            <w:noProof/>
            <w:webHidden/>
          </w:rPr>
          <w:fldChar w:fldCharType="begin"/>
        </w:r>
        <w:r w:rsidR="00167323">
          <w:rPr>
            <w:noProof/>
            <w:webHidden/>
          </w:rPr>
          <w:instrText xml:space="preserve"> PAGEREF _Toc223513125 \h </w:instrText>
        </w:r>
        <w:r>
          <w:rPr>
            <w:noProof/>
            <w:webHidden/>
          </w:rPr>
        </w:r>
        <w:r>
          <w:rPr>
            <w:noProof/>
            <w:webHidden/>
          </w:rPr>
          <w:fldChar w:fldCharType="separate"/>
        </w:r>
        <w:r w:rsidR="00167323">
          <w:rPr>
            <w:noProof/>
            <w:webHidden/>
          </w:rPr>
          <w:t>198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26" w:history="1">
        <w:r w:rsidR="00167323" w:rsidRPr="00BD37E9">
          <w:rPr>
            <w:rStyle w:val="Hyperlink"/>
            <w:noProof/>
          </w:rPr>
          <w:t>3.2.323</w:t>
        </w:r>
        <w:r w:rsidR="00167323">
          <w:rPr>
            <w:rFonts w:asciiTheme="minorHAnsi" w:eastAsiaTheme="minorEastAsia" w:hAnsiTheme="minorHAnsi" w:cstheme="minorBidi"/>
            <w:b w:val="0"/>
            <w:noProof/>
            <w:sz w:val="22"/>
            <w:szCs w:val="22"/>
          </w:rPr>
          <w:tab/>
        </w:r>
        <w:r w:rsidR="00167323" w:rsidRPr="00BD37E9">
          <w:rPr>
            <w:rStyle w:val="Hyperlink"/>
            <w:noProof/>
          </w:rPr>
          <w:t>SPRR – PID $1996 – Transmission Upshift Time Error</w:t>
        </w:r>
        <w:r w:rsidR="00167323">
          <w:rPr>
            <w:noProof/>
            <w:webHidden/>
          </w:rPr>
          <w:tab/>
        </w:r>
        <w:r>
          <w:rPr>
            <w:noProof/>
            <w:webHidden/>
          </w:rPr>
          <w:fldChar w:fldCharType="begin"/>
        </w:r>
        <w:r w:rsidR="00167323">
          <w:rPr>
            <w:noProof/>
            <w:webHidden/>
          </w:rPr>
          <w:instrText xml:space="preserve"> PAGEREF _Toc223513126 \h </w:instrText>
        </w:r>
        <w:r>
          <w:rPr>
            <w:noProof/>
            <w:webHidden/>
          </w:rPr>
        </w:r>
        <w:r>
          <w:rPr>
            <w:noProof/>
            <w:webHidden/>
          </w:rPr>
          <w:fldChar w:fldCharType="separate"/>
        </w:r>
        <w:r w:rsidR="00167323">
          <w:rPr>
            <w:noProof/>
            <w:webHidden/>
          </w:rPr>
          <w:t>199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27" w:history="1">
        <w:r w:rsidR="00167323" w:rsidRPr="00BD37E9">
          <w:rPr>
            <w:rStyle w:val="Hyperlink"/>
            <w:noProof/>
          </w:rPr>
          <w:t>3.2.324</w:t>
        </w:r>
        <w:r w:rsidR="00167323">
          <w:rPr>
            <w:rFonts w:asciiTheme="minorHAnsi" w:eastAsiaTheme="minorEastAsia" w:hAnsiTheme="minorHAnsi" w:cstheme="minorBidi"/>
            <w:b w:val="0"/>
            <w:noProof/>
            <w:sz w:val="22"/>
            <w:szCs w:val="22"/>
          </w:rPr>
          <w:tab/>
        </w:r>
        <w:r w:rsidR="00167323" w:rsidRPr="00BD37E9">
          <w:rPr>
            <w:rStyle w:val="Hyperlink"/>
            <w:noProof/>
          </w:rPr>
          <w:t>SPRR – PID $1997 – Transmission 1-2 Upshift Time Error</w:t>
        </w:r>
        <w:r w:rsidR="00167323">
          <w:rPr>
            <w:noProof/>
            <w:webHidden/>
          </w:rPr>
          <w:tab/>
        </w:r>
        <w:r>
          <w:rPr>
            <w:noProof/>
            <w:webHidden/>
          </w:rPr>
          <w:fldChar w:fldCharType="begin"/>
        </w:r>
        <w:r w:rsidR="00167323">
          <w:rPr>
            <w:noProof/>
            <w:webHidden/>
          </w:rPr>
          <w:instrText xml:space="preserve"> PAGEREF _Toc223513127 \h </w:instrText>
        </w:r>
        <w:r>
          <w:rPr>
            <w:noProof/>
            <w:webHidden/>
          </w:rPr>
        </w:r>
        <w:r>
          <w:rPr>
            <w:noProof/>
            <w:webHidden/>
          </w:rPr>
          <w:fldChar w:fldCharType="separate"/>
        </w:r>
        <w:r w:rsidR="00167323">
          <w:rPr>
            <w:noProof/>
            <w:webHidden/>
          </w:rPr>
          <w:t>199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28" w:history="1">
        <w:r w:rsidR="00167323" w:rsidRPr="00BD37E9">
          <w:rPr>
            <w:rStyle w:val="Hyperlink"/>
            <w:noProof/>
          </w:rPr>
          <w:t>3.2.325</w:t>
        </w:r>
        <w:r w:rsidR="00167323">
          <w:rPr>
            <w:rFonts w:asciiTheme="minorHAnsi" w:eastAsiaTheme="minorEastAsia" w:hAnsiTheme="minorHAnsi" w:cstheme="minorBidi"/>
            <w:b w:val="0"/>
            <w:noProof/>
            <w:sz w:val="22"/>
            <w:szCs w:val="22"/>
          </w:rPr>
          <w:tab/>
        </w:r>
        <w:r w:rsidR="00167323" w:rsidRPr="00BD37E9">
          <w:rPr>
            <w:rStyle w:val="Hyperlink"/>
            <w:noProof/>
          </w:rPr>
          <w:t>SPRR – PID $1998 – Transmission 2-3 Upshift Time Error</w:t>
        </w:r>
        <w:r w:rsidR="00167323">
          <w:rPr>
            <w:noProof/>
            <w:webHidden/>
          </w:rPr>
          <w:tab/>
        </w:r>
        <w:r>
          <w:rPr>
            <w:noProof/>
            <w:webHidden/>
          </w:rPr>
          <w:fldChar w:fldCharType="begin"/>
        </w:r>
        <w:r w:rsidR="00167323">
          <w:rPr>
            <w:noProof/>
            <w:webHidden/>
          </w:rPr>
          <w:instrText xml:space="preserve"> PAGEREF _Toc223513128 \h </w:instrText>
        </w:r>
        <w:r>
          <w:rPr>
            <w:noProof/>
            <w:webHidden/>
          </w:rPr>
        </w:r>
        <w:r>
          <w:rPr>
            <w:noProof/>
            <w:webHidden/>
          </w:rPr>
          <w:fldChar w:fldCharType="separate"/>
        </w:r>
        <w:r w:rsidR="00167323">
          <w:rPr>
            <w:noProof/>
            <w:webHidden/>
          </w:rPr>
          <w:t>199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29" w:history="1">
        <w:r w:rsidR="00167323" w:rsidRPr="00BD37E9">
          <w:rPr>
            <w:rStyle w:val="Hyperlink"/>
            <w:noProof/>
          </w:rPr>
          <w:t>3.2.326</w:t>
        </w:r>
        <w:r w:rsidR="00167323">
          <w:rPr>
            <w:rFonts w:asciiTheme="minorHAnsi" w:eastAsiaTheme="minorEastAsia" w:hAnsiTheme="minorHAnsi" w:cstheme="minorBidi"/>
            <w:b w:val="0"/>
            <w:noProof/>
            <w:sz w:val="22"/>
            <w:szCs w:val="22"/>
          </w:rPr>
          <w:tab/>
        </w:r>
        <w:r w:rsidR="00167323" w:rsidRPr="00BD37E9">
          <w:rPr>
            <w:rStyle w:val="Hyperlink"/>
            <w:noProof/>
          </w:rPr>
          <w:t>SPRR – PID $1999 – Transmission 3-4 Upshift Time Error</w:t>
        </w:r>
        <w:r w:rsidR="00167323">
          <w:rPr>
            <w:noProof/>
            <w:webHidden/>
          </w:rPr>
          <w:tab/>
        </w:r>
        <w:r>
          <w:rPr>
            <w:noProof/>
            <w:webHidden/>
          </w:rPr>
          <w:fldChar w:fldCharType="begin"/>
        </w:r>
        <w:r w:rsidR="00167323">
          <w:rPr>
            <w:noProof/>
            <w:webHidden/>
          </w:rPr>
          <w:instrText xml:space="preserve"> PAGEREF _Toc223513129 \h </w:instrText>
        </w:r>
        <w:r>
          <w:rPr>
            <w:noProof/>
            <w:webHidden/>
          </w:rPr>
        </w:r>
        <w:r>
          <w:rPr>
            <w:noProof/>
            <w:webHidden/>
          </w:rPr>
          <w:fldChar w:fldCharType="separate"/>
        </w:r>
        <w:r w:rsidR="00167323">
          <w:rPr>
            <w:noProof/>
            <w:webHidden/>
          </w:rPr>
          <w:t>199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30" w:history="1">
        <w:r w:rsidR="00167323" w:rsidRPr="00BD37E9">
          <w:rPr>
            <w:rStyle w:val="Hyperlink"/>
            <w:noProof/>
          </w:rPr>
          <w:t>3.2.327</w:t>
        </w:r>
        <w:r w:rsidR="00167323">
          <w:rPr>
            <w:rFonts w:asciiTheme="minorHAnsi" w:eastAsiaTheme="minorEastAsia" w:hAnsiTheme="minorHAnsi" w:cstheme="minorBidi"/>
            <w:b w:val="0"/>
            <w:noProof/>
            <w:sz w:val="22"/>
            <w:szCs w:val="22"/>
          </w:rPr>
          <w:tab/>
        </w:r>
        <w:r w:rsidR="00167323" w:rsidRPr="00BD37E9">
          <w:rPr>
            <w:rStyle w:val="Hyperlink"/>
            <w:noProof/>
          </w:rPr>
          <w:t>SHPR – PID $199A – Transmission Commanded Gear</w:t>
        </w:r>
        <w:r w:rsidR="00167323">
          <w:rPr>
            <w:noProof/>
            <w:webHidden/>
          </w:rPr>
          <w:tab/>
        </w:r>
        <w:r>
          <w:rPr>
            <w:noProof/>
            <w:webHidden/>
          </w:rPr>
          <w:fldChar w:fldCharType="begin"/>
        </w:r>
        <w:r w:rsidR="00167323">
          <w:rPr>
            <w:noProof/>
            <w:webHidden/>
          </w:rPr>
          <w:instrText xml:space="preserve"> PAGEREF _Toc223513130 \h </w:instrText>
        </w:r>
        <w:r>
          <w:rPr>
            <w:noProof/>
            <w:webHidden/>
          </w:rPr>
        </w:r>
        <w:r>
          <w:rPr>
            <w:noProof/>
            <w:webHidden/>
          </w:rPr>
          <w:fldChar w:fldCharType="separate"/>
        </w:r>
        <w:r w:rsidR="00167323">
          <w:rPr>
            <w:noProof/>
            <w:webHidden/>
          </w:rPr>
          <w:t>199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31" w:history="1">
        <w:r w:rsidR="00167323" w:rsidRPr="00BD37E9">
          <w:rPr>
            <w:rStyle w:val="Hyperlink"/>
            <w:noProof/>
          </w:rPr>
          <w:t>3.2.328</w:t>
        </w:r>
        <w:r w:rsidR="00167323">
          <w:rPr>
            <w:rFonts w:asciiTheme="minorHAnsi" w:eastAsiaTheme="minorEastAsia" w:hAnsiTheme="minorHAnsi" w:cstheme="minorBidi"/>
            <w:b w:val="0"/>
            <w:noProof/>
            <w:sz w:val="22"/>
            <w:szCs w:val="22"/>
          </w:rPr>
          <w:tab/>
        </w:r>
        <w:r w:rsidR="00167323" w:rsidRPr="00BD37E9">
          <w:rPr>
            <w:rStyle w:val="Hyperlink"/>
            <w:noProof/>
          </w:rPr>
          <w:t>SPRR – PID $199B – Transmission Upshift Pressure Adapt Cell Index</w:t>
        </w:r>
        <w:r w:rsidR="00167323">
          <w:rPr>
            <w:noProof/>
            <w:webHidden/>
          </w:rPr>
          <w:tab/>
        </w:r>
        <w:r>
          <w:rPr>
            <w:noProof/>
            <w:webHidden/>
          </w:rPr>
          <w:fldChar w:fldCharType="begin"/>
        </w:r>
        <w:r w:rsidR="00167323">
          <w:rPr>
            <w:noProof/>
            <w:webHidden/>
          </w:rPr>
          <w:instrText xml:space="preserve"> PAGEREF _Toc223513131 \h </w:instrText>
        </w:r>
        <w:r>
          <w:rPr>
            <w:noProof/>
            <w:webHidden/>
          </w:rPr>
        </w:r>
        <w:r>
          <w:rPr>
            <w:noProof/>
            <w:webHidden/>
          </w:rPr>
          <w:fldChar w:fldCharType="separate"/>
        </w:r>
        <w:r w:rsidR="00167323">
          <w:rPr>
            <w:noProof/>
            <w:webHidden/>
          </w:rPr>
          <w:t>200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32" w:history="1">
        <w:r w:rsidR="00167323" w:rsidRPr="00BD37E9">
          <w:rPr>
            <w:rStyle w:val="Hyperlink"/>
            <w:noProof/>
          </w:rPr>
          <w:t>3.2.329</w:t>
        </w:r>
        <w:r w:rsidR="00167323">
          <w:rPr>
            <w:rFonts w:asciiTheme="minorHAnsi" w:eastAsiaTheme="minorEastAsia" w:hAnsiTheme="minorHAnsi" w:cstheme="minorBidi"/>
            <w:b w:val="0"/>
            <w:noProof/>
            <w:sz w:val="22"/>
            <w:szCs w:val="22"/>
          </w:rPr>
          <w:tab/>
        </w:r>
        <w:r w:rsidR="00167323" w:rsidRPr="00BD37E9">
          <w:rPr>
            <w:rStyle w:val="Hyperlink"/>
            <w:noProof/>
          </w:rPr>
          <w:t>TPCR – PID $199E– Transmission Line Pressure Actual Current</w:t>
        </w:r>
        <w:r w:rsidR="00167323">
          <w:rPr>
            <w:noProof/>
            <w:webHidden/>
          </w:rPr>
          <w:tab/>
        </w:r>
        <w:r>
          <w:rPr>
            <w:noProof/>
            <w:webHidden/>
          </w:rPr>
          <w:fldChar w:fldCharType="begin"/>
        </w:r>
        <w:r w:rsidR="00167323">
          <w:rPr>
            <w:noProof/>
            <w:webHidden/>
          </w:rPr>
          <w:instrText xml:space="preserve"> PAGEREF _Toc223513132 \h </w:instrText>
        </w:r>
        <w:r>
          <w:rPr>
            <w:noProof/>
            <w:webHidden/>
          </w:rPr>
        </w:r>
        <w:r>
          <w:rPr>
            <w:noProof/>
            <w:webHidden/>
          </w:rPr>
          <w:fldChar w:fldCharType="separate"/>
        </w:r>
        <w:r w:rsidR="00167323">
          <w:rPr>
            <w:noProof/>
            <w:webHidden/>
          </w:rPr>
          <w:t>200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33" w:history="1">
        <w:r w:rsidR="00167323" w:rsidRPr="00BD37E9">
          <w:rPr>
            <w:rStyle w:val="Hyperlink"/>
            <w:noProof/>
          </w:rPr>
          <w:t>3.2.330</w:t>
        </w:r>
        <w:r w:rsidR="00167323">
          <w:rPr>
            <w:rFonts w:asciiTheme="minorHAnsi" w:eastAsiaTheme="minorEastAsia" w:hAnsiTheme="minorHAnsi" w:cstheme="minorBidi"/>
            <w:b w:val="0"/>
            <w:noProof/>
            <w:sz w:val="22"/>
            <w:szCs w:val="22"/>
          </w:rPr>
          <w:tab/>
        </w:r>
        <w:r w:rsidR="00167323" w:rsidRPr="00BD37E9">
          <w:rPr>
            <w:rStyle w:val="Hyperlink"/>
            <w:noProof/>
          </w:rPr>
          <w:t>TPCR – PID $199F – Transmission Line Pressure Desired Current</w:t>
        </w:r>
        <w:r w:rsidR="00167323">
          <w:rPr>
            <w:noProof/>
            <w:webHidden/>
          </w:rPr>
          <w:tab/>
        </w:r>
        <w:r>
          <w:rPr>
            <w:noProof/>
            <w:webHidden/>
          </w:rPr>
          <w:fldChar w:fldCharType="begin"/>
        </w:r>
        <w:r w:rsidR="00167323">
          <w:rPr>
            <w:noProof/>
            <w:webHidden/>
          </w:rPr>
          <w:instrText xml:space="preserve"> PAGEREF _Toc223513133 \h </w:instrText>
        </w:r>
        <w:r>
          <w:rPr>
            <w:noProof/>
            <w:webHidden/>
          </w:rPr>
        </w:r>
        <w:r>
          <w:rPr>
            <w:noProof/>
            <w:webHidden/>
          </w:rPr>
          <w:fldChar w:fldCharType="separate"/>
        </w:r>
        <w:r w:rsidR="00167323">
          <w:rPr>
            <w:noProof/>
            <w:webHidden/>
          </w:rPr>
          <w:t>200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34" w:history="1">
        <w:r w:rsidR="00167323" w:rsidRPr="00BD37E9">
          <w:rPr>
            <w:rStyle w:val="Hyperlink"/>
            <w:noProof/>
          </w:rPr>
          <w:t>3.2.331</w:t>
        </w:r>
        <w:r w:rsidR="00167323">
          <w:rPr>
            <w:rFonts w:asciiTheme="minorHAnsi" w:eastAsiaTheme="minorEastAsia" w:hAnsiTheme="minorHAnsi" w:cstheme="minorBidi"/>
            <w:b w:val="0"/>
            <w:noProof/>
            <w:sz w:val="22"/>
            <w:szCs w:val="22"/>
          </w:rPr>
          <w:tab/>
        </w:r>
        <w:r w:rsidR="00167323" w:rsidRPr="00BD37E9">
          <w:rPr>
            <w:rStyle w:val="Hyperlink"/>
            <w:noProof/>
          </w:rPr>
          <w:t>TRTR – PID $19A1 – Transmission Gear Ratio</w:t>
        </w:r>
        <w:r w:rsidR="00167323">
          <w:rPr>
            <w:noProof/>
            <w:webHidden/>
          </w:rPr>
          <w:tab/>
        </w:r>
        <w:r>
          <w:rPr>
            <w:noProof/>
            <w:webHidden/>
          </w:rPr>
          <w:fldChar w:fldCharType="begin"/>
        </w:r>
        <w:r w:rsidR="00167323">
          <w:rPr>
            <w:noProof/>
            <w:webHidden/>
          </w:rPr>
          <w:instrText xml:space="preserve"> PAGEREF _Toc223513134 \h </w:instrText>
        </w:r>
        <w:r>
          <w:rPr>
            <w:noProof/>
            <w:webHidden/>
          </w:rPr>
        </w:r>
        <w:r>
          <w:rPr>
            <w:noProof/>
            <w:webHidden/>
          </w:rPr>
          <w:fldChar w:fldCharType="separate"/>
        </w:r>
        <w:r w:rsidR="00167323">
          <w:rPr>
            <w:noProof/>
            <w:webHidden/>
          </w:rPr>
          <w:t>200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35" w:history="1">
        <w:r w:rsidR="00167323" w:rsidRPr="00BD37E9">
          <w:rPr>
            <w:rStyle w:val="Hyperlink"/>
            <w:noProof/>
          </w:rPr>
          <w:t>3.2.332</w:t>
        </w:r>
        <w:r w:rsidR="00167323">
          <w:rPr>
            <w:rFonts w:asciiTheme="minorHAnsi" w:eastAsiaTheme="minorEastAsia" w:hAnsiTheme="minorHAnsi" w:cstheme="minorBidi"/>
            <w:b w:val="0"/>
            <w:noProof/>
            <w:sz w:val="22"/>
            <w:szCs w:val="22"/>
          </w:rPr>
          <w:tab/>
        </w:r>
        <w:r w:rsidR="00167323" w:rsidRPr="00BD37E9">
          <w:rPr>
            <w:rStyle w:val="Hyperlink"/>
            <w:noProof/>
          </w:rPr>
          <w:t>TBNR – PID $19D4 – Turbine Speed</w:t>
        </w:r>
        <w:r w:rsidR="00167323">
          <w:rPr>
            <w:noProof/>
            <w:webHidden/>
          </w:rPr>
          <w:tab/>
        </w:r>
        <w:r>
          <w:rPr>
            <w:noProof/>
            <w:webHidden/>
          </w:rPr>
          <w:fldChar w:fldCharType="begin"/>
        </w:r>
        <w:r w:rsidR="00167323">
          <w:rPr>
            <w:noProof/>
            <w:webHidden/>
          </w:rPr>
          <w:instrText xml:space="preserve"> PAGEREF _Toc223513135 \h </w:instrText>
        </w:r>
        <w:r>
          <w:rPr>
            <w:noProof/>
            <w:webHidden/>
          </w:rPr>
        </w:r>
        <w:r>
          <w:rPr>
            <w:noProof/>
            <w:webHidden/>
          </w:rPr>
          <w:fldChar w:fldCharType="separate"/>
        </w:r>
        <w:r w:rsidR="00167323">
          <w:rPr>
            <w:noProof/>
            <w:webHidden/>
          </w:rPr>
          <w:t>200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36" w:history="1">
        <w:r w:rsidR="00167323" w:rsidRPr="00BD37E9">
          <w:rPr>
            <w:rStyle w:val="Hyperlink"/>
            <w:noProof/>
          </w:rPr>
          <w:t>3.2.333</w:t>
        </w:r>
        <w:r w:rsidR="00167323">
          <w:rPr>
            <w:rFonts w:asciiTheme="minorHAnsi" w:eastAsiaTheme="minorEastAsia" w:hAnsiTheme="minorHAnsi" w:cstheme="minorBidi"/>
            <w:b w:val="0"/>
            <w:noProof/>
            <w:sz w:val="22"/>
            <w:szCs w:val="22"/>
          </w:rPr>
          <w:tab/>
        </w:r>
        <w:r w:rsidR="00167323" w:rsidRPr="00BD37E9">
          <w:rPr>
            <w:rStyle w:val="Hyperlink"/>
            <w:noProof/>
          </w:rPr>
          <w:t>TRTR – PID $1A01 – Torque Converter Speed Ratio</w:t>
        </w:r>
        <w:r w:rsidR="00167323">
          <w:rPr>
            <w:noProof/>
            <w:webHidden/>
          </w:rPr>
          <w:tab/>
        </w:r>
        <w:r>
          <w:rPr>
            <w:noProof/>
            <w:webHidden/>
          </w:rPr>
          <w:fldChar w:fldCharType="begin"/>
        </w:r>
        <w:r w:rsidR="00167323">
          <w:rPr>
            <w:noProof/>
            <w:webHidden/>
          </w:rPr>
          <w:instrText xml:space="preserve"> PAGEREF _Toc223513136 \h </w:instrText>
        </w:r>
        <w:r>
          <w:rPr>
            <w:noProof/>
            <w:webHidden/>
          </w:rPr>
        </w:r>
        <w:r>
          <w:rPr>
            <w:noProof/>
            <w:webHidden/>
          </w:rPr>
          <w:fldChar w:fldCharType="separate"/>
        </w:r>
        <w:r w:rsidR="00167323">
          <w:rPr>
            <w:noProof/>
            <w:webHidden/>
          </w:rPr>
          <w:t>201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37" w:history="1">
        <w:r w:rsidR="00167323" w:rsidRPr="00BD37E9">
          <w:rPr>
            <w:rStyle w:val="Hyperlink"/>
            <w:noProof/>
          </w:rPr>
          <w:t>3.2.334</w:t>
        </w:r>
        <w:r w:rsidR="00167323">
          <w:rPr>
            <w:rFonts w:asciiTheme="minorHAnsi" w:eastAsiaTheme="minorEastAsia" w:hAnsiTheme="minorHAnsi" w:cstheme="minorBidi"/>
            <w:b w:val="0"/>
            <w:noProof/>
            <w:sz w:val="22"/>
            <w:szCs w:val="22"/>
          </w:rPr>
          <w:tab/>
        </w:r>
        <w:r w:rsidR="00167323" w:rsidRPr="00BD37E9">
          <w:rPr>
            <w:rStyle w:val="Hyperlink"/>
            <w:noProof/>
          </w:rPr>
          <w:t>TCCR – PID $1A18 – Torque Converter Clutch Pressure</w:t>
        </w:r>
        <w:r w:rsidR="00167323">
          <w:rPr>
            <w:noProof/>
            <w:webHidden/>
          </w:rPr>
          <w:tab/>
        </w:r>
        <w:r>
          <w:rPr>
            <w:noProof/>
            <w:webHidden/>
          </w:rPr>
          <w:fldChar w:fldCharType="begin"/>
        </w:r>
        <w:r w:rsidR="00167323">
          <w:rPr>
            <w:noProof/>
            <w:webHidden/>
          </w:rPr>
          <w:instrText xml:space="preserve"> PAGEREF _Toc223513137 \h </w:instrText>
        </w:r>
        <w:r>
          <w:rPr>
            <w:noProof/>
            <w:webHidden/>
          </w:rPr>
        </w:r>
        <w:r>
          <w:rPr>
            <w:noProof/>
            <w:webHidden/>
          </w:rPr>
          <w:fldChar w:fldCharType="separate"/>
        </w:r>
        <w:r w:rsidR="00167323">
          <w:rPr>
            <w:noProof/>
            <w:webHidden/>
          </w:rPr>
          <w:t>201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38" w:history="1">
        <w:r w:rsidR="00167323" w:rsidRPr="00BD37E9">
          <w:rPr>
            <w:rStyle w:val="Hyperlink"/>
            <w:noProof/>
          </w:rPr>
          <w:t>3.2.335</w:t>
        </w:r>
        <w:r w:rsidR="00167323">
          <w:rPr>
            <w:rFonts w:asciiTheme="minorHAnsi" w:eastAsiaTheme="minorEastAsia" w:hAnsiTheme="minorHAnsi" w:cstheme="minorBidi"/>
            <w:b w:val="0"/>
            <w:noProof/>
            <w:sz w:val="22"/>
            <w:szCs w:val="22"/>
          </w:rPr>
          <w:tab/>
        </w:r>
        <w:r w:rsidR="00167323" w:rsidRPr="00BD37E9">
          <w:rPr>
            <w:rStyle w:val="Hyperlink"/>
            <w:noProof/>
          </w:rPr>
          <w:t>TRTR – PID $1A1F – Transmission Clutch Slip</w:t>
        </w:r>
        <w:r w:rsidR="00167323">
          <w:rPr>
            <w:noProof/>
            <w:webHidden/>
          </w:rPr>
          <w:tab/>
        </w:r>
        <w:r>
          <w:rPr>
            <w:noProof/>
            <w:webHidden/>
          </w:rPr>
          <w:fldChar w:fldCharType="begin"/>
        </w:r>
        <w:r w:rsidR="00167323">
          <w:rPr>
            <w:noProof/>
            <w:webHidden/>
          </w:rPr>
          <w:instrText xml:space="preserve"> PAGEREF _Toc223513138 \h </w:instrText>
        </w:r>
        <w:r>
          <w:rPr>
            <w:noProof/>
            <w:webHidden/>
          </w:rPr>
        </w:r>
        <w:r>
          <w:rPr>
            <w:noProof/>
            <w:webHidden/>
          </w:rPr>
          <w:fldChar w:fldCharType="separate"/>
        </w:r>
        <w:r w:rsidR="00167323">
          <w:rPr>
            <w:noProof/>
            <w:webHidden/>
          </w:rPr>
          <w:t>201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39" w:history="1">
        <w:r w:rsidR="00167323" w:rsidRPr="00BD37E9">
          <w:rPr>
            <w:rStyle w:val="Hyperlink"/>
            <w:noProof/>
            <w:lang w:val="es-ES"/>
          </w:rPr>
          <w:t>3.2.336</w:t>
        </w:r>
        <w:r w:rsidR="00167323">
          <w:rPr>
            <w:rFonts w:asciiTheme="minorHAnsi" w:eastAsiaTheme="minorEastAsia" w:hAnsiTheme="minorHAnsi" w:cstheme="minorBidi"/>
            <w:b w:val="0"/>
            <w:noProof/>
            <w:sz w:val="22"/>
            <w:szCs w:val="22"/>
          </w:rPr>
          <w:tab/>
        </w:r>
        <w:r w:rsidR="00167323" w:rsidRPr="00BD37E9">
          <w:rPr>
            <w:rStyle w:val="Hyperlink"/>
            <w:noProof/>
            <w:lang w:val="es-ES"/>
          </w:rPr>
          <w:t>TCCR – PID $1A26 – Torque Converter Clutch Slip Error</w:t>
        </w:r>
        <w:r w:rsidR="00167323">
          <w:rPr>
            <w:noProof/>
            <w:webHidden/>
          </w:rPr>
          <w:tab/>
        </w:r>
        <w:r>
          <w:rPr>
            <w:noProof/>
            <w:webHidden/>
          </w:rPr>
          <w:fldChar w:fldCharType="begin"/>
        </w:r>
        <w:r w:rsidR="00167323">
          <w:rPr>
            <w:noProof/>
            <w:webHidden/>
          </w:rPr>
          <w:instrText xml:space="preserve"> PAGEREF _Toc223513139 \h </w:instrText>
        </w:r>
        <w:r>
          <w:rPr>
            <w:noProof/>
            <w:webHidden/>
          </w:rPr>
        </w:r>
        <w:r>
          <w:rPr>
            <w:noProof/>
            <w:webHidden/>
          </w:rPr>
          <w:fldChar w:fldCharType="separate"/>
        </w:r>
        <w:r w:rsidR="00167323">
          <w:rPr>
            <w:noProof/>
            <w:webHidden/>
          </w:rPr>
          <w:t>201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40" w:history="1">
        <w:r w:rsidR="00167323" w:rsidRPr="00BD37E9">
          <w:rPr>
            <w:rStyle w:val="Hyperlink"/>
            <w:noProof/>
          </w:rPr>
          <w:t>3.2.337</w:t>
        </w:r>
        <w:r w:rsidR="00167323">
          <w:rPr>
            <w:rFonts w:asciiTheme="minorHAnsi" w:eastAsiaTheme="minorEastAsia" w:hAnsiTheme="minorHAnsi" w:cstheme="minorBidi"/>
            <w:b w:val="0"/>
            <w:noProof/>
            <w:sz w:val="22"/>
            <w:szCs w:val="22"/>
          </w:rPr>
          <w:tab/>
        </w:r>
        <w:r w:rsidR="00167323" w:rsidRPr="00BD37E9">
          <w:rPr>
            <w:rStyle w:val="Hyperlink"/>
            <w:noProof/>
          </w:rPr>
          <w:t>ETQR – PID $1A2D – Engine Actual Steady State Torque</w:t>
        </w:r>
        <w:r w:rsidR="00167323">
          <w:rPr>
            <w:noProof/>
            <w:webHidden/>
          </w:rPr>
          <w:tab/>
        </w:r>
        <w:r>
          <w:rPr>
            <w:noProof/>
            <w:webHidden/>
          </w:rPr>
          <w:fldChar w:fldCharType="begin"/>
        </w:r>
        <w:r w:rsidR="00167323">
          <w:rPr>
            <w:noProof/>
            <w:webHidden/>
          </w:rPr>
          <w:instrText xml:space="preserve"> PAGEREF _Toc223513140 \h </w:instrText>
        </w:r>
        <w:r>
          <w:rPr>
            <w:noProof/>
            <w:webHidden/>
          </w:rPr>
        </w:r>
        <w:r>
          <w:rPr>
            <w:noProof/>
            <w:webHidden/>
          </w:rPr>
          <w:fldChar w:fldCharType="separate"/>
        </w:r>
        <w:r w:rsidR="00167323">
          <w:rPr>
            <w:noProof/>
            <w:webHidden/>
          </w:rPr>
          <w:t>201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41" w:history="1">
        <w:r w:rsidR="00167323" w:rsidRPr="00BD37E9">
          <w:rPr>
            <w:rStyle w:val="Hyperlink"/>
            <w:noProof/>
          </w:rPr>
          <w:t>3.2.338</w:t>
        </w:r>
        <w:r w:rsidR="00167323">
          <w:rPr>
            <w:rFonts w:asciiTheme="minorHAnsi" w:eastAsiaTheme="minorEastAsia" w:hAnsiTheme="minorHAnsi" w:cstheme="minorBidi"/>
            <w:b w:val="0"/>
            <w:noProof/>
            <w:sz w:val="22"/>
            <w:szCs w:val="22"/>
          </w:rPr>
          <w:tab/>
        </w:r>
        <w:r w:rsidR="00167323" w:rsidRPr="00BD37E9">
          <w:rPr>
            <w:rStyle w:val="Hyperlink"/>
            <w:noProof/>
          </w:rPr>
          <w:t>TRTR – PID $1A88 – Transmission Modeled Gear Ratio</w:t>
        </w:r>
        <w:r w:rsidR="00167323">
          <w:rPr>
            <w:noProof/>
            <w:webHidden/>
          </w:rPr>
          <w:tab/>
        </w:r>
        <w:r>
          <w:rPr>
            <w:noProof/>
            <w:webHidden/>
          </w:rPr>
          <w:fldChar w:fldCharType="begin"/>
        </w:r>
        <w:r w:rsidR="00167323">
          <w:rPr>
            <w:noProof/>
            <w:webHidden/>
          </w:rPr>
          <w:instrText xml:space="preserve"> PAGEREF _Toc223513141 \h </w:instrText>
        </w:r>
        <w:r>
          <w:rPr>
            <w:noProof/>
            <w:webHidden/>
          </w:rPr>
        </w:r>
        <w:r>
          <w:rPr>
            <w:noProof/>
            <w:webHidden/>
          </w:rPr>
          <w:fldChar w:fldCharType="separate"/>
        </w:r>
        <w:r w:rsidR="00167323">
          <w:rPr>
            <w:noProof/>
            <w:webHidden/>
          </w:rPr>
          <w:t>202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42" w:history="1">
        <w:r w:rsidR="00167323" w:rsidRPr="00BD37E9">
          <w:rPr>
            <w:rStyle w:val="Hyperlink"/>
            <w:noProof/>
          </w:rPr>
          <w:t>3.2.339</w:t>
        </w:r>
        <w:r w:rsidR="00167323">
          <w:rPr>
            <w:rFonts w:asciiTheme="minorHAnsi" w:eastAsiaTheme="minorEastAsia" w:hAnsiTheme="minorHAnsi" w:cstheme="minorBidi"/>
            <w:b w:val="0"/>
            <w:noProof/>
            <w:sz w:val="22"/>
            <w:szCs w:val="22"/>
          </w:rPr>
          <w:tab/>
        </w:r>
        <w:r w:rsidR="00167323" w:rsidRPr="00BD37E9">
          <w:rPr>
            <w:rStyle w:val="Hyperlink"/>
            <w:noProof/>
          </w:rPr>
          <w:t>AWDR – PID $1A8E – All Wheel Drive System Status</w:t>
        </w:r>
        <w:r w:rsidR="00167323">
          <w:rPr>
            <w:noProof/>
            <w:webHidden/>
          </w:rPr>
          <w:tab/>
        </w:r>
        <w:r>
          <w:rPr>
            <w:noProof/>
            <w:webHidden/>
          </w:rPr>
          <w:fldChar w:fldCharType="begin"/>
        </w:r>
        <w:r w:rsidR="00167323">
          <w:rPr>
            <w:noProof/>
            <w:webHidden/>
          </w:rPr>
          <w:instrText xml:space="preserve"> PAGEREF _Toc223513142 \h </w:instrText>
        </w:r>
        <w:r>
          <w:rPr>
            <w:noProof/>
            <w:webHidden/>
          </w:rPr>
        </w:r>
        <w:r>
          <w:rPr>
            <w:noProof/>
            <w:webHidden/>
          </w:rPr>
          <w:fldChar w:fldCharType="separate"/>
        </w:r>
        <w:r w:rsidR="00167323">
          <w:rPr>
            <w:noProof/>
            <w:webHidden/>
          </w:rPr>
          <w:t>202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43" w:history="1">
        <w:r w:rsidR="00167323" w:rsidRPr="00BD37E9">
          <w:rPr>
            <w:rStyle w:val="Hyperlink"/>
            <w:noProof/>
          </w:rPr>
          <w:t>3.2.340</w:t>
        </w:r>
        <w:r w:rsidR="00167323">
          <w:rPr>
            <w:rFonts w:asciiTheme="minorHAnsi" w:eastAsiaTheme="minorEastAsia" w:hAnsiTheme="minorHAnsi" w:cstheme="minorBidi"/>
            <w:b w:val="0"/>
            <w:noProof/>
            <w:sz w:val="22"/>
            <w:szCs w:val="22"/>
          </w:rPr>
          <w:tab/>
        </w:r>
        <w:r w:rsidR="00167323" w:rsidRPr="00BD37E9">
          <w:rPr>
            <w:rStyle w:val="Hyperlink"/>
            <w:noProof/>
          </w:rPr>
          <w:t>MAPR – PID $2000 – Intake Manifold Absolute Pressure A/D</w:t>
        </w:r>
        <w:r w:rsidR="00167323">
          <w:rPr>
            <w:noProof/>
            <w:webHidden/>
          </w:rPr>
          <w:tab/>
        </w:r>
        <w:r>
          <w:rPr>
            <w:noProof/>
            <w:webHidden/>
          </w:rPr>
          <w:fldChar w:fldCharType="begin"/>
        </w:r>
        <w:r w:rsidR="00167323">
          <w:rPr>
            <w:noProof/>
            <w:webHidden/>
          </w:rPr>
          <w:instrText xml:space="preserve"> PAGEREF _Toc223513143 \h </w:instrText>
        </w:r>
        <w:r>
          <w:rPr>
            <w:noProof/>
            <w:webHidden/>
          </w:rPr>
        </w:r>
        <w:r>
          <w:rPr>
            <w:noProof/>
            <w:webHidden/>
          </w:rPr>
          <w:fldChar w:fldCharType="separate"/>
        </w:r>
        <w:r w:rsidR="00167323">
          <w:rPr>
            <w:noProof/>
            <w:webHidden/>
          </w:rPr>
          <w:t>203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44" w:history="1">
        <w:r w:rsidR="00167323" w:rsidRPr="00BD37E9">
          <w:rPr>
            <w:rStyle w:val="Hyperlink"/>
            <w:noProof/>
          </w:rPr>
          <w:t>3.2.341</w:t>
        </w:r>
        <w:r w:rsidR="00167323">
          <w:rPr>
            <w:rFonts w:asciiTheme="minorHAnsi" w:eastAsiaTheme="minorEastAsia" w:hAnsiTheme="minorHAnsi" w:cstheme="minorBidi"/>
            <w:b w:val="0"/>
            <w:noProof/>
            <w:sz w:val="22"/>
            <w:szCs w:val="22"/>
          </w:rPr>
          <w:tab/>
        </w:r>
        <w:r w:rsidR="00167323" w:rsidRPr="00BD37E9">
          <w:rPr>
            <w:rStyle w:val="Hyperlink"/>
            <w:noProof/>
          </w:rPr>
          <w:t>MAPR – PID $2001 – Intake Manifold Vacuum Pressure</w:t>
        </w:r>
        <w:r w:rsidR="00167323">
          <w:rPr>
            <w:noProof/>
            <w:webHidden/>
          </w:rPr>
          <w:tab/>
        </w:r>
        <w:r>
          <w:rPr>
            <w:noProof/>
            <w:webHidden/>
          </w:rPr>
          <w:fldChar w:fldCharType="begin"/>
        </w:r>
        <w:r w:rsidR="00167323">
          <w:rPr>
            <w:noProof/>
            <w:webHidden/>
          </w:rPr>
          <w:instrText xml:space="preserve"> PAGEREF _Toc223513144 \h </w:instrText>
        </w:r>
        <w:r>
          <w:rPr>
            <w:noProof/>
            <w:webHidden/>
          </w:rPr>
        </w:r>
        <w:r>
          <w:rPr>
            <w:noProof/>
            <w:webHidden/>
          </w:rPr>
          <w:fldChar w:fldCharType="separate"/>
        </w:r>
        <w:r w:rsidR="00167323">
          <w:rPr>
            <w:noProof/>
            <w:webHidden/>
          </w:rPr>
          <w:t>203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45" w:history="1">
        <w:r w:rsidR="00167323" w:rsidRPr="00BD37E9">
          <w:rPr>
            <w:rStyle w:val="Hyperlink"/>
            <w:noProof/>
          </w:rPr>
          <w:t>3.2.342</w:t>
        </w:r>
        <w:r w:rsidR="00167323">
          <w:rPr>
            <w:rFonts w:asciiTheme="minorHAnsi" w:eastAsiaTheme="minorEastAsia" w:hAnsiTheme="minorHAnsi" w:cstheme="minorBidi"/>
            <w:b w:val="0"/>
            <w:noProof/>
            <w:sz w:val="22"/>
            <w:szCs w:val="22"/>
          </w:rPr>
          <w:tab/>
        </w:r>
        <w:r w:rsidR="00167323" w:rsidRPr="00BD37E9">
          <w:rPr>
            <w:rStyle w:val="Hyperlink"/>
            <w:noProof/>
          </w:rPr>
          <w:t>MAPR – PID $2002 – Supercharger Inlet Absolute Pressure</w:t>
        </w:r>
        <w:r w:rsidR="00167323">
          <w:rPr>
            <w:noProof/>
            <w:webHidden/>
          </w:rPr>
          <w:tab/>
        </w:r>
        <w:r>
          <w:rPr>
            <w:noProof/>
            <w:webHidden/>
          </w:rPr>
          <w:fldChar w:fldCharType="begin"/>
        </w:r>
        <w:r w:rsidR="00167323">
          <w:rPr>
            <w:noProof/>
            <w:webHidden/>
          </w:rPr>
          <w:instrText xml:space="preserve"> PAGEREF _Toc223513145 \h </w:instrText>
        </w:r>
        <w:r>
          <w:rPr>
            <w:noProof/>
            <w:webHidden/>
          </w:rPr>
        </w:r>
        <w:r>
          <w:rPr>
            <w:noProof/>
            <w:webHidden/>
          </w:rPr>
          <w:fldChar w:fldCharType="separate"/>
        </w:r>
        <w:r w:rsidR="00167323">
          <w:rPr>
            <w:noProof/>
            <w:webHidden/>
          </w:rPr>
          <w:t>203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46" w:history="1">
        <w:r w:rsidR="00167323" w:rsidRPr="00BD37E9">
          <w:rPr>
            <w:rStyle w:val="Hyperlink"/>
            <w:noProof/>
          </w:rPr>
          <w:t>3.2.343</w:t>
        </w:r>
        <w:r w:rsidR="00167323">
          <w:rPr>
            <w:rFonts w:asciiTheme="minorHAnsi" w:eastAsiaTheme="minorEastAsia" w:hAnsiTheme="minorHAnsi" w:cstheme="minorBidi"/>
            <w:b w:val="0"/>
            <w:noProof/>
            <w:sz w:val="22"/>
            <w:szCs w:val="22"/>
          </w:rPr>
          <w:tab/>
        </w:r>
        <w:r w:rsidR="00167323" w:rsidRPr="00BD37E9">
          <w:rPr>
            <w:rStyle w:val="Hyperlink"/>
            <w:noProof/>
          </w:rPr>
          <w:t>MAPR – PID $2003 – Supercharger Inlet Absolute Pressure A/D</w:t>
        </w:r>
        <w:r w:rsidR="00167323">
          <w:rPr>
            <w:noProof/>
            <w:webHidden/>
          </w:rPr>
          <w:tab/>
        </w:r>
        <w:r>
          <w:rPr>
            <w:noProof/>
            <w:webHidden/>
          </w:rPr>
          <w:fldChar w:fldCharType="begin"/>
        </w:r>
        <w:r w:rsidR="00167323">
          <w:rPr>
            <w:noProof/>
            <w:webHidden/>
          </w:rPr>
          <w:instrText xml:space="preserve"> PAGEREF _Toc223513146 \h </w:instrText>
        </w:r>
        <w:r>
          <w:rPr>
            <w:noProof/>
            <w:webHidden/>
          </w:rPr>
        </w:r>
        <w:r>
          <w:rPr>
            <w:noProof/>
            <w:webHidden/>
          </w:rPr>
          <w:fldChar w:fldCharType="separate"/>
        </w:r>
        <w:r w:rsidR="00167323">
          <w:rPr>
            <w:noProof/>
            <w:webHidden/>
          </w:rPr>
          <w:t>204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47" w:history="1">
        <w:r w:rsidR="00167323" w:rsidRPr="00BD37E9">
          <w:rPr>
            <w:rStyle w:val="Hyperlink"/>
            <w:noProof/>
          </w:rPr>
          <w:t>3.2.344</w:t>
        </w:r>
        <w:r w:rsidR="00167323">
          <w:rPr>
            <w:rFonts w:asciiTheme="minorHAnsi" w:eastAsiaTheme="minorEastAsia" w:hAnsiTheme="minorHAnsi" w:cstheme="minorBidi"/>
            <w:b w:val="0"/>
            <w:noProof/>
            <w:sz w:val="22"/>
            <w:szCs w:val="22"/>
          </w:rPr>
          <w:tab/>
        </w:r>
        <w:r w:rsidR="00167323" w:rsidRPr="00BD37E9">
          <w:rPr>
            <w:rStyle w:val="Hyperlink"/>
            <w:noProof/>
          </w:rPr>
          <w:t>MAPR – PID $2004 – Supercharger Inlet Vacuum Pressure</w:t>
        </w:r>
        <w:r w:rsidR="00167323">
          <w:rPr>
            <w:noProof/>
            <w:webHidden/>
          </w:rPr>
          <w:tab/>
        </w:r>
        <w:r>
          <w:rPr>
            <w:noProof/>
            <w:webHidden/>
          </w:rPr>
          <w:fldChar w:fldCharType="begin"/>
        </w:r>
        <w:r w:rsidR="00167323">
          <w:rPr>
            <w:noProof/>
            <w:webHidden/>
          </w:rPr>
          <w:instrText xml:space="preserve"> PAGEREF _Toc223513147 \h </w:instrText>
        </w:r>
        <w:r>
          <w:rPr>
            <w:noProof/>
            <w:webHidden/>
          </w:rPr>
        </w:r>
        <w:r>
          <w:rPr>
            <w:noProof/>
            <w:webHidden/>
          </w:rPr>
          <w:fldChar w:fldCharType="separate"/>
        </w:r>
        <w:r w:rsidR="00167323">
          <w:rPr>
            <w:noProof/>
            <w:webHidden/>
          </w:rPr>
          <w:t>204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48" w:history="1">
        <w:r w:rsidR="00167323" w:rsidRPr="00BD37E9">
          <w:rPr>
            <w:rStyle w:val="Hyperlink"/>
            <w:noProof/>
          </w:rPr>
          <w:t>3.2.345</w:t>
        </w:r>
        <w:r w:rsidR="00167323">
          <w:rPr>
            <w:rFonts w:asciiTheme="minorHAnsi" w:eastAsiaTheme="minorEastAsia" w:hAnsiTheme="minorHAnsi" w:cstheme="minorBidi"/>
            <w:b w:val="0"/>
            <w:noProof/>
            <w:sz w:val="22"/>
            <w:szCs w:val="22"/>
          </w:rPr>
          <w:tab/>
        </w:r>
        <w:r w:rsidR="00167323" w:rsidRPr="00BD37E9">
          <w:rPr>
            <w:rStyle w:val="Hyperlink"/>
            <w:noProof/>
          </w:rPr>
          <w:t>EITR – PID $2005 – Power-Up Intake Air Temperature</w:t>
        </w:r>
        <w:r w:rsidR="00167323">
          <w:rPr>
            <w:noProof/>
            <w:webHidden/>
          </w:rPr>
          <w:tab/>
        </w:r>
        <w:r>
          <w:rPr>
            <w:noProof/>
            <w:webHidden/>
          </w:rPr>
          <w:fldChar w:fldCharType="begin"/>
        </w:r>
        <w:r w:rsidR="00167323">
          <w:rPr>
            <w:noProof/>
            <w:webHidden/>
          </w:rPr>
          <w:instrText xml:space="preserve"> PAGEREF _Toc223513148 \h </w:instrText>
        </w:r>
        <w:r>
          <w:rPr>
            <w:noProof/>
            <w:webHidden/>
          </w:rPr>
        </w:r>
        <w:r>
          <w:rPr>
            <w:noProof/>
            <w:webHidden/>
          </w:rPr>
          <w:fldChar w:fldCharType="separate"/>
        </w:r>
        <w:r w:rsidR="00167323">
          <w:rPr>
            <w:noProof/>
            <w:webHidden/>
          </w:rPr>
          <w:t>204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49" w:history="1">
        <w:r w:rsidR="00167323" w:rsidRPr="00BD37E9">
          <w:rPr>
            <w:rStyle w:val="Hyperlink"/>
            <w:noProof/>
          </w:rPr>
          <w:t>3.2.346</w:t>
        </w:r>
        <w:r w:rsidR="00167323">
          <w:rPr>
            <w:rFonts w:asciiTheme="minorHAnsi" w:eastAsiaTheme="minorEastAsia" w:hAnsiTheme="minorHAnsi" w:cstheme="minorBidi"/>
            <w:b w:val="0"/>
            <w:noProof/>
            <w:sz w:val="22"/>
            <w:szCs w:val="22"/>
          </w:rPr>
          <w:tab/>
        </w:r>
        <w:r w:rsidR="00167323" w:rsidRPr="00BD37E9">
          <w:rPr>
            <w:rStyle w:val="Hyperlink"/>
            <w:noProof/>
          </w:rPr>
          <w:t>EITR – PID $2006 – Intake Air Temperature 2</w:t>
        </w:r>
        <w:r w:rsidR="00167323">
          <w:rPr>
            <w:noProof/>
            <w:webHidden/>
          </w:rPr>
          <w:tab/>
        </w:r>
        <w:r>
          <w:rPr>
            <w:noProof/>
            <w:webHidden/>
          </w:rPr>
          <w:fldChar w:fldCharType="begin"/>
        </w:r>
        <w:r w:rsidR="00167323">
          <w:rPr>
            <w:noProof/>
            <w:webHidden/>
          </w:rPr>
          <w:instrText xml:space="preserve"> PAGEREF _Toc223513149 \h </w:instrText>
        </w:r>
        <w:r>
          <w:rPr>
            <w:noProof/>
            <w:webHidden/>
          </w:rPr>
        </w:r>
        <w:r>
          <w:rPr>
            <w:noProof/>
            <w:webHidden/>
          </w:rPr>
          <w:fldChar w:fldCharType="separate"/>
        </w:r>
        <w:r w:rsidR="00167323">
          <w:rPr>
            <w:noProof/>
            <w:webHidden/>
          </w:rPr>
          <w:t>204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50" w:history="1">
        <w:r w:rsidR="00167323" w:rsidRPr="00BD37E9">
          <w:rPr>
            <w:rStyle w:val="Hyperlink"/>
            <w:noProof/>
          </w:rPr>
          <w:t>3.2.347</w:t>
        </w:r>
        <w:r w:rsidR="00167323">
          <w:rPr>
            <w:rFonts w:asciiTheme="minorHAnsi" w:eastAsiaTheme="minorEastAsia" w:hAnsiTheme="minorHAnsi" w:cstheme="minorBidi"/>
            <w:b w:val="0"/>
            <w:noProof/>
            <w:sz w:val="22"/>
            <w:szCs w:val="22"/>
          </w:rPr>
          <w:tab/>
        </w:r>
        <w:r w:rsidR="00167323" w:rsidRPr="00BD37E9">
          <w:rPr>
            <w:rStyle w:val="Hyperlink"/>
            <w:noProof/>
          </w:rPr>
          <w:t>AAPR – PID $2007 – Barometric Pressure A/D</w:t>
        </w:r>
        <w:r w:rsidR="00167323">
          <w:rPr>
            <w:noProof/>
            <w:webHidden/>
          </w:rPr>
          <w:tab/>
        </w:r>
        <w:r>
          <w:rPr>
            <w:noProof/>
            <w:webHidden/>
          </w:rPr>
          <w:fldChar w:fldCharType="begin"/>
        </w:r>
        <w:r w:rsidR="00167323">
          <w:rPr>
            <w:noProof/>
            <w:webHidden/>
          </w:rPr>
          <w:instrText xml:space="preserve"> PAGEREF _Toc223513150 \h </w:instrText>
        </w:r>
        <w:r>
          <w:rPr>
            <w:noProof/>
            <w:webHidden/>
          </w:rPr>
        </w:r>
        <w:r>
          <w:rPr>
            <w:noProof/>
            <w:webHidden/>
          </w:rPr>
          <w:fldChar w:fldCharType="separate"/>
        </w:r>
        <w:r w:rsidR="00167323">
          <w:rPr>
            <w:noProof/>
            <w:webHidden/>
          </w:rPr>
          <w:t>204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51" w:history="1">
        <w:r w:rsidR="00167323" w:rsidRPr="00BD37E9">
          <w:rPr>
            <w:rStyle w:val="Hyperlink"/>
            <w:noProof/>
          </w:rPr>
          <w:t>3.2.348</w:t>
        </w:r>
        <w:r w:rsidR="00167323">
          <w:rPr>
            <w:rFonts w:asciiTheme="minorHAnsi" w:eastAsiaTheme="minorEastAsia" w:hAnsiTheme="minorHAnsi" w:cstheme="minorBidi"/>
            <w:b w:val="0"/>
            <w:noProof/>
            <w:sz w:val="22"/>
            <w:szCs w:val="22"/>
          </w:rPr>
          <w:tab/>
        </w:r>
        <w:r w:rsidR="00167323" w:rsidRPr="00BD37E9">
          <w:rPr>
            <w:rStyle w:val="Hyperlink"/>
            <w:noProof/>
          </w:rPr>
          <w:t>IMTR – PID $2008 – Intake Manifold Tuning Valve Control Circuit</w:t>
        </w:r>
        <w:r w:rsidR="00167323">
          <w:rPr>
            <w:noProof/>
            <w:webHidden/>
          </w:rPr>
          <w:tab/>
        </w:r>
        <w:r>
          <w:rPr>
            <w:noProof/>
            <w:webHidden/>
          </w:rPr>
          <w:fldChar w:fldCharType="begin"/>
        </w:r>
        <w:r w:rsidR="00167323">
          <w:rPr>
            <w:noProof/>
            <w:webHidden/>
          </w:rPr>
          <w:instrText xml:space="preserve"> PAGEREF _Toc223513151 \h </w:instrText>
        </w:r>
        <w:r>
          <w:rPr>
            <w:noProof/>
            <w:webHidden/>
          </w:rPr>
        </w:r>
        <w:r>
          <w:rPr>
            <w:noProof/>
            <w:webHidden/>
          </w:rPr>
          <w:fldChar w:fldCharType="separate"/>
        </w:r>
        <w:r w:rsidR="00167323">
          <w:rPr>
            <w:noProof/>
            <w:webHidden/>
          </w:rPr>
          <w:t>205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52" w:history="1">
        <w:r w:rsidR="00167323" w:rsidRPr="00BD37E9">
          <w:rPr>
            <w:rStyle w:val="Hyperlink"/>
            <w:noProof/>
          </w:rPr>
          <w:t>3.2.349</w:t>
        </w:r>
        <w:r w:rsidR="00167323">
          <w:rPr>
            <w:rFonts w:asciiTheme="minorHAnsi" w:eastAsiaTheme="minorEastAsia" w:hAnsiTheme="minorHAnsi" w:cstheme="minorBidi"/>
            <w:b w:val="0"/>
            <w:noProof/>
            <w:sz w:val="22"/>
            <w:szCs w:val="22"/>
          </w:rPr>
          <w:tab/>
        </w:r>
        <w:r w:rsidR="00167323" w:rsidRPr="00BD37E9">
          <w:rPr>
            <w:rStyle w:val="Hyperlink"/>
            <w:noProof/>
          </w:rPr>
          <w:t>IMTR – PID $2009 – Intake Manifold Tuning Vane Position Duty Cycle</w:t>
        </w:r>
        <w:r w:rsidR="00167323">
          <w:rPr>
            <w:noProof/>
            <w:webHidden/>
          </w:rPr>
          <w:tab/>
        </w:r>
        <w:r>
          <w:rPr>
            <w:noProof/>
            <w:webHidden/>
          </w:rPr>
          <w:fldChar w:fldCharType="begin"/>
        </w:r>
        <w:r w:rsidR="00167323">
          <w:rPr>
            <w:noProof/>
            <w:webHidden/>
          </w:rPr>
          <w:instrText xml:space="preserve"> PAGEREF _Toc223513152 \h </w:instrText>
        </w:r>
        <w:r>
          <w:rPr>
            <w:noProof/>
            <w:webHidden/>
          </w:rPr>
        </w:r>
        <w:r>
          <w:rPr>
            <w:noProof/>
            <w:webHidden/>
          </w:rPr>
          <w:fldChar w:fldCharType="separate"/>
        </w:r>
        <w:r w:rsidR="00167323">
          <w:rPr>
            <w:noProof/>
            <w:webHidden/>
          </w:rPr>
          <w:t>205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53" w:history="1">
        <w:r w:rsidR="00167323" w:rsidRPr="00BD37E9">
          <w:rPr>
            <w:rStyle w:val="Hyperlink"/>
            <w:noProof/>
          </w:rPr>
          <w:t>3.2.350</w:t>
        </w:r>
        <w:r w:rsidR="00167323">
          <w:rPr>
            <w:rFonts w:asciiTheme="minorHAnsi" w:eastAsiaTheme="minorEastAsia" w:hAnsiTheme="minorHAnsi" w:cstheme="minorBidi"/>
            <w:b w:val="0"/>
            <w:noProof/>
            <w:sz w:val="22"/>
            <w:szCs w:val="22"/>
          </w:rPr>
          <w:tab/>
        </w:r>
        <w:r w:rsidR="00167323" w:rsidRPr="00BD37E9">
          <w:rPr>
            <w:rStyle w:val="Hyperlink"/>
            <w:noProof/>
          </w:rPr>
          <w:t>IMTR – PID $200A – Intake Manifold Tuning Status</w:t>
        </w:r>
        <w:r w:rsidR="00167323">
          <w:rPr>
            <w:noProof/>
            <w:webHidden/>
          </w:rPr>
          <w:tab/>
        </w:r>
        <w:r>
          <w:rPr>
            <w:noProof/>
            <w:webHidden/>
          </w:rPr>
          <w:fldChar w:fldCharType="begin"/>
        </w:r>
        <w:r w:rsidR="00167323">
          <w:rPr>
            <w:noProof/>
            <w:webHidden/>
          </w:rPr>
          <w:instrText xml:space="preserve"> PAGEREF _Toc223513153 \h </w:instrText>
        </w:r>
        <w:r>
          <w:rPr>
            <w:noProof/>
            <w:webHidden/>
          </w:rPr>
        </w:r>
        <w:r>
          <w:rPr>
            <w:noProof/>
            <w:webHidden/>
          </w:rPr>
          <w:fldChar w:fldCharType="separate"/>
        </w:r>
        <w:r w:rsidR="00167323">
          <w:rPr>
            <w:noProof/>
            <w:webHidden/>
          </w:rPr>
          <w:t>206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54" w:history="1">
        <w:r w:rsidR="00167323" w:rsidRPr="00BD37E9">
          <w:rPr>
            <w:rStyle w:val="Hyperlink"/>
            <w:noProof/>
          </w:rPr>
          <w:t>3.2.351</w:t>
        </w:r>
        <w:r w:rsidR="00167323">
          <w:rPr>
            <w:rFonts w:asciiTheme="minorHAnsi" w:eastAsiaTheme="minorEastAsia" w:hAnsiTheme="minorHAnsi" w:cstheme="minorBidi"/>
            <w:b w:val="0"/>
            <w:noProof/>
            <w:sz w:val="22"/>
            <w:szCs w:val="22"/>
          </w:rPr>
          <w:tab/>
        </w:r>
        <w:r w:rsidR="00167323" w:rsidRPr="00BD37E9">
          <w:rPr>
            <w:rStyle w:val="Hyperlink"/>
            <w:noProof/>
          </w:rPr>
          <w:t>BSTR – PID $200B – Supercharger Boost Solenoid Duty Cycle</w:t>
        </w:r>
        <w:r w:rsidR="00167323">
          <w:rPr>
            <w:noProof/>
            <w:webHidden/>
          </w:rPr>
          <w:tab/>
        </w:r>
        <w:r>
          <w:rPr>
            <w:noProof/>
            <w:webHidden/>
          </w:rPr>
          <w:fldChar w:fldCharType="begin"/>
        </w:r>
        <w:r w:rsidR="00167323">
          <w:rPr>
            <w:noProof/>
            <w:webHidden/>
          </w:rPr>
          <w:instrText xml:space="preserve"> PAGEREF _Toc223513154 \h </w:instrText>
        </w:r>
        <w:r>
          <w:rPr>
            <w:noProof/>
            <w:webHidden/>
          </w:rPr>
        </w:r>
        <w:r>
          <w:rPr>
            <w:noProof/>
            <w:webHidden/>
          </w:rPr>
          <w:fldChar w:fldCharType="separate"/>
        </w:r>
        <w:r w:rsidR="00167323">
          <w:rPr>
            <w:noProof/>
            <w:webHidden/>
          </w:rPr>
          <w:t>206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55" w:history="1">
        <w:r w:rsidR="00167323" w:rsidRPr="00BD37E9">
          <w:rPr>
            <w:rStyle w:val="Hyperlink"/>
            <w:noProof/>
          </w:rPr>
          <w:t>3.2.352</w:t>
        </w:r>
        <w:r w:rsidR="00167323">
          <w:rPr>
            <w:rFonts w:asciiTheme="minorHAnsi" w:eastAsiaTheme="minorEastAsia" w:hAnsiTheme="minorHAnsi" w:cstheme="minorBidi"/>
            <w:b w:val="0"/>
            <w:noProof/>
            <w:sz w:val="22"/>
            <w:szCs w:val="22"/>
          </w:rPr>
          <w:tab/>
        </w:r>
        <w:r w:rsidR="00167323" w:rsidRPr="00BD37E9">
          <w:rPr>
            <w:rStyle w:val="Hyperlink"/>
            <w:noProof/>
          </w:rPr>
          <w:t>BSTR – PID $200C – Supercharger Boost Solenoid Control Circuit</w:t>
        </w:r>
        <w:r w:rsidR="00167323">
          <w:rPr>
            <w:noProof/>
            <w:webHidden/>
          </w:rPr>
          <w:tab/>
        </w:r>
        <w:r>
          <w:rPr>
            <w:noProof/>
            <w:webHidden/>
          </w:rPr>
          <w:fldChar w:fldCharType="begin"/>
        </w:r>
        <w:r w:rsidR="00167323">
          <w:rPr>
            <w:noProof/>
            <w:webHidden/>
          </w:rPr>
          <w:instrText xml:space="preserve"> PAGEREF _Toc223513155 \h </w:instrText>
        </w:r>
        <w:r>
          <w:rPr>
            <w:noProof/>
            <w:webHidden/>
          </w:rPr>
        </w:r>
        <w:r>
          <w:rPr>
            <w:noProof/>
            <w:webHidden/>
          </w:rPr>
          <w:fldChar w:fldCharType="separate"/>
        </w:r>
        <w:r w:rsidR="00167323">
          <w:rPr>
            <w:noProof/>
            <w:webHidden/>
          </w:rPr>
          <w:t>207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56" w:history="1">
        <w:r w:rsidR="00167323" w:rsidRPr="00BD37E9">
          <w:rPr>
            <w:rStyle w:val="Hyperlink"/>
            <w:noProof/>
          </w:rPr>
          <w:t>3.2.353</w:t>
        </w:r>
        <w:r w:rsidR="00167323">
          <w:rPr>
            <w:rFonts w:asciiTheme="minorHAnsi" w:eastAsiaTheme="minorEastAsia" w:hAnsiTheme="minorHAnsi" w:cstheme="minorBidi"/>
            <w:b w:val="0"/>
            <w:noProof/>
            <w:sz w:val="22"/>
            <w:szCs w:val="22"/>
          </w:rPr>
          <w:tab/>
        </w:r>
        <w:r w:rsidR="00167323" w:rsidRPr="00BD37E9">
          <w:rPr>
            <w:rStyle w:val="Hyperlink"/>
            <w:noProof/>
          </w:rPr>
          <w:t>BSTR – PID $200D – Intercooler Pump Control Circuit</w:t>
        </w:r>
        <w:r w:rsidR="00167323">
          <w:rPr>
            <w:noProof/>
            <w:webHidden/>
          </w:rPr>
          <w:tab/>
        </w:r>
        <w:r>
          <w:rPr>
            <w:noProof/>
            <w:webHidden/>
          </w:rPr>
          <w:fldChar w:fldCharType="begin"/>
        </w:r>
        <w:r w:rsidR="00167323">
          <w:rPr>
            <w:noProof/>
            <w:webHidden/>
          </w:rPr>
          <w:instrText xml:space="preserve"> PAGEREF _Toc223513156 \h </w:instrText>
        </w:r>
        <w:r>
          <w:rPr>
            <w:noProof/>
            <w:webHidden/>
          </w:rPr>
        </w:r>
        <w:r>
          <w:rPr>
            <w:noProof/>
            <w:webHidden/>
          </w:rPr>
          <w:fldChar w:fldCharType="separate"/>
        </w:r>
        <w:r w:rsidR="00167323">
          <w:rPr>
            <w:noProof/>
            <w:webHidden/>
          </w:rPr>
          <w:t>207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57" w:history="1">
        <w:r w:rsidR="00167323" w:rsidRPr="00BD37E9">
          <w:rPr>
            <w:rStyle w:val="Hyperlink"/>
            <w:noProof/>
          </w:rPr>
          <w:t>3.2.354</w:t>
        </w:r>
        <w:r w:rsidR="00167323">
          <w:rPr>
            <w:rFonts w:asciiTheme="minorHAnsi" w:eastAsiaTheme="minorEastAsia" w:hAnsiTheme="minorHAnsi" w:cstheme="minorBidi"/>
            <w:b w:val="0"/>
            <w:noProof/>
            <w:sz w:val="22"/>
            <w:szCs w:val="22"/>
          </w:rPr>
          <w:tab/>
        </w:r>
        <w:r w:rsidR="00167323" w:rsidRPr="00BD37E9">
          <w:rPr>
            <w:rStyle w:val="Hyperlink"/>
            <w:noProof/>
          </w:rPr>
          <w:t>CDAR – PID $200E – Distance With Cylinders Deactivated</w:t>
        </w:r>
        <w:r w:rsidR="00167323">
          <w:rPr>
            <w:noProof/>
            <w:webHidden/>
          </w:rPr>
          <w:tab/>
        </w:r>
        <w:r>
          <w:rPr>
            <w:noProof/>
            <w:webHidden/>
          </w:rPr>
          <w:fldChar w:fldCharType="begin"/>
        </w:r>
        <w:r w:rsidR="00167323">
          <w:rPr>
            <w:noProof/>
            <w:webHidden/>
          </w:rPr>
          <w:instrText xml:space="preserve"> PAGEREF _Toc223513157 \h </w:instrText>
        </w:r>
        <w:r>
          <w:rPr>
            <w:noProof/>
            <w:webHidden/>
          </w:rPr>
        </w:r>
        <w:r>
          <w:rPr>
            <w:noProof/>
            <w:webHidden/>
          </w:rPr>
          <w:fldChar w:fldCharType="separate"/>
        </w:r>
        <w:r w:rsidR="00167323">
          <w:rPr>
            <w:noProof/>
            <w:webHidden/>
          </w:rPr>
          <w:t>208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58" w:history="1">
        <w:r w:rsidR="00167323" w:rsidRPr="00BD37E9">
          <w:rPr>
            <w:rStyle w:val="Hyperlink"/>
            <w:noProof/>
          </w:rPr>
          <w:t>3.2.355</w:t>
        </w:r>
        <w:r w:rsidR="00167323">
          <w:rPr>
            <w:rFonts w:asciiTheme="minorHAnsi" w:eastAsiaTheme="minorEastAsia" w:hAnsiTheme="minorHAnsi" w:cstheme="minorBidi"/>
            <w:b w:val="0"/>
            <w:noProof/>
            <w:sz w:val="22"/>
            <w:szCs w:val="22"/>
          </w:rPr>
          <w:tab/>
        </w:r>
        <w:r w:rsidR="00167323" w:rsidRPr="00BD37E9">
          <w:rPr>
            <w:rStyle w:val="Hyperlink"/>
            <w:noProof/>
          </w:rPr>
          <w:t>CDAR – PID $200F – Distance With All Cylinders Activated</w:t>
        </w:r>
        <w:r w:rsidR="00167323">
          <w:rPr>
            <w:noProof/>
            <w:webHidden/>
          </w:rPr>
          <w:tab/>
        </w:r>
        <w:r>
          <w:rPr>
            <w:noProof/>
            <w:webHidden/>
          </w:rPr>
          <w:fldChar w:fldCharType="begin"/>
        </w:r>
        <w:r w:rsidR="00167323">
          <w:rPr>
            <w:noProof/>
            <w:webHidden/>
          </w:rPr>
          <w:instrText xml:space="preserve"> PAGEREF _Toc223513158 \h </w:instrText>
        </w:r>
        <w:r>
          <w:rPr>
            <w:noProof/>
            <w:webHidden/>
          </w:rPr>
        </w:r>
        <w:r>
          <w:rPr>
            <w:noProof/>
            <w:webHidden/>
          </w:rPr>
          <w:fldChar w:fldCharType="separate"/>
        </w:r>
        <w:r w:rsidR="00167323">
          <w:rPr>
            <w:noProof/>
            <w:webHidden/>
          </w:rPr>
          <w:t>208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59" w:history="1">
        <w:r w:rsidR="00167323" w:rsidRPr="00BD37E9">
          <w:rPr>
            <w:rStyle w:val="Hyperlink"/>
            <w:noProof/>
          </w:rPr>
          <w:t>3.2.356</w:t>
        </w:r>
        <w:r w:rsidR="00167323">
          <w:rPr>
            <w:rFonts w:asciiTheme="minorHAnsi" w:eastAsiaTheme="minorEastAsia" w:hAnsiTheme="minorHAnsi" w:cstheme="minorBidi"/>
            <w:b w:val="0"/>
            <w:noProof/>
            <w:sz w:val="22"/>
            <w:szCs w:val="22"/>
          </w:rPr>
          <w:tab/>
        </w:r>
        <w:r w:rsidR="00167323" w:rsidRPr="00BD37E9">
          <w:rPr>
            <w:rStyle w:val="Hyperlink"/>
            <w:noProof/>
          </w:rPr>
          <w:t>CDAR – PID $2010 – Displacement On Demand Transitions</w:t>
        </w:r>
        <w:r w:rsidR="00167323">
          <w:rPr>
            <w:noProof/>
            <w:webHidden/>
          </w:rPr>
          <w:tab/>
        </w:r>
        <w:r>
          <w:rPr>
            <w:noProof/>
            <w:webHidden/>
          </w:rPr>
          <w:fldChar w:fldCharType="begin"/>
        </w:r>
        <w:r w:rsidR="00167323">
          <w:rPr>
            <w:noProof/>
            <w:webHidden/>
          </w:rPr>
          <w:instrText xml:space="preserve"> PAGEREF _Toc223513159 \h </w:instrText>
        </w:r>
        <w:r>
          <w:rPr>
            <w:noProof/>
            <w:webHidden/>
          </w:rPr>
        </w:r>
        <w:r>
          <w:rPr>
            <w:noProof/>
            <w:webHidden/>
          </w:rPr>
          <w:fldChar w:fldCharType="separate"/>
        </w:r>
        <w:r w:rsidR="00167323">
          <w:rPr>
            <w:noProof/>
            <w:webHidden/>
          </w:rPr>
          <w:t>208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60" w:history="1">
        <w:r w:rsidR="00167323" w:rsidRPr="00BD37E9">
          <w:rPr>
            <w:rStyle w:val="Hyperlink"/>
            <w:noProof/>
          </w:rPr>
          <w:t>3.2.357</w:t>
        </w:r>
        <w:r w:rsidR="00167323">
          <w:rPr>
            <w:rFonts w:asciiTheme="minorHAnsi" w:eastAsiaTheme="minorEastAsia" w:hAnsiTheme="minorHAnsi" w:cstheme="minorBidi"/>
            <w:b w:val="0"/>
            <w:noProof/>
            <w:sz w:val="22"/>
            <w:szCs w:val="22"/>
          </w:rPr>
          <w:tab/>
        </w:r>
        <w:r w:rsidR="00167323" w:rsidRPr="00BD37E9">
          <w:rPr>
            <w:rStyle w:val="Hyperlink"/>
            <w:noProof/>
          </w:rPr>
          <w:t>CDAR – PID $2011 – Displacement on Demand Inhibit Reasons 1</w:t>
        </w:r>
        <w:r w:rsidR="00167323">
          <w:rPr>
            <w:noProof/>
            <w:webHidden/>
          </w:rPr>
          <w:tab/>
        </w:r>
        <w:r>
          <w:rPr>
            <w:noProof/>
            <w:webHidden/>
          </w:rPr>
          <w:fldChar w:fldCharType="begin"/>
        </w:r>
        <w:r w:rsidR="00167323">
          <w:rPr>
            <w:noProof/>
            <w:webHidden/>
          </w:rPr>
          <w:instrText xml:space="preserve"> PAGEREF _Toc223513160 \h </w:instrText>
        </w:r>
        <w:r>
          <w:rPr>
            <w:noProof/>
            <w:webHidden/>
          </w:rPr>
        </w:r>
        <w:r>
          <w:rPr>
            <w:noProof/>
            <w:webHidden/>
          </w:rPr>
          <w:fldChar w:fldCharType="separate"/>
        </w:r>
        <w:r w:rsidR="00167323">
          <w:rPr>
            <w:noProof/>
            <w:webHidden/>
          </w:rPr>
          <w:t>209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61" w:history="1">
        <w:r w:rsidR="00167323" w:rsidRPr="00BD37E9">
          <w:rPr>
            <w:rStyle w:val="Hyperlink"/>
            <w:noProof/>
          </w:rPr>
          <w:t>3.2.358</w:t>
        </w:r>
        <w:r w:rsidR="00167323">
          <w:rPr>
            <w:rFonts w:asciiTheme="minorHAnsi" w:eastAsiaTheme="minorEastAsia" w:hAnsiTheme="minorHAnsi" w:cstheme="minorBidi"/>
            <w:b w:val="0"/>
            <w:noProof/>
            <w:sz w:val="22"/>
            <w:szCs w:val="22"/>
          </w:rPr>
          <w:tab/>
        </w:r>
        <w:r w:rsidR="00167323" w:rsidRPr="00BD37E9">
          <w:rPr>
            <w:rStyle w:val="Hyperlink"/>
            <w:noProof/>
          </w:rPr>
          <w:t>CDAR – PID $2012 – Displacement on Demand Inhibit Reasons 2</w:t>
        </w:r>
        <w:r w:rsidR="00167323">
          <w:rPr>
            <w:noProof/>
            <w:webHidden/>
          </w:rPr>
          <w:tab/>
        </w:r>
        <w:r>
          <w:rPr>
            <w:noProof/>
            <w:webHidden/>
          </w:rPr>
          <w:fldChar w:fldCharType="begin"/>
        </w:r>
        <w:r w:rsidR="00167323">
          <w:rPr>
            <w:noProof/>
            <w:webHidden/>
          </w:rPr>
          <w:instrText xml:space="preserve"> PAGEREF _Toc223513161 \h </w:instrText>
        </w:r>
        <w:r>
          <w:rPr>
            <w:noProof/>
            <w:webHidden/>
          </w:rPr>
        </w:r>
        <w:r>
          <w:rPr>
            <w:noProof/>
            <w:webHidden/>
          </w:rPr>
          <w:fldChar w:fldCharType="separate"/>
        </w:r>
        <w:r w:rsidR="00167323">
          <w:rPr>
            <w:noProof/>
            <w:webHidden/>
          </w:rPr>
          <w:t>210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62" w:history="1">
        <w:r w:rsidR="00167323" w:rsidRPr="00BD37E9">
          <w:rPr>
            <w:rStyle w:val="Hyperlink"/>
            <w:noProof/>
          </w:rPr>
          <w:t>3.2.359</w:t>
        </w:r>
        <w:r w:rsidR="00167323">
          <w:rPr>
            <w:rFonts w:asciiTheme="minorHAnsi" w:eastAsiaTheme="minorEastAsia" w:hAnsiTheme="minorHAnsi" w:cstheme="minorBidi"/>
            <w:b w:val="0"/>
            <w:noProof/>
            <w:sz w:val="22"/>
            <w:szCs w:val="22"/>
          </w:rPr>
          <w:tab/>
        </w:r>
        <w:r w:rsidR="00167323" w:rsidRPr="00BD37E9">
          <w:rPr>
            <w:rStyle w:val="Hyperlink"/>
            <w:noProof/>
          </w:rPr>
          <w:t>CDAR – PID $2013 – Displacement on Demand Reactivation History 1</w:t>
        </w:r>
        <w:r w:rsidR="00167323">
          <w:rPr>
            <w:noProof/>
            <w:webHidden/>
          </w:rPr>
          <w:tab/>
        </w:r>
        <w:r>
          <w:rPr>
            <w:noProof/>
            <w:webHidden/>
          </w:rPr>
          <w:fldChar w:fldCharType="begin"/>
        </w:r>
        <w:r w:rsidR="00167323">
          <w:rPr>
            <w:noProof/>
            <w:webHidden/>
          </w:rPr>
          <w:instrText xml:space="preserve"> PAGEREF _Toc223513162 \h </w:instrText>
        </w:r>
        <w:r>
          <w:rPr>
            <w:noProof/>
            <w:webHidden/>
          </w:rPr>
        </w:r>
        <w:r>
          <w:rPr>
            <w:noProof/>
            <w:webHidden/>
          </w:rPr>
          <w:fldChar w:fldCharType="separate"/>
        </w:r>
        <w:r w:rsidR="00167323">
          <w:rPr>
            <w:noProof/>
            <w:webHidden/>
          </w:rPr>
          <w:t>211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63" w:history="1">
        <w:r w:rsidR="00167323" w:rsidRPr="00BD37E9">
          <w:rPr>
            <w:rStyle w:val="Hyperlink"/>
            <w:noProof/>
          </w:rPr>
          <w:t>3.2.360</w:t>
        </w:r>
        <w:r w:rsidR="00167323">
          <w:rPr>
            <w:rFonts w:asciiTheme="minorHAnsi" w:eastAsiaTheme="minorEastAsia" w:hAnsiTheme="minorHAnsi" w:cstheme="minorBidi"/>
            <w:b w:val="0"/>
            <w:noProof/>
            <w:sz w:val="22"/>
            <w:szCs w:val="22"/>
          </w:rPr>
          <w:tab/>
        </w:r>
        <w:r w:rsidR="00167323" w:rsidRPr="00BD37E9">
          <w:rPr>
            <w:rStyle w:val="Hyperlink"/>
            <w:noProof/>
          </w:rPr>
          <w:t>CDAR – PID $2014 – Displacement on Demand Reactivation History 2</w:t>
        </w:r>
        <w:r w:rsidR="00167323">
          <w:rPr>
            <w:noProof/>
            <w:webHidden/>
          </w:rPr>
          <w:tab/>
        </w:r>
        <w:r>
          <w:rPr>
            <w:noProof/>
            <w:webHidden/>
          </w:rPr>
          <w:fldChar w:fldCharType="begin"/>
        </w:r>
        <w:r w:rsidR="00167323">
          <w:rPr>
            <w:noProof/>
            <w:webHidden/>
          </w:rPr>
          <w:instrText xml:space="preserve"> PAGEREF _Toc223513163 \h </w:instrText>
        </w:r>
        <w:r>
          <w:rPr>
            <w:noProof/>
            <w:webHidden/>
          </w:rPr>
        </w:r>
        <w:r>
          <w:rPr>
            <w:noProof/>
            <w:webHidden/>
          </w:rPr>
          <w:fldChar w:fldCharType="separate"/>
        </w:r>
        <w:r w:rsidR="00167323">
          <w:rPr>
            <w:noProof/>
            <w:webHidden/>
          </w:rPr>
          <w:t>212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64" w:history="1">
        <w:r w:rsidR="00167323" w:rsidRPr="00BD37E9">
          <w:rPr>
            <w:rStyle w:val="Hyperlink"/>
            <w:noProof/>
          </w:rPr>
          <w:t>3.2.361</w:t>
        </w:r>
        <w:r w:rsidR="00167323">
          <w:rPr>
            <w:rFonts w:asciiTheme="minorHAnsi" w:eastAsiaTheme="minorEastAsia" w:hAnsiTheme="minorHAnsi" w:cstheme="minorBidi"/>
            <w:b w:val="0"/>
            <w:noProof/>
            <w:sz w:val="22"/>
            <w:szCs w:val="22"/>
          </w:rPr>
          <w:tab/>
        </w:r>
        <w:r w:rsidR="00167323" w:rsidRPr="00BD37E9">
          <w:rPr>
            <w:rStyle w:val="Hyperlink"/>
            <w:noProof/>
          </w:rPr>
          <w:t>CDAR – PID $2015 – Displacement on Demand Reactivation History 3</w:t>
        </w:r>
        <w:r w:rsidR="00167323">
          <w:rPr>
            <w:noProof/>
            <w:webHidden/>
          </w:rPr>
          <w:tab/>
        </w:r>
        <w:r>
          <w:rPr>
            <w:noProof/>
            <w:webHidden/>
          </w:rPr>
          <w:fldChar w:fldCharType="begin"/>
        </w:r>
        <w:r w:rsidR="00167323">
          <w:rPr>
            <w:noProof/>
            <w:webHidden/>
          </w:rPr>
          <w:instrText xml:space="preserve"> PAGEREF _Toc223513164 \h </w:instrText>
        </w:r>
        <w:r>
          <w:rPr>
            <w:noProof/>
            <w:webHidden/>
          </w:rPr>
        </w:r>
        <w:r>
          <w:rPr>
            <w:noProof/>
            <w:webHidden/>
          </w:rPr>
          <w:fldChar w:fldCharType="separate"/>
        </w:r>
        <w:r w:rsidR="00167323">
          <w:rPr>
            <w:noProof/>
            <w:webHidden/>
          </w:rPr>
          <w:t>214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65" w:history="1">
        <w:r w:rsidR="00167323" w:rsidRPr="00BD37E9">
          <w:rPr>
            <w:rStyle w:val="Hyperlink"/>
            <w:noProof/>
          </w:rPr>
          <w:t>3.2.362</w:t>
        </w:r>
        <w:r w:rsidR="00167323">
          <w:rPr>
            <w:rFonts w:asciiTheme="minorHAnsi" w:eastAsiaTheme="minorEastAsia" w:hAnsiTheme="minorHAnsi" w:cstheme="minorBidi"/>
            <w:b w:val="0"/>
            <w:noProof/>
            <w:sz w:val="22"/>
            <w:szCs w:val="22"/>
          </w:rPr>
          <w:tab/>
        </w:r>
        <w:r w:rsidR="00167323" w:rsidRPr="00BD37E9">
          <w:rPr>
            <w:rStyle w:val="Hyperlink"/>
            <w:noProof/>
          </w:rPr>
          <w:t>CDAR – PID $2016 – Displacement on Demand Reactivation History 4</w:t>
        </w:r>
        <w:r w:rsidR="00167323">
          <w:rPr>
            <w:noProof/>
            <w:webHidden/>
          </w:rPr>
          <w:tab/>
        </w:r>
        <w:r>
          <w:rPr>
            <w:noProof/>
            <w:webHidden/>
          </w:rPr>
          <w:fldChar w:fldCharType="begin"/>
        </w:r>
        <w:r w:rsidR="00167323">
          <w:rPr>
            <w:noProof/>
            <w:webHidden/>
          </w:rPr>
          <w:instrText xml:space="preserve"> PAGEREF _Toc223513165 \h </w:instrText>
        </w:r>
        <w:r>
          <w:rPr>
            <w:noProof/>
            <w:webHidden/>
          </w:rPr>
        </w:r>
        <w:r>
          <w:rPr>
            <w:noProof/>
            <w:webHidden/>
          </w:rPr>
          <w:fldChar w:fldCharType="separate"/>
        </w:r>
        <w:r w:rsidR="00167323">
          <w:rPr>
            <w:noProof/>
            <w:webHidden/>
          </w:rPr>
          <w:t>215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66" w:history="1">
        <w:r w:rsidR="00167323" w:rsidRPr="00BD37E9">
          <w:rPr>
            <w:rStyle w:val="Hyperlink"/>
            <w:noProof/>
          </w:rPr>
          <w:t>3.2.363</w:t>
        </w:r>
        <w:r w:rsidR="00167323">
          <w:rPr>
            <w:rFonts w:asciiTheme="minorHAnsi" w:eastAsiaTheme="minorEastAsia" w:hAnsiTheme="minorHAnsi" w:cstheme="minorBidi"/>
            <w:b w:val="0"/>
            <w:noProof/>
            <w:sz w:val="22"/>
            <w:szCs w:val="22"/>
          </w:rPr>
          <w:tab/>
        </w:r>
        <w:r w:rsidR="00167323" w:rsidRPr="00BD37E9">
          <w:rPr>
            <w:rStyle w:val="Hyperlink"/>
            <w:noProof/>
          </w:rPr>
          <w:t>CDAR – PID $2017 – Displacement on Demand Reactivation History 5</w:t>
        </w:r>
        <w:r w:rsidR="00167323">
          <w:rPr>
            <w:noProof/>
            <w:webHidden/>
          </w:rPr>
          <w:tab/>
        </w:r>
        <w:r>
          <w:rPr>
            <w:noProof/>
            <w:webHidden/>
          </w:rPr>
          <w:fldChar w:fldCharType="begin"/>
        </w:r>
        <w:r w:rsidR="00167323">
          <w:rPr>
            <w:noProof/>
            <w:webHidden/>
          </w:rPr>
          <w:instrText xml:space="preserve"> PAGEREF _Toc223513166 \h </w:instrText>
        </w:r>
        <w:r>
          <w:rPr>
            <w:noProof/>
            <w:webHidden/>
          </w:rPr>
        </w:r>
        <w:r>
          <w:rPr>
            <w:noProof/>
            <w:webHidden/>
          </w:rPr>
          <w:fldChar w:fldCharType="separate"/>
        </w:r>
        <w:r w:rsidR="00167323">
          <w:rPr>
            <w:noProof/>
            <w:webHidden/>
          </w:rPr>
          <w:t>217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67" w:history="1">
        <w:r w:rsidR="00167323" w:rsidRPr="00BD37E9">
          <w:rPr>
            <w:rStyle w:val="Hyperlink"/>
            <w:noProof/>
          </w:rPr>
          <w:t>3.2.364</w:t>
        </w:r>
        <w:r w:rsidR="00167323">
          <w:rPr>
            <w:rFonts w:asciiTheme="minorHAnsi" w:eastAsiaTheme="minorEastAsia" w:hAnsiTheme="minorHAnsi" w:cstheme="minorBidi"/>
            <w:b w:val="0"/>
            <w:noProof/>
            <w:sz w:val="22"/>
            <w:szCs w:val="22"/>
          </w:rPr>
          <w:tab/>
        </w:r>
        <w:r w:rsidR="00167323" w:rsidRPr="00BD37E9">
          <w:rPr>
            <w:rStyle w:val="Hyperlink"/>
            <w:noProof/>
          </w:rPr>
          <w:t>CDAR – PID $2018 – Displacement on Demand Reactivation History 6</w:t>
        </w:r>
        <w:r w:rsidR="00167323">
          <w:rPr>
            <w:noProof/>
            <w:webHidden/>
          </w:rPr>
          <w:tab/>
        </w:r>
        <w:r>
          <w:rPr>
            <w:noProof/>
            <w:webHidden/>
          </w:rPr>
          <w:fldChar w:fldCharType="begin"/>
        </w:r>
        <w:r w:rsidR="00167323">
          <w:rPr>
            <w:noProof/>
            <w:webHidden/>
          </w:rPr>
          <w:instrText xml:space="preserve"> PAGEREF _Toc223513167 \h </w:instrText>
        </w:r>
        <w:r>
          <w:rPr>
            <w:noProof/>
            <w:webHidden/>
          </w:rPr>
        </w:r>
        <w:r>
          <w:rPr>
            <w:noProof/>
            <w:webHidden/>
          </w:rPr>
          <w:fldChar w:fldCharType="separate"/>
        </w:r>
        <w:r w:rsidR="00167323">
          <w:rPr>
            <w:noProof/>
            <w:webHidden/>
          </w:rPr>
          <w:t>218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68" w:history="1">
        <w:r w:rsidR="00167323" w:rsidRPr="00BD37E9">
          <w:rPr>
            <w:rStyle w:val="Hyperlink"/>
            <w:noProof/>
          </w:rPr>
          <w:t>3.2.365</w:t>
        </w:r>
        <w:r w:rsidR="00167323">
          <w:rPr>
            <w:rFonts w:asciiTheme="minorHAnsi" w:eastAsiaTheme="minorEastAsia" w:hAnsiTheme="minorHAnsi" w:cstheme="minorBidi"/>
            <w:b w:val="0"/>
            <w:noProof/>
            <w:sz w:val="22"/>
            <w:szCs w:val="22"/>
          </w:rPr>
          <w:tab/>
        </w:r>
        <w:r w:rsidR="00167323" w:rsidRPr="00BD37E9">
          <w:rPr>
            <w:rStyle w:val="Hyperlink"/>
            <w:noProof/>
          </w:rPr>
          <w:t>CDAR – PID $2019 – Displacement on Demand Reactivation History 7</w:t>
        </w:r>
        <w:r w:rsidR="00167323">
          <w:rPr>
            <w:noProof/>
            <w:webHidden/>
          </w:rPr>
          <w:tab/>
        </w:r>
        <w:r>
          <w:rPr>
            <w:noProof/>
            <w:webHidden/>
          </w:rPr>
          <w:fldChar w:fldCharType="begin"/>
        </w:r>
        <w:r w:rsidR="00167323">
          <w:rPr>
            <w:noProof/>
            <w:webHidden/>
          </w:rPr>
          <w:instrText xml:space="preserve"> PAGEREF _Toc223513168 \h </w:instrText>
        </w:r>
        <w:r>
          <w:rPr>
            <w:noProof/>
            <w:webHidden/>
          </w:rPr>
        </w:r>
        <w:r>
          <w:rPr>
            <w:noProof/>
            <w:webHidden/>
          </w:rPr>
          <w:fldChar w:fldCharType="separate"/>
        </w:r>
        <w:r w:rsidR="00167323">
          <w:rPr>
            <w:noProof/>
            <w:webHidden/>
          </w:rPr>
          <w:t>220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69" w:history="1">
        <w:r w:rsidR="00167323" w:rsidRPr="00BD37E9">
          <w:rPr>
            <w:rStyle w:val="Hyperlink"/>
            <w:noProof/>
          </w:rPr>
          <w:t>3.2.366</w:t>
        </w:r>
        <w:r w:rsidR="00167323">
          <w:rPr>
            <w:rFonts w:asciiTheme="minorHAnsi" w:eastAsiaTheme="minorEastAsia" w:hAnsiTheme="minorHAnsi" w:cstheme="minorBidi"/>
            <w:b w:val="0"/>
            <w:noProof/>
            <w:sz w:val="22"/>
            <w:szCs w:val="22"/>
          </w:rPr>
          <w:tab/>
        </w:r>
        <w:r w:rsidR="00167323" w:rsidRPr="00BD37E9">
          <w:rPr>
            <w:rStyle w:val="Hyperlink"/>
            <w:noProof/>
          </w:rPr>
          <w:t>CDAR – PID $201A – Displacement on Demand Reactivation History 8</w:t>
        </w:r>
        <w:r w:rsidR="00167323">
          <w:rPr>
            <w:noProof/>
            <w:webHidden/>
          </w:rPr>
          <w:tab/>
        </w:r>
        <w:r>
          <w:rPr>
            <w:noProof/>
            <w:webHidden/>
          </w:rPr>
          <w:fldChar w:fldCharType="begin"/>
        </w:r>
        <w:r w:rsidR="00167323">
          <w:rPr>
            <w:noProof/>
            <w:webHidden/>
          </w:rPr>
          <w:instrText xml:space="preserve"> PAGEREF _Toc223513169 \h </w:instrText>
        </w:r>
        <w:r>
          <w:rPr>
            <w:noProof/>
            <w:webHidden/>
          </w:rPr>
        </w:r>
        <w:r>
          <w:rPr>
            <w:noProof/>
            <w:webHidden/>
          </w:rPr>
          <w:fldChar w:fldCharType="separate"/>
        </w:r>
        <w:r w:rsidR="00167323">
          <w:rPr>
            <w:noProof/>
            <w:webHidden/>
          </w:rPr>
          <w:t>222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70" w:history="1">
        <w:r w:rsidR="00167323" w:rsidRPr="00BD37E9">
          <w:rPr>
            <w:rStyle w:val="Hyperlink"/>
            <w:noProof/>
          </w:rPr>
          <w:t>3.2.367</w:t>
        </w:r>
        <w:r w:rsidR="00167323">
          <w:rPr>
            <w:rFonts w:asciiTheme="minorHAnsi" w:eastAsiaTheme="minorEastAsia" w:hAnsiTheme="minorHAnsi" w:cstheme="minorBidi"/>
            <w:b w:val="0"/>
            <w:noProof/>
            <w:sz w:val="22"/>
            <w:szCs w:val="22"/>
          </w:rPr>
          <w:tab/>
        </w:r>
        <w:r w:rsidR="00167323" w:rsidRPr="00BD37E9">
          <w:rPr>
            <w:rStyle w:val="Hyperlink"/>
            <w:noProof/>
          </w:rPr>
          <w:t>MTCR – PID $201B – Clutch Pedal Position Sensor A/D</w:t>
        </w:r>
        <w:r w:rsidR="00167323">
          <w:rPr>
            <w:noProof/>
            <w:webHidden/>
          </w:rPr>
          <w:tab/>
        </w:r>
        <w:r>
          <w:rPr>
            <w:noProof/>
            <w:webHidden/>
          </w:rPr>
          <w:fldChar w:fldCharType="begin"/>
        </w:r>
        <w:r w:rsidR="00167323">
          <w:rPr>
            <w:noProof/>
            <w:webHidden/>
          </w:rPr>
          <w:instrText xml:space="preserve"> PAGEREF _Toc223513170 \h </w:instrText>
        </w:r>
        <w:r>
          <w:rPr>
            <w:noProof/>
            <w:webHidden/>
          </w:rPr>
        </w:r>
        <w:r>
          <w:rPr>
            <w:noProof/>
            <w:webHidden/>
          </w:rPr>
          <w:fldChar w:fldCharType="separate"/>
        </w:r>
        <w:r w:rsidR="00167323">
          <w:rPr>
            <w:noProof/>
            <w:webHidden/>
          </w:rPr>
          <w:t>223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71" w:history="1">
        <w:r w:rsidR="00167323" w:rsidRPr="00BD37E9">
          <w:rPr>
            <w:rStyle w:val="Hyperlink"/>
            <w:noProof/>
          </w:rPr>
          <w:t>3.2.368</w:t>
        </w:r>
        <w:r w:rsidR="00167323">
          <w:rPr>
            <w:rFonts w:asciiTheme="minorHAnsi" w:eastAsiaTheme="minorEastAsia" w:hAnsiTheme="minorHAnsi" w:cstheme="minorBidi"/>
            <w:b w:val="0"/>
            <w:noProof/>
            <w:sz w:val="22"/>
            <w:szCs w:val="22"/>
          </w:rPr>
          <w:tab/>
        </w:r>
        <w:r w:rsidR="00167323" w:rsidRPr="00BD37E9">
          <w:rPr>
            <w:rStyle w:val="Hyperlink"/>
            <w:noProof/>
          </w:rPr>
          <w:t>MTCR – PID $201C – Clutch Pedal Fully Applied Learned Position</w:t>
        </w:r>
        <w:r w:rsidR="00167323">
          <w:rPr>
            <w:noProof/>
            <w:webHidden/>
          </w:rPr>
          <w:tab/>
        </w:r>
        <w:r>
          <w:rPr>
            <w:noProof/>
            <w:webHidden/>
          </w:rPr>
          <w:fldChar w:fldCharType="begin"/>
        </w:r>
        <w:r w:rsidR="00167323">
          <w:rPr>
            <w:noProof/>
            <w:webHidden/>
          </w:rPr>
          <w:instrText xml:space="preserve"> PAGEREF _Toc223513171 \h </w:instrText>
        </w:r>
        <w:r>
          <w:rPr>
            <w:noProof/>
            <w:webHidden/>
          </w:rPr>
        </w:r>
        <w:r>
          <w:rPr>
            <w:noProof/>
            <w:webHidden/>
          </w:rPr>
          <w:fldChar w:fldCharType="separate"/>
        </w:r>
        <w:r w:rsidR="00167323">
          <w:rPr>
            <w:noProof/>
            <w:webHidden/>
          </w:rPr>
          <w:t>223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72" w:history="1">
        <w:r w:rsidR="00167323" w:rsidRPr="00BD37E9">
          <w:rPr>
            <w:rStyle w:val="Hyperlink"/>
            <w:noProof/>
          </w:rPr>
          <w:t>3.2.369</w:t>
        </w:r>
        <w:r w:rsidR="00167323">
          <w:rPr>
            <w:rFonts w:asciiTheme="minorHAnsi" w:eastAsiaTheme="minorEastAsia" w:hAnsiTheme="minorHAnsi" w:cstheme="minorBidi"/>
            <w:b w:val="0"/>
            <w:noProof/>
            <w:sz w:val="22"/>
            <w:szCs w:val="22"/>
          </w:rPr>
          <w:tab/>
        </w:r>
        <w:r w:rsidR="00167323" w:rsidRPr="00BD37E9">
          <w:rPr>
            <w:rStyle w:val="Hyperlink"/>
            <w:noProof/>
          </w:rPr>
          <w:t>MTCR – PID $201D – Clutch Pedal Fully Applied Position Learn Status</w:t>
        </w:r>
        <w:r w:rsidR="00167323">
          <w:rPr>
            <w:noProof/>
            <w:webHidden/>
          </w:rPr>
          <w:tab/>
        </w:r>
        <w:r>
          <w:rPr>
            <w:noProof/>
            <w:webHidden/>
          </w:rPr>
          <w:fldChar w:fldCharType="begin"/>
        </w:r>
        <w:r w:rsidR="00167323">
          <w:rPr>
            <w:noProof/>
            <w:webHidden/>
          </w:rPr>
          <w:instrText xml:space="preserve"> PAGEREF _Toc223513172 \h </w:instrText>
        </w:r>
        <w:r>
          <w:rPr>
            <w:noProof/>
            <w:webHidden/>
          </w:rPr>
        </w:r>
        <w:r>
          <w:rPr>
            <w:noProof/>
            <w:webHidden/>
          </w:rPr>
          <w:fldChar w:fldCharType="separate"/>
        </w:r>
        <w:r w:rsidR="00167323">
          <w:rPr>
            <w:noProof/>
            <w:webHidden/>
          </w:rPr>
          <w:t>224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73" w:history="1">
        <w:r w:rsidR="00167323" w:rsidRPr="00BD37E9">
          <w:rPr>
            <w:rStyle w:val="Hyperlink"/>
            <w:noProof/>
          </w:rPr>
          <w:t>3.2.370</w:t>
        </w:r>
        <w:r w:rsidR="00167323">
          <w:rPr>
            <w:rFonts w:asciiTheme="minorHAnsi" w:eastAsiaTheme="minorEastAsia" w:hAnsiTheme="minorHAnsi" w:cstheme="minorBidi"/>
            <w:b w:val="0"/>
            <w:noProof/>
            <w:sz w:val="22"/>
            <w:szCs w:val="22"/>
          </w:rPr>
          <w:tab/>
        </w:r>
        <w:r w:rsidR="00167323" w:rsidRPr="00BD37E9">
          <w:rPr>
            <w:rStyle w:val="Hyperlink"/>
            <w:noProof/>
          </w:rPr>
          <w:t>MTCR – PID $201E – Clutch Pedal Released Learned Position</w:t>
        </w:r>
        <w:r w:rsidR="00167323">
          <w:rPr>
            <w:noProof/>
            <w:webHidden/>
          </w:rPr>
          <w:tab/>
        </w:r>
        <w:r>
          <w:rPr>
            <w:noProof/>
            <w:webHidden/>
          </w:rPr>
          <w:fldChar w:fldCharType="begin"/>
        </w:r>
        <w:r w:rsidR="00167323">
          <w:rPr>
            <w:noProof/>
            <w:webHidden/>
          </w:rPr>
          <w:instrText xml:space="preserve"> PAGEREF _Toc223513173 \h </w:instrText>
        </w:r>
        <w:r>
          <w:rPr>
            <w:noProof/>
            <w:webHidden/>
          </w:rPr>
        </w:r>
        <w:r>
          <w:rPr>
            <w:noProof/>
            <w:webHidden/>
          </w:rPr>
          <w:fldChar w:fldCharType="separate"/>
        </w:r>
        <w:r w:rsidR="00167323">
          <w:rPr>
            <w:noProof/>
            <w:webHidden/>
          </w:rPr>
          <w:t>224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74" w:history="1">
        <w:r w:rsidR="00167323" w:rsidRPr="00BD37E9">
          <w:rPr>
            <w:rStyle w:val="Hyperlink"/>
            <w:noProof/>
          </w:rPr>
          <w:t>3.2.371</w:t>
        </w:r>
        <w:r w:rsidR="00167323">
          <w:rPr>
            <w:rFonts w:asciiTheme="minorHAnsi" w:eastAsiaTheme="minorEastAsia" w:hAnsiTheme="minorHAnsi" w:cstheme="minorBidi"/>
            <w:b w:val="0"/>
            <w:noProof/>
            <w:sz w:val="22"/>
            <w:szCs w:val="22"/>
          </w:rPr>
          <w:tab/>
        </w:r>
        <w:r w:rsidR="00167323" w:rsidRPr="00BD37E9">
          <w:rPr>
            <w:rStyle w:val="Hyperlink"/>
            <w:noProof/>
          </w:rPr>
          <w:t>MTCR – PID $201F – Clutch Pedal Displacement</w:t>
        </w:r>
        <w:r w:rsidR="00167323">
          <w:rPr>
            <w:noProof/>
            <w:webHidden/>
          </w:rPr>
          <w:tab/>
        </w:r>
        <w:r>
          <w:rPr>
            <w:noProof/>
            <w:webHidden/>
          </w:rPr>
          <w:fldChar w:fldCharType="begin"/>
        </w:r>
        <w:r w:rsidR="00167323">
          <w:rPr>
            <w:noProof/>
            <w:webHidden/>
          </w:rPr>
          <w:instrText xml:space="preserve"> PAGEREF _Toc223513174 \h </w:instrText>
        </w:r>
        <w:r>
          <w:rPr>
            <w:noProof/>
            <w:webHidden/>
          </w:rPr>
        </w:r>
        <w:r>
          <w:rPr>
            <w:noProof/>
            <w:webHidden/>
          </w:rPr>
          <w:fldChar w:fldCharType="separate"/>
        </w:r>
        <w:r w:rsidR="00167323">
          <w:rPr>
            <w:noProof/>
            <w:webHidden/>
          </w:rPr>
          <w:t>224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75" w:history="1">
        <w:r w:rsidR="00167323" w:rsidRPr="00BD37E9">
          <w:rPr>
            <w:rStyle w:val="Hyperlink"/>
            <w:noProof/>
          </w:rPr>
          <w:t>3.2.372</w:t>
        </w:r>
        <w:r w:rsidR="00167323">
          <w:rPr>
            <w:rFonts w:asciiTheme="minorHAnsi" w:eastAsiaTheme="minorEastAsia" w:hAnsiTheme="minorHAnsi" w:cstheme="minorBidi"/>
            <w:b w:val="0"/>
            <w:noProof/>
            <w:sz w:val="22"/>
            <w:szCs w:val="22"/>
          </w:rPr>
          <w:tab/>
        </w:r>
        <w:r w:rsidR="00167323" w:rsidRPr="00BD37E9">
          <w:rPr>
            <w:rStyle w:val="Hyperlink"/>
            <w:noProof/>
          </w:rPr>
          <w:t>DFIR – PID $2020 – Malfunction Indicator Lamp Status</w:t>
        </w:r>
        <w:r w:rsidR="00167323">
          <w:rPr>
            <w:noProof/>
            <w:webHidden/>
          </w:rPr>
          <w:tab/>
        </w:r>
        <w:r>
          <w:rPr>
            <w:noProof/>
            <w:webHidden/>
          </w:rPr>
          <w:fldChar w:fldCharType="begin"/>
        </w:r>
        <w:r w:rsidR="00167323">
          <w:rPr>
            <w:noProof/>
            <w:webHidden/>
          </w:rPr>
          <w:instrText xml:space="preserve"> PAGEREF _Toc223513175 \h </w:instrText>
        </w:r>
        <w:r>
          <w:rPr>
            <w:noProof/>
            <w:webHidden/>
          </w:rPr>
        </w:r>
        <w:r>
          <w:rPr>
            <w:noProof/>
            <w:webHidden/>
          </w:rPr>
          <w:fldChar w:fldCharType="separate"/>
        </w:r>
        <w:r w:rsidR="00167323">
          <w:rPr>
            <w:noProof/>
            <w:webHidden/>
          </w:rPr>
          <w:t>224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76" w:history="1">
        <w:r w:rsidR="00167323" w:rsidRPr="00BD37E9">
          <w:rPr>
            <w:rStyle w:val="Hyperlink"/>
            <w:noProof/>
          </w:rPr>
          <w:t>3.2.373</w:t>
        </w:r>
        <w:r w:rsidR="00167323">
          <w:rPr>
            <w:rFonts w:asciiTheme="minorHAnsi" w:eastAsiaTheme="minorEastAsia" w:hAnsiTheme="minorHAnsi" w:cstheme="minorBidi"/>
            <w:b w:val="0"/>
            <w:noProof/>
            <w:sz w:val="22"/>
            <w:szCs w:val="22"/>
          </w:rPr>
          <w:tab/>
        </w:r>
        <w:r w:rsidR="00167323" w:rsidRPr="00BD37E9">
          <w:rPr>
            <w:rStyle w:val="Hyperlink"/>
            <w:noProof/>
          </w:rPr>
          <w:t>RTDR – PID $2021 – Powertrain Induced Chassis Pitch</w:t>
        </w:r>
        <w:r w:rsidR="00167323">
          <w:rPr>
            <w:noProof/>
            <w:webHidden/>
          </w:rPr>
          <w:tab/>
        </w:r>
        <w:r>
          <w:rPr>
            <w:noProof/>
            <w:webHidden/>
          </w:rPr>
          <w:fldChar w:fldCharType="begin"/>
        </w:r>
        <w:r w:rsidR="00167323">
          <w:rPr>
            <w:noProof/>
            <w:webHidden/>
          </w:rPr>
          <w:instrText xml:space="preserve"> PAGEREF _Toc223513176 \h </w:instrText>
        </w:r>
        <w:r>
          <w:rPr>
            <w:noProof/>
            <w:webHidden/>
          </w:rPr>
        </w:r>
        <w:r>
          <w:rPr>
            <w:noProof/>
            <w:webHidden/>
          </w:rPr>
          <w:fldChar w:fldCharType="separate"/>
        </w:r>
        <w:r w:rsidR="00167323">
          <w:rPr>
            <w:noProof/>
            <w:webHidden/>
          </w:rPr>
          <w:t>225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77" w:history="1">
        <w:r w:rsidR="00167323" w:rsidRPr="00BD37E9">
          <w:rPr>
            <w:rStyle w:val="Hyperlink"/>
            <w:noProof/>
          </w:rPr>
          <w:t>3.2.374</w:t>
        </w:r>
        <w:r w:rsidR="00167323">
          <w:rPr>
            <w:rFonts w:asciiTheme="minorHAnsi" w:eastAsiaTheme="minorEastAsia" w:hAnsiTheme="minorHAnsi" w:cstheme="minorBidi"/>
            <w:b w:val="0"/>
            <w:noProof/>
            <w:sz w:val="22"/>
            <w:szCs w:val="22"/>
          </w:rPr>
          <w:tab/>
        </w:r>
        <w:r w:rsidR="00167323" w:rsidRPr="00BD37E9">
          <w:rPr>
            <w:rStyle w:val="Hyperlink"/>
            <w:noProof/>
          </w:rPr>
          <w:t>TCSR – PID $2022 – Traction Control System Requested Torque Control Mode</w:t>
        </w:r>
        <w:r w:rsidR="00167323">
          <w:rPr>
            <w:noProof/>
            <w:webHidden/>
          </w:rPr>
          <w:tab/>
        </w:r>
        <w:r>
          <w:rPr>
            <w:noProof/>
            <w:webHidden/>
          </w:rPr>
          <w:fldChar w:fldCharType="begin"/>
        </w:r>
        <w:r w:rsidR="00167323">
          <w:rPr>
            <w:noProof/>
            <w:webHidden/>
          </w:rPr>
          <w:instrText xml:space="preserve"> PAGEREF _Toc223513177 \h </w:instrText>
        </w:r>
        <w:r>
          <w:rPr>
            <w:noProof/>
            <w:webHidden/>
          </w:rPr>
        </w:r>
        <w:r>
          <w:rPr>
            <w:noProof/>
            <w:webHidden/>
          </w:rPr>
          <w:fldChar w:fldCharType="separate"/>
        </w:r>
        <w:r w:rsidR="00167323">
          <w:rPr>
            <w:noProof/>
            <w:webHidden/>
          </w:rPr>
          <w:t>225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78" w:history="1">
        <w:r w:rsidR="00167323" w:rsidRPr="00BD37E9">
          <w:rPr>
            <w:rStyle w:val="Hyperlink"/>
            <w:noProof/>
          </w:rPr>
          <w:t>3.2.375</w:t>
        </w:r>
        <w:r w:rsidR="00167323">
          <w:rPr>
            <w:rFonts w:asciiTheme="minorHAnsi" w:eastAsiaTheme="minorEastAsia" w:hAnsiTheme="minorHAnsi" w:cstheme="minorBidi"/>
            <w:b w:val="0"/>
            <w:noProof/>
            <w:sz w:val="22"/>
            <w:szCs w:val="22"/>
          </w:rPr>
          <w:tab/>
        </w:r>
        <w:r w:rsidR="00167323" w:rsidRPr="00BD37E9">
          <w:rPr>
            <w:rStyle w:val="Hyperlink"/>
            <w:noProof/>
          </w:rPr>
          <w:t>GENR – PID $2023 – Regulated Voltage Control Override Source</w:t>
        </w:r>
        <w:r w:rsidR="00167323">
          <w:rPr>
            <w:noProof/>
            <w:webHidden/>
          </w:rPr>
          <w:tab/>
        </w:r>
        <w:r>
          <w:rPr>
            <w:noProof/>
            <w:webHidden/>
          </w:rPr>
          <w:fldChar w:fldCharType="begin"/>
        </w:r>
        <w:r w:rsidR="00167323">
          <w:rPr>
            <w:noProof/>
            <w:webHidden/>
          </w:rPr>
          <w:instrText xml:space="preserve"> PAGEREF _Toc223513178 \h </w:instrText>
        </w:r>
        <w:r>
          <w:rPr>
            <w:noProof/>
            <w:webHidden/>
          </w:rPr>
        </w:r>
        <w:r>
          <w:rPr>
            <w:noProof/>
            <w:webHidden/>
          </w:rPr>
          <w:fldChar w:fldCharType="separate"/>
        </w:r>
        <w:r w:rsidR="00167323">
          <w:rPr>
            <w:noProof/>
            <w:webHidden/>
          </w:rPr>
          <w:t>226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79" w:history="1">
        <w:r w:rsidR="00167323" w:rsidRPr="00BD37E9">
          <w:rPr>
            <w:rStyle w:val="Hyperlink"/>
            <w:noProof/>
          </w:rPr>
          <w:t>3.2.376</w:t>
        </w:r>
        <w:r w:rsidR="00167323">
          <w:rPr>
            <w:rFonts w:asciiTheme="minorHAnsi" w:eastAsiaTheme="minorEastAsia" w:hAnsiTheme="minorHAnsi" w:cstheme="minorBidi"/>
            <w:b w:val="0"/>
            <w:noProof/>
            <w:sz w:val="22"/>
            <w:szCs w:val="22"/>
          </w:rPr>
          <w:tab/>
        </w:r>
        <w:r w:rsidR="00167323" w:rsidRPr="00BD37E9">
          <w:rPr>
            <w:rStyle w:val="Hyperlink"/>
            <w:noProof/>
          </w:rPr>
          <w:t>VLTR – PID $2024 – Buffered 5 Volt Supply Status</w:t>
        </w:r>
        <w:r w:rsidR="00167323">
          <w:rPr>
            <w:noProof/>
            <w:webHidden/>
          </w:rPr>
          <w:tab/>
        </w:r>
        <w:r>
          <w:rPr>
            <w:noProof/>
            <w:webHidden/>
          </w:rPr>
          <w:fldChar w:fldCharType="begin"/>
        </w:r>
        <w:r w:rsidR="00167323">
          <w:rPr>
            <w:noProof/>
            <w:webHidden/>
          </w:rPr>
          <w:instrText xml:space="preserve"> PAGEREF _Toc223513179 \h </w:instrText>
        </w:r>
        <w:r>
          <w:rPr>
            <w:noProof/>
            <w:webHidden/>
          </w:rPr>
        </w:r>
        <w:r>
          <w:rPr>
            <w:noProof/>
            <w:webHidden/>
          </w:rPr>
          <w:fldChar w:fldCharType="separate"/>
        </w:r>
        <w:r w:rsidR="00167323">
          <w:rPr>
            <w:noProof/>
            <w:webHidden/>
          </w:rPr>
          <w:t>226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80" w:history="1">
        <w:r w:rsidR="00167323" w:rsidRPr="00BD37E9">
          <w:rPr>
            <w:rStyle w:val="Hyperlink"/>
            <w:noProof/>
          </w:rPr>
          <w:t>3.2.377</w:t>
        </w:r>
        <w:r w:rsidR="00167323">
          <w:rPr>
            <w:rFonts w:asciiTheme="minorHAnsi" w:eastAsiaTheme="minorEastAsia" w:hAnsiTheme="minorHAnsi" w:cstheme="minorBidi"/>
            <w:b w:val="0"/>
            <w:noProof/>
            <w:sz w:val="22"/>
            <w:szCs w:val="22"/>
          </w:rPr>
          <w:tab/>
        </w:r>
        <w:r w:rsidR="00167323" w:rsidRPr="00BD37E9">
          <w:rPr>
            <w:rStyle w:val="Hyperlink"/>
            <w:noProof/>
          </w:rPr>
          <w:t>E85R – PID $2025 – Fuel Composition Status</w:t>
        </w:r>
        <w:r w:rsidR="00167323">
          <w:rPr>
            <w:noProof/>
            <w:webHidden/>
          </w:rPr>
          <w:tab/>
        </w:r>
        <w:r>
          <w:rPr>
            <w:noProof/>
            <w:webHidden/>
          </w:rPr>
          <w:fldChar w:fldCharType="begin"/>
        </w:r>
        <w:r w:rsidR="00167323">
          <w:rPr>
            <w:noProof/>
            <w:webHidden/>
          </w:rPr>
          <w:instrText xml:space="preserve"> PAGEREF _Toc223513180 \h </w:instrText>
        </w:r>
        <w:r>
          <w:rPr>
            <w:noProof/>
            <w:webHidden/>
          </w:rPr>
        </w:r>
        <w:r>
          <w:rPr>
            <w:noProof/>
            <w:webHidden/>
          </w:rPr>
          <w:fldChar w:fldCharType="separate"/>
        </w:r>
        <w:r w:rsidR="00167323">
          <w:rPr>
            <w:noProof/>
            <w:webHidden/>
          </w:rPr>
          <w:t>227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81" w:history="1">
        <w:r w:rsidR="00167323" w:rsidRPr="00BD37E9">
          <w:rPr>
            <w:rStyle w:val="Hyperlink"/>
            <w:noProof/>
          </w:rPr>
          <w:t>3.2.378</w:t>
        </w:r>
        <w:r w:rsidR="00167323">
          <w:rPr>
            <w:rFonts w:asciiTheme="minorHAnsi" w:eastAsiaTheme="minorEastAsia" w:hAnsiTheme="minorHAnsi" w:cstheme="minorBidi"/>
            <w:b w:val="0"/>
            <w:noProof/>
            <w:sz w:val="22"/>
            <w:szCs w:val="22"/>
          </w:rPr>
          <w:tab/>
        </w:r>
        <w:r w:rsidR="00167323" w:rsidRPr="00BD37E9">
          <w:rPr>
            <w:rStyle w:val="Hyperlink"/>
            <w:noProof/>
          </w:rPr>
          <w:t>RINR – PID $2026 – Reverse Inhibit System Status</w:t>
        </w:r>
        <w:r w:rsidR="00167323">
          <w:rPr>
            <w:noProof/>
            <w:webHidden/>
          </w:rPr>
          <w:tab/>
        </w:r>
        <w:r>
          <w:rPr>
            <w:noProof/>
            <w:webHidden/>
          </w:rPr>
          <w:fldChar w:fldCharType="begin"/>
        </w:r>
        <w:r w:rsidR="00167323">
          <w:rPr>
            <w:noProof/>
            <w:webHidden/>
          </w:rPr>
          <w:instrText xml:space="preserve"> PAGEREF _Toc223513181 \h </w:instrText>
        </w:r>
        <w:r>
          <w:rPr>
            <w:noProof/>
            <w:webHidden/>
          </w:rPr>
        </w:r>
        <w:r>
          <w:rPr>
            <w:noProof/>
            <w:webHidden/>
          </w:rPr>
          <w:fldChar w:fldCharType="separate"/>
        </w:r>
        <w:r w:rsidR="00167323">
          <w:rPr>
            <w:noProof/>
            <w:webHidden/>
          </w:rPr>
          <w:t>227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82" w:history="1">
        <w:r w:rsidR="00167323" w:rsidRPr="00BD37E9">
          <w:rPr>
            <w:rStyle w:val="Hyperlink"/>
            <w:noProof/>
          </w:rPr>
          <w:t>3.2.379</w:t>
        </w:r>
        <w:r w:rsidR="00167323">
          <w:rPr>
            <w:rFonts w:asciiTheme="minorHAnsi" w:eastAsiaTheme="minorEastAsia" w:hAnsiTheme="minorHAnsi" w:cstheme="minorBidi"/>
            <w:b w:val="0"/>
            <w:noProof/>
            <w:sz w:val="22"/>
            <w:szCs w:val="22"/>
          </w:rPr>
          <w:tab/>
        </w:r>
        <w:r w:rsidR="00167323" w:rsidRPr="00BD37E9">
          <w:rPr>
            <w:rStyle w:val="Hyperlink"/>
            <w:noProof/>
          </w:rPr>
          <w:t>EFVR – PID $2027 – Exhaust Pressure Regulator Valve Control Circuit</w:t>
        </w:r>
        <w:r w:rsidR="00167323">
          <w:rPr>
            <w:noProof/>
            <w:webHidden/>
          </w:rPr>
          <w:tab/>
        </w:r>
        <w:r>
          <w:rPr>
            <w:noProof/>
            <w:webHidden/>
          </w:rPr>
          <w:fldChar w:fldCharType="begin"/>
        </w:r>
        <w:r w:rsidR="00167323">
          <w:rPr>
            <w:noProof/>
            <w:webHidden/>
          </w:rPr>
          <w:instrText xml:space="preserve"> PAGEREF _Toc223513182 \h </w:instrText>
        </w:r>
        <w:r>
          <w:rPr>
            <w:noProof/>
            <w:webHidden/>
          </w:rPr>
        </w:r>
        <w:r>
          <w:rPr>
            <w:noProof/>
            <w:webHidden/>
          </w:rPr>
          <w:fldChar w:fldCharType="separate"/>
        </w:r>
        <w:r w:rsidR="00167323">
          <w:rPr>
            <w:noProof/>
            <w:webHidden/>
          </w:rPr>
          <w:t>228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83" w:history="1">
        <w:r w:rsidR="00167323" w:rsidRPr="00BD37E9">
          <w:rPr>
            <w:rStyle w:val="Hyperlink"/>
            <w:noProof/>
          </w:rPr>
          <w:t>3.2.380</w:t>
        </w:r>
        <w:r w:rsidR="00167323">
          <w:rPr>
            <w:rFonts w:asciiTheme="minorHAnsi" w:eastAsiaTheme="minorEastAsia" w:hAnsiTheme="minorHAnsi" w:cstheme="minorBidi"/>
            <w:b w:val="0"/>
            <w:noProof/>
            <w:sz w:val="22"/>
            <w:szCs w:val="22"/>
          </w:rPr>
          <w:tab/>
        </w:r>
        <w:r w:rsidR="00167323" w:rsidRPr="00BD37E9">
          <w:rPr>
            <w:rStyle w:val="Hyperlink"/>
            <w:noProof/>
          </w:rPr>
          <w:t>EFVR – PID $2028 – Bank 1 Exhaust Back Pressure A/D</w:t>
        </w:r>
        <w:r w:rsidR="00167323">
          <w:rPr>
            <w:noProof/>
            <w:webHidden/>
          </w:rPr>
          <w:tab/>
        </w:r>
        <w:r>
          <w:rPr>
            <w:noProof/>
            <w:webHidden/>
          </w:rPr>
          <w:fldChar w:fldCharType="begin"/>
        </w:r>
        <w:r w:rsidR="00167323">
          <w:rPr>
            <w:noProof/>
            <w:webHidden/>
          </w:rPr>
          <w:instrText xml:space="preserve"> PAGEREF _Toc223513183 \h </w:instrText>
        </w:r>
        <w:r>
          <w:rPr>
            <w:noProof/>
            <w:webHidden/>
          </w:rPr>
        </w:r>
        <w:r>
          <w:rPr>
            <w:noProof/>
            <w:webHidden/>
          </w:rPr>
          <w:fldChar w:fldCharType="separate"/>
        </w:r>
        <w:r w:rsidR="00167323">
          <w:rPr>
            <w:noProof/>
            <w:webHidden/>
          </w:rPr>
          <w:t>228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84" w:history="1">
        <w:r w:rsidR="00167323" w:rsidRPr="00BD37E9">
          <w:rPr>
            <w:rStyle w:val="Hyperlink"/>
            <w:noProof/>
          </w:rPr>
          <w:t>3.2.381</w:t>
        </w:r>
        <w:r w:rsidR="00167323">
          <w:rPr>
            <w:rFonts w:asciiTheme="minorHAnsi" w:eastAsiaTheme="minorEastAsia" w:hAnsiTheme="minorHAnsi" w:cstheme="minorBidi"/>
            <w:b w:val="0"/>
            <w:noProof/>
            <w:sz w:val="22"/>
            <w:szCs w:val="22"/>
          </w:rPr>
          <w:tab/>
        </w:r>
        <w:r w:rsidR="00167323" w:rsidRPr="00BD37E9">
          <w:rPr>
            <w:rStyle w:val="Hyperlink"/>
            <w:noProof/>
          </w:rPr>
          <w:t>EFVR – PID $2029 – Bank 1 Exhaust Back Pressure</w:t>
        </w:r>
        <w:r w:rsidR="00167323">
          <w:rPr>
            <w:noProof/>
            <w:webHidden/>
          </w:rPr>
          <w:tab/>
        </w:r>
        <w:r>
          <w:rPr>
            <w:noProof/>
            <w:webHidden/>
          </w:rPr>
          <w:fldChar w:fldCharType="begin"/>
        </w:r>
        <w:r w:rsidR="00167323">
          <w:rPr>
            <w:noProof/>
            <w:webHidden/>
          </w:rPr>
          <w:instrText xml:space="preserve"> PAGEREF _Toc223513184 \h </w:instrText>
        </w:r>
        <w:r>
          <w:rPr>
            <w:noProof/>
            <w:webHidden/>
          </w:rPr>
        </w:r>
        <w:r>
          <w:rPr>
            <w:noProof/>
            <w:webHidden/>
          </w:rPr>
          <w:fldChar w:fldCharType="separate"/>
        </w:r>
        <w:r w:rsidR="00167323">
          <w:rPr>
            <w:noProof/>
            <w:webHidden/>
          </w:rPr>
          <w:t>228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85" w:history="1">
        <w:r w:rsidR="00167323" w:rsidRPr="00BD37E9">
          <w:rPr>
            <w:rStyle w:val="Hyperlink"/>
            <w:noProof/>
          </w:rPr>
          <w:t>3.2.382</w:t>
        </w:r>
        <w:r w:rsidR="00167323">
          <w:rPr>
            <w:rFonts w:asciiTheme="minorHAnsi" w:eastAsiaTheme="minorEastAsia" w:hAnsiTheme="minorHAnsi" w:cstheme="minorBidi"/>
            <w:b w:val="0"/>
            <w:noProof/>
            <w:sz w:val="22"/>
            <w:szCs w:val="22"/>
          </w:rPr>
          <w:tab/>
        </w:r>
        <w:r w:rsidR="00167323" w:rsidRPr="00BD37E9">
          <w:rPr>
            <w:rStyle w:val="Hyperlink"/>
            <w:noProof/>
          </w:rPr>
          <w:t>EFVR – PID $202A – Bank 2 Exhaust Back Pressure A/D</w:t>
        </w:r>
        <w:r w:rsidR="00167323">
          <w:rPr>
            <w:noProof/>
            <w:webHidden/>
          </w:rPr>
          <w:tab/>
        </w:r>
        <w:r>
          <w:rPr>
            <w:noProof/>
            <w:webHidden/>
          </w:rPr>
          <w:fldChar w:fldCharType="begin"/>
        </w:r>
        <w:r w:rsidR="00167323">
          <w:rPr>
            <w:noProof/>
            <w:webHidden/>
          </w:rPr>
          <w:instrText xml:space="preserve"> PAGEREF _Toc223513185 \h </w:instrText>
        </w:r>
        <w:r>
          <w:rPr>
            <w:noProof/>
            <w:webHidden/>
          </w:rPr>
        </w:r>
        <w:r>
          <w:rPr>
            <w:noProof/>
            <w:webHidden/>
          </w:rPr>
          <w:fldChar w:fldCharType="separate"/>
        </w:r>
        <w:r w:rsidR="00167323">
          <w:rPr>
            <w:noProof/>
            <w:webHidden/>
          </w:rPr>
          <w:t>229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86" w:history="1">
        <w:r w:rsidR="00167323" w:rsidRPr="00BD37E9">
          <w:rPr>
            <w:rStyle w:val="Hyperlink"/>
            <w:noProof/>
          </w:rPr>
          <w:t>3.2.383</w:t>
        </w:r>
        <w:r w:rsidR="00167323">
          <w:rPr>
            <w:rFonts w:asciiTheme="minorHAnsi" w:eastAsiaTheme="minorEastAsia" w:hAnsiTheme="minorHAnsi" w:cstheme="minorBidi"/>
            <w:b w:val="0"/>
            <w:noProof/>
            <w:sz w:val="22"/>
            <w:szCs w:val="22"/>
          </w:rPr>
          <w:tab/>
        </w:r>
        <w:r w:rsidR="00167323" w:rsidRPr="00BD37E9">
          <w:rPr>
            <w:rStyle w:val="Hyperlink"/>
            <w:noProof/>
          </w:rPr>
          <w:t>EFVR – PID $202B – Bank 2 Exhaust Back Pressure</w:t>
        </w:r>
        <w:r w:rsidR="00167323">
          <w:rPr>
            <w:noProof/>
            <w:webHidden/>
          </w:rPr>
          <w:tab/>
        </w:r>
        <w:r>
          <w:rPr>
            <w:noProof/>
            <w:webHidden/>
          </w:rPr>
          <w:fldChar w:fldCharType="begin"/>
        </w:r>
        <w:r w:rsidR="00167323">
          <w:rPr>
            <w:noProof/>
            <w:webHidden/>
          </w:rPr>
          <w:instrText xml:space="preserve"> PAGEREF _Toc223513186 \h </w:instrText>
        </w:r>
        <w:r>
          <w:rPr>
            <w:noProof/>
            <w:webHidden/>
          </w:rPr>
        </w:r>
        <w:r>
          <w:rPr>
            <w:noProof/>
            <w:webHidden/>
          </w:rPr>
          <w:fldChar w:fldCharType="separate"/>
        </w:r>
        <w:r w:rsidR="00167323">
          <w:rPr>
            <w:noProof/>
            <w:webHidden/>
          </w:rPr>
          <w:t>229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87" w:history="1">
        <w:r w:rsidR="00167323" w:rsidRPr="00BD37E9">
          <w:rPr>
            <w:rStyle w:val="Hyperlink"/>
            <w:noProof/>
          </w:rPr>
          <w:t>3.2.384</w:t>
        </w:r>
        <w:r w:rsidR="00167323">
          <w:rPr>
            <w:rFonts w:asciiTheme="minorHAnsi" w:eastAsiaTheme="minorEastAsia" w:hAnsiTheme="minorHAnsi" w:cstheme="minorBidi"/>
            <w:b w:val="0"/>
            <w:noProof/>
            <w:sz w:val="22"/>
            <w:szCs w:val="22"/>
          </w:rPr>
          <w:tab/>
        </w:r>
        <w:r w:rsidR="00167323" w:rsidRPr="00BD37E9">
          <w:rPr>
            <w:rStyle w:val="Hyperlink"/>
            <w:noProof/>
          </w:rPr>
          <w:t>OXYR – PID $202C – Air Fuel Imbalance Monitor Filtered Ratio Bank 1</w:t>
        </w:r>
        <w:r w:rsidR="00167323">
          <w:rPr>
            <w:noProof/>
            <w:webHidden/>
          </w:rPr>
          <w:tab/>
        </w:r>
        <w:r>
          <w:rPr>
            <w:noProof/>
            <w:webHidden/>
          </w:rPr>
          <w:fldChar w:fldCharType="begin"/>
        </w:r>
        <w:r w:rsidR="00167323">
          <w:rPr>
            <w:noProof/>
            <w:webHidden/>
          </w:rPr>
          <w:instrText xml:space="preserve"> PAGEREF _Toc223513187 \h </w:instrText>
        </w:r>
        <w:r>
          <w:rPr>
            <w:noProof/>
            <w:webHidden/>
          </w:rPr>
        </w:r>
        <w:r>
          <w:rPr>
            <w:noProof/>
            <w:webHidden/>
          </w:rPr>
          <w:fldChar w:fldCharType="separate"/>
        </w:r>
        <w:r w:rsidR="00167323">
          <w:rPr>
            <w:noProof/>
            <w:webHidden/>
          </w:rPr>
          <w:t>229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88" w:history="1">
        <w:r w:rsidR="00167323" w:rsidRPr="00BD37E9">
          <w:rPr>
            <w:rStyle w:val="Hyperlink"/>
            <w:noProof/>
          </w:rPr>
          <w:t>3.2.385</w:t>
        </w:r>
        <w:r w:rsidR="00167323">
          <w:rPr>
            <w:rFonts w:asciiTheme="minorHAnsi" w:eastAsiaTheme="minorEastAsia" w:hAnsiTheme="minorHAnsi" w:cstheme="minorBidi"/>
            <w:b w:val="0"/>
            <w:noProof/>
            <w:sz w:val="22"/>
            <w:szCs w:val="22"/>
          </w:rPr>
          <w:tab/>
        </w:r>
        <w:r w:rsidR="00167323" w:rsidRPr="00BD37E9">
          <w:rPr>
            <w:rStyle w:val="Hyperlink"/>
            <w:noProof/>
          </w:rPr>
          <w:t>OXYR – PID $202D – Air Fuel Imbalance Monitor Filtered Ratio Bank 2</w:t>
        </w:r>
        <w:r w:rsidR="00167323">
          <w:rPr>
            <w:noProof/>
            <w:webHidden/>
          </w:rPr>
          <w:tab/>
        </w:r>
        <w:r>
          <w:rPr>
            <w:noProof/>
            <w:webHidden/>
          </w:rPr>
          <w:fldChar w:fldCharType="begin"/>
        </w:r>
        <w:r w:rsidR="00167323">
          <w:rPr>
            <w:noProof/>
            <w:webHidden/>
          </w:rPr>
          <w:instrText xml:space="preserve"> PAGEREF _Toc223513188 \h </w:instrText>
        </w:r>
        <w:r>
          <w:rPr>
            <w:noProof/>
            <w:webHidden/>
          </w:rPr>
        </w:r>
        <w:r>
          <w:rPr>
            <w:noProof/>
            <w:webHidden/>
          </w:rPr>
          <w:fldChar w:fldCharType="separate"/>
        </w:r>
        <w:r w:rsidR="00167323">
          <w:rPr>
            <w:noProof/>
            <w:webHidden/>
          </w:rPr>
          <w:t>229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89" w:history="1">
        <w:r w:rsidR="00167323" w:rsidRPr="00BD37E9">
          <w:rPr>
            <w:rStyle w:val="Hyperlink"/>
            <w:noProof/>
          </w:rPr>
          <w:t>3.2.386</w:t>
        </w:r>
        <w:r w:rsidR="00167323">
          <w:rPr>
            <w:rFonts w:asciiTheme="minorHAnsi" w:eastAsiaTheme="minorEastAsia" w:hAnsiTheme="minorHAnsi" w:cstheme="minorBidi"/>
            <w:b w:val="0"/>
            <w:noProof/>
            <w:sz w:val="22"/>
            <w:szCs w:val="22"/>
          </w:rPr>
          <w:tab/>
        </w:r>
        <w:r w:rsidR="00167323" w:rsidRPr="00BD37E9">
          <w:rPr>
            <w:rStyle w:val="Hyperlink"/>
            <w:noProof/>
          </w:rPr>
          <w:t>OXYR – PID $202E – Air Fuel Imbalance Monitor Maximum Filtered Ratio Bank 1</w:t>
        </w:r>
        <w:r w:rsidR="00167323">
          <w:rPr>
            <w:noProof/>
            <w:webHidden/>
          </w:rPr>
          <w:tab/>
        </w:r>
        <w:r>
          <w:rPr>
            <w:noProof/>
            <w:webHidden/>
          </w:rPr>
          <w:fldChar w:fldCharType="begin"/>
        </w:r>
        <w:r w:rsidR="00167323">
          <w:rPr>
            <w:noProof/>
            <w:webHidden/>
          </w:rPr>
          <w:instrText xml:space="preserve"> PAGEREF _Toc223513189 \h </w:instrText>
        </w:r>
        <w:r>
          <w:rPr>
            <w:noProof/>
            <w:webHidden/>
          </w:rPr>
        </w:r>
        <w:r>
          <w:rPr>
            <w:noProof/>
            <w:webHidden/>
          </w:rPr>
          <w:fldChar w:fldCharType="separate"/>
        </w:r>
        <w:r w:rsidR="00167323">
          <w:rPr>
            <w:noProof/>
            <w:webHidden/>
          </w:rPr>
          <w:t>229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90" w:history="1">
        <w:r w:rsidR="00167323" w:rsidRPr="00BD37E9">
          <w:rPr>
            <w:rStyle w:val="Hyperlink"/>
            <w:noProof/>
          </w:rPr>
          <w:t>3.2.387</w:t>
        </w:r>
        <w:r w:rsidR="00167323">
          <w:rPr>
            <w:rFonts w:asciiTheme="minorHAnsi" w:eastAsiaTheme="minorEastAsia" w:hAnsiTheme="minorHAnsi" w:cstheme="minorBidi"/>
            <w:b w:val="0"/>
            <w:noProof/>
            <w:sz w:val="22"/>
            <w:szCs w:val="22"/>
          </w:rPr>
          <w:tab/>
        </w:r>
        <w:r w:rsidR="00167323" w:rsidRPr="00BD37E9">
          <w:rPr>
            <w:rStyle w:val="Hyperlink"/>
            <w:noProof/>
          </w:rPr>
          <w:t>OXYR – PID $202F – Air Fuel Imbalance Monitor Maximum Filtered Ratio Bank 2</w:t>
        </w:r>
        <w:r w:rsidR="00167323">
          <w:rPr>
            <w:noProof/>
            <w:webHidden/>
          </w:rPr>
          <w:tab/>
        </w:r>
        <w:r>
          <w:rPr>
            <w:noProof/>
            <w:webHidden/>
          </w:rPr>
          <w:fldChar w:fldCharType="begin"/>
        </w:r>
        <w:r w:rsidR="00167323">
          <w:rPr>
            <w:noProof/>
            <w:webHidden/>
          </w:rPr>
          <w:instrText xml:space="preserve"> PAGEREF _Toc223513190 \h </w:instrText>
        </w:r>
        <w:r>
          <w:rPr>
            <w:noProof/>
            <w:webHidden/>
          </w:rPr>
        </w:r>
        <w:r>
          <w:rPr>
            <w:noProof/>
            <w:webHidden/>
          </w:rPr>
          <w:fldChar w:fldCharType="separate"/>
        </w:r>
        <w:r w:rsidR="00167323">
          <w:rPr>
            <w:noProof/>
            <w:webHidden/>
          </w:rPr>
          <w:t>229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91" w:history="1">
        <w:r w:rsidR="00167323" w:rsidRPr="00BD37E9">
          <w:rPr>
            <w:rStyle w:val="Hyperlink"/>
            <w:noProof/>
          </w:rPr>
          <w:t>3.2.388</w:t>
        </w:r>
        <w:r w:rsidR="00167323">
          <w:rPr>
            <w:rFonts w:asciiTheme="minorHAnsi" w:eastAsiaTheme="minorEastAsia" w:hAnsiTheme="minorHAnsi" w:cstheme="minorBidi"/>
            <w:b w:val="0"/>
            <w:noProof/>
            <w:sz w:val="22"/>
            <w:szCs w:val="22"/>
          </w:rPr>
          <w:tab/>
        </w:r>
        <w:r w:rsidR="00167323" w:rsidRPr="00BD37E9">
          <w:rPr>
            <w:rStyle w:val="Hyperlink"/>
            <w:noProof/>
          </w:rPr>
          <w:t>MEMR – PID $2032 – Processor Fault Reason Code</w:t>
        </w:r>
        <w:r w:rsidR="00167323">
          <w:rPr>
            <w:noProof/>
            <w:webHidden/>
          </w:rPr>
          <w:tab/>
        </w:r>
        <w:r>
          <w:rPr>
            <w:noProof/>
            <w:webHidden/>
          </w:rPr>
          <w:fldChar w:fldCharType="begin"/>
        </w:r>
        <w:r w:rsidR="00167323">
          <w:rPr>
            <w:noProof/>
            <w:webHidden/>
          </w:rPr>
          <w:instrText xml:space="preserve"> PAGEREF _Toc223513191 \h </w:instrText>
        </w:r>
        <w:r>
          <w:rPr>
            <w:noProof/>
            <w:webHidden/>
          </w:rPr>
        </w:r>
        <w:r>
          <w:rPr>
            <w:noProof/>
            <w:webHidden/>
          </w:rPr>
          <w:fldChar w:fldCharType="separate"/>
        </w:r>
        <w:r w:rsidR="00167323">
          <w:rPr>
            <w:noProof/>
            <w:webHidden/>
          </w:rPr>
          <w:t>230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92" w:history="1">
        <w:r w:rsidR="00167323" w:rsidRPr="00BD37E9">
          <w:rPr>
            <w:rStyle w:val="Hyperlink"/>
            <w:noProof/>
          </w:rPr>
          <w:t>3.2.389</w:t>
        </w:r>
        <w:r w:rsidR="00167323">
          <w:rPr>
            <w:rFonts w:asciiTheme="minorHAnsi" w:eastAsiaTheme="minorEastAsia" w:hAnsiTheme="minorHAnsi" w:cstheme="minorBidi"/>
            <w:b w:val="0"/>
            <w:noProof/>
            <w:sz w:val="22"/>
            <w:szCs w:val="22"/>
          </w:rPr>
          <w:tab/>
        </w:r>
        <w:r w:rsidR="00167323" w:rsidRPr="00BD37E9">
          <w:rPr>
            <w:rStyle w:val="Hyperlink"/>
            <w:noProof/>
          </w:rPr>
          <w:t>MEMR – PID $2033 – Main Processor NVM Fault Status</w:t>
        </w:r>
        <w:r w:rsidR="00167323">
          <w:rPr>
            <w:noProof/>
            <w:webHidden/>
          </w:rPr>
          <w:tab/>
        </w:r>
        <w:r>
          <w:rPr>
            <w:noProof/>
            <w:webHidden/>
          </w:rPr>
          <w:fldChar w:fldCharType="begin"/>
        </w:r>
        <w:r w:rsidR="00167323">
          <w:rPr>
            <w:noProof/>
            <w:webHidden/>
          </w:rPr>
          <w:instrText xml:space="preserve"> PAGEREF _Toc223513192 \h </w:instrText>
        </w:r>
        <w:r>
          <w:rPr>
            <w:noProof/>
            <w:webHidden/>
          </w:rPr>
        </w:r>
        <w:r>
          <w:rPr>
            <w:noProof/>
            <w:webHidden/>
          </w:rPr>
          <w:fldChar w:fldCharType="separate"/>
        </w:r>
        <w:r w:rsidR="00167323">
          <w:rPr>
            <w:noProof/>
            <w:webHidden/>
          </w:rPr>
          <w:t>230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93" w:history="1">
        <w:r w:rsidR="00167323" w:rsidRPr="00BD37E9">
          <w:rPr>
            <w:rStyle w:val="Hyperlink"/>
            <w:noProof/>
          </w:rPr>
          <w:t>3.2.390</w:t>
        </w:r>
        <w:r w:rsidR="00167323">
          <w:rPr>
            <w:rFonts w:asciiTheme="minorHAnsi" w:eastAsiaTheme="minorEastAsia" w:hAnsiTheme="minorHAnsi" w:cstheme="minorBidi"/>
            <w:b w:val="0"/>
            <w:noProof/>
            <w:sz w:val="22"/>
            <w:szCs w:val="22"/>
          </w:rPr>
          <w:tab/>
        </w:r>
        <w:r w:rsidR="00167323" w:rsidRPr="00BD37E9">
          <w:rPr>
            <w:rStyle w:val="Hyperlink"/>
            <w:noProof/>
          </w:rPr>
          <w:t>MEMR – PID $2034 – Main Processor RAM Fault Source Address</w:t>
        </w:r>
        <w:r w:rsidR="00167323">
          <w:rPr>
            <w:noProof/>
            <w:webHidden/>
          </w:rPr>
          <w:tab/>
        </w:r>
        <w:r>
          <w:rPr>
            <w:noProof/>
            <w:webHidden/>
          </w:rPr>
          <w:fldChar w:fldCharType="begin"/>
        </w:r>
        <w:r w:rsidR="00167323">
          <w:rPr>
            <w:noProof/>
            <w:webHidden/>
          </w:rPr>
          <w:instrText xml:space="preserve"> PAGEREF _Toc223513193 \h </w:instrText>
        </w:r>
        <w:r>
          <w:rPr>
            <w:noProof/>
            <w:webHidden/>
          </w:rPr>
        </w:r>
        <w:r>
          <w:rPr>
            <w:noProof/>
            <w:webHidden/>
          </w:rPr>
          <w:fldChar w:fldCharType="separate"/>
        </w:r>
        <w:r w:rsidR="00167323">
          <w:rPr>
            <w:noProof/>
            <w:webHidden/>
          </w:rPr>
          <w:t>231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94" w:history="1">
        <w:r w:rsidR="00167323" w:rsidRPr="00BD37E9">
          <w:rPr>
            <w:rStyle w:val="Hyperlink"/>
            <w:noProof/>
          </w:rPr>
          <w:t>3.2.391</w:t>
        </w:r>
        <w:r w:rsidR="00167323">
          <w:rPr>
            <w:rFonts w:asciiTheme="minorHAnsi" w:eastAsiaTheme="minorEastAsia" w:hAnsiTheme="minorHAnsi" w:cstheme="minorBidi"/>
            <w:b w:val="0"/>
            <w:noProof/>
            <w:sz w:val="22"/>
            <w:szCs w:val="22"/>
          </w:rPr>
          <w:tab/>
        </w:r>
        <w:r w:rsidR="00167323" w:rsidRPr="00BD37E9">
          <w:rPr>
            <w:rStyle w:val="Hyperlink"/>
            <w:noProof/>
          </w:rPr>
          <w:t>MEMR – PID $2035 – Processor ROM Fault Source</w:t>
        </w:r>
        <w:r w:rsidR="00167323">
          <w:rPr>
            <w:noProof/>
            <w:webHidden/>
          </w:rPr>
          <w:tab/>
        </w:r>
        <w:r>
          <w:rPr>
            <w:noProof/>
            <w:webHidden/>
          </w:rPr>
          <w:fldChar w:fldCharType="begin"/>
        </w:r>
        <w:r w:rsidR="00167323">
          <w:rPr>
            <w:noProof/>
            <w:webHidden/>
          </w:rPr>
          <w:instrText xml:space="preserve"> PAGEREF _Toc223513194 \h </w:instrText>
        </w:r>
        <w:r>
          <w:rPr>
            <w:noProof/>
            <w:webHidden/>
          </w:rPr>
        </w:r>
        <w:r>
          <w:rPr>
            <w:noProof/>
            <w:webHidden/>
          </w:rPr>
          <w:fldChar w:fldCharType="separate"/>
        </w:r>
        <w:r w:rsidR="00167323">
          <w:rPr>
            <w:noProof/>
            <w:webHidden/>
          </w:rPr>
          <w:t>231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95" w:history="1">
        <w:r w:rsidR="00167323" w:rsidRPr="00BD37E9">
          <w:rPr>
            <w:rStyle w:val="Hyperlink"/>
            <w:noProof/>
          </w:rPr>
          <w:t>3.2.392</w:t>
        </w:r>
        <w:r w:rsidR="00167323">
          <w:rPr>
            <w:rFonts w:asciiTheme="minorHAnsi" w:eastAsiaTheme="minorEastAsia" w:hAnsiTheme="minorHAnsi" w:cstheme="minorBidi"/>
            <w:b w:val="0"/>
            <w:noProof/>
            <w:sz w:val="22"/>
            <w:szCs w:val="22"/>
          </w:rPr>
          <w:tab/>
        </w:r>
        <w:r w:rsidR="00167323" w:rsidRPr="00BD37E9">
          <w:rPr>
            <w:rStyle w:val="Hyperlink"/>
            <w:noProof/>
          </w:rPr>
          <w:t>VSPR – PID $2049 – ECU Odometer Status</w:t>
        </w:r>
        <w:r w:rsidR="00167323">
          <w:rPr>
            <w:noProof/>
            <w:webHidden/>
          </w:rPr>
          <w:tab/>
        </w:r>
        <w:r>
          <w:rPr>
            <w:noProof/>
            <w:webHidden/>
          </w:rPr>
          <w:fldChar w:fldCharType="begin"/>
        </w:r>
        <w:r w:rsidR="00167323">
          <w:rPr>
            <w:noProof/>
            <w:webHidden/>
          </w:rPr>
          <w:instrText xml:space="preserve"> PAGEREF _Toc223513195 \h </w:instrText>
        </w:r>
        <w:r>
          <w:rPr>
            <w:noProof/>
            <w:webHidden/>
          </w:rPr>
        </w:r>
        <w:r>
          <w:rPr>
            <w:noProof/>
            <w:webHidden/>
          </w:rPr>
          <w:fldChar w:fldCharType="separate"/>
        </w:r>
        <w:r w:rsidR="00167323">
          <w:rPr>
            <w:noProof/>
            <w:webHidden/>
          </w:rPr>
          <w:t>231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96" w:history="1">
        <w:r w:rsidR="00167323" w:rsidRPr="00BD37E9">
          <w:rPr>
            <w:rStyle w:val="Hyperlink"/>
            <w:noProof/>
          </w:rPr>
          <w:t>3.2.393</w:t>
        </w:r>
        <w:r w:rsidR="00167323">
          <w:rPr>
            <w:rFonts w:asciiTheme="minorHAnsi" w:eastAsiaTheme="minorEastAsia" w:hAnsiTheme="minorHAnsi" w:cstheme="minorBidi"/>
            <w:b w:val="0"/>
            <w:noProof/>
            <w:sz w:val="22"/>
            <w:szCs w:val="22"/>
          </w:rPr>
          <w:tab/>
        </w:r>
        <w:r w:rsidR="00167323" w:rsidRPr="00BD37E9">
          <w:rPr>
            <w:rStyle w:val="Hyperlink"/>
            <w:noProof/>
          </w:rPr>
          <w:t>RBSR – PID $204A – Main Processor Total Running Resets</w:t>
        </w:r>
        <w:r w:rsidR="00167323">
          <w:rPr>
            <w:noProof/>
            <w:webHidden/>
          </w:rPr>
          <w:tab/>
        </w:r>
        <w:r>
          <w:rPr>
            <w:noProof/>
            <w:webHidden/>
          </w:rPr>
          <w:fldChar w:fldCharType="begin"/>
        </w:r>
        <w:r w:rsidR="00167323">
          <w:rPr>
            <w:noProof/>
            <w:webHidden/>
          </w:rPr>
          <w:instrText xml:space="preserve"> PAGEREF _Toc223513196 \h </w:instrText>
        </w:r>
        <w:r>
          <w:rPr>
            <w:noProof/>
            <w:webHidden/>
          </w:rPr>
        </w:r>
        <w:r>
          <w:rPr>
            <w:noProof/>
            <w:webHidden/>
          </w:rPr>
          <w:fldChar w:fldCharType="separate"/>
        </w:r>
        <w:r w:rsidR="00167323">
          <w:rPr>
            <w:noProof/>
            <w:webHidden/>
          </w:rPr>
          <w:t>233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97" w:history="1">
        <w:r w:rsidR="00167323" w:rsidRPr="00BD37E9">
          <w:rPr>
            <w:rStyle w:val="Hyperlink"/>
            <w:noProof/>
          </w:rPr>
          <w:t>3.2.394</w:t>
        </w:r>
        <w:r w:rsidR="00167323">
          <w:rPr>
            <w:rFonts w:asciiTheme="minorHAnsi" w:eastAsiaTheme="minorEastAsia" w:hAnsiTheme="minorHAnsi" w:cstheme="minorBidi"/>
            <w:b w:val="0"/>
            <w:noProof/>
            <w:sz w:val="22"/>
            <w:szCs w:val="22"/>
          </w:rPr>
          <w:tab/>
        </w:r>
        <w:r w:rsidR="00167323" w:rsidRPr="00BD37E9">
          <w:rPr>
            <w:rStyle w:val="Hyperlink"/>
            <w:noProof/>
          </w:rPr>
          <w:t>RBSR – PID $204B – Main Processor Maximum Running Resets Between Power-up Resets</w:t>
        </w:r>
        <w:r w:rsidR="00167323">
          <w:rPr>
            <w:noProof/>
            <w:webHidden/>
          </w:rPr>
          <w:tab/>
        </w:r>
        <w:r>
          <w:rPr>
            <w:noProof/>
            <w:webHidden/>
          </w:rPr>
          <w:fldChar w:fldCharType="begin"/>
        </w:r>
        <w:r w:rsidR="00167323">
          <w:rPr>
            <w:noProof/>
            <w:webHidden/>
          </w:rPr>
          <w:instrText xml:space="preserve"> PAGEREF _Toc223513197 \h </w:instrText>
        </w:r>
        <w:r>
          <w:rPr>
            <w:noProof/>
            <w:webHidden/>
          </w:rPr>
        </w:r>
        <w:r>
          <w:rPr>
            <w:noProof/>
            <w:webHidden/>
          </w:rPr>
          <w:fldChar w:fldCharType="separate"/>
        </w:r>
        <w:r w:rsidR="00167323">
          <w:rPr>
            <w:noProof/>
            <w:webHidden/>
          </w:rPr>
          <w:t>233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98" w:history="1">
        <w:r w:rsidR="00167323" w:rsidRPr="00BD37E9">
          <w:rPr>
            <w:rStyle w:val="Hyperlink"/>
            <w:noProof/>
          </w:rPr>
          <w:t>3.2.395</w:t>
        </w:r>
        <w:r w:rsidR="00167323">
          <w:rPr>
            <w:rFonts w:asciiTheme="minorHAnsi" w:eastAsiaTheme="minorEastAsia" w:hAnsiTheme="minorHAnsi" w:cstheme="minorBidi"/>
            <w:b w:val="0"/>
            <w:noProof/>
            <w:sz w:val="22"/>
            <w:szCs w:val="22"/>
          </w:rPr>
          <w:tab/>
        </w:r>
        <w:r w:rsidR="00167323" w:rsidRPr="00BD37E9">
          <w:rPr>
            <w:rStyle w:val="Hyperlink"/>
            <w:noProof/>
          </w:rPr>
          <w:t>TOSR – PID $204C – Replicated Transmission Output Speed</w:t>
        </w:r>
        <w:r w:rsidR="00167323">
          <w:rPr>
            <w:noProof/>
            <w:webHidden/>
          </w:rPr>
          <w:tab/>
        </w:r>
        <w:r>
          <w:rPr>
            <w:noProof/>
            <w:webHidden/>
          </w:rPr>
          <w:fldChar w:fldCharType="begin"/>
        </w:r>
        <w:r w:rsidR="00167323">
          <w:rPr>
            <w:noProof/>
            <w:webHidden/>
          </w:rPr>
          <w:instrText xml:space="preserve"> PAGEREF _Toc223513198 \h </w:instrText>
        </w:r>
        <w:r>
          <w:rPr>
            <w:noProof/>
            <w:webHidden/>
          </w:rPr>
        </w:r>
        <w:r>
          <w:rPr>
            <w:noProof/>
            <w:webHidden/>
          </w:rPr>
          <w:fldChar w:fldCharType="separate"/>
        </w:r>
        <w:r w:rsidR="00167323">
          <w:rPr>
            <w:noProof/>
            <w:webHidden/>
          </w:rPr>
          <w:t>233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199" w:history="1">
        <w:r w:rsidR="00167323" w:rsidRPr="00BD37E9">
          <w:rPr>
            <w:rStyle w:val="Hyperlink"/>
            <w:noProof/>
          </w:rPr>
          <w:t>3.2.396</w:t>
        </w:r>
        <w:r w:rsidR="00167323">
          <w:rPr>
            <w:rFonts w:asciiTheme="minorHAnsi" w:eastAsiaTheme="minorEastAsia" w:hAnsiTheme="minorHAnsi" w:cstheme="minorBidi"/>
            <w:b w:val="0"/>
            <w:noProof/>
            <w:sz w:val="22"/>
            <w:szCs w:val="22"/>
          </w:rPr>
          <w:tab/>
        </w:r>
        <w:r w:rsidR="00167323" w:rsidRPr="00BD37E9">
          <w:rPr>
            <w:rStyle w:val="Hyperlink"/>
            <w:noProof/>
          </w:rPr>
          <w:t>TRQR – PID $204D – Transmission Torque Request Limited Reason</w:t>
        </w:r>
        <w:r w:rsidR="00167323">
          <w:rPr>
            <w:noProof/>
            <w:webHidden/>
          </w:rPr>
          <w:tab/>
        </w:r>
        <w:r>
          <w:rPr>
            <w:noProof/>
            <w:webHidden/>
          </w:rPr>
          <w:fldChar w:fldCharType="begin"/>
        </w:r>
        <w:r w:rsidR="00167323">
          <w:rPr>
            <w:noProof/>
            <w:webHidden/>
          </w:rPr>
          <w:instrText xml:space="preserve"> PAGEREF _Toc223513199 \h </w:instrText>
        </w:r>
        <w:r>
          <w:rPr>
            <w:noProof/>
            <w:webHidden/>
          </w:rPr>
        </w:r>
        <w:r>
          <w:rPr>
            <w:noProof/>
            <w:webHidden/>
          </w:rPr>
          <w:fldChar w:fldCharType="separate"/>
        </w:r>
        <w:r w:rsidR="00167323">
          <w:rPr>
            <w:noProof/>
            <w:webHidden/>
          </w:rPr>
          <w:t>233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00" w:history="1">
        <w:r w:rsidR="00167323" w:rsidRPr="00BD37E9">
          <w:rPr>
            <w:rStyle w:val="Hyperlink"/>
            <w:noProof/>
          </w:rPr>
          <w:t>3.2.397</w:t>
        </w:r>
        <w:r w:rsidR="00167323">
          <w:rPr>
            <w:rFonts w:asciiTheme="minorHAnsi" w:eastAsiaTheme="minorEastAsia" w:hAnsiTheme="minorHAnsi" w:cstheme="minorBidi"/>
            <w:b w:val="0"/>
            <w:noProof/>
            <w:sz w:val="22"/>
            <w:szCs w:val="22"/>
          </w:rPr>
          <w:tab/>
        </w:r>
        <w:r w:rsidR="00167323" w:rsidRPr="00BD37E9">
          <w:rPr>
            <w:rStyle w:val="Hyperlink"/>
            <w:noProof/>
          </w:rPr>
          <w:t>TOSR – PID $2050 – Transfer Case Output Speed</w:t>
        </w:r>
        <w:r w:rsidR="00167323">
          <w:rPr>
            <w:noProof/>
            <w:webHidden/>
          </w:rPr>
          <w:tab/>
        </w:r>
        <w:r>
          <w:rPr>
            <w:noProof/>
            <w:webHidden/>
          </w:rPr>
          <w:fldChar w:fldCharType="begin"/>
        </w:r>
        <w:r w:rsidR="00167323">
          <w:rPr>
            <w:noProof/>
            <w:webHidden/>
          </w:rPr>
          <w:instrText xml:space="preserve"> PAGEREF _Toc223513200 \h </w:instrText>
        </w:r>
        <w:r>
          <w:rPr>
            <w:noProof/>
            <w:webHidden/>
          </w:rPr>
        </w:r>
        <w:r>
          <w:rPr>
            <w:noProof/>
            <w:webHidden/>
          </w:rPr>
          <w:fldChar w:fldCharType="separate"/>
        </w:r>
        <w:r w:rsidR="00167323">
          <w:rPr>
            <w:noProof/>
            <w:webHidden/>
          </w:rPr>
          <w:t>234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01" w:history="1">
        <w:r w:rsidR="00167323" w:rsidRPr="00BD37E9">
          <w:rPr>
            <w:rStyle w:val="Hyperlink"/>
            <w:noProof/>
          </w:rPr>
          <w:t>3.2.398</w:t>
        </w:r>
        <w:r w:rsidR="00167323">
          <w:rPr>
            <w:rFonts w:asciiTheme="minorHAnsi" w:eastAsiaTheme="minorEastAsia" w:hAnsiTheme="minorHAnsi" w:cstheme="minorBidi"/>
            <w:b w:val="0"/>
            <w:noProof/>
            <w:sz w:val="22"/>
            <w:szCs w:val="22"/>
          </w:rPr>
          <w:tab/>
        </w:r>
        <w:r w:rsidR="00167323" w:rsidRPr="00BD37E9">
          <w:rPr>
            <w:rStyle w:val="Hyperlink"/>
            <w:noProof/>
          </w:rPr>
          <w:t>KNKR – PID $2051 – Knock System Status Sensor 1</w:t>
        </w:r>
        <w:r w:rsidR="00167323">
          <w:rPr>
            <w:noProof/>
            <w:webHidden/>
          </w:rPr>
          <w:tab/>
        </w:r>
        <w:r>
          <w:rPr>
            <w:noProof/>
            <w:webHidden/>
          </w:rPr>
          <w:fldChar w:fldCharType="begin"/>
        </w:r>
        <w:r w:rsidR="00167323">
          <w:rPr>
            <w:noProof/>
            <w:webHidden/>
          </w:rPr>
          <w:instrText xml:space="preserve"> PAGEREF _Toc223513201 \h </w:instrText>
        </w:r>
        <w:r>
          <w:rPr>
            <w:noProof/>
            <w:webHidden/>
          </w:rPr>
        </w:r>
        <w:r>
          <w:rPr>
            <w:noProof/>
            <w:webHidden/>
          </w:rPr>
          <w:fldChar w:fldCharType="separate"/>
        </w:r>
        <w:r w:rsidR="00167323">
          <w:rPr>
            <w:noProof/>
            <w:webHidden/>
          </w:rPr>
          <w:t>234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02" w:history="1">
        <w:r w:rsidR="00167323" w:rsidRPr="00BD37E9">
          <w:rPr>
            <w:rStyle w:val="Hyperlink"/>
            <w:noProof/>
          </w:rPr>
          <w:t>3.2.399</w:t>
        </w:r>
        <w:r w:rsidR="00167323">
          <w:rPr>
            <w:rFonts w:asciiTheme="minorHAnsi" w:eastAsiaTheme="minorEastAsia" w:hAnsiTheme="minorHAnsi" w:cstheme="minorBidi"/>
            <w:b w:val="0"/>
            <w:noProof/>
            <w:sz w:val="22"/>
            <w:szCs w:val="22"/>
          </w:rPr>
          <w:tab/>
        </w:r>
        <w:r w:rsidR="00167323" w:rsidRPr="00BD37E9">
          <w:rPr>
            <w:rStyle w:val="Hyperlink"/>
            <w:noProof/>
          </w:rPr>
          <w:t>KNKR – PID $2052 – Knock System Status Sensor 2</w:t>
        </w:r>
        <w:r w:rsidR="00167323">
          <w:rPr>
            <w:noProof/>
            <w:webHidden/>
          </w:rPr>
          <w:tab/>
        </w:r>
        <w:r>
          <w:rPr>
            <w:noProof/>
            <w:webHidden/>
          </w:rPr>
          <w:fldChar w:fldCharType="begin"/>
        </w:r>
        <w:r w:rsidR="00167323">
          <w:rPr>
            <w:noProof/>
            <w:webHidden/>
          </w:rPr>
          <w:instrText xml:space="preserve"> PAGEREF _Toc223513202 \h </w:instrText>
        </w:r>
        <w:r>
          <w:rPr>
            <w:noProof/>
            <w:webHidden/>
          </w:rPr>
        </w:r>
        <w:r>
          <w:rPr>
            <w:noProof/>
            <w:webHidden/>
          </w:rPr>
          <w:fldChar w:fldCharType="separate"/>
        </w:r>
        <w:r w:rsidR="00167323">
          <w:rPr>
            <w:noProof/>
            <w:webHidden/>
          </w:rPr>
          <w:t>234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03" w:history="1">
        <w:r w:rsidR="00167323" w:rsidRPr="00BD37E9">
          <w:rPr>
            <w:rStyle w:val="Hyperlink"/>
            <w:noProof/>
          </w:rPr>
          <w:t>3.2.400</w:t>
        </w:r>
        <w:r w:rsidR="00167323">
          <w:rPr>
            <w:rFonts w:asciiTheme="minorHAnsi" w:eastAsiaTheme="minorEastAsia" w:hAnsiTheme="minorHAnsi" w:cstheme="minorBidi"/>
            <w:b w:val="0"/>
            <w:noProof/>
            <w:sz w:val="22"/>
            <w:szCs w:val="22"/>
          </w:rPr>
          <w:tab/>
        </w:r>
        <w:r w:rsidR="00167323" w:rsidRPr="00BD37E9">
          <w:rPr>
            <w:rStyle w:val="Hyperlink"/>
            <w:noProof/>
          </w:rPr>
          <w:t>TPSR – PID $2066 – Learned Airflow Variation Algorithm Compensation</w:t>
        </w:r>
        <w:r w:rsidR="00167323">
          <w:rPr>
            <w:noProof/>
            <w:webHidden/>
          </w:rPr>
          <w:tab/>
        </w:r>
        <w:r>
          <w:rPr>
            <w:noProof/>
            <w:webHidden/>
          </w:rPr>
          <w:fldChar w:fldCharType="begin"/>
        </w:r>
        <w:r w:rsidR="00167323">
          <w:rPr>
            <w:noProof/>
            <w:webHidden/>
          </w:rPr>
          <w:instrText xml:space="preserve"> PAGEREF _Toc223513203 \h </w:instrText>
        </w:r>
        <w:r>
          <w:rPr>
            <w:noProof/>
            <w:webHidden/>
          </w:rPr>
        </w:r>
        <w:r>
          <w:rPr>
            <w:noProof/>
            <w:webHidden/>
          </w:rPr>
          <w:fldChar w:fldCharType="separate"/>
        </w:r>
        <w:r w:rsidR="00167323">
          <w:rPr>
            <w:noProof/>
            <w:webHidden/>
          </w:rPr>
          <w:t>235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04" w:history="1">
        <w:r w:rsidR="00167323" w:rsidRPr="00BD37E9">
          <w:rPr>
            <w:rStyle w:val="Hyperlink"/>
            <w:noProof/>
          </w:rPr>
          <w:t>3.2.401</w:t>
        </w:r>
        <w:r w:rsidR="00167323">
          <w:rPr>
            <w:rFonts w:asciiTheme="minorHAnsi" w:eastAsiaTheme="minorEastAsia" w:hAnsiTheme="minorHAnsi" w:cstheme="minorBidi"/>
            <w:b w:val="0"/>
            <w:noProof/>
            <w:sz w:val="22"/>
            <w:szCs w:val="22"/>
          </w:rPr>
          <w:tab/>
        </w:r>
        <w:r w:rsidR="00167323" w:rsidRPr="00BD37E9">
          <w:rPr>
            <w:rStyle w:val="Hyperlink"/>
            <w:noProof/>
          </w:rPr>
          <w:t>CATR – PID $206C – Catalyst Monitor Diagnostic Status Bank 1</w:t>
        </w:r>
        <w:r w:rsidR="00167323">
          <w:rPr>
            <w:noProof/>
            <w:webHidden/>
          </w:rPr>
          <w:tab/>
        </w:r>
        <w:r>
          <w:rPr>
            <w:noProof/>
            <w:webHidden/>
          </w:rPr>
          <w:fldChar w:fldCharType="begin"/>
        </w:r>
        <w:r w:rsidR="00167323">
          <w:rPr>
            <w:noProof/>
            <w:webHidden/>
          </w:rPr>
          <w:instrText xml:space="preserve"> PAGEREF _Toc223513204 \h </w:instrText>
        </w:r>
        <w:r>
          <w:rPr>
            <w:noProof/>
            <w:webHidden/>
          </w:rPr>
        </w:r>
        <w:r>
          <w:rPr>
            <w:noProof/>
            <w:webHidden/>
          </w:rPr>
          <w:fldChar w:fldCharType="separate"/>
        </w:r>
        <w:r w:rsidR="00167323">
          <w:rPr>
            <w:noProof/>
            <w:webHidden/>
          </w:rPr>
          <w:t>235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05" w:history="1">
        <w:r w:rsidR="00167323" w:rsidRPr="00BD37E9">
          <w:rPr>
            <w:rStyle w:val="Hyperlink"/>
            <w:noProof/>
          </w:rPr>
          <w:t>3.2.402</w:t>
        </w:r>
        <w:r w:rsidR="00167323">
          <w:rPr>
            <w:rFonts w:asciiTheme="minorHAnsi" w:eastAsiaTheme="minorEastAsia" w:hAnsiTheme="minorHAnsi" w:cstheme="minorBidi"/>
            <w:b w:val="0"/>
            <w:noProof/>
            <w:sz w:val="22"/>
            <w:szCs w:val="22"/>
          </w:rPr>
          <w:tab/>
        </w:r>
        <w:r w:rsidR="00167323" w:rsidRPr="00BD37E9">
          <w:rPr>
            <w:rStyle w:val="Hyperlink"/>
            <w:noProof/>
          </w:rPr>
          <w:t>CATR – PID $206D – Catalyst Monitor Diagnostic Status Bank 2</w:t>
        </w:r>
        <w:r w:rsidR="00167323">
          <w:rPr>
            <w:noProof/>
            <w:webHidden/>
          </w:rPr>
          <w:tab/>
        </w:r>
        <w:r>
          <w:rPr>
            <w:noProof/>
            <w:webHidden/>
          </w:rPr>
          <w:fldChar w:fldCharType="begin"/>
        </w:r>
        <w:r w:rsidR="00167323">
          <w:rPr>
            <w:noProof/>
            <w:webHidden/>
          </w:rPr>
          <w:instrText xml:space="preserve"> PAGEREF _Toc223513205 \h </w:instrText>
        </w:r>
        <w:r>
          <w:rPr>
            <w:noProof/>
            <w:webHidden/>
          </w:rPr>
        </w:r>
        <w:r>
          <w:rPr>
            <w:noProof/>
            <w:webHidden/>
          </w:rPr>
          <w:fldChar w:fldCharType="separate"/>
        </w:r>
        <w:r w:rsidR="00167323">
          <w:rPr>
            <w:noProof/>
            <w:webHidden/>
          </w:rPr>
          <w:t>235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06" w:history="1">
        <w:r w:rsidR="00167323" w:rsidRPr="00BD37E9">
          <w:rPr>
            <w:rStyle w:val="Hyperlink"/>
            <w:noProof/>
            <w:lang w:val="it-IT"/>
          </w:rPr>
          <w:t>3.2.403</w:t>
        </w:r>
        <w:r w:rsidR="00167323">
          <w:rPr>
            <w:rFonts w:asciiTheme="minorHAnsi" w:eastAsiaTheme="minorEastAsia" w:hAnsiTheme="minorHAnsi" w:cstheme="minorBidi"/>
            <w:b w:val="0"/>
            <w:noProof/>
            <w:sz w:val="22"/>
            <w:szCs w:val="22"/>
          </w:rPr>
          <w:tab/>
        </w:r>
        <w:r w:rsidR="00167323" w:rsidRPr="00BD37E9">
          <w:rPr>
            <w:rStyle w:val="Hyperlink"/>
            <w:noProof/>
            <w:lang w:val="it-IT"/>
          </w:rPr>
          <w:t>CATR – PID $206E – Catalyst Monitor Diagnostic Status</w:t>
        </w:r>
        <w:r w:rsidR="00167323">
          <w:rPr>
            <w:noProof/>
            <w:webHidden/>
          </w:rPr>
          <w:tab/>
        </w:r>
        <w:r>
          <w:rPr>
            <w:noProof/>
            <w:webHidden/>
          </w:rPr>
          <w:fldChar w:fldCharType="begin"/>
        </w:r>
        <w:r w:rsidR="00167323">
          <w:rPr>
            <w:noProof/>
            <w:webHidden/>
          </w:rPr>
          <w:instrText xml:space="preserve"> PAGEREF _Toc223513206 \h </w:instrText>
        </w:r>
        <w:r>
          <w:rPr>
            <w:noProof/>
            <w:webHidden/>
          </w:rPr>
        </w:r>
        <w:r>
          <w:rPr>
            <w:noProof/>
            <w:webHidden/>
          </w:rPr>
          <w:fldChar w:fldCharType="separate"/>
        </w:r>
        <w:r w:rsidR="00167323">
          <w:rPr>
            <w:noProof/>
            <w:webHidden/>
          </w:rPr>
          <w:t>236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07" w:history="1">
        <w:r w:rsidR="00167323" w:rsidRPr="00BD37E9">
          <w:rPr>
            <w:rStyle w:val="Hyperlink"/>
            <w:noProof/>
          </w:rPr>
          <w:t>3.2.404</w:t>
        </w:r>
        <w:r w:rsidR="00167323">
          <w:rPr>
            <w:rFonts w:asciiTheme="minorHAnsi" w:eastAsiaTheme="minorEastAsia" w:hAnsiTheme="minorHAnsi" w:cstheme="minorBidi"/>
            <w:b w:val="0"/>
            <w:noProof/>
            <w:sz w:val="22"/>
            <w:szCs w:val="22"/>
          </w:rPr>
          <w:tab/>
        </w:r>
        <w:r w:rsidR="00167323" w:rsidRPr="00BD37E9">
          <w:rPr>
            <w:rStyle w:val="Hyperlink"/>
            <w:noProof/>
          </w:rPr>
          <w:t>ENGR – PID $2070 – Reduced Engine Power Indication History</w:t>
        </w:r>
        <w:r w:rsidR="00167323">
          <w:rPr>
            <w:noProof/>
            <w:webHidden/>
          </w:rPr>
          <w:tab/>
        </w:r>
        <w:r>
          <w:rPr>
            <w:noProof/>
            <w:webHidden/>
          </w:rPr>
          <w:fldChar w:fldCharType="begin"/>
        </w:r>
        <w:r w:rsidR="00167323">
          <w:rPr>
            <w:noProof/>
            <w:webHidden/>
          </w:rPr>
          <w:instrText xml:space="preserve"> PAGEREF _Toc223513207 \h </w:instrText>
        </w:r>
        <w:r>
          <w:rPr>
            <w:noProof/>
            <w:webHidden/>
          </w:rPr>
        </w:r>
        <w:r>
          <w:rPr>
            <w:noProof/>
            <w:webHidden/>
          </w:rPr>
          <w:fldChar w:fldCharType="separate"/>
        </w:r>
        <w:r w:rsidR="00167323">
          <w:rPr>
            <w:noProof/>
            <w:webHidden/>
          </w:rPr>
          <w:t>236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08" w:history="1">
        <w:r w:rsidR="00167323" w:rsidRPr="00BD37E9">
          <w:rPr>
            <w:rStyle w:val="Hyperlink"/>
            <w:noProof/>
          </w:rPr>
          <w:t>3.2.405</w:t>
        </w:r>
        <w:r w:rsidR="00167323">
          <w:rPr>
            <w:rFonts w:asciiTheme="minorHAnsi" w:eastAsiaTheme="minorEastAsia" w:hAnsiTheme="minorHAnsi" w:cstheme="minorBidi"/>
            <w:b w:val="0"/>
            <w:noProof/>
            <w:sz w:val="22"/>
            <w:szCs w:val="22"/>
          </w:rPr>
          <w:tab/>
        </w:r>
        <w:r w:rsidR="00167323" w:rsidRPr="00BD37E9">
          <w:rPr>
            <w:rStyle w:val="Hyperlink"/>
            <w:noProof/>
          </w:rPr>
          <w:t xml:space="preserve">E85R – PID $209B – </w:t>
        </w:r>
        <w:r w:rsidR="00167323" w:rsidRPr="00BD37E9">
          <w:rPr>
            <w:rStyle w:val="Hyperlink"/>
            <w:rFonts w:eastAsia="SimSun"/>
            <w:noProof/>
            <w:lang w:eastAsia="zh-CN"/>
          </w:rPr>
          <w:t xml:space="preserve">Recommended Maximum Ethanol Concentration When </w:t>
        </w:r>
        <w:r w:rsidR="00167323" w:rsidRPr="00BD37E9">
          <w:rPr>
            <w:rStyle w:val="Hyperlink"/>
            <w:noProof/>
          </w:rPr>
          <w:t>Recommended</w:t>
        </w:r>
        <w:r w:rsidR="00167323" w:rsidRPr="00BD37E9">
          <w:rPr>
            <w:rStyle w:val="Hyperlink"/>
            <w:rFonts w:eastAsia="SimSun"/>
            <w:noProof/>
            <w:lang w:eastAsia="zh-CN"/>
          </w:rPr>
          <w:t xml:space="preserve"> Ethanol Concentration Exceeded</w:t>
        </w:r>
        <w:r w:rsidR="00167323">
          <w:rPr>
            <w:noProof/>
            <w:webHidden/>
          </w:rPr>
          <w:tab/>
        </w:r>
        <w:r>
          <w:rPr>
            <w:noProof/>
            <w:webHidden/>
          </w:rPr>
          <w:fldChar w:fldCharType="begin"/>
        </w:r>
        <w:r w:rsidR="00167323">
          <w:rPr>
            <w:noProof/>
            <w:webHidden/>
          </w:rPr>
          <w:instrText xml:space="preserve"> PAGEREF _Toc223513208 \h </w:instrText>
        </w:r>
        <w:r>
          <w:rPr>
            <w:noProof/>
            <w:webHidden/>
          </w:rPr>
        </w:r>
        <w:r>
          <w:rPr>
            <w:noProof/>
            <w:webHidden/>
          </w:rPr>
          <w:fldChar w:fldCharType="separate"/>
        </w:r>
        <w:r w:rsidR="00167323">
          <w:rPr>
            <w:noProof/>
            <w:webHidden/>
          </w:rPr>
          <w:t>236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09" w:history="1">
        <w:r w:rsidR="00167323" w:rsidRPr="00BD37E9">
          <w:rPr>
            <w:rStyle w:val="Hyperlink"/>
            <w:noProof/>
          </w:rPr>
          <w:t>3.2.406</w:t>
        </w:r>
        <w:r w:rsidR="00167323">
          <w:rPr>
            <w:rFonts w:asciiTheme="minorHAnsi" w:eastAsiaTheme="minorEastAsia" w:hAnsiTheme="minorHAnsi" w:cstheme="minorBidi"/>
            <w:b w:val="0"/>
            <w:noProof/>
            <w:sz w:val="22"/>
            <w:szCs w:val="22"/>
          </w:rPr>
          <w:tab/>
        </w:r>
        <w:r w:rsidR="00167323" w:rsidRPr="00BD37E9">
          <w:rPr>
            <w:rStyle w:val="Hyperlink"/>
            <w:noProof/>
          </w:rPr>
          <w:t xml:space="preserve">E85R – PID $209C – Currently </w:t>
        </w:r>
        <w:r w:rsidR="00167323" w:rsidRPr="00BD37E9">
          <w:rPr>
            <w:rStyle w:val="Hyperlink"/>
            <w:rFonts w:eastAsia="SimSun"/>
            <w:noProof/>
            <w:lang w:eastAsia="zh-CN"/>
          </w:rPr>
          <w:t xml:space="preserve">Recommended Maximum Ethanol </w:t>
        </w:r>
        <w:r w:rsidR="00167323" w:rsidRPr="00BD37E9">
          <w:rPr>
            <w:rStyle w:val="Hyperlink"/>
            <w:noProof/>
          </w:rPr>
          <w:t>Concentration</w:t>
        </w:r>
        <w:r w:rsidR="00167323">
          <w:rPr>
            <w:noProof/>
            <w:webHidden/>
          </w:rPr>
          <w:tab/>
        </w:r>
        <w:r>
          <w:rPr>
            <w:noProof/>
            <w:webHidden/>
          </w:rPr>
          <w:fldChar w:fldCharType="begin"/>
        </w:r>
        <w:r w:rsidR="00167323">
          <w:rPr>
            <w:noProof/>
            <w:webHidden/>
          </w:rPr>
          <w:instrText xml:space="preserve"> PAGEREF _Toc223513209 \h </w:instrText>
        </w:r>
        <w:r>
          <w:rPr>
            <w:noProof/>
            <w:webHidden/>
          </w:rPr>
        </w:r>
        <w:r>
          <w:rPr>
            <w:noProof/>
            <w:webHidden/>
          </w:rPr>
          <w:fldChar w:fldCharType="separate"/>
        </w:r>
        <w:r w:rsidR="00167323">
          <w:rPr>
            <w:noProof/>
            <w:webHidden/>
          </w:rPr>
          <w:t>237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10" w:history="1">
        <w:r w:rsidR="00167323" w:rsidRPr="00BD37E9">
          <w:rPr>
            <w:rStyle w:val="Hyperlink"/>
            <w:noProof/>
          </w:rPr>
          <w:t>3.2.407</w:t>
        </w:r>
        <w:r w:rsidR="00167323">
          <w:rPr>
            <w:rFonts w:asciiTheme="minorHAnsi" w:eastAsiaTheme="minorEastAsia" w:hAnsiTheme="minorHAnsi" w:cstheme="minorBidi"/>
            <w:b w:val="0"/>
            <w:noProof/>
            <w:sz w:val="22"/>
            <w:szCs w:val="22"/>
          </w:rPr>
          <w:tab/>
        </w:r>
        <w:r w:rsidR="00167323" w:rsidRPr="00BD37E9">
          <w:rPr>
            <w:rStyle w:val="Hyperlink"/>
            <w:noProof/>
          </w:rPr>
          <w:t xml:space="preserve">E85R – PID $209D – </w:t>
        </w:r>
        <w:r w:rsidR="00167323" w:rsidRPr="00BD37E9">
          <w:rPr>
            <w:rStyle w:val="Hyperlink"/>
            <w:rFonts w:eastAsia="SimSun"/>
            <w:noProof/>
            <w:lang w:eastAsia="zh-CN"/>
          </w:rPr>
          <w:t xml:space="preserve">Actual Ethanol Composition When </w:t>
        </w:r>
        <w:r w:rsidR="00167323" w:rsidRPr="00BD37E9">
          <w:rPr>
            <w:rStyle w:val="Hyperlink"/>
            <w:noProof/>
          </w:rPr>
          <w:t>Recommended</w:t>
        </w:r>
        <w:r w:rsidR="00167323" w:rsidRPr="00BD37E9">
          <w:rPr>
            <w:rStyle w:val="Hyperlink"/>
            <w:rFonts w:eastAsia="SimSun"/>
            <w:noProof/>
            <w:lang w:eastAsia="zh-CN"/>
          </w:rPr>
          <w:t xml:space="preserve"> Ethanol </w:t>
        </w:r>
        <w:r w:rsidR="00167323" w:rsidRPr="00BD37E9">
          <w:rPr>
            <w:rStyle w:val="Hyperlink"/>
            <w:noProof/>
          </w:rPr>
          <w:t>Concentration</w:t>
        </w:r>
        <w:r w:rsidR="00167323" w:rsidRPr="00BD37E9">
          <w:rPr>
            <w:rStyle w:val="Hyperlink"/>
            <w:rFonts w:eastAsia="SimSun"/>
            <w:noProof/>
            <w:lang w:eastAsia="zh-CN"/>
          </w:rPr>
          <w:t xml:space="preserve"> Exceeded</w:t>
        </w:r>
        <w:r w:rsidR="00167323">
          <w:rPr>
            <w:noProof/>
            <w:webHidden/>
          </w:rPr>
          <w:tab/>
        </w:r>
        <w:r>
          <w:rPr>
            <w:noProof/>
            <w:webHidden/>
          </w:rPr>
          <w:fldChar w:fldCharType="begin"/>
        </w:r>
        <w:r w:rsidR="00167323">
          <w:rPr>
            <w:noProof/>
            <w:webHidden/>
          </w:rPr>
          <w:instrText xml:space="preserve"> PAGEREF _Toc223513210 \h </w:instrText>
        </w:r>
        <w:r>
          <w:rPr>
            <w:noProof/>
            <w:webHidden/>
          </w:rPr>
        </w:r>
        <w:r>
          <w:rPr>
            <w:noProof/>
            <w:webHidden/>
          </w:rPr>
          <w:fldChar w:fldCharType="separate"/>
        </w:r>
        <w:r w:rsidR="00167323">
          <w:rPr>
            <w:noProof/>
            <w:webHidden/>
          </w:rPr>
          <w:t>237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11" w:history="1">
        <w:r w:rsidR="00167323" w:rsidRPr="00BD37E9">
          <w:rPr>
            <w:rStyle w:val="Hyperlink"/>
            <w:noProof/>
          </w:rPr>
          <w:t>3.2.408</w:t>
        </w:r>
        <w:r w:rsidR="00167323">
          <w:rPr>
            <w:rFonts w:asciiTheme="minorHAnsi" w:eastAsiaTheme="minorEastAsia" w:hAnsiTheme="minorHAnsi" w:cstheme="minorBidi"/>
            <w:b w:val="0"/>
            <w:noProof/>
            <w:sz w:val="22"/>
            <w:szCs w:val="22"/>
          </w:rPr>
          <w:tab/>
        </w:r>
        <w:r w:rsidR="00167323" w:rsidRPr="00BD37E9">
          <w:rPr>
            <w:rStyle w:val="Hyperlink"/>
            <w:noProof/>
          </w:rPr>
          <w:t xml:space="preserve">E85R – PID $209E – Ambient Air Temperature </w:t>
        </w:r>
        <w:r w:rsidR="00167323" w:rsidRPr="00BD37E9">
          <w:rPr>
            <w:rStyle w:val="Hyperlink"/>
            <w:rFonts w:eastAsia="SimSun"/>
            <w:noProof/>
            <w:lang w:eastAsia="zh-CN"/>
          </w:rPr>
          <w:t xml:space="preserve">When </w:t>
        </w:r>
        <w:r w:rsidR="00167323" w:rsidRPr="00BD37E9">
          <w:rPr>
            <w:rStyle w:val="Hyperlink"/>
            <w:noProof/>
          </w:rPr>
          <w:t>Recommended</w:t>
        </w:r>
        <w:r w:rsidR="00167323" w:rsidRPr="00BD37E9">
          <w:rPr>
            <w:rStyle w:val="Hyperlink"/>
            <w:rFonts w:eastAsia="SimSun"/>
            <w:noProof/>
            <w:lang w:eastAsia="zh-CN"/>
          </w:rPr>
          <w:t xml:space="preserve"> Ethanol </w:t>
        </w:r>
        <w:r w:rsidR="00167323" w:rsidRPr="00BD37E9">
          <w:rPr>
            <w:rStyle w:val="Hyperlink"/>
            <w:noProof/>
          </w:rPr>
          <w:t>Concentration</w:t>
        </w:r>
        <w:r w:rsidR="00167323" w:rsidRPr="00BD37E9">
          <w:rPr>
            <w:rStyle w:val="Hyperlink"/>
            <w:rFonts w:eastAsia="SimSun"/>
            <w:noProof/>
            <w:lang w:eastAsia="zh-CN"/>
          </w:rPr>
          <w:t xml:space="preserve"> Exceeded</w:t>
        </w:r>
        <w:r w:rsidR="00167323">
          <w:rPr>
            <w:noProof/>
            <w:webHidden/>
          </w:rPr>
          <w:tab/>
        </w:r>
        <w:r>
          <w:rPr>
            <w:noProof/>
            <w:webHidden/>
          </w:rPr>
          <w:fldChar w:fldCharType="begin"/>
        </w:r>
        <w:r w:rsidR="00167323">
          <w:rPr>
            <w:noProof/>
            <w:webHidden/>
          </w:rPr>
          <w:instrText xml:space="preserve"> PAGEREF _Toc223513211 \h </w:instrText>
        </w:r>
        <w:r>
          <w:rPr>
            <w:noProof/>
            <w:webHidden/>
          </w:rPr>
        </w:r>
        <w:r>
          <w:rPr>
            <w:noProof/>
            <w:webHidden/>
          </w:rPr>
          <w:fldChar w:fldCharType="separate"/>
        </w:r>
        <w:r w:rsidR="00167323">
          <w:rPr>
            <w:noProof/>
            <w:webHidden/>
          </w:rPr>
          <w:t>237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12" w:history="1">
        <w:r w:rsidR="00167323" w:rsidRPr="00BD37E9">
          <w:rPr>
            <w:rStyle w:val="Hyperlink"/>
            <w:noProof/>
          </w:rPr>
          <w:t>3.2.409</w:t>
        </w:r>
        <w:r w:rsidR="00167323">
          <w:rPr>
            <w:rFonts w:asciiTheme="minorHAnsi" w:eastAsiaTheme="minorEastAsia" w:hAnsiTheme="minorHAnsi" w:cstheme="minorBidi"/>
            <w:b w:val="0"/>
            <w:noProof/>
            <w:sz w:val="22"/>
            <w:szCs w:val="22"/>
          </w:rPr>
          <w:tab/>
        </w:r>
        <w:r w:rsidR="00167323" w:rsidRPr="00BD37E9">
          <w:rPr>
            <w:rStyle w:val="Hyperlink"/>
            <w:noProof/>
          </w:rPr>
          <w:t>E85R – PID $209F – Ignition Cycles Since Recommended</w:t>
        </w:r>
        <w:r w:rsidR="00167323" w:rsidRPr="00BD37E9">
          <w:rPr>
            <w:rStyle w:val="Hyperlink"/>
            <w:rFonts w:eastAsia="SimSun"/>
            <w:noProof/>
            <w:lang w:eastAsia="zh-CN"/>
          </w:rPr>
          <w:t xml:space="preserve"> Ethanol </w:t>
        </w:r>
        <w:r w:rsidR="00167323" w:rsidRPr="00BD37E9">
          <w:rPr>
            <w:rStyle w:val="Hyperlink"/>
            <w:noProof/>
          </w:rPr>
          <w:t>Concentration</w:t>
        </w:r>
        <w:r w:rsidR="00167323" w:rsidRPr="00BD37E9">
          <w:rPr>
            <w:rStyle w:val="Hyperlink"/>
            <w:rFonts w:eastAsia="SimSun"/>
            <w:noProof/>
            <w:lang w:eastAsia="zh-CN"/>
          </w:rPr>
          <w:t xml:space="preserve"> Exceeded</w:t>
        </w:r>
        <w:r w:rsidR="00167323">
          <w:rPr>
            <w:noProof/>
            <w:webHidden/>
          </w:rPr>
          <w:tab/>
        </w:r>
        <w:r>
          <w:rPr>
            <w:noProof/>
            <w:webHidden/>
          </w:rPr>
          <w:fldChar w:fldCharType="begin"/>
        </w:r>
        <w:r w:rsidR="00167323">
          <w:rPr>
            <w:noProof/>
            <w:webHidden/>
          </w:rPr>
          <w:instrText xml:space="preserve"> PAGEREF _Toc223513212 \h </w:instrText>
        </w:r>
        <w:r>
          <w:rPr>
            <w:noProof/>
            <w:webHidden/>
          </w:rPr>
        </w:r>
        <w:r>
          <w:rPr>
            <w:noProof/>
            <w:webHidden/>
          </w:rPr>
          <w:fldChar w:fldCharType="separate"/>
        </w:r>
        <w:r w:rsidR="00167323">
          <w:rPr>
            <w:noProof/>
            <w:webHidden/>
          </w:rPr>
          <w:t>237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13" w:history="1">
        <w:r w:rsidR="00167323" w:rsidRPr="00BD37E9">
          <w:rPr>
            <w:rStyle w:val="Hyperlink"/>
            <w:noProof/>
          </w:rPr>
          <w:t>3.2.410</w:t>
        </w:r>
        <w:r w:rsidR="00167323">
          <w:rPr>
            <w:rFonts w:asciiTheme="minorHAnsi" w:eastAsiaTheme="minorEastAsia" w:hAnsiTheme="minorHAnsi" w:cstheme="minorBidi"/>
            <w:b w:val="0"/>
            <w:noProof/>
            <w:sz w:val="22"/>
            <w:szCs w:val="22"/>
          </w:rPr>
          <w:tab/>
        </w:r>
        <w:r w:rsidR="00167323" w:rsidRPr="00BD37E9">
          <w:rPr>
            <w:rStyle w:val="Hyperlink"/>
            <w:noProof/>
          </w:rPr>
          <w:t>E85R – PID $20A0 – Distance Since Recommended</w:t>
        </w:r>
        <w:r w:rsidR="00167323" w:rsidRPr="00BD37E9">
          <w:rPr>
            <w:rStyle w:val="Hyperlink"/>
            <w:rFonts w:eastAsia="SimSun"/>
            <w:noProof/>
            <w:lang w:eastAsia="zh-CN"/>
          </w:rPr>
          <w:t xml:space="preserve"> Ethanol </w:t>
        </w:r>
        <w:r w:rsidR="00167323" w:rsidRPr="00BD37E9">
          <w:rPr>
            <w:rStyle w:val="Hyperlink"/>
            <w:noProof/>
          </w:rPr>
          <w:t>Concentration</w:t>
        </w:r>
        <w:r w:rsidR="00167323" w:rsidRPr="00BD37E9">
          <w:rPr>
            <w:rStyle w:val="Hyperlink"/>
            <w:rFonts w:eastAsia="SimSun"/>
            <w:noProof/>
            <w:lang w:eastAsia="zh-CN"/>
          </w:rPr>
          <w:t xml:space="preserve"> Exceeded</w:t>
        </w:r>
        <w:r w:rsidR="00167323">
          <w:rPr>
            <w:noProof/>
            <w:webHidden/>
          </w:rPr>
          <w:tab/>
        </w:r>
        <w:r>
          <w:rPr>
            <w:noProof/>
            <w:webHidden/>
          </w:rPr>
          <w:fldChar w:fldCharType="begin"/>
        </w:r>
        <w:r w:rsidR="00167323">
          <w:rPr>
            <w:noProof/>
            <w:webHidden/>
          </w:rPr>
          <w:instrText xml:space="preserve"> PAGEREF _Toc223513213 \h </w:instrText>
        </w:r>
        <w:r>
          <w:rPr>
            <w:noProof/>
            <w:webHidden/>
          </w:rPr>
        </w:r>
        <w:r>
          <w:rPr>
            <w:noProof/>
            <w:webHidden/>
          </w:rPr>
          <w:fldChar w:fldCharType="separate"/>
        </w:r>
        <w:r w:rsidR="00167323">
          <w:rPr>
            <w:noProof/>
            <w:webHidden/>
          </w:rPr>
          <w:t>238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14" w:history="1">
        <w:r w:rsidR="00167323" w:rsidRPr="00BD37E9">
          <w:rPr>
            <w:rStyle w:val="Hyperlink"/>
            <w:noProof/>
          </w:rPr>
          <w:t>3.2.411</w:t>
        </w:r>
        <w:r w:rsidR="00167323">
          <w:rPr>
            <w:rFonts w:asciiTheme="minorHAnsi" w:eastAsiaTheme="minorEastAsia" w:hAnsiTheme="minorHAnsi" w:cstheme="minorBidi"/>
            <w:b w:val="0"/>
            <w:noProof/>
            <w:sz w:val="22"/>
            <w:szCs w:val="22"/>
          </w:rPr>
          <w:tab/>
        </w:r>
        <w:r w:rsidR="00167323" w:rsidRPr="00BD37E9">
          <w:rPr>
            <w:rStyle w:val="Hyperlink"/>
            <w:noProof/>
          </w:rPr>
          <w:t>E85R – PID $20A1 – Fuel Consumed Since Recommended</w:t>
        </w:r>
        <w:r w:rsidR="00167323" w:rsidRPr="00BD37E9">
          <w:rPr>
            <w:rStyle w:val="Hyperlink"/>
            <w:rFonts w:eastAsia="SimSun"/>
            <w:noProof/>
            <w:lang w:eastAsia="zh-CN"/>
          </w:rPr>
          <w:t xml:space="preserve"> Ethanol </w:t>
        </w:r>
        <w:r w:rsidR="00167323" w:rsidRPr="00BD37E9">
          <w:rPr>
            <w:rStyle w:val="Hyperlink"/>
            <w:noProof/>
          </w:rPr>
          <w:t>Concentration</w:t>
        </w:r>
        <w:r w:rsidR="00167323" w:rsidRPr="00BD37E9">
          <w:rPr>
            <w:rStyle w:val="Hyperlink"/>
            <w:rFonts w:eastAsia="SimSun"/>
            <w:noProof/>
            <w:lang w:eastAsia="zh-CN"/>
          </w:rPr>
          <w:t xml:space="preserve"> Exceeded</w:t>
        </w:r>
        <w:r w:rsidR="00167323">
          <w:rPr>
            <w:noProof/>
            <w:webHidden/>
          </w:rPr>
          <w:tab/>
        </w:r>
        <w:r>
          <w:rPr>
            <w:noProof/>
            <w:webHidden/>
          </w:rPr>
          <w:fldChar w:fldCharType="begin"/>
        </w:r>
        <w:r w:rsidR="00167323">
          <w:rPr>
            <w:noProof/>
            <w:webHidden/>
          </w:rPr>
          <w:instrText xml:space="preserve"> PAGEREF _Toc223513214 \h </w:instrText>
        </w:r>
        <w:r>
          <w:rPr>
            <w:noProof/>
            <w:webHidden/>
          </w:rPr>
        </w:r>
        <w:r>
          <w:rPr>
            <w:noProof/>
            <w:webHidden/>
          </w:rPr>
          <w:fldChar w:fldCharType="separate"/>
        </w:r>
        <w:r w:rsidR="00167323">
          <w:rPr>
            <w:noProof/>
            <w:webHidden/>
          </w:rPr>
          <w:t>238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15" w:history="1">
        <w:r w:rsidR="00167323" w:rsidRPr="00BD37E9">
          <w:rPr>
            <w:rStyle w:val="Hyperlink"/>
            <w:noProof/>
          </w:rPr>
          <w:t>3.2.412</w:t>
        </w:r>
        <w:r w:rsidR="00167323">
          <w:rPr>
            <w:rFonts w:asciiTheme="minorHAnsi" w:eastAsiaTheme="minorEastAsia" w:hAnsiTheme="minorHAnsi" w:cstheme="minorBidi"/>
            <w:b w:val="0"/>
            <w:noProof/>
            <w:sz w:val="22"/>
            <w:szCs w:val="22"/>
          </w:rPr>
          <w:tab/>
        </w:r>
        <w:r w:rsidR="00167323" w:rsidRPr="00BD37E9">
          <w:rPr>
            <w:rStyle w:val="Hyperlink"/>
            <w:noProof/>
          </w:rPr>
          <w:t>E85R – PID $20A2 – Refueling Events Since Recommended</w:t>
        </w:r>
        <w:r w:rsidR="00167323" w:rsidRPr="00BD37E9">
          <w:rPr>
            <w:rStyle w:val="Hyperlink"/>
            <w:rFonts w:eastAsia="SimSun"/>
            <w:noProof/>
            <w:lang w:eastAsia="zh-CN"/>
          </w:rPr>
          <w:t xml:space="preserve"> Ethanol </w:t>
        </w:r>
        <w:r w:rsidR="00167323" w:rsidRPr="00BD37E9">
          <w:rPr>
            <w:rStyle w:val="Hyperlink"/>
            <w:noProof/>
          </w:rPr>
          <w:t>Concentration</w:t>
        </w:r>
        <w:r w:rsidR="00167323" w:rsidRPr="00BD37E9">
          <w:rPr>
            <w:rStyle w:val="Hyperlink"/>
            <w:rFonts w:eastAsia="SimSun"/>
            <w:noProof/>
            <w:lang w:eastAsia="zh-CN"/>
          </w:rPr>
          <w:t xml:space="preserve"> Exceeded</w:t>
        </w:r>
        <w:r w:rsidR="00167323">
          <w:rPr>
            <w:noProof/>
            <w:webHidden/>
          </w:rPr>
          <w:tab/>
        </w:r>
        <w:r>
          <w:rPr>
            <w:noProof/>
            <w:webHidden/>
          </w:rPr>
          <w:fldChar w:fldCharType="begin"/>
        </w:r>
        <w:r w:rsidR="00167323">
          <w:rPr>
            <w:noProof/>
            <w:webHidden/>
          </w:rPr>
          <w:instrText xml:space="preserve"> PAGEREF _Toc223513215 \h </w:instrText>
        </w:r>
        <w:r>
          <w:rPr>
            <w:noProof/>
            <w:webHidden/>
          </w:rPr>
        </w:r>
        <w:r>
          <w:rPr>
            <w:noProof/>
            <w:webHidden/>
          </w:rPr>
          <w:fldChar w:fldCharType="separate"/>
        </w:r>
        <w:r w:rsidR="00167323">
          <w:rPr>
            <w:noProof/>
            <w:webHidden/>
          </w:rPr>
          <w:t>238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16" w:history="1">
        <w:r w:rsidR="00167323" w:rsidRPr="00BD37E9">
          <w:rPr>
            <w:rStyle w:val="Hyperlink"/>
            <w:noProof/>
            <w:lang w:val="es-ES"/>
          </w:rPr>
          <w:t>3.2.413</w:t>
        </w:r>
        <w:r w:rsidR="00167323">
          <w:rPr>
            <w:rFonts w:asciiTheme="minorHAnsi" w:eastAsiaTheme="minorEastAsia" w:hAnsiTheme="minorHAnsi" w:cstheme="minorBidi"/>
            <w:b w:val="0"/>
            <w:noProof/>
            <w:sz w:val="22"/>
            <w:szCs w:val="22"/>
          </w:rPr>
          <w:tab/>
        </w:r>
        <w:r w:rsidR="00167323" w:rsidRPr="00BD37E9">
          <w:rPr>
            <w:rStyle w:val="Hyperlink"/>
            <w:noProof/>
            <w:lang w:val="es-ES"/>
          </w:rPr>
          <w:t>E85R – PID $20A3 – Fuel Composition Sensor Frequency</w:t>
        </w:r>
        <w:r w:rsidR="00167323">
          <w:rPr>
            <w:noProof/>
            <w:webHidden/>
          </w:rPr>
          <w:tab/>
        </w:r>
        <w:r>
          <w:rPr>
            <w:noProof/>
            <w:webHidden/>
          </w:rPr>
          <w:fldChar w:fldCharType="begin"/>
        </w:r>
        <w:r w:rsidR="00167323">
          <w:rPr>
            <w:noProof/>
            <w:webHidden/>
          </w:rPr>
          <w:instrText xml:space="preserve"> PAGEREF _Toc223513216 \h </w:instrText>
        </w:r>
        <w:r>
          <w:rPr>
            <w:noProof/>
            <w:webHidden/>
          </w:rPr>
        </w:r>
        <w:r>
          <w:rPr>
            <w:noProof/>
            <w:webHidden/>
          </w:rPr>
          <w:fldChar w:fldCharType="separate"/>
        </w:r>
        <w:r w:rsidR="00167323">
          <w:rPr>
            <w:noProof/>
            <w:webHidden/>
          </w:rPr>
          <w:t>238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17" w:history="1">
        <w:r w:rsidR="00167323" w:rsidRPr="00BD37E9">
          <w:rPr>
            <w:rStyle w:val="Hyperlink"/>
            <w:noProof/>
          </w:rPr>
          <w:t>3.2.414</w:t>
        </w:r>
        <w:r w:rsidR="00167323">
          <w:rPr>
            <w:rFonts w:asciiTheme="minorHAnsi" w:eastAsiaTheme="minorEastAsia" w:hAnsiTheme="minorHAnsi" w:cstheme="minorBidi"/>
            <w:b w:val="0"/>
            <w:noProof/>
            <w:sz w:val="22"/>
            <w:szCs w:val="22"/>
          </w:rPr>
          <w:tab/>
        </w:r>
        <w:r w:rsidR="00167323" w:rsidRPr="00BD37E9">
          <w:rPr>
            <w:rStyle w:val="Hyperlink"/>
            <w:noProof/>
          </w:rPr>
          <w:t>DMDR – PID $20D7 – Economy Mode Switch Status</w:t>
        </w:r>
        <w:r w:rsidR="00167323">
          <w:rPr>
            <w:noProof/>
            <w:webHidden/>
          </w:rPr>
          <w:tab/>
        </w:r>
        <w:r>
          <w:rPr>
            <w:noProof/>
            <w:webHidden/>
          </w:rPr>
          <w:fldChar w:fldCharType="begin"/>
        </w:r>
        <w:r w:rsidR="00167323">
          <w:rPr>
            <w:noProof/>
            <w:webHidden/>
          </w:rPr>
          <w:instrText xml:space="preserve"> PAGEREF _Toc223513217 \h </w:instrText>
        </w:r>
        <w:r>
          <w:rPr>
            <w:noProof/>
            <w:webHidden/>
          </w:rPr>
        </w:r>
        <w:r>
          <w:rPr>
            <w:noProof/>
            <w:webHidden/>
          </w:rPr>
          <w:fldChar w:fldCharType="separate"/>
        </w:r>
        <w:r w:rsidR="00167323">
          <w:rPr>
            <w:noProof/>
            <w:webHidden/>
          </w:rPr>
          <w:t>238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18" w:history="1">
        <w:r w:rsidR="00167323" w:rsidRPr="00BD37E9">
          <w:rPr>
            <w:rStyle w:val="Hyperlink"/>
            <w:noProof/>
          </w:rPr>
          <w:t>3.2.415</w:t>
        </w:r>
        <w:r w:rsidR="00167323">
          <w:rPr>
            <w:rFonts w:asciiTheme="minorHAnsi" w:eastAsiaTheme="minorEastAsia" w:hAnsiTheme="minorHAnsi" w:cstheme="minorBidi"/>
            <w:b w:val="0"/>
            <w:noProof/>
            <w:sz w:val="22"/>
            <w:szCs w:val="22"/>
          </w:rPr>
          <w:tab/>
        </w:r>
        <w:r w:rsidR="00167323" w:rsidRPr="00BD37E9">
          <w:rPr>
            <w:rStyle w:val="Hyperlink"/>
            <w:noProof/>
          </w:rPr>
          <w:t>DMDR – PID $20D8 – Economy Mode Switch A/D</w:t>
        </w:r>
        <w:r w:rsidR="00167323">
          <w:rPr>
            <w:noProof/>
            <w:webHidden/>
          </w:rPr>
          <w:tab/>
        </w:r>
        <w:r>
          <w:rPr>
            <w:noProof/>
            <w:webHidden/>
          </w:rPr>
          <w:fldChar w:fldCharType="begin"/>
        </w:r>
        <w:r w:rsidR="00167323">
          <w:rPr>
            <w:noProof/>
            <w:webHidden/>
          </w:rPr>
          <w:instrText xml:space="preserve"> PAGEREF _Toc223513218 \h </w:instrText>
        </w:r>
        <w:r>
          <w:rPr>
            <w:noProof/>
            <w:webHidden/>
          </w:rPr>
        </w:r>
        <w:r>
          <w:rPr>
            <w:noProof/>
            <w:webHidden/>
          </w:rPr>
          <w:fldChar w:fldCharType="separate"/>
        </w:r>
        <w:r w:rsidR="00167323">
          <w:rPr>
            <w:noProof/>
            <w:webHidden/>
          </w:rPr>
          <w:t>239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19" w:history="1">
        <w:r w:rsidR="00167323" w:rsidRPr="00BD37E9">
          <w:rPr>
            <w:rStyle w:val="Hyperlink"/>
            <w:noProof/>
          </w:rPr>
          <w:t>3.2.416</w:t>
        </w:r>
        <w:r w:rsidR="00167323">
          <w:rPr>
            <w:rFonts w:asciiTheme="minorHAnsi" w:eastAsiaTheme="minorEastAsia" w:hAnsiTheme="minorHAnsi" w:cstheme="minorBidi"/>
            <w:b w:val="0"/>
            <w:noProof/>
            <w:sz w:val="22"/>
            <w:szCs w:val="22"/>
          </w:rPr>
          <w:tab/>
        </w:r>
        <w:r w:rsidR="00167323" w:rsidRPr="00BD37E9">
          <w:rPr>
            <w:rStyle w:val="Hyperlink"/>
            <w:noProof/>
          </w:rPr>
          <w:t>SHPR – PID $2800 – Transmission Shift Solenoid A Control Circuit</w:t>
        </w:r>
        <w:r w:rsidR="00167323">
          <w:rPr>
            <w:noProof/>
            <w:webHidden/>
          </w:rPr>
          <w:tab/>
        </w:r>
        <w:r>
          <w:rPr>
            <w:noProof/>
            <w:webHidden/>
          </w:rPr>
          <w:fldChar w:fldCharType="begin"/>
        </w:r>
        <w:r w:rsidR="00167323">
          <w:rPr>
            <w:noProof/>
            <w:webHidden/>
          </w:rPr>
          <w:instrText xml:space="preserve"> PAGEREF _Toc223513219 \h </w:instrText>
        </w:r>
        <w:r>
          <w:rPr>
            <w:noProof/>
            <w:webHidden/>
          </w:rPr>
        </w:r>
        <w:r>
          <w:rPr>
            <w:noProof/>
            <w:webHidden/>
          </w:rPr>
          <w:fldChar w:fldCharType="separate"/>
        </w:r>
        <w:r w:rsidR="00167323">
          <w:rPr>
            <w:noProof/>
            <w:webHidden/>
          </w:rPr>
          <w:t>240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20" w:history="1">
        <w:r w:rsidR="00167323" w:rsidRPr="00BD37E9">
          <w:rPr>
            <w:rStyle w:val="Hyperlink"/>
            <w:noProof/>
          </w:rPr>
          <w:t>3.2.417</w:t>
        </w:r>
        <w:r w:rsidR="00167323">
          <w:rPr>
            <w:rFonts w:asciiTheme="minorHAnsi" w:eastAsiaTheme="minorEastAsia" w:hAnsiTheme="minorHAnsi" w:cstheme="minorBidi"/>
            <w:b w:val="0"/>
            <w:noProof/>
            <w:sz w:val="22"/>
            <w:szCs w:val="22"/>
          </w:rPr>
          <w:tab/>
        </w:r>
        <w:r w:rsidR="00167323" w:rsidRPr="00BD37E9">
          <w:rPr>
            <w:rStyle w:val="Hyperlink"/>
            <w:noProof/>
          </w:rPr>
          <w:t>SHPR – PID $2801 – Transmission Shift Solenoid B Control Circuit</w:t>
        </w:r>
        <w:r w:rsidR="00167323">
          <w:rPr>
            <w:noProof/>
            <w:webHidden/>
          </w:rPr>
          <w:tab/>
        </w:r>
        <w:r>
          <w:rPr>
            <w:noProof/>
            <w:webHidden/>
          </w:rPr>
          <w:fldChar w:fldCharType="begin"/>
        </w:r>
        <w:r w:rsidR="00167323">
          <w:rPr>
            <w:noProof/>
            <w:webHidden/>
          </w:rPr>
          <w:instrText xml:space="preserve"> PAGEREF _Toc223513220 \h </w:instrText>
        </w:r>
        <w:r>
          <w:rPr>
            <w:noProof/>
            <w:webHidden/>
          </w:rPr>
        </w:r>
        <w:r>
          <w:rPr>
            <w:noProof/>
            <w:webHidden/>
          </w:rPr>
          <w:fldChar w:fldCharType="separate"/>
        </w:r>
        <w:r w:rsidR="00167323">
          <w:rPr>
            <w:noProof/>
            <w:webHidden/>
          </w:rPr>
          <w:t>240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21" w:history="1">
        <w:r w:rsidR="00167323" w:rsidRPr="00BD37E9">
          <w:rPr>
            <w:rStyle w:val="Hyperlink"/>
            <w:noProof/>
          </w:rPr>
          <w:t>3.2.418</w:t>
        </w:r>
        <w:r w:rsidR="00167323">
          <w:rPr>
            <w:rFonts w:asciiTheme="minorHAnsi" w:eastAsiaTheme="minorEastAsia" w:hAnsiTheme="minorHAnsi" w:cstheme="minorBidi"/>
            <w:b w:val="0"/>
            <w:noProof/>
            <w:sz w:val="22"/>
            <w:szCs w:val="22"/>
          </w:rPr>
          <w:tab/>
        </w:r>
        <w:r w:rsidR="00167323" w:rsidRPr="00BD37E9">
          <w:rPr>
            <w:rStyle w:val="Hyperlink"/>
            <w:noProof/>
          </w:rPr>
          <w:t>SHPR – PID $2802 – Transmission Shift Solenoid C Control Circuit</w:t>
        </w:r>
        <w:r w:rsidR="00167323">
          <w:rPr>
            <w:noProof/>
            <w:webHidden/>
          </w:rPr>
          <w:tab/>
        </w:r>
        <w:r>
          <w:rPr>
            <w:noProof/>
            <w:webHidden/>
          </w:rPr>
          <w:fldChar w:fldCharType="begin"/>
        </w:r>
        <w:r w:rsidR="00167323">
          <w:rPr>
            <w:noProof/>
            <w:webHidden/>
          </w:rPr>
          <w:instrText xml:space="preserve"> PAGEREF _Toc223513221 \h </w:instrText>
        </w:r>
        <w:r>
          <w:rPr>
            <w:noProof/>
            <w:webHidden/>
          </w:rPr>
        </w:r>
        <w:r>
          <w:rPr>
            <w:noProof/>
            <w:webHidden/>
          </w:rPr>
          <w:fldChar w:fldCharType="separate"/>
        </w:r>
        <w:r w:rsidR="00167323">
          <w:rPr>
            <w:noProof/>
            <w:webHidden/>
          </w:rPr>
          <w:t>241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22" w:history="1">
        <w:r w:rsidR="00167323" w:rsidRPr="00BD37E9">
          <w:rPr>
            <w:rStyle w:val="Hyperlink"/>
            <w:noProof/>
          </w:rPr>
          <w:t>3.2.419</w:t>
        </w:r>
        <w:r w:rsidR="00167323">
          <w:rPr>
            <w:rFonts w:asciiTheme="minorHAnsi" w:eastAsiaTheme="minorEastAsia" w:hAnsiTheme="minorHAnsi" w:cstheme="minorBidi"/>
            <w:b w:val="0"/>
            <w:noProof/>
            <w:sz w:val="22"/>
            <w:szCs w:val="22"/>
          </w:rPr>
          <w:tab/>
        </w:r>
        <w:r w:rsidR="00167323" w:rsidRPr="00BD37E9">
          <w:rPr>
            <w:rStyle w:val="Hyperlink"/>
            <w:noProof/>
          </w:rPr>
          <w:t>D32R – PID $2803 – Transmission 3-2 Downshift Solenoid Control Circuit</w:t>
        </w:r>
        <w:r w:rsidR="00167323">
          <w:rPr>
            <w:noProof/>
            <w:webHidden/>
          </w:rPr>
          <w:tab/>
        </w:r>
        <w:r>
          <w:rPr>
            <w:noProof/>
            <w:webHidden/>
          </w:rPr>
          <w:fldChar w:fldCharType="begin"/>
        </w:r>
        <w:r w:rsidR="00167323">
          <w:rPr>
            <w:noProof/>
            <w:webHidden/>
          </w:rPr>
          <w:instrText xml:space="preserve"> PAGEREF _Toc223513222 \h </w:instrText>
        </w:r>
        <w:r>
          <w:rPr>
            <w:noProof/>
            <w:webHidden/>
          </w:rPr>
        </w:r>
        <w:r>
          <w:rPr>
            <w:noProof/>
            <w:webHidden/>
          </w:rPr>
          <w:fldChar w:fldCharType="separate"/>
        </w:r>
        <w:r w:rsidR="00167323">
          <w:rPr>
            <w:noProof/>
            <w:webHidden/>
          </w:rPr>
          <w:t>241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23" w:history="1">
        <w:r w:rsidR="00167323" w:rsidRPr="00BD37E9">
          <w:rPr>
            <w:rStyle w:val="Hyperlink"/>
            <w:noProof/>
          </w:rPr>
          <w:t>3.2.420</w:t>
        </w:r>
        <w:r w:rsidR="00167323">
          <w:rPr>
            <w:rFonts w:asciiTheme="minorHAnsi" w:eastAsiaTheme="minorEastAsia" w:hAnsiTheme="minorHAnsi" w:cstheme="minorBidi"/>
            <w:b w:val="0"/>
            <w:noProof/>
            <w:sz w:val="22"/>
            <w:szCs w:val="22"/>
          </w:rPr>
          <w:tab/>
        </w:r>
        <w:r w:rsidR="00167323" w:rsidRPr="00BD37E9">
          <w:rPr>
            <w:rStyle w:val="Hyperlink"/>
            <w:noProof/>
          </w:rPr>
          <w:t>HSDR – PID $2804 – Transmission High Side Driver 1 Control Circuit</w:t>
        </w:r>
        <w:r w:rsidR="00167323">
          <w:rPr>
            <w:noProof/>
            <w:webHidden/>
          </w:rPr>
          <w:tab/>
        </w:r>
        <w:r>
          <w:rPr>
            <w:noProof/>
            <w:webHidden/>
          </w:rPr>
          <w:fldChar w:fldCharType="begin"/>
        </w:r>
        <w:r w:rsidR="00167323">
          <w:rPr>
            <w:noProof/>
            <w:webHidden/>
          </w:rPr>
          <w:instrText xml:space="preserve"> PAGEREF _Toc223513223 \h </w:instrText>
        </w:r>
        <w:r>
          <w:rPr>
            <w:noProof/>
            <w:webHidden/>
          </w:rPr>
        </w:r>
        <w:r>
          <w:rPr>
            <w:noProof/>
            <w:webHidden/>
          </w:rPr>
          <w:fldChar w:fldCharType="separate"/>
        </w:r>
        <w:r w:rsidR="00167323">
          <w:rPr>
            <w:noProof/>
            <w:webHidden/>
          </w:rPr>
          <w:t>242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24" w:history="1">
        <w:r w:rsidR="00167323" w:rsidRPr="00BD37E9">
          <w:rPr>
            <w:rStyle w:val="Hyperlink"/>
            <w:noProof/>
          </w:rPr>
          <w:t>3.2.421</w:t>
        </w:r>
        <w:r w:rsidR="00167323">
          <w:rPr>
            <w:rFonts w:asciiTheme="minorHAnsi" w:eastAsiaTheme="minorEastAsia" w:hAnsiTheme="minorHAnsi" w:cstheme="minorBidi"/>
            <w:b w:val="0"/>
            <w:noProof/>
            <w:sz w:val="22"/>
            <w:szCs w:val="22"/>
          </w:rPr>
          <w:tab/>
        </w:r>
        <w:r w:rsidR="00167323" w:rsidRPr="00BD37E9">
          <w:rPr>
            <w:rStyle w:val="Hyperlink"/>
            <w:noProof/>
          </w:rPr>
          <w:t>HSDR – PID $2805 – Transmission High Side Driver 2 Control Circuit</w:t>
        </w:r>
        <w:r w:rsidR="00167323">
          <w:rPr>
            <w:noProof/>
            <w:webHidden/>
          </w:rPr>
          <w:tab/>
        </w:r>
        <w:r>
          <w:rPr>
            <w:noProof/>
            <w:webHidden/>
          </w:rPr>
          <w:fldChar w:fldCharType="begin"/>
        </w:r>
        <w:r w:rsidR="00167323">
          <w:rPr>
            <w:noProof/>
            <w:webHidden/>
          </w:rPr>
          <w:instrText xml:space="preserve"> PAGEREF _Toc223513224 \h </w:instrText>
        </w:r>
        <w:r>
          <w:rPr>
            <w:noProof/>
            <w:webHidden/>
          </w:rPr>
        </w:r>
        <w:r>
          <w:rPr>
            <w:noProof/>
            <w:webHidden/>
          </w:rPr>
          <w:fldChar w:fldCharType="separate"/>
        </w:r>
        <w:r w:rsidR="00167323">
          <w:rPr>
            <w:noProof/>
            <w:webHidden/>
          </w:rPr>
          <w:t>242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25" w:history="1">
        <w:r w:rsidR="00167323" w:rsidRPr="00BD37E9">
          <w:rPr>
            <w:rStyle w:val="Hyperlink"/>
            <w:noProof/>
          </w:rPr>
          <w:t>3.2.422</w:t>
        </w:r>
        <w:r w:rsidR="00167323">
          <w:rPr>
            <w:rFonts w:asciiTheme="minorHAnsi" w:eastAsiaTheme="minorEastAsia" w:hAnsiTheme="minorHAnsi" w:cstheme="minorBidi"/>
            <w:b w:val="0"/>
            <w:noProof/>
            <w:sz w:val="22"/>
            <w:szCs w:val="22"/>
          </w:rPr>
          <w:tab/>
        </w:r>
        <w:r w:rsidR="00167323" w:rsidRPr="00BD37E9">
          <w:rPr>
            <w:rStyle w:val="Hyperlink"/>
            <w:noProof/>
          </w:rPr>
          <w:t>TCCR – PID $2806 – Torque Converter Clutch Enable Control Circuit</w:t>
        </w:r>
        <w:r w:rsidR="00167323">
          <w:rPr>
            <w:noProof/>
            <w:webHidden/>
          </w:rPr>
          <w:tab/>
        </w:r>
        <w:r>
          <w:rPr>
            <w:noProof/>
            <w:webHidden/>
          </w:rPr>
          <w:fldChar w:fldCharType="begin"/>
        </w:r>
        <w:r w:rsidR="00167323">
          <w:rPr>
            <w:noProof/>
            <w:webHidden/>
          </w:rPr>
          <w:instrText xml:space="preserve"> PAGEREF _Toc223513225 \h </w:instrText>
        </w:r>
        <w:r>
          <w:rPr>
            <w:noProof/>
            <w:webHidden/>
          </w:rPr>
        </w:r>
        <w:r>
          <w:rPr>
            <w:noProof/>
            <w:webHidden/>
          </w:rPr>
          <w:fldChar w:fldCharType="separate"/>
        </w:r>
        <w:r w:rsidR="00167323">
          <w:rPr>
            <w:noProof/>
            <w:webHidden/>
          </w:rPr>
          <w:t>243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26" w:history="1">
        <w:r w:rsidR="00167323" w:rsidRPr="00BD37E9">
          <w:rPr>
            <w:rStyle w:val="Hyperlink"/>
            <w:noProof/>
          </w:rPr>
          <w:t>3.2.423</w:t>
        </w:r>
        <w:r w:rsidR="00167323">
          <w:rPr>
            <w:rFonts w:asciiTheme="minorHAnsi" w:eastAsiaTheme="minorEastAsia" w:hAnsiTheme="minorHAnsi" w:cstheme="minorBidi"/>
            <w:b w:val="0"/>
            <w:noProof/>
            <w:sz w:val="22"/>
            <w:szCs w:val="22"/>
          </w:rPr>
          <w:tab/>
        </w:r>
        <w:r w:rsidR="00167323" w:rsidRPr="00BD37E9">
          <w:rPr>
            <w:rStyle w:val="Hyperlink"/>
            <w:noProof/>
          </w:rPr>
          <w:t>TCCR – PID $2807 – Torque Converter Clutch Control Solenoid Control Circuit</w:t>
        </w:r>
        <w:r w:rsidR="00167323">
          <w:rPr>
            <w:noProof/>
            <w:webHidden/>
          </w:rPr>
          <w:tab/>
        </w:r>
        <w:r>
          <w:rPr>
            <w:noProof/>
            <w:webHidden/>
          </w:rPr>
          <w:fldChar w:fldCharType="begin"/>
        </w:r>
        <w:r w:rsidR="00167323">
          <w:rPr>
            <w:noProof/>
            <w:webHidden/>
          </w:rPr>
          <w:instrText xml:space="preserve"> PAGEREF _Toc223513226 \h </w:instrText>
        </w:r>
        <w:r>
          <w:rPr>
            <w:noProof/>
            <w:webHidden/>
          </w:rPr>
        </w:r>
        <w:r>
          <w:rPr>
            <w:noProof/>
            <w:webHidden/>
          </w:rPr>
          <w:fldChar w:fldCharType="separate"/>
        </w:r>
        <w:r w:rsidR="00167323">
          <w:rPr>
            <w:noProof/>
            <w:webHidden/>
          </w:rPr>
          <w:t>243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27" w:history="1">
        <w:r w:rsidR="00167323" w:rsidRPr="00BD37E9">
          <w:rPr>
            <w:rStyle w:val="Hyperlink"/>
            <w:noProof/>
          </w:rPr>
          <w:t>3.2.424</w:t>
        </w:r>
        <w:r w:rsidR="00167323">
          <w:rPr>
            <w:rFonts w:asciiTheme="minorHAnsi" w:eastAsiaTheme="minorEastAsia" w:hAnsiTheme="minorHAnsi" w:cstheme="minorBidi"/>
            <w:b w:val="0"/>
            <w:noProof/>
            <w:sz w:val="22"/>
            <w:szCs w:val="22"/>
          </w:rPr>
          <w:tab/>
        </w:r>
        <w:r w:rsidR="00167323" w:rsidRPr="00BD37E9">
          <w:rPr>
            <w:rStyle w:val="Hyperlink"/>
            <w:noProof/>
          </w:rPr>
          <w:t>TPCR – PID $2808 – Transmission Line Pressure Control Circuit</w:t>
        </w:r>
        <w:r w:rsidR="00167323">
          <w:rPr>
            <w:noProof/>
            <w:webHidden/>
          </w:rPr>
          <w:tab/>
        </w:r>
        <w:r>
          <w:rPr>
            <w:noProof/>
            <w:webHidden/>
          </w:rPr>
          <w:fldChar w:fldCharType="begin"/>
        </w:r>
        <w:r w:rsidR="00167323">
          <w:rPr>
            <w:noProof/>
            <w:webHidden/>
          </w:rPr>
          <w:instrText xml:space="preserve"> PAGEREF _Toc223513227 \h </w:instrText>
        </w:r>
        <w:r>
          <w:rPr>
            <w:noProof/>
            <w:webHidden/>
          </w:rPr>
        </w:r>
        <w:r>
          <w:rPr>
            <w:noProof/>
            <w:webHidden/>
          </w:rPr>
          <w:fldChar w:fldCharType="separate"/>
        </w:r>
        <w:r w:rsidR="00167323">
          <w:rPr>
            <w:noProof/>
            <w:webHidden/>
          </w:rPr>
          <w:t>244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28" w:history="1">
        <w:r w:rsidR="00167323" w:rsidRPr="00BD37E9">
          <w:rPr>
            <w:rStyle w:val="Hyperlink"/>
            <w:noProof/>
          </w:rPr>
          <w:t>3.2.425</w:t>
        </w:r>
        <w:r w:rsidR="00167323">
          <w:rPr>
            <w:rFonts w:asciiTheme="minorHAnsi" w:eastAsiaTheme="minorEastAsia" w:hAnsiTheme="minorHAnsi" w:cstheme="minorBidi"/>
            <w:b w:val="0"/>
            <w:noProof/>
            <w:sz w:val="22"/>
            <w:szCs w:val="22"/>
          </w:rPr>
          <w:tab/>
        </w:r>
        <w:r w:rsidR="00167323" w:rsidRPr="00BD37E9">
          <w:rPr>
            <w:rStyle w:val="Hyperlink"/>
            <w:noProof/>
          </w:rPr>
          <w:t>TCCR – PID $2809 – Torque Converter Clutch Reference Slip</w:t>
        </w:r>
        <w:r w:rsidR="00167323">
          <w:rPr>
            <w:noProof/>
            <w:webHidden/>
          </w:rPr>
          <w:tab/>
        </w:r>
        <w:r>
          <w:rPr>
            <w:noProof/>
            <w:webHidden/>
          </w:rPr>
          <w:fldChar w:fldCharType="begin"/>
        </w:r>
        <w:r w:rsidR="00167323">
          <w:rPr>
            <w:noProof/>
            <w:webHidden/>
          </w:rPr>
          <w:instrText xml:space="preserve"> PAGEREF _Toc223513228 \h </w:instrText>
        </w:r>
        <w:r>
          <w:rPr>
            <w:noProof/>
            <w:webHidden/>
          </w:rPr>
        </w:r>
        <w:r>
          <w:rPr>
            <w:noProof/>
            <w:webHidden/>
          </w:rPr>
          <w:fldChar w:fldCharType="separate"/>
        </w:r>
        <w:r w:rsidR="00167323">
          <w:rPr>
            <w:noProof/>
            <w:webHidden/>
          </w:rPr>
          <w:t>244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29" w:history="1">
        <w:r w:rsidR="00167323" w:rsidRPr="00BD37E9">
          <w:rPr>
            <w:rStyle w:val="Hyperlink"/>
            <w:noProof/>
          </w:rPr>
          <w:t>3.2.426</w:t>
        </w:r>
        <w:r w:rsidR="00167323">
          <w:rPr>
            <w:rFonts w:asciiTheme="minorHAnsi" w:eastAsiaTheme="minorEastAsia" w:hAnsiTheme="minorHAnsi" w:cstheme="minorBidi"/>
            <w:b w:val="0"/>
            <w:noProof/>
            <w:sz w:val="22"/>
            <w:szCs w:val="22"/>
          </w:rPr>
          <w:tab/>
        </w:r>
        <w:r w:rsidR="00167323" w:rsidRPr="00BD37E9">
          <w:rPr>
            <w:rStyle w:val="Hyperlink"/>
            <w:noProof/>
          </w:rPr>
          <w:t>SHTR – PID $280A – Transmission 5-6 Upshift Time</w:t>
        </w:r>
        <w:r w:rsidR="00167323">
          <w:rPr>
            <w:noProof/>
            <w:webHidden/>
          </w:rPr>
          <w:tab/>
        </w:r>
        <w:r>
          <w:rPr>
            <w:noProof/>
            <w:webHidden/>
          </w:rPr>
          <w:fldChar w:fldCharType="begin"/>
        </w:r>
        <w:r w:rsidR="00167323">
          <w:rPr>
            <w:noProof/>
            <w:webHidden/>
          </w:rPr>
          <w:instrText xml:space="preserve"> PAGEREF _Toc223513229 \h </w:instrText>
        </w:r>
        <w:r>
          <w:rPr>
            <w:noProof/>
            <w:webHidden/>
          </w:rPr>
        </w:r>
        <w:r>
          <w:rPr>
            <w:noProof/>
            <w:webHidden/>
          </w:rPr>
          <w:fldChar w:fldCharType="separate"/>
        </w:r>
        <w:r w:rsidR="00167323">
          <w:rPr>
            <w:noProof/>
            <w:webHidden/>
          </w:rPr>
          <w:t>244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30" w:history="1">
        <w:r w:rsidR="00167323" w:rsidRPr="00BD37E9">
          <w:rPr>
            <w:rStyle w:val="Hyperlink"/>
            <w:noProof/>
          </w:rPr>
          <w:t>3.2.427</w:t>
        </w:r>
        <w:r w:rsidR="00167323">
          <w:rPr>
            <w:rFonts w:asciiTheme="minorHAnsi" w:eastAsiaTheme="minorEastAsia" w:hAnsiTheme="minorHAnsi" w:cstheme="minorBidi"/>
            <w:b w:val="0"/>
            <w:noProof/>
            <w:sz w:val="22"/>
            <w:szCs w:val="22"/>
          </w:rPr>
          <w:tab/>
        </w:r>
        <w:r w:rsidR="00167323" w:rsidRPr="00BD37E9">
          <w:rPr>
            <w:rStyle w:val="Hyperlink"/>
            <w:noProof/>
          </w:rPr>
          <w:t>SPRR – PID $280B – Transmission 5-6 Upshift Time Error</w:t>
        </w:r>
        <w:r w:rsidR="00167323">
          <w:rPr>
            <w:noProof/>
            <w:webHidden/>
          </w:rPr>
          <w:tab/>
        </w:r>
        <w:r>
          <w:rPr>
            <w:noProof/>
            <w:webHidden/>
          </w:rPr>
          <w:fldChar w:fldCharType="begin"/>
        </w:r>
        <w:r w:rsidR="00167323">
          <w:rPr>
            <w:noProof/>
            <w:webHidden/>
          </w:rPr>
          <w:instrText xml:space="preserve"> PAGEREF _Toc223513230 \h </w:instrText>
        </w:r>
        <w:r>
          <w:rPr>
            <w:noProof/>
            <w:webHidden/>
          </w:rPr>
        </w:r>
        <w:r>
          <w:rPr>
            <w:noProof/>
            <w:webHidden/>
          </w:rPr>
          <w:fldChar w:fldCharType="separate"/>
        </w:r>
        <w:r w:rsidR="00167323">
          <w:rPr>
            <w:noProof/>
            <w:webHidden/>
          </w:rPr>
          <w:t>244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31" w:history="1">
        <w:r w:rsidR="00167323" w:rsidRPr="00BD37E9">
          <w:rPr>
            <w:rStyle w:val="Hyperlink"/>
            <w:noProof/>
          </w:rPr>
          <w:t>3.2.428</w:t>
        </w:r>
        <w:r w:rsidR="00167323">
          <w:rPr>
            <w:rFonts w:asciiTheme="minorHAnsi" w:eastAsiaTheme="minorEastAsia" w:hAnsiTheme="minorHAnsi" w:cstheme="minorBidi"/>
            <w:b w:val="0"/>
            <w:noProof/>
            <w:sz w:val="22"/>
            <w:szCs w:val="22"/>
          </w:rPr>
          <w:tab/>
        </w:r>
        <w:r w:rsidR="00167323" w:rsidRPr="00BD37E9">
          <w:rPr>
            <w:rStyle w:val="Hyperlink"/>
            <w:noProof/>
          </w:rPr>
          <w:t>TCCR – PID $280C – Torque Converter Clutch Status</w:t>
        </w:r>
        <w:r w:rsidR="00167323">
          <w:rPr>
            <w:noProof/>
            <w:webHidden/>
          </w:rPr>
          <w:tab/>
        </w:r>
        <w:r>
          <w:rPr>
            <w:noProof/>
            <w:webHidden/>
          </w:rPr>
          <w:fldChar w:fldCharType="begin"/>
        </w:r>
        <w:r w:rsidR="00167323">
          <w:rPr>
            <w:noProof/>
            <w:webHidden/>
          </w:rPr>
          <w:instrText xml:space="preserve"> PAGEREF _Toc223513231 \h </w:instrText>
        </w:r>
        <w:r>
          <w:rPr>
            <w:noProof/>
            <w:webHidden/>
          </w:rPr>
        </w:r>
        <w:r>
          <w:rPr>
            <w:noProof/>
            <w:webHidden/>
          </w:rPr>
          <w:fldChar w:fldCharType="separate"/>
        </w:r>
        <w:r w:rsidR="00167323">
          <w:rPr>
            <w:noProof/>
            <w:webHidden/>
          </w:rPr>
          <w:t>245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32" w:history="1">
        <w:r w:rsidR="00167323" w:rsidRPr="00BD37E9">
          <w:rPr>
            <w:rStyle w:val="Hyperlink"/>
            <w:noProof/>
          </w:rPr>
          <w:t>3.2.429</w:t>
        </w:r>
        <w:r w:rsidR="00167323">
          <w:rPr>
            <w:rFonts w:asciiTheme="minorHAnsi" w:eastAsiaTheme="minorEastAsia" w:hAnsiTheme="minorHAnsi" w:cstheme="minorBidi"/>
            <w:b w:val="0"/>
            <w:noProof/>
            <w:sz w:val="22"/>
            <w:szCs w:val="22"/>
          </w:rPr>
          <w:tab/>
        </w:r>
        <w:r w:rsidR="00167323" w:rsidRPr="00BD37E9">
          <w:rPr>
            <w:rStyle w:val="Hyperlink"/>
            <w:noProof/>
          </w:rPr>
          <w:t>TFTR – PID $280D – Transmission Control Module Substrate Temperature</w:t>
        </w:r>
        <w:r w:rsidR="00167323">
          <w:rPr>
            <w:noProof/>
            <w:webHidden/>
          </w:rPr>
          <w:tab/>
        </w:r>
        <w:r>
          <w:rPr>
            <w:noProof/>
            <w:webHidden/>
          </w:rPr>
          <w:fldChar w:fldCharType="begin"/>
        </w:r>
        <w:r w:rsidR="00167323">
          <w:rPr>
            <w:noProof/>
            <w:webHidden/>
          </w:rPr>
          <w:instrText xml:space="preserve"> PAGEREF _Toc223513232 \h </w:instrText>
        </w:r>
        <w:r>
          <w:rPr>
            <w:noProof/>
            <w:webHidden/>
          </w:rPr>
        </w:r>
        <w:r>
          <w:rPr>
            <w:noProof/>
            <w:webHidden/>
          </w:rPr>
          <w:fldChar w:fldCharType="separate"/>
        </w:r>
        <w:r w:rsidR="00167323">
          <w:rPr>
            <w:noProof/>
            <w:webHidden/>
          </w:rPr>
          <w:t>245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33" w:history="1">
        <w:r w:rsidR="00167323" w:rsidRPr="00BD37E9">
          <w:rPr>
            <w:rStyle w:val="Hyperlink"/>
            <w:noProof/>
          </w:rPr>
          <w:t>3.2.430</w:t>
        </w:r>
        <w:r w:rsidR="00167323">
          <w:rPr>
            <w:rFonts w:asciiTheme="minorHAnsi" w:eastAsiaTheme="minorEastAsia" w:hAnsiTheme="minorHAnsi" w:cstheme="minorBidi"/>
            <w:b w:val="0"/>
            <w:noProof/>
            <w:sz w:val="22"/>
            <w:szCs w:val="22"/>
          </w:rPr>
          <w:tab/>
        </w:r>
        <w:r w:rsidR="00167323" w:rsidRPr="00BD37E9">
          <w:rPr>
            <w:rStyle w:val="Hyperlink"/>
            <w:noProof/>
          </w:rPr>
          <w:t>TOSR – PID $280E – Replicated Transmission Output Speed Output Control Circuit</w:t>
        </w:r>
        <w:r w:rsidR="00167323">
          <w:rPr>
            <w:noProof/>
            <w:webHidden/>
          </w:rPr>
          <w:tab/>
        </w:r>
        <w:r>
          <w:rPr>
            <w:noProof/>
            <w:webHidden/>
          </w:rPr>
          <w:fldChar w:fldCharType="begin"/>
        </w:r>
        <w:r w:rsidR="00167323">
          <w:rPr>
            <w:noProof/>
            <w:webHidden/>
          </w:rPr>
          <w:instrText xml:space="preserve"> PAGEREF _Toc223513233 \h </w:instrText>
        </w:r>
        <w:r>
          <w:rPr>
            <w:noProof/>
            <w:webHidden/>
          </w:rPr>
        </w:r>
        <w:r>
          <w:rPr>
            <w:noProof/>
            <w:webHidden/>
          </w:rPr>
          <w:fldChar w:fldCharType="separate"/>
        </w:r>
        <w:r w:rsidR="00167323">
          <w:rPr>
            <w:noProof/>
            <w:webHidden/>
          </w:rPr>
          <w:t>246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34" w:history="1">
        <w:r w:rsidR="00167323" w:rsidRPr="00BD37E9">
          <w:rPr>
            <w:rStyle w:val="Hyperlink"/>
            <w:noProof/>
          </w:rPr>
          <w:t>3.2.431</w:t>
        </w:r>
        <w:r w:rsidR="00167323">
          <w:rPr>
            <w:rFonts w:asciiTheme="minorHAnsi" w:eastAsiaTheme="minorEastAsia" w:hAnsiTheme="minorHAnsi" w:cstheme="minorBidi"/>
            <w:b w:val="0"/>
            <w:noProof/>
            <w:sz w:val="22"/>
            <w:szCs w:val="22"/>
          </w:rPr>
          <w:tab/>
        </w:r>
        <w:r w:rsidR="00167323" w:rsidRPr="00BD37E9">
          <w:rPr>
            <w:rStyle w:val="Hyperlink"/>
            <w:noProof/>
          </w:rPr>
          <w:t>TBPR – PID $280F – Transmission Base Pattern</w:t>
        </w:r>
        <w:r w:rsidR="00167323">
          <w:rPr>
            <w:noProof/>
            <w:webHidden/>
          </w:rPr>
          <w:tab/>
        </w:r>
        <w:r>
          <w:rPr>
            <w:noProof/>
            <w:webHidden/>
          </w:rPr>
          <w:fldChar w:fldCharType="begin"/>
        </w:r>
        <w:r w:rsidR="00167323">
          <w:rPr>
            <w:noProof/>
            <w:webHidden/>
          </w:rPr>
          <w:instrText xml:space="preserve"> PAGEREF _Toc223513234 \h </w:instrText>
        </w:r>
        <w:r>
          <w:rPr>
            <w:noProof/>
            <w:webHidden/>
          </w:rPr>
        </w:r>
        <w:r>
          <w:rPr>
            <w:noProof/>
            <w:webHidden/>
          </w:rPr>
          <w:fldChar w:fldCharType="separate"/>
        </w:r>
        <w:r w:rsidR="00167323">
          <w:rPr>
            <w:noProof/>
            <w:webHidden/>
          </w:rPr>
          <w:t>246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35" w:history="1">
        <w:r w:rsidR="00167323" w:rsidRPr="00BD37E9">
          <w:rPr>
            <w:rStyle w:val="Hyperlink"/>
            <w:noProof/>
          </w:rPr>
          <w:t>3.2.432</w:t>
        </w:r>
        <w:r w:rsidR="00167323">
          <w:rPr>
            <w:rFonts w:asciiTheme="minorHAnsi" w:eastAsiaTheme="minorEastAsia" w:hAnsiTheme="minorHAnsi" w:cstheme="minorBidi"/>
            <w:b w:val="0"/>
            <w:noProof/>
            <w:sz w:val="22"/>
            <w:szCs w:val="22"/>
          </w:rPr>
          <w:tab/>
        </w:r>
        <w:r w:rsidR="00167323" w:rsidRPr="00BD37E9">
          <w:rPr>
            <w:rStyle w:val="Hyperlink"/>
            <w:noProof/>
          </w:rPr>
          <w:t>TPSR – PID $2810 – Accelerator Effective Position</w:t>
        </w:r>
        <w:r w:rsidR="00167323">
          <w:rPr>
            <w:noProof/>
            <w:webHidden/>
          </w:rPr>
          <w:tab/>
        </w:r>
        <w:r>
          <w:rPr>
            <w:noProof/>
            <w:webHidden/>
          </w:rPr>
          <w:fldChar w:fldCharType="begin"/>
        </w:r>
        <w:r w:rsidR="00167323">
          <w:rPr>
            <w:noProof/>
            <w:webHidden/>
          </w:rPr>
          <w:instrText xml:space="preserve"> PAGEREF _Toc223513235 \h </w:instrText>
        </w:r>
        <w:r>
          <w:rPr>
            <w:noProof/>
            <w:webHidden/>
          </w:rPr>
        </w:r>
        <w:r>
          <w:rPr>
            <w:noProof/>
            <w:webHidden/>
          </w:rPr>
          <w:fldChar w:fldCharType="separate"/>
        </w:r>
        <w:r w:rsidR="00167323">
          <w:rPr>
            <w:noProof/>
            <w:webHidden/>
          </w:rPr>
          <w:t>247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36" w:history="1">
        <w:r w:rsidR="00167323" w:rsidRPr="00BD37E9">
          <w:rPr>
            <w:rStyle w:val="Hyperlink"/>
            <w:noProof/>
          </w:rPr>
          <w:t>3.2.433</w:t>
        </w:r>
        <w:r w:rsidR="00167323">
          <w:rPr>
            <w:rFonts w:asciiTheme="minorHAnsi" w:eastAsiaTheme="minorEastAsia" w:hAnsiTheme="minorHAnsi" w:cstheme="minorBidi"/>
            <w:b w:val="0"/>
            <w:noProof/>
            <w:sz w:val="22"/>
            <w:szCs w:val="22"/>
          </w:rPr>
          <w:tab/>
        </w:r>
        <w:r w:rsidR="00167323" w:rsidRPr="00BD37E9">
          <w:rPr>
            <w:rStyle w:val="Hyperlink"/>
            <w:noProof/>
          </w:rPr>
          <w:t>TPCR – PID $2811 – Pressure Control Solenoid 1 Output Status</w:t>
        </w:r>
        <w:r w:rsidR="00167323">
          <w:rPr>
            <w:noProof/>
            <w:webHidden/>
          </w:rPr>
          <w:tab/>
        </w:r>
        <w:r>
          <w:rPr>
            <w:noProof/>
            <w:webHidden/>
          </w:rPr>
          <w:fldChar w:fldCharType="begin"/>
        </w:r>
        <w:r w:rsidR="00167323">
          <w:rPr>
            <w:noProof/>
            <w:webHidden/>
          </w:rPr>
          <w:instrText xml:space="preserve"> PAGEREF _Toc223513236 \h </w:instrText>
        </w:r>
        <w:r>
          <w:rPr>
            <w:noProof/>
            <w:webHidden/>
          </w:rPr>
        </w:r>
        <w:r>
          <w:rPr>
            <w:noProof/>
            <w:webHidden/>
          </w:rPr>
          <w:fldChar w:fldCharType="separate"/>
        </w:r>
        <w:r w:rsidR="00167323">
          <w:rPr>
            <w:noProof/>
            <w:webHidden/>
          </w:rPr>
          <w:t>247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37" w:history="1">
        <w:r w:rsidR="00167323" w:rsidRPr="00BD37E9">
          <w:rPr>
            <w:rStyle w:val="Hyperlink"/>
            <w:noProof/>
          </w:rPr>
          <w:t>3.2.434</w:t>
        </w:r>
        <w:r w:rsidR="00167323">
          <w:rPr>
            <w:rFonts w:asciiTheme="minorHAnsi" w:eastAsiaTheme="minorEastAsia" w:hAnsiTheme="minorHAnsi" w:cstheme="minorBidi"/>
            <w:b w:val="0"/>
            <w:noProof/>
            <w:sz w:val="22"/>
            <w:szCs w:val="22"/>
          </w:rPr>
          <w:tab/>
        </w:r>
        <w:r w:rsidR="00167323" w:rsidRPr="00BD37E9">
          <w:rPr>
            <w:rStyle w:val="Hyperlink"/>
            <w:noProof/>
          </w:rPr>
          <w:t>RSCR – PID $2812 – Pressure Control Solenoid 2 Output Status</w:t>
        </w:r>
        <w:r w:rsidR="00167323">
          <w:rPr>
            <w:noProof/>
            <w:webHidden/>
          </w:rPr>
          <w:tab/>
        </w:r>
        <w:r>
          <w:rPr>
            <w:noProof/>
            <w:webHidden/>
          </w:rPr>
          <w:fldChar w:fldCharType="begin"/>
        </w:r>
        <w:r w:rsidR="00167323">
          <w:rPr>
            <w:noProof/>
            <w:webHidden/>
          </w:rPr>
          <w:instrText xml:space="preserve"> PAGEREF _Toc223513237 \h </w:instrText>
        </w:r>
        <w:r>
          <w:rPr>
            <w:noProof/>
            <w:webHidden/>
          </w:rPr>
        </w:r>
        <w:r>
          <w:rPr>
            <w:noProof/>
            <w:webHidden/>
          </w:rPr>
          <w:fldChar w:fldCharType="separate"/>
        </w:r>
        <w:r w:rsidR="00167323">
          <w:rPr>
            <w:noProof/>
            <w:webHidden/>
          </w:rPr>
          <w:t>248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38" w:history="1">
        <w:r w:rsidR="00167323" w:rsidRPr="00BD37E9">
          <w:rPr>
            <w:rStyle w:val="Hyperlink"/>
            <w:noProof/>
          </w:rPr>
          <w:t>3.2.435</w:t>
        </w:r>
        <w:r w:rsidR="00167323">
          <w:rPr>
            <w:rFonts w:asciiTheme="minorHAnsi" w:eastAsiaTheme="minorEastAsia" w:hAnsiTheme="minorHAnsi" w:cstheme="minorBidi"/>
            <w:b w:val="0"/>
            <w:noProof/>
            <w:sz w:val="22"/>
            <w:szCs w:val="22"/>
          </w:rPr>
          <w:tab/>
        </w:r>
        <w:r w:rsidR="00167323" w:rsidRPr="00BD37E9">
          <w:rPr>
            <w:rStyle w:val="Hyperlink"/>
            <w:noProof/>
          </w:rPr>
          <w:t>RSCR – PID $2813 – Pressure Control Solenoid 3 Output Status</w:t>
        </w:r>
        <w:r w:rsidR="00167323">
          <w:rPr>
            <w:noProof/>
            <w:webHidden/>
          </w:rPr>
          <w:tab/>
        </w:r>
        <w:r>
          <w:rPr>
            <w:noProof/>
            <w:webHidden/>
          </w:rPr>
          <w:fldChar w:fldCharType="begin"/>
        </w:r>
        <w:r w:rsidR="00167323">
          <w:rPr>
            <w:noProof/>
            <w:webHidden/>
          </w:rPr>
          <w:instrText xml:space="preserve"> PAGEREF _Toc223513238 \h </w:instrText>
        </w:r>
        <w:r>
          <w:rPr>
            <w:noProof/>
            <w:webHidden/>
          </w:rPr>
        </w:r>
        <w:r>
          <w:rPr>
            <w:noProof/>
            <w:webHidden/>
          </w:rPr>
          <w:fldChar w:fldCharType="separate"/>
        </w:r>
        <w:r w:rsidR="00167323">
          <w:rPr>
            <w:noProof/>
            <w:webHidden/>
          </w:rPr>
          <w:t>248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39" w:history="1">
        <w:r w:rsidR="00167323" w:rsidRPr="00BD37E9">
          <w:rPr>
            <w:rStyle w:val="Hyperlink"/>
            <w:noProof/>
          </w:rPr>
          <w:t>3.2.436</w:t>
        </w:r>
        <w:r w:rsidR="00167323">
          <w:rPr>
            <w:rFonts w:asciiTheme="minorHAnsi" w:eastAsiaTheme="minorEastAsia" w:hAnsiTheme="minorHAnsi" w:cstheme="minorBidi"/>
            <w:b w:val="0"/>
            <w:noProof/>
            <w:sz w:val="22"/>
            <w:szCs w:val="22"/>
          </w:rPr>
          <w:tab/>
        </w:r>
        <w:r w:rsidR="00167323" w:rsidRPr="00BD37E9">
          <w:rPr>
            <w:rStyle w:val="Hyperlink"/>
            <w:noProof/>
          </w:rPr>
          <w:t>RSCR – PID $2814 – Pressure Control Solenoid 4 Output Status</w:t>
        </w:r>
        <w:r w:rsidR="00167323">
          <w:rPr>
            <w:noProof/>
            <w:webHidden/>
          </w:rPr>
          <w:tab/>
        </w:r>
        <w:r>
          <w:rPr>
            <w:noProof/>
            <w:webHidden/>
          </w:rPr>
          <w:fldChar w:fldCharType="begin"/>
        </w:r>
        <w:r w:rsidR="00167323">
          <w:rPr>
            <w:noProof/>
            <w:webHidden/>
          </w:rPr>
          <w:instrText xml:space="preserve"> PAGEREF _Toc223513239 \h </w:instrText>
        </w:r>
        <w:r>
          <w:rPr>
            <w:noProof/>
            <w:webHidden/>
          </w:rPr>
        </w:r>
        <w:r>
          <w:rPr>
            <w:noProof/>
            <w:webHidden/>
          </w:rPr>
          <w:fldChar w:fldCharType="separate"/>
        </w:r>
        <w:r w:rsidR="00167323">
          <w:rPr>
            <w:noProof/>
            <w:webHidden/>
          </w:rPr>
          <w:t>249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40" w:history="1">
        <w:r w:rsidR="00167323" w:rsidRPr="00BD37E9">
          <w:rPr>
            <w:rStyle w:val="Hyperlink"/>
            <w:noProof/>
          </w:rPr>
          <w:t>3.2.437</w:t>
        </w:r>
        <w:r w:rsidR="00167323">
          <w:rPr>
            <w:rFonts w:asciiTheme="minorHAnsi" w:eastAsiaTheme="minorEastAsia" w:hAnsiTheme="minorHAnsi" w:cstheme="minorBidi"/>
            <w:b w:val="0"/>
            <w:noProof/>
            <w:sz w:val="22"/>
            <w:szCs w:val="22"/>
          </w:rPr>
          <w:tab/>
        </w:r>
        <w:r w:rsidR="00167323" w:rsidRPr="00BD37E9">
          <w:rPr>
            <w:rStyle w:val="Hyperlink"/>
            <w:noProof/>
          </w:rPr>
          <w:t>RSCR – PID $2815 – Pressure Control Solenoid 5 Output Status</w:t>
        </w:r>
        <w:r w:rsidR="00167323">
          <w:rPr>
            <w:noProof/>
            <w:webHidden/>
          </w:rPr>
          <w:tab/>
        </w:r>
        <w:r>
          <w:rPr>
            <w:noProof/>
            <w:webHidden/>
          </w:rPr>
          <w:fldChar w:fldCharType="begin"/>
        </w:r>
        <w:r w:rsidR="00167323">
          <w:rPr>
            <w:noProof/>
            <w:webHidden/>
          </w:rPr>
          <w:instrText xml:space="preserve"> PAGEREF _Toc223513240 \h </w:instrText>
        </w:r>
        <w:r>
          <w:rPr>
            <w:noProof/>
            <w:webHidden/>
          </w:rPr>
        </w:r>
        <w:r>
          <w:rPr>
            <w:noProof/>
            <w:webHidden/>
          </w:rPr>
          <w:fldChar w:fldCharType="separate"/>
        </w:r>
        <w:r w:rsidR="00167323">
          <w:rPr>
            <w:noProof/>
            <w:webHidden/>
          </w:rPr>
          <w:t>249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41" w:history="1">
        <w:r w:rsidR="00167323" w:rsidRPr="00BD37E9">
          <w:rPr>
            <w:rStyle w:val="Hyperlink"/>
            <w:noProof/>
          </w:rPr>
          <w:t>3.2.438</w:t>
        </w:r>
        <w:r w:rsidR="00167323">
          <w:rPr>
            <w:rFonts w:asciiTheme="minorHAnsi" w:eastAsiaTheme="minorEastAsia" w:hAnsiTheme="minorHAnsi" w:cstheme="minorBidi"/>
            <w:b w:val="0"/>
            <w:noProof/>
            <w:sz w:val="22"/>
            <w:szCs w:val="22"/>
          </w:rPr>
          <w:tab/>
        </w:r>
        <w:r w:rsidR="00167323" w:rsidRPr="00BD37E9">
          <w:rPr>
            <w:rStyle w:val="Hyperlink"/>
            <w:noProof/>
          </w:rPr>
          <w:t>TCCR – PID $2816 – Torque Converter Clutch Pressure Control Solenoid Output Status</w:t>
        </w:r>
        <w:r w:rsidR="00167323">
          <w:rPr>
            <w:noProof/>
            <w:webHidden/>
          </w:rPr>
          <w:tab/>
        </w:r>
        <w:r>
          <w:rPr>
            <w:noProof/>
            <w:webHidden/>
          </w:rPr>
          <w:fldChar w:fldCharType="begin"/>
        </w:r>
        <w:r w:rsidR="00167323">
          <w:rPr>
            <w:noProof/>
            <w:webHidden/>
          </w:rPr>
          <w:instrText xml:space="preserve"> PAGEREF _Toc223513241 \h </w:instrText>
        </w:r>
        <w:r>
          <w:rPr>
            <w:noProof/>
            <w:webHidden/>
          </w:rPr>
        </w:r>
        <w:r>
          <w:rPr>
            <w:noProof/>
            <w:webHidden/>
          </w:rPr>
          <w:fldChar w:fldCharType="separate"/>
        </w:r>
        <w:r w:rsidR="00167323">
          <w:rPr>
            <w:noProof/>
            <w:webHidden/>
          </w:rPr>
          <w:t>250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42" w:history="1">
        <w:r w:rsidR="00167323" w:rsidRPr="00BD37E9">
          <w:rPr>
            <w:rStyle w:val="Hyperlink"/>
            <w:noProof/>
          </w:rPr>
          <w:t>3.2.439</w:t>
        </w:r>
        <w:r w:rsidR="00167323">
          <w:rPr>
            <w:rFonts w:asciiTheme="minorHAnsi" w:eastAsiaTheme="minorEastAsia" w:hAnsiTheme="minorHAnsi" w:cstheme="minorBidi"/>
            <w:b w:val="0"/>
            <w:noProof/>
            <w:sz w:val="22"/>
            <w:szCs w:val="22"/>
          </w:rPr>
          <w:tab/>
        </w:r>
        <w:r w:rsidR="00167323" w:rsidRPr="00BD37E9">
          <w:rPr>
            <w:rStyle w:val="Hyperlink"/>
            <w:noProof/>
          </w:rPr>
          <w:t>TPCR – PID $2817 – Pressure Control Solenoid 1 Commanded Pressure</w:t>
        </w:r>
        <w:r w:rsidR="00167323">
          <w:rPr>
            <w:noProof/>
            <w:webHidden/>
          </w:rPr>
          <w:tab/>
        </w:r>
        <w:r>
          <w:rPr>
            <w:noProof/>
            <w:webHidden/>
          </w:rPr>
          <w:fldChar w:fldCharType="begin"/>
        </w:r>
        <w:r w:rsidR="00167323">
          <w:rPr>
            <w:noProof/>
            <w:webHidden/>
          </w:rPr>
          <w:instrText xml:space="preserve"> PAGEREF _Toc223513242 \h </w:instrText>
        </w:r>
        <w:r>
          <w:rPr>
            <w:noProof/>
            <w:webHidden/>
          </w:rPr>
        </w:r>
        <w:r>
          <w:rPr>
            <w:noProof/>
            <w:webHidden/>
          </w:rPr>
          <w:fldChar w:fldCharType="separate"/>
        </w:r>
        <w:r w:rsidR="00167323">
          <w:rPr>
            <w:noProof/>
            <w:webHidden/>
          </w:rPr>
          <w:t>250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43" w:history="1">
        <w:r w:rsidR="00167323" w:rsidRPr="00BD37E9">
          <w:rPr>
            <w:rStyle w:val="Hyperlink"/>
            <w:noProof/>
          </w:rPr>
          <w:t>3.2.440</w:t>
        </w:r>
        <w:r w:rsidR="00167323">
          <w:rPr>
            <w:rFonts w:asciiTheme="minorHAnsi" w:eastAsiaTheme="minorEastAsia" w:hAnsiTheme="minorHAnsi" w:cstheme="minorBidi"/>
            <w:b w:val="0"/>
            <w:noProof/>
            <w:sz w:val="22"/>
            <w:szCs w:val="22"/>
          </w:rPr>
          <w:tab/>
        </w:r>
        <w:r w:rsidR="00167323" w:rsidRPr="00BD37E9">
          <w:rPr>
            <w:rStyle w:val="Hyperlink"/>
            <w:noProof/>
          </w:rPr>
          <w:t>RSCR – PID $2818 – Pressure Control Solenoid 2 Commanded Pressure</w:t>
        </w:r>
        <w:r w:rsidR="00167323">
          <w:rPr>
            <w:noProof/>
            <w:webHidden/>
          </w:rPr>
          <w:tab/>
        </w:r>
        <w:r>
          <w:rPr>
            <w:noProof/>
            <w:webHidden/>
          </w:rPr>
          <w:fldChar w:fldCharType="begin"/>
        </w:r>
        <w:r w:rsidR="00167323">
          <w:rPr>
            <w:noProof/>
            <w:webHidden/>
          </w:rPr>
          <w:instrText xml:space="preserve"> PAGEREF _Toc223513243 \h </w:instrText>
        </w:r>
        <w:r>
          <w:rPr>
            <w:noProof/>
            <w:webHidden/>
          </w:rPr>
        </w:r>
        <w:r>
          <w:rPr>
            <w:noProof/>
            <w:webHidden/>
          </w:rPr>
          <w:fldChar w:fldCharType="separate"/>
        </w:r>
        <w:r w:rsidR="00167323">
          <w:rPr>
            <w:noProof/>
            <w:webHidden/>
          </w:rPr>
          <w:t>250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44" w:history="1">
        <w:r w:rsidR="00167323" w:rsidRPr="00BD37E9">
          <w:rPr>
            <w:rStyle w:val="Hyperlink"/>
            <w:noProof/>
          </w:rPr>
          <w:t>3.2.441</w:t>
        </w:r>
        <w:r w:rsidR="00167323">
          <w:rPr>
            <w:rFonts w:asciiTheme="minorHAnsi" w:eastAsiaTheme="minorEastAsia" w:hAnsiTheme="minorHAnsi" w:cstheme="minorBidi"/>
            <w:b w:val="0"/>
            <w:noProof/>
            <w:sz w:val="22"/>
            <w:szCs w:val="22"/>
          </w:rPr>
          <w:tab/>
        </w:r>
        <w:r w:rsidR="00167323" w:rsidRPr="00BD37E9">
          <w:rPr>
            <w:rStyle w:val="Hyperlink"/>
            <w:noProof/>
          </w:rPr>
          <w:t>RSCR – PID $2819 – Pressure Control Solenoid 3 Commanded Pressure</w:t>
        </w:r>
        <w:r w:rsidR="00167323">
          <w:rPr>
            <w:noProof/>
            <w:webHidden/>
          </w:rPr>
          <w:tab/>
        </w:r>
        <w:r>
          <w:rPr>
            <w:noProof/>
            <w:webHidden/>
          </w:rPr>
          <w:fldChar w:fldCharType="begin"/>
        </w:r>
        <w:r w:rsidR="00167323">
          <w:rPr>
            <w:noProof/>
            <w:webHidden/>
          </w:rPr>
          <w:instrText xml:space="preserve"> PAGEREF _Toc223513244 \h </w:instrText>
        </w:r>
        <w:r>
          <w:rPr>
            <w:noProof/>
            <w:webHidden/>
          </w:rPr>
        </w:r>
        <w:r>
          <w:rPr>
            <w:noProof/>
            <w:webHidden/>
          </w:rPr>
          <w:fldChar w:fldCharType="separate"/>
        </w:r>
        <w:r w:rsidR="00167323">
          <w:rPr>
            <w:noProof/>
            <w:webHidden/>
          </w:rPr>
          <w:t>250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45" w:history="1">
        <w:r w:rsidR="00167323" w:rsidRPr="00BD37E9">
          <w:rPr>
            <w:rStyle w:val="Hyperlink"/>
            <w:noProof/>
          </w:rPr>
          <w:t>3.2.442</w:t>
        </w:r>
        <w:r w:rsidR="00167323">
          <w:rPr>
            <w:rFonts w:asciiTheme="minorHAnsi" w:eastAsiaTheme="minorEastAsia" w:hAnsiTheme="minorHAnsi" w:cstheme="minorBidi"/>
            <w:b w:val="0"/>
            <w:noProof/>
            <w:sz w:val="22"/>
            <w:szCs w:val="22"/>
          </w:rPr>
          <w:tab/>
        </w:r>
        <w:r w:rsidR="00167323" w:rsidRPr="00BD37E9">
          <w:rPr>
            <w:rStyle w:val="Hyperlink"/>
            <w:noProof/>
          </w:rPr>
          <w:t>RSCR – PID $281A – Pressure Control Solenoid 4 Commanded Pressure</w:t>
        </w:r>
        <w:r w:rsidR="00167323">
          <w:rPr>
            <w:noProof/>
            <w:webHidden/>
          </w:rPr>
          <w:tab/>
        </w:r>
        <w:r>
          <w:rPr>
            <w:noProof/>
            <w:webHidden/>
          </w:rPr>
          <w:fldChar w:fldCharType="begin"/>
        </w:r>
        <w:r w:rsidR="00167323">
          <w:rPr>
            <w:noProof/>
            <w:webHidden/>
          </w:rPr>
          <w:instrText xml:space="preserve"> PAGEREF _Toc223513245 \h </w:instrText>
        </w:r>
        <w:r>
          <w:rPr>
            <w:noProof/>
            <w:webHidden/>
          </w:rPr>
        </w:r>
        <w:r>
          <w:rPr>
            <w:noProof/>
            <w:webHidden/>
          </w:rPr>
          <w:fldChar w:fldCharType="separate"/>
        </w:r>
        <w:r w:rsidR="00167323">
          <w:rPr>
            <w:noProof/>
            <w:webHidden/>
          </w:rPr>
          <w:t>251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46" w:history="1">
        <w:r w:rsidR="00167323" w:rsidRPr="00BD37E9">
          <w:rPr>
            <w:rStyle w:val="Hyperlink"/>
            <w:noProof/>
          </w:rPr>
          <w:t>3.2.443</w:t>
        </w:r>
        <w:r w:rsidR="00167323">
          <w:rPr>
            <w:rFonts w:asciiTheme="minorHAnsi" w:eastAsiaTheme="minorEastAsia" w:hAnsiTheme="minorHAnsi" w:cstheme="minorBidi"/>
            <w:b w:val="0"/>
            <w:noProof/>
            <w:sz w:val="22"/>
            <w:szCs w:val="22"/>
          </w:rPr>
          <w:tab/>
        </w:r>
        <w:r w:rsidR="00167323" w:rsidRPr="00BD37E9">
          <w:rPr>
            <w:rStyle w:val="Hyperlink"/>
            <w:noProof/>
          </w:rPr>
          <w:t>RSCR – PID $281B – Pressure Control Solenoid 5 Commanded Pressure</w:t>
        </w:r>
        <w:r w:rsidR="00167323">
          <w:rPr>
            <w:noProof/>
            <w:webHidden/>
          </w:rPr>
          <w:tab/>
        </w:r>
        <w:r>
          <w:rPr>
            <w:noProof/>
            <w:webHidden/>
          </w:rPr>
          <w:fldChar w:fldCharType="begin"/>
        </w:r>
        <w:r w:rsidR="00167323">
          <w:rPr>
            <w:noProof/>
            <w:webHidden/>
          </w:rPr>
          <w:instrText xml:space="preserve"> PAGEREF _Toc223513246 \h </w:instrText>
        </w:r>
        <w:r>
          <w:rPr>
            <w:noProof/>
            <w:webHidden/>
          </w:rPr>
        </w:r>
        <w:r>
          <w:rPr>
            <w:noProof/>
            <w:webHidden/>
          </w:rPr>
          <w:fldChar w:fldCharType="separate"/>
        </w:r>
        <w:r w:rsidR="00167323">
          <w:rPr>
            <w:noProof/>
            <w:webHidden/>
          </w:rPr>
          <w:t>251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47" w:history="1">
        <w:r w:rsidR="00167323" w:rsidRPr="00BD37E9">
          <w:rPr>
            <w:rStyle w:val="Hyperlink"/>
            <w:noProof/>
          </w:rPr>
          <w:t>3.2.444</w:t>
        </w:r>
        <w:r w:rsidR="00167323">
          <w:rPr>
            <w:rFonts w:asciiTheme="minorHAnsi" w:eastAsiaTheme="minorEastAsia" w:hAnsiTheme="minorHAnsi" w:cstheme="minorBidi"/>
            <w:b w:val="0"/>
            <w:noProof/>
            <w:sz w:val="22"/>
            <w:szCs w:val="22"/>
          </w:rPr>
          <w:tab/>
        </w:r>
        <w:r w:rsidR="00167323" w:rsidRPr="00BD37E9">
          <w:rPr>
            <w:rStyle w:val="Hyperlink"/>
            <w:noProof/>
          </w:rPr>
          <w:t>RSCR – PID $281C – Torque Converter Clutch Pressure Control Solenoid Commanded Pressure</w:t>
        </w:r>
        <w:r w:rsidR="00167323">
          <w:rPr>
            <w:noProof/>
            <w:webHidden/>
          </w:rPr>
          <w:tab/>
        </w:r>
        <w:r>
          <w:rPr>
            <w:noProof/>
            <w:webHidden/>
          </w:rPr>
          <w:fldChar w:fldCharType="begin"/>
        </w:r>
        <w:r w:rsidR="00167323">
          <w:rPr>
            <w:noProof/>
            <w:webHidden/>
          </w:rPr>
          <w:instrText xml:space="preserve"> PAGEREF _Toc223513247 \h </w:instrText>
        </w:r>
        <w:r>
          <w:rPr>
            <w:noProof/>
            <w:webHidden/>
          </w:rPr>
        </w:r>
        <w:r>
          <w:rPr>
            <w:noProof/>
            <w:webHidden/>
          </w:rPr>
          <w:fldChar w:fldCharType="separate"/>
        </w:r>
        <w:r w:rsidR="00167323">
          <w:rPr>
            <w:noProof/>
            <w:webHidden/>
          </w:rPr>
          <w:t>251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48" w:history="1">
        <w:r w:rsidR="00167323" w:rsidRPr="00BD37E9">
          <w:rPr>
            <w:rStyle w:val="Hyperlink"/>
            <w:noProof/>
          </w:rPr>
          <w:t>3.2.445</w:t>
        </w:r>
        <w:r w:rsidR="00167323">
          <w:rPr>
            <w:rFonts w:asciiTheme="minorHAnsi" w:eastAsiaTheme="minorEastAsia" w:hAnsiTheme="minorHAnsi" w:cstheme="minorBidi"/>
            <w:b w:val="0"/>
            <w:noProof/>
            <w:sz w:val="22"/>
            <w:szCs w:val="22"/>
          </w:rPr>
          <w:tab/>
        </w:r>
        <w:r w:rsidR="00167323" w:rsidRPr="00BD37E9">
          <w:rPr>
            <w:rStyle w:val="Hyperlink"/>
            <w:noProof/>
          </w:rPr>
          <w:t>DGSR – PID $281D – Transmission Fluid Pressure Switch Status</w:t>
        </w:r>
        <w:r w:rsidR="00167323">
          <w:rPr>
            <w:noProof/>
            <w:webHidden/>
          </w:rPr>
          <w:tab/>
        </w:r>
        <w:r>
          <w:rPr>
            <w:noProof/>
            <w:webHidden/>
          </w:rPr>
          <w:fldChar w:fldCharType="begin"/>
        </w:r>
        <w:r w:rsidR="00167323">
          <w:rPr>
            <w:noProof/>
            <w:webHidden/>
          </w:rPr>
          <w:instrText xml:space="preserve"> PAGEREF _Toc223513248 \h </w:instrText>
        </w:r>
        <w:r>
          <w:rPr>
            <w:noProof/>
            <w:webHidden/>
          </w:rPr>
        </w:r>
        <w:r>
          <w:rPr>
            <w:noProof/>
            <w:webHidden/>
          </w:rPr>
          <w:fldChar w:fldCharType="separate"/>
        </w:r>
        <w:r w:rsidR="00167323">
          <w:rPr>
            <w:noProof/>
            <w:webHidden/>
          </w:rPr>
          <w:t>251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49" w:history="1">
        <w:r w:rsidR="00167323" w:rsidRPr="00BD37E9">
          <w:rPr>
            <w:rStyle w:val="Hyperlink"/>
            <w:noProof/>
          </w:rPr>
          <w:t>3.2.446</w:t>
        </w:r>
        <w:r w:rsidR="00167323">
          <w:rPr>
            <w:rFonts w:asciiTheme="minorHAnsi" w:eastAsiaTheme="minorEastAsia" w:hAnsiTheme="minorHAnsi" w:cstheme="minorBidi"/>
            <w:b w:val="0"/>
            <w:noProof/>
            <w:sz w:val="22"/>
            <w:szCs w:val="22"/>
          </w:rPr>
          <w:tab/>
        </w:r>
        <w:r w:rsidR="00167323" w:rsidRPr="00BD37E9">
          <w:rPr>
            <w:rStyle w:val="Hyperlink"/>
            <w:noProof/>
          </w:rPr>
          <w:t>RSSR – PID $281E – Shift Solenoid 1 Control Circuit</w:t>
        </w:r>
        <w:r w:rsidR="00167323">
          <w:rPr>
            <w:noProof/>
            <w:webHidden/>
          </w:rPr>
          <w:tab/>
        </w:r>
        <w:r>
          <w:rPr>
            <w:noProof/>
            <w:webHidden/>
          </w:rPr>
          <w:fldChar w:fldCharType="begin"/>
        </w:r>
        <w:r w:rsidR="00167323">
          <w:rPr>
            <w:noProof/>
            <w:webHidden/>
          </w:rPr>
          <w:instrText xml:space="preserve"> PAGEREF _Toc223513249 \h </w:instrText>
        </w:r>
        <w:r>
          <w:rPr>
            <w:noProof/>
            <w:webHidden/>
          </w:rPr>
        </w:r>
        <w:r>
          <w:rPr>
            <w:noProof/>
            <w:webHidden/>
          </w:rPr>
          <w:fldChar w:fldCharType="separate"/>
        </w:r>
        <w:r w:rsidR="00167323">
          <w:rPr>
            <w:noProof/>
            <w:webHidden/>
          </w:rPr>
          <w:t>252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50" w:history="1">
        <w:r w:rsidR="00167323" w:rsidRPr="00BD37E9">
          <w:rPr>
            <w:rStyle w:val="Hyperlink"/>
            <w:noProof/>
          </w:rPr>
          <w:t>3.2.447</w:t>
        </w:r>
        <w:r w:rsidR="00167323">
          <w:rPr>
            <w:rFonts w:asciiTheme="minorHAnsi" w:eastAsiaTheme="minorEastAsia" w:hAnsiTheme="minorHAnsi" w:cstheme="minorBidi"/>
            <w:b w:val="0"/>
            <w:noProof/>
            <w:sz w:val="22"/>
            <w:szCs w:val="22"/>
          </w:rPr>
          <w:tab/>
        </w:r>
        <w:r w:rsidR="00167323" w:rsidRPr="00BD37E9">
          <w:rPr>
            <w:rStyle w:val="Hyperlink"/>
            <w:noProof/>
          </w:rPr>
          <w:t>RSSR – PID $281F – Shift Solenoid 2 Control Circuit</w:t>
        </w:r>
        <w:r w:rsidR="00167323">
          <w:rPr>
            <w:noProof/>
            <w:webHidden/>
          </w:rPr>
          <w:tab/>
        </w:r>
        <w:r>
          <w:rPr>
            <w:noProof/>
            <w:webHidden/>
          </w:rPr>
          <w:fldChar w:fldCharType="begin"/>
        </w:r>
        <w:r w:rsidR="00167323">
          <w:rPr>
            <w:noProof/>
            <w:webHidden/>
          </w:rPr>
          <w:instrText xml:space="preserve"> PAGEREF _Toc223513250 \h </w:instrText>
        </w:r>
        <w:r>
          <w:rPr>
            <w:noProof/>
            <w:webHidden/>
          </w:rPr>
        </w:r>
        <w:r>
          <w:rPr>
            <w:noProof/>
            <w:webHidden/>
          </w:rPr>
          <w:fldChar w:fldCharType="separate"/>
        </w:r>
        <w:r w:rsidR="00167323">
          <w:rPr>
            <w:noProof/>
            <w:webHidden/>
          </w:rPr>
          <w:t>252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51" w:history="1">
        <w:r w:rsidR="00167323" w:rsidRPr="00BD37E9">
          <w:rPr>
            <w:rStyle w:val="Hyperlink"/>
            <w:noProof/>
          </w:rPr>
          <w:t>3.2.448</w:t>
        </w:r>
        <w:r w:rsidR="00167323">
          <w:rPr>
            <w:rFonts w:asciiTheme="minorHAnsi" w:eastAsiaTheme="minorEastAsia" w:hAnsiTheme="minorHAnsi" w:cstheme="minorBidi"/>
            <w:b w:val="0"/>
            <w:noProof/>
            <w:sz w:val="22"/>
            <w:szCs w:val="22"/>
          </w:rPr>
          <w:tab/>
        </w:r>
        <w:r w:rsidR="00167323" w:rsidRPr="00BD37E9">
          <w:rPr>
            <w:rStyle w:val="Hyperlink"/>
            <w:noProof/>
          </w:rPr>
          <w:t>RSSR – PID $2820 – Transmission Primary Oncoming Clutch</w:t>
        </w:r>
        <w:r w:rsidR="00167323">
          <w:rPr>
            <w:noProof/>
            <w:webHidden/>
          </w:rPr>
          <w:tab/>
        </w:r>
        <w:r>
          <w:rPr>
            <w:noProof/>
            <w:webHidden/>
          </w:rPr>
          <w:fldChar w:fldCharType="begin"/>
        </w:r>
        <w:r w:rsidR="00167323">
          <w:rPr>
            <w:noProof/>
            <w:webHidden/>
          </w:rPr>
          <w:instrText xml:space="preserve"> PAGEREF _Toc223513251 \h </w:instrText>
        </w:r>
        <w:r>
          <w:rPr>
            <w:noProof/>
            <w:webHidden/>
          </w:rPr>
        </w:r>
        <w:r>
          <w:rPr>
            <w:noProof/>
            <w:webHidden/>
          </w:rPr>
          <w:fldChar w:fldCharType="separate"/>
        </w:r>
        <w:r w:rsidR="00167323">
          <w:rPr>
            <w:noProof/>
            <w:webHidden/>
          </w:rPr>
          <w:t>253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52" w:history="1">
        <w:r w:rsidR="00167323" w:rsidRPr="00BD37E9">
          <w:rPr>
            <w:rStyle w:val="Hyperlink"/>
            <w:noProof/>
          </w:rPr>
          <w:t>3.2.449</w:t>
        </w:r>
        <w:r w:rsidR="00167323">
          <w:rPr>
            <w:rFonts w:asciiTheme="minorHAnsi" w:eastAsiaTheme="minorEastAsia" w:hAnsiTheme="minorHAnsi" w:cstheme="minorBidi"/>
            <w:b w:val="0"/>
            <w:noProof/>
            <w:sz w:val="22"/>
            <w:szCs w:val="22"/>
          </w:rPr>
          <w:tab/>
        </w:r>
        <w:r w:rsidR="00167323" w:rsidRPr="00BD37E9">
          <w:rPr>
            <w:rStyle w:val="Hyperlink"/>
            <w:noProof/>
          </w:rPr>
          <w:t>CCER – PID $2821 – Transmission Full Feed Fill Pressure</w:t>
        </w:r>
        <w:r w:rsidR="00167323">
          <w:rPr>
            <w:noProof/>
            <w:webHidden/>
          </w:rPr>
          <w:tab/>
        </w:r>
        <w:r>
          <w:rPr>
            <w:noProof/>
            <w:webHidden/>
          </w:rPr>
          <w:fldChar w:fldCharType="begin"/>
        </w:r>
        <w:r w:rsidR="00167323">
          <w:rPr>
            <w:noProof/>
            <w:webHidden/>
          </w:rPr>
          <w:instrText xml:space="preserve"> PAGEREF _Toc223513252 \h </w:instrText>
        </w:r>
        <w:r>
          <w:rPr>
            <w:noProof/>
            <w:webHidden/>
          </w:rPr>
        </w:r>
        <w:r>
          <w:rPr>
            <w:noProof/>
            <w:webHidden/>
          </w:rPr>
          <w:fldChar w:fldCharType="separate"/>
        </w:r>
        <w:r w:rsidR="00167323">
          <w:rPr>
            <w:noProof/>
            <w:webHidden/>
          </w:rPr>
          <w:t>253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53" w:history="1">
        <w:r w:rsidR="00167323" w:rsidRPr="00BD37E9">
          <w:rPr>
            <w:rStyle w:val="Hyperlink"/>
            <w:noProof/>
          </w:rPr>
          <w:t>3.2.450</w:t>
        </w:r>
        <w:r w:rsidR="00167323">
          <w:rPr>
            <w:rFonts w:asciiTheme="minorHAnsi" w:eastAsiaTheme="minorEastAsia" w:hAnsiTheme="minorHAnsi" w:cstheme="minorBidi"/>
            <w:b w:val="0"/>
            <w:noProof/>
            <w:sz w:val="22"/>
            <w:szCs w:val="22"/>
          </w:rPr>
          <w:tab/>
        </w:r>
        <w:r w:rsidR="00167323" w:rsidRPr="00BD37E9">
          <w:rPr>
            <w:rStyle w:val="Hyperlink"/>
            <w:noProof/>
          </w:rPr>
          <w:t>TOSR – PID $2822 – TISS/TOSS Regulated Voltage Supply Status</w:t>
        </w:r>
        <w:r w:rsidR="00167323">
          <w:rPr>
            <w:noProof/>
            <w:webHidden/>
          </w:rPr>
          <w:tab/>
        </w:r>
        <w:r>
          <w:rPr>
            <w:noProof/>
            <w:webHidden/>
          </w:rPr>
          <w:fldChar w:fldCharType="begin"/>
        </w:r>
        <w:r w:rsidR="00167323">
          <w:rPr>
            <w:noProof/>
            <w:webHidden/>
          </w:rPr>
          <w:instrText xml:space="preserve"> PAGEREF _Toc223513253 \h </w:instrText>
        </w:r>
        <w:r>
          <w:rPr>
            <w:noProof/>
            <w:webHidden/>
          </w:rPr>
        </w:r>
        <w:r>
          <w:rPr>
            <w:noProof/>
            <w:webHidden/>
          </w:rPr>
          <w:fldChar w:fldCharType="separate"/>
        </w:r>
        <w:r w:rsidR="00167323">
          <w:rPr>
            <w:noProof/>
            <w:webHidden/>
          </w:rPr>
          <w:t>253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54" w:history="1">
        <w:r w:rsidR="00167323" w:rsidRPr="00BD37E9">
          <w:rPr>
            <w:rStyle w:val="Hyperlink"/>
            <w:noProof/>
          </w:rPr>
          <w:t>3.2.451</w:t>
        </w:r>
        <w:r w:rsidR="00167323">
          <w:rPr>
            <w:rFonts w:asciiTheme="minorHAnsi" w:eastAsiaTheme="minorEastAsia" w:hAnsiTheme="minorHAnsi" w:cstheme="minorBidi"/>
            <w:b w:val="0"/>
            <w:noProof/>
            <w:sz w:val="22"/>
            <w:szCs w:val="22"/>
          </w:rPr>
          <w:tab/>
        </w:r>
        <w:r w:rsidR="00167323" w:rsidRPr="00BD37E9">
          <w:rPr>
            <w:rStyle w:val="Hyperlink"/>
            <w:noProof/>
          </w:rPr>
          <w:t>RSCR – PID $2823 – Service Fast Learn Status</w:t>
        </w:r>
        <w:r w:rsidR="00167323">
          <w:rPr>
            <w:noProof/>
            <w:webHidden/>
          </w:rPr>
          <w:tab/>
        </w:r>
        <w:r>
          <w:rPr>
            <w:noProof/>
            <w:webHidden/>
          </w:rPr>
          <w:fldChar w:fldCharType="begin"/>
        </w:r>
        <w:r w:rsidR="00167323">
          <w:rPr>
            <w:noProof/>
            <w:webHidden/>
          </w:rPr>
          <w:instrText xml:space="preserve"> PAGEREF _Toc223513254 \h </w:instrText>
        </w:r>
        <w:r>
          <w:rPr>
            <w:noProof/>
            <w:webHidden/>
          </w:rPr>
        </w:r>
        <w:r>
          <w:rPr>
            <w:noProof/>
            <w:webHidden/>
          </w:rPr>
          <w:fldChar w:fldCharType="separate"/>
        </w:r>
        <w:r w:rsidR="00167323">
          <w:rPr>
            <w:noProof/>
            <w:webHidden/>
          </w:rPr>
          <w:t>254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55" w:history="1">
        <w:r w:rsidR="00167323" w:rsidRPr="00BD37E9">
          <w:rPr>
            <w:rStyle w:val="Hyperlink"/>
            <w:noProof/>
          </w:rPr>
          <w:t>3.2.452</w:t>
        </w:r>
        <w:r w:rsidR="00167323">
          <w:rPr>
            <w:rFonts w:asciiTheme="minorHAnsi" w:eastAsiaTheme="minorEastAsia" w:hAnsiTheme="minorHAnsi" w:cstheme="minorBidi"/>
            <w:b w:val="0"/>
            <w:noProof/>
            <w:sz w:val="22"/>
            <w:szCs w:val="22"/>
          </w:rPr>
          <w:tab/>
        </w:r>
        <w:r w:rsidR="00167323" w:rsidRPr="00BD37E9">
          <w:rPr>
            <w:rStyle w:val="Hyperlink"/>
            <w:noProof/>
          </w:rPr>
          <w:t>RSCR – PID $2824 – Transmission Cleaning Procedure Status</w:t>
        </w:r>
        <w:r w:rsidR="00167323">
          <w:rPr>
            <w:noProof/>
            <w:webHidden/>
          </w:rPr>
          <w:tab/>
        </w:r>
        <w:r>
          <w:rPr>
            <w:noProof/>
            <w:webHidden/>
          </w:rPr>
          <w:fldChar w:fldCharType="begin"/>
        </w:r>
        <w:r w:rsidR="00167323">
          <w:rPr>
            <w:noProof/>
            <w:webHidden/>
          </w:rPr>
          <w:instrText xml:space="preserve"> PAGEREF _Toc223513255 \h </w:instrText>
        </w:r>
        <w:r>
          <w:rPr>
            <w:noProof/>
            <w:webHidden/>
          </w:rPr>
        </w:r>
        <w:r>
          <w:rPr>
            <w:noProof/>
            <w:webHidden/>
          </w:rPr>
          <w:fldChar w:fldCharType="separate"/>
        </w:r>
        <w:r w:rsidR="00167323">
          <w:rPr>
            <w:noProof/>
            <w:webHidden/>
          </w:rPr>
          <w:t>254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56" w:history="1">
        <w:r w:rsidR="00167323" w:rsidRPr="00BD37E9">
          <w:rPr>
            <w:rStyle w:val="Hyperlink"/>
            <w:noProof/>
          </w:rPr>
          <w:t>3.2.453</w:t>
        </w:r>
        <w:r w:rsidR="00167323">
          <w:rPr>
            <w:rFonts w:asciiTheme="minorHAnsi" w:eastAsiaTheme="minorEastAsia" w:hAnsiTheme="minorHAnsi" w:cstheme="minorBidi"/>
            <w:b w:val="0"/>
            <w:noProof/>
            <w:sz w:val="22"/>
            <w:szCs w:val="22"/>
          </w:rPr>
          <w:tab/>
        </w:r>
        <w:r w:rsidR="00167323" w:rsidRPr="00BD37E9">
          <w:rPr>
            <w:rStyle w:val="Hyperlink"/>
            <w:noProof/>
          </w:rPr>
          <w:t>TFTR – PID $2826 –Transmission Control Module Restart Sensor Temperature</w:t>
        </w:r>
        <w:r w:rsidR="00167323">
          <w:rPr>
            <w:noProof/>
            <w:webHidden/>
          </w:rPr>
          <w:tab/>
        </w:r>
        <w:r>
          <w:rPr>
            <w:noProof/>
            <w:webHidden/>
          </w:rPr>
          <w:fldChar w:fldCharType="begin"/>
        </w:r>
        <w:r w:rsidR="00167323">
          <w:rPr>
            <w:noProof/>
            <w:webHidden/>
          </w:rPr>
          <w:instrText xml:space="preserve"> PAGEREF _Toc223513256 \h </w:instrText>
        </w:r>
        <w:r>
          <w:rPr>
            <w:noProof/>
            <w:webHidden/>
          </w:rPr>
        </w:r>
        <w:r>
          <w:rPr>
            <w:noProof/>
            <w:webHidden/>
          </w:rPr>
          <w:fldChar w:fldCharType="separate"/>
        </w:r>
        <w:r w:rsidR="00167323">
          <w:rPr>
            <w:noProof/>
            <w:webHidden/>
          </w:rPr>
          <w:t>255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57" w:history="1">
        <w:r w:rsidR="00167323" w:rsidRPr="00BD37E9">
          <w:rPr>
            <w:rStyle w:val="Hyperlink"/>
            <w:noProof/>
          </w:rPr>
          <w:t>3.2.454</w:t>
        </w:r>
        <w:r w:rsidR="00167323">
          <w:rPr>
            <w:rFonts w:asciiTheme="minorHAnsi" w:eastAsiaTheme="minorEastAsia" w:hAnsiTheme="minorHAnsi" w:cstheme="minorBidi"/>
            <w:b w:val="0"/>
            <w:noProof/>
            <w:sz w:val="22"/>
            <w:szCs w:val="22"/>
          </w:rPr>
          <w:tab/>
        </w:r>
        <w:r w:rsidR="00167323" w:rsidRPr="00BD37E9">
          <w:rPr>
            <w:rStyle w:val="Hyperlink"/>
            <w:noProof/>
          </w:rPr>
          <w:t>APSR – PID $2856 – Accelerator Pedal Fully Applied Learned Position Sensor 1</w:t>
        </w:r>
        <w:r w:rsidR="00167323">
          <w:rPr>
            <w:noProof/>
            <w:webHidden/>
          </w:rPr>
          <w:tab/>
        </w:r>
        <w:r>
          <w:rPr>
            <w:noProof/>
            <w:webHidden/>
          </w:rPr>
          <w:fldChar w:fldCharType="begin"/>
        </w:r>
        <w:r w:rsidR="00167323">
          <w:rPr>
            <w:noProof/>
            <w:webHidden/>
          </w:rPr>
          <w:instrText xml:space="preserve"> PAGEREF _Toc223513257 \h </w:instrText>
        </w:r>
        <w:r>
          <w:rPr>
            <w:noProof/>
            <w:webHidden/>
          </w:rPr>
        </w:r>
        <w:r>
          <w:rPr>
            <w:noProof/>
            <w:webHidden/>
          </w:rPr>
          <w:fldChar w:fldCharType="separate"/>
        </w:r>
        <w:r w:rsidR="00167323">
          <w:rPr>
            <w:noProof/>
            <w:webHidden/>
          </w:rPr>
          <w:t>255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58" w:history="1">
        <w:r w:rsidR="00167323" w:rsidRPr="00BD37E9">
          <w:rPr>
            <w:rStyle w:val="Hyperlink"/>
            <w:noProof/>
          </w:rPr>
          <w:t>3.2.455</w:t>
        </w:r>
        <w:r w:rsidR="00167323">
          <w:rPr>
            <w:rFonts w:asciiTheme="minorHAnsi" w:eastAsiaTheme="minorEastAsia" w:hAnsiTheme="minorHAnsi" w:cstheme="minorBidi"/>
            <w:b w:val="0"/>
            <w:noProof/>
            <w:sz w:val="22"/>
            <w:szCs w:val="22"/>
          </w:rPr>
          <w:tab/>
        </w:r>
        <w:r w:rsidR="00167323" w:rsidRPr="00BD37E9">
          <w:rPr>
            <w:rStyle w:val="Hyperlink"/>
            <w:noProof/>
          </w:rPr>
          <w:t>APSR – PID $2857 – Accelerator Pedal Fully Applied Learned Position Sensor 2</w:t>
        </w:r>
        <w:r w:rsidR="00167323">
          <w:rPr>
            <w:noProof/>
            <w:webHidden/>
          </w:rPr>
          <w:tab/>
        </w:r>
        <w:r>
          <w:rPr>
            <w:noProof/>
            <w:webHidden/>
          </w:rPr>
          <w:fldChar w:fldCharType="begin"/>
        </w:r>
        <w:r w:rsidR="00167323">
          <w:rPr>
            <w:noProof/>
            <w:webHidden/>
          </w:rPr>
          <w:instrText xml:space="preserve"> PAGEREF _Toc223513258 \h </w:instrText>
        </w:r>
        <w:r>
          <w:rPr>
            <w:noProof/>
            <w:webHidden/>
          </w:rPr>
        </w:r>
        <w:r>
          <w:rPr>
            <w:noProof/>
            <w:webHidden/>
          </w:rPr>
          <w:fldChar w:fldCharType="separate"/>
        </w:r>
        <w:r w:rsidR="00167323">
          <w:rPr>
            <w:noProof/>
            <w:webHidden/>
          </w:rPr>
          <w:t>255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59" w:history="1">
        <w:r w:rsidR="00167323" w:rsidRPr="00BD37E9">
          <w:rPr>
            <w:rStyle w:val="Hyperlink"/>
            <w:noProof/>
          </w:rPr>
          <w:t>3.2.456</w:t>
        </w:r>
        <w:r w:rsidR="00167323">
          <w:rPr>
            <w:rFonts w:asciiTheme="minorHAnsi" w:eastAsiaTheme="minorEastAsia" w:hAnsiTheme="minorHAnsi" w:cstheme="minorBidi"/>
            <w:b w:val="0"/>
            <w:noProof/>
            <w:sz w:val="22"/>
            <w:szCs w:val="22"/>
          </w:rPr>
          <w:tab/>
        </w:r>
        <w:r w:rsidR="00167323" w:rsidRPr="00BD37E9">
          <w:rPr>
            <w:rStyle w:val="Hyperlink"/>
            <w:noProof/>
          </w:rPr>
          <w:t>TUDR – PID $2861 – Transmission Tap Up/Down Switch 2 Status</w:t>
        </w:r>
        <w:r w:rsidR="00167323">
          <w:rPr>
            <w:noProof/>
            <w:webHidden/>
          </w:rPr>
          <w:tab/>
        </w:r>
        <w:r>
          <w:rPr>
            <w:noProof/>
            <w:webHidden/>
          </w:rPr>
          <w:fldChar w:fldCharType="begin"/>
        </w:r>
        <w:r w:rsidR="00167323">
          <w:rPr>
            <w:noProof/>
            <w:webHidden/>
          </w:rPr>
          <w:instrText xml:space="preserve"> PAGEREF _Toc223513259 \h </w:instrText>
        </w:r>
        <w:r>
          <w:rPr>
            <w:noProof/>
            <w:webHidden/>
          </w:rPr>
        </w:r>
        <w:r>
          <w:rPr>
            <w:noProof/>
            <w:webHidden/>
          </w:rPr>
          <w:fldChar w:fldCharType="separate"/>
        </w:r>
        <w:r w:rsidR="00167323">
          <w:rPr>
            <w:noProof/>
            <w:webHidden/>
          </w:rPr>
          <w:t>256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60" w:history="1">
        <w:r w:rsidR="00167323" w:rsidRPr="00BD37E9">
          <w:rPr>
            <w:rStyle w:val="Hyperlink"/>
            <w:noProof/>
          </w:rPr>
          <w:t>3.2.457</w:t>
        </w:r>
        <w:r w:rsidR="00167323">
          <w:rPr>
            <w:rFonts w:asciiTheme="minorHAnsi" w:eastAsiaTheme="minorEastAsia" w:hAnsiTheme="minorHAnsi" w:cstheme="minorBidi"/>
            <w:b w:val="0"/>
            <w:noProof/>
            <w:sz w:val="22"/>
            <w:szCs w:val="22"/>
          </w:rPr>
          <w:tab/>
        </w:r>
        <w:r w:rsidR="00167323" w:rsidRPr="00BD37E9">
          <w:rPr>
            <w:rStyle w:val="Hyperlink"/>
            <w:noProof/>
          </w:rPr>
          <w:t>TPCR – PID $2862 – Calculated Line Pressure</w:t>
        </w:r>
        <w:r w:rsidR="00167323">
          <w:rPr>
            <w:noProof/>
            <w:webHidden/>
          </w:rPr>
          <w:tab/>
        </w:r>
        <w:r>
          <w:rPr>
            <w:noProof/>
            <w:webHidden/>
          </w:rPr>
          <w:fldChar w:fldCharType="begin"/>
        </w:r>
        <w:r w:rsidR="00167323">
          <w:rPr>
            <w:noProof/>
            <w:webHidden/>
          </w:rPr>
          <w:instrText xml:space="preserve"> PAGEREF _Toc223513260 \h </w:instrText>
        </w:r>
        <w:r>
          <w:rPr>
            <w:noProof/>
            <w:webHidden/>
          </w:rPr>
        </w:r>
        <w:r>
          <w:rPr>
            <w:noProof/>
            <w:webHidden/>
          </w:rPr>
          <w:fldChar w:fldCharType="separate"/>
        </w:r>
        <w:r w:rsidR="00167323">
          <w:rPr>
            <w:noProof/>
            <w:webHidden/>
          </w:rPr>
          <w:t>256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61" w:history="1">
        <w:r w:rsidR="00167323" w:rsidRPr="00BD37E9">
          <w:rPr>
            <w:rStyle w:val="Hyperlink"/>
            <w:noProof/>
          </w:rPr>
          <w:t>3.2.458</w:t>
        </w:r>
        <w:r w:rsidR="00167323">
          <w:rPr>
            <w:rFonts w:asciiTheme="minorHAnsi" w:eastAsiaTheme="minorEastAsia" w:hAnsiTheme="minorHAnsi" w:cstheme="minorBidi"/>
            <w:b w:val="0"/>
            <w:noProof/>
            <w:sz w:val="22"/>
            <w:szCs w:val="22"/>
          </w:rPr>
          <w:tab/>
        </w:r>
        <w:r w:rsidR="00167323" w:rsidRPr="00BD37E9">
          <w:rPr>
            <w:rStyle w:val="Hyperlink"/>
            <w:noProof/>
          </w:rPr>
          <w:t>EVPR – PID $3A00 – Engine Off Natural Vacuum Phase 1 Result Time</w:t>
        </w:r>
        <w:r w:rsidR="00167323">
          <w:rPr>
            <w:noProof/>
            <w:webHidden/>
          </w:rPr>
          <w:tab/>
        </w:r>
        <w:r>
          <w:rPr>
            <w:noProof/>
            <w:webHidden/>
          </w:rPr>
          <w:fldChar w:fldCharType="begin"/>
        </w:r>
        <w:r w:rsidR="00167323">
          <w:rPr>
            <w:noProof/>
            <w:webHidden/>
          </w:rPr>
          <w:instrText xml:space="preserve"> PAGEREF _Toc223513261 \h </w:instrText>
        </w:r>
        <w:r>
          <w:rPr>
            <w:noProof/>
            <w:webHidden/>
          </w:rPr>
        </w:r>
        <w:r>
          <w:rPr>
            <w:noProof/>
            <w:webHidden/>
          </w:rPr>
          <w:fldChar w:fldCharType="separate"/>
        </w:r>
        <w:r w:rsidR="00167323">
          <w:rPr>
            <w:noProof/>
            <w:webHidden/>
          </w:rPr>
          <w:t>256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62" w:history="1">
        <w:r w:rsidR="00167323" w:rsidRPr="00BD37E9">
          <w:rPr>
            <w:rStyle w:val="Hyperlink"/>
            <w:noProof/>
          </w:rPr>
          <w:t>3.2.459</w:t>
        </w:r>
        <w:r w:rsidR="00167323">
          <w:rPr>
            <w:rFonts w:asciiTheme="minorHAnsi" w:eastAsiaTheme="minorEastAsia" w:hAnsiTheme="minorHAnsi" w:cstheme="minorBidi"/>
            <w:b w:val="0"/>
            <w:noProof/>
            <w:sz w:val="22"/>
            <w:szCs w:val="22"/>
          </w:rPr>
          <w:tab/>
        </w:r>
        <w:r w:rsidR="00167323" w:rsidRPr="00BD37E9">
          <w:rPr>
            <w:rStyle w:val="Hyperlink"/>
            <w:noProof/>
          </w:rPr>
          <w:t>EVPR – PID $3A01 – Engine Off Natural Vacuum Phase 2 End Time</w:t>
        </w:r>
        <w:r w:rsidR="00167323">
          <w:rPr>
            <w:noProof/>
            <w:webHidden/>
          </w:rPr>
          <w:tab/>
        </w:r>
        <w:r>
          <w:rPr>
            <w:noProof/>
            <w:webHidden/>
          </w:rPr>
          <w:fldChar w:fldCharType="begin"/>
        </w:r>
        <w:r w:rsidR="00167323">
          <w:rPr>
            <w:noProof/>
            <w:webHidden/>
          </w:rPr>
          <w:instrText xml:space="preserve"> PAGEREF _Toc223513262 \h </w:instrText>
        </w:r>
        <w:r>
          <w:rPr>
            <w:noProof/>
            <w:webHidden/>
          </w:rPr>
        </w:r>
        <w:r>
          <w:rPr>
            <w:noProof/>
            <w:webHidden/>
          </w:rPr>
          <w:fldChar w:fldCharType="separate"/>
        </w:r>
        <w:r w:rsidR="00167323">
          <w:rPr>
            <w:noProof/>
            <w:webHidden/>
          </w:rPr>
          <w:t>257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63" w:history="1">
        <w:r w:rsidR="00167323" w:rsidRPr="00BD37E9">
          <w:rPr>
            <w:rStyle w:val="Hyperlink"/>
            <w:noProof/>
          </w:rPr>
          <w:t>3.2.460</w:t>
        </w:r>
        <w:r w:rsidR="00167323">
          <w:rPr>
            <w:rFonts w:asciiTheme="minorHAnsi" w:eastAsiaTheme="minorEastAsia" w:hAnsiTheme="minorHAnsi" w:cstheme="minorBidi"/>
            <w:b w:val="0"/>
            <w:noProof/>
            <w:sz w:val="22"/>
            <w:szCs w:val="22"/>
          </w:rPr>
          <w:tab/>
        </w:r>
        <w:r w:rsidR="00167323" w:rsidRPr="00BD37E9">
          <w:rPr>
            <w:rStyle w:val="Hyperlink"/>
            <w:noProof/>
          </w:rPr>
          <w:t>EVPR – PID $3A02 – Engine Off Natural Vacuum EWMA Test Sample Counter</w:t>
        </w:r>
        <w:r w:rsidR="00167323">
          <w:rPr>
            <w:noProof/>
            <w:webHidden/>
          </w:rPr>
          <w:tab/>
        </w:r>
        <w:r>
          <w:rPr>
            <w:noProof/>
            <w:webHidden/>
          </w:rPr>
          <w:fldChar w:fldCharType="begin"/>
        </w:r>
        <w:r w:rsidR="00167323">
          <w:rPr>
            <w:noProof/>
            <w:webHidden/>
          </w:rPr>
          <w:instrText xml:space="preserve"> PAGEREF _Toc223513263 \h </w:instrText>
        </w:r>
        <w:r>
          <w:rPr>
            <w:noProof/>
            <w:webHidden/>
          </w:rPr>
        </w:r>
        <w:r>
          <w:rPr>
            <w:noProof/>
            <w:webHidden/>
          </w:rPr>
          <w:fldChar w:fldCharType="separate"/>
        </w:r>
        <w:r w:rsidR="00167323">
          <w:rPr>
            <w:noProof/>
            <w:webHidden/>
          </w:rPr>
          <w:t>257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64" w:history="1">
        <w:r w:rsidR="00167323" w:rsidRPr="00BD37E9">
          <w:rPr>
            <w:rStyle w:val="Hyperlink"/>
            <w:noProof/>
          </w:rPr>
          <w:t>3.2.461</w:t>
        </w:r>
        <w:r w:rsidR="00167323">
          <w:rPr>
            <w:rFonts w:asciiTheme="minorHAnsi" w:eastAsiaTheme="minorEastAsia" w:hAnsiTheme="minorHAnsi" w:cstheme="minorBidi"/>
            <w:b w:val="0"/>
            <w:noProof/>
            <w:sz w:val="22"/>
            <w:szCs w:val="22"/>
          </w:rPr>
          <w:tab/>
        </w:r>
        <w:r w:rsidR="00167323" w:rsidRPr="00BD37E9">
          <w:rPr>
            <w:rStyle w:val="Hyperlink"/>
            <w:noProof/>
          </w:rPr>
          <w:t>EVPR – PID $3A03 – Accumulated Distance Traveled During Previous Key On Cycles</w:t>
        </w:r>
        <w:r w:rsidR="00167323">
          <w:rPr>
            <w:noProof/>
            <w:webHidden/>
          </w:rPr>
          <w:tab/>
        </w:r>
        <w:r>
          <w:rPr>
            <w:noProof/>
            <w:webHidden/>
          </w:rPr>
          <w:fldChar w:fldCharType="begin"/>
        </w:r>
        <w:r w:rsidR="00167323">
          <w:rPr>
            <w:noProof/>
            <w:webHidden/>
          </w:rPr>
          <w:instrText xml:space="preserve"> PAGEREF _Toc223513264 \h </w:instrText>
        </w:r>
        <w:r>
          <w:rPr>
            <w:noProof/>
            <w:webHidden/>
          </w:rPr>
        </w:r>
        <w:r>
          <w:rPr>
            <w:noProof/>
            <w:webHidden/>
          </w:rPr>
          <w:fldChar w:fldCharType="separate"/>
        </w:r>
        <w:r w:rsidR="00167323">
          <w:rPr>
            <w:noProof/>
            <w:webHidden/>
          </w:rPr>
          <w:t>257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65" w:history="1">
        <w:r w:rsidR="00167323" w:rsidRPr="00BD37E9">
          <w:rPr>
            <w:rStyle w:val="Hyperlink"/>
            <w:noProof/>
          </w:rPr>
          <w:t>3.2.462</w:t>
        </w:r>
        <w:r w:rsidR="00167323">
          <w:rPr>
            <w:rFonts w:asciiTheme="minorHAnsi" w:eastAsiaTheme="minorEastAsia" w:hAnsiTheme="minorHAnsi" w:cstheme="minorBidi"/>
            <w:b w:val="0"/>
            <w:noProof/>
            <w:sz w:val="22"/>
            <w:szCs w:val="22"/>
          </w:rPr>
          <w:tab/>
        </w:r>
        <w:r w:rsidR="00167323" w:rsidRPr="00BD37E9">
          <w:rPr>
            <w:rStyle w:val="Hyperlink"/>
            <w:noProof/>
          </w:rPr>
          <w:t>EVPR – PID $3A04 – Engine Off Natural Vacuum Corrected Phase 1 End Pressure</w:t>
        </w:r>
        <w:r w:rsidR="00167323">
          <w:rPr>
            <w:noProof/>
            <w:webHidden/>
          </w:rPr>
          <w:tab/>
        </w:r>
        <w:r>
          <w:rPr>
            <w:noProof/>
            <w:webHidden/>
          </w:rPr>
          <w:fldChar w:fldCharType="begin"/>
        </w:r>
        <w:r w:rsidR="00167323">
          <w:rPr>
            <w:noProof/>
            <w:webHidden/>
          </w:rPr>
          <w:instrText xml:space="preserve"> PAGEREF _Toc223513265 \h </w:instrText>
        </w:r>
        <w:r>
          <w:rPr>
            <w:noProof/>
            <w:webHidden/>
          </w:rPr>
        </w:r>
        <w:r>
          <w:rPr>
            <w:noProof/>
            <w:webHidden/>
          </w:rPr>
          <w:fldChar w:fldCharType="separate"/>
        </w:r>
        <w:r w:rsidR="00167323">
          <w:rPr>
            <w:noProof/>
            <w:webHidden/>
          </w:rPr>
          <w:t>257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66" w:history="1">
        <w:r w:rsidR="00167323" w:rsidRPr="00BD37E9">
          <w:rPr>
            <w:rStyle w:val="Hyperlink"/>
            <w:bCs/>
            <w:noProof/>
            <w:u w:color="000000"/>
          </w:rPr>
          <w:t>3.2.463</w:t>
        </w:r>
        <w:r w:rsidR="00167323">
          <w:rPr>
            <w:rFonts w:asciiTheme="minorHAnsi" w:eastAsiaTheme="minorEastAsia" w:hAnsiTheme="minorHAnsi" w:cstheme="minorBidi"/>
            <w:b w:val="0"/>
            <w:noProof/>
            <w:sz w:val="22"/>
            <w:szCs w:val="22"/>
          </w:rPr>
          <w:tab/>
        </w:r>
        <w:r w:rsidR="00167323" w:rsidRPr="00BD37E9">
          <w:rPr>
            <w:rStyle w:val="Hyperlink"/>
            <w:noProof/>
          </w:rPr>
          <w:t>EVPR – PID $3A05 – Engine Off Natural Vacuum Phase 1 Result Pressure</w:t>
        </w:r>
        <w:r w:rsidR="00167323">
          <w:rPr>
            <w:noProof/>
            <w:webHidden/>
          </w:rPr>
          <w:tab/>
        </w:r>
        <w:r>
          <w:rPr>
            <w:noProof/>
            <w:webHidden/>
          </w:rPr>
          <w:fldChar w:fldCharType="begin"/>
        </w:r>
        <w:r w:rsidR="00167323">
          <w:rPr>
            <w:noProof/>
            <w:webHidden/>
          </w:rPr>
          <w:instrText xml:space="preserve"> PAGEREF _Toc223513266 \h </w:instrText>
        </w:r>
        <w:r>
          <w:rPr>
            <w:noProof/>
            <w:webHidden/>
          </w:rPr>
        </w:r>
        <w:r>
          <w:rPr>
            <w:noProof/>
            <w:webHidden/>
          </w:rPr>
          <w:fldChar w:fldCharType="separate"/>
        </w:r>
        <w:r w:rsidR="00167323">
          <w:rPr>
            <w:noProof/>
            <w:webHidden/>
          </w:rPr>
          <w:t>257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67" w:history="1">
        <w:r w:rsidR="00167323" w:rsidRPr="00BD37E9">
          <w:rPr>
            <w:rStyle w:val="Hyperlink"/>
            <w:rFonts w:cs="Times"/>
            <w:bCs/>
            <w:noProof/>
            <w:u w:color="000000"/>
          </w:rPr>
          <w:t>3.2.464</w:t>
        </w:r>
        <w:r w:rsidR="00167323">
          <w:rPr>
            <w:rFonts w:asciiTheme="minorHAnsi" w:eastAsiaTheme="minorEastAsia" w:hAnsiTheme="minorHAnsi" w:cstheme="minorBidi"/>
            <w:b w:val="0"/>
            <w:noProof/>
            <w:sz w:val="22"/>
            <w:szCs w:val="22"/>
          </w:rPr>
          <w:tab/>
        </w:r>
        <w:r w:rsidR="00167323" w:rsidRPr="00BD37E9">
          <w:rPr>
            <w:rStyle w:val="Hyperlink"/>
            <w:noProof/>
          </w:rPr>
          <w:t>EVPR – PID $3A06 – Engine Off Natural Vacuum Phase 2 Result Vacuum</w:t>
        </w:r>
        <w:r w:rsidR="00167323">
          <w:rPr>
            <w:noProof/>
            <w:webHidden/>
          </w:rPr>
          <w:tab/>
        </w:r>
        <w:r>
          <w:rPr>
            <w:noProof/>
            <w:webHidden/>
          </w:rPr>
          <w:fldChar w:fldCharType="begin"/>
        </w:r>
        <w:r w:rsidR="00167323">
          <w:rPr>
            <w:noProof/>
            <w:webHidden/>
          </w:rPr>
          <w:instrText xml:space="preserve"> PAGEREF _Toc223513267 \h </w:instrText>
        </w:r>
        <w:r>
          <w:rPr>
            <w:noProof/>
            <w:webHidden/>
          </w:rPr>
        </w:r>
        <w:r>
          <w:rPr>
            <w:noProof/>
            <w:webHidden/>
          </w:rPr>
          <w:fldChar w:fldCharType="separate"/>
        </w:r>
        <w:r w:rsidR="00167323">
          <w:rPr>
            <w:noProof/>
            <w:webHidden/>
          </w:rPr>
          <w:t>258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68" w:history="1">
        <w:r w:rsidR="00167323" w:rsidRPr="00BD37E9">
          <w:rPr>
            <w:rStyle w:val="Hyperlink"/>
            <w:noProof/>
          </w:rPr>
          <w:t>3.2.465</w:t>
        </w:r>
        <w:r w:rsidR="00167323">
          <w:rPr>
            <w:rFonts w:asciiTheme="minorHAnsi" w:eastAsiaTheme="minorEastAsia" w:hAnsiTheme="minorHAnsi" w:cstheme="minorBidi"/>
            <w:b w:val="0"/>
            <w:noProof/>
            <w:sz w:val="22"/>
            <w:szCs w:val="22"/>
          </w:rPr>
          <w:tab/>
        </w:r>
        <w:r w:rsidR="00167323" w:rsidRPr="00BD37E9">
          <w:rPr>
            <w:rStyle w:val="Hyperlink"/>
            <w:noProof/>
          </w:rPr>
          <w:t>EVPR – PID $3A07 – Engine Running EVAP Diagnostics Fault History</w:t>
        </w:r>
        <w:r w:rsidR="00167323">
          <w:rPr>
            <w:noProof/>
            <w:webHidden/>
          </w:rPr>
          <w:tab/>
        </w:r>
        <w:r>
          <w:rPr>
            <w:noProof/>
            <w:webHidden/>
          </w:rPr>
          <w:fldChar w:fldCharType="begin"/>
        </w:r>
        <w:r w:rsidR="00167323">
          <w:rPr>
            <w:noProof/>
            <w:webHidden/>
          </w:rPr>
          <w:instrText xml:space="preserve"> PAGEREF _Toc223513268 \h </w:instrText>
        </w:r>
        <w:r>
          <w:rPr>
            <w:noProof/>
            <w:webHidden/>
          </w:rPr>
        </w:r>
        <w:r>
          <w:rPr>
            <w:noProof/>
            <w:webHidden/>
          </w:rPr>
          <w:fldChar w:fldCharType="separate"/>
        </w:r>
        <w:r w:rsidR="00167323">
          <w:rPr>
            <w:noProof/>
            <w:webHidden/>
          </w:rPr>
          <w:t>258</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3269" w:history="1">
        <w:r w:rsidR="00167323" w:rsidRPr="00BD37E9">
          <w:rPr>
            <w:rStyle w:val="Hyperlink"/>
            <w:noProof/>
          </w:rPr>
          <w:t>3.3</w:t>
        </w:r>
        <w:r w:rsidR="00167323">
          <w:rPr>
            <w:rFonts w:asciiTheme="minorHAnsi" w:eastAsiaTheme="minorEastAsia" w:hAnsiTheme="minorHAnsi" w:cstheme="minorBidi"/>
            <w:b w:val="0"/>
            <w:noProof/>
            <w:sz w:val="22"/>
            <w:szCs w:val="22"/>
          </w:rPr>
          <w:tab/>
        </w:r>
        <w:r w:rsidR="00167323" w:rsidRPr="00BD37E9">
          <w:rPr>
            <w:rStyle w:val="Hyperlink"/>
            <w:noProof/>
          </w:rPr>
          <w:t>Development PIDs</w:t>
        </w:r>
        <w:r w:rsidR="00167323">
          <w:rPr>
            <w:noProof/>
            <w:webHidden/>
          </w:rPr>
          <w:tab/>
        </w:r>
        <w:r>
          <w:rPr>
            <w:noProof/>
            <w:webHidden/>
          </w:rPr>
          <w:fldChar w:fldCharType="begin"/>
        </w:r>
        <w:r w:rsidR="00167323">
          <w:rPr>
            <w:noProof/>
            <w:webHidden/>
          </w:rPr>
          <w:instrText xml:space="preserve"> PAGEREF _Toc223513269 \h </w:instrText>
        </w:r>
        <w:r>
          <w:rPr>
            <w:noProof/>
            <w:webHidden/>
          </w:rPr>
        </w:r>
        <w:r>
          <w:rPr>
            <w:noProof/>
            <w:webHidden/>
          </w:rPr>
          <w:fldChar w:fldCharType="separate"/>
        </w:r>
        <w:r w:rsidR="00167323">
          <w:rPr>
            <w:noProof/>
            <w:webHidden/>
          </w:rPr>
          <w:t>258</w:t>
        </w:r>
        <w:r>
          <w:rPr>
            <w:noProof/>
            <w:webHidden/>
          </w:rPr>
          <w:fldChar w:fldCharType="end"/>
        </w:r>
      </w:hyperlink>
    </w:p>
    <w:p w:rsidR="00167323" w:rsidRDefault="00C03484">
      <w:pPr>
        <w:pStyle w:val="TOC1"/>
        <w:tabs>
          <w:tab w:val="left" w:pos="403"/>
        </w:tabs>
        <w:rPr>
          <w:rFonts w:asciiTheme="minorHAnsi" w:eastAsiaTheme="minorEastAsia" w:hAnsiTheme="minorHAnsi" w:cstheme="minorBidi"/>
          <w:b w:val="0"/>
          <w:noProof/>
          <w:sz w:val="22"/>
          <w:szCs w:val="22"/>
        </w:rPr>
      </w:pPr>
      <w:hyperlink w:anchor="_Toc223513270" w:history="1">
        <w:r w:rsidR="00167323" w:rsidRPr="00BD37E9">
          <w:rPr>
            <w:rStyle w:val="Hyperlink"/>
            <w:noProof/>
          </w:rPr>
          <w:t>4.</w:t>
        </w:r>
        <w:r w:rsidR="00167323">
          <w:rPr>
            <w:rFonts w:asciiTheme="minorHAnsi" w:eastAsiaTheme="minorEastAsia" w:hAnsiTheme="minorHAnsi" w:cstheme="minorBidi"/>
            <w:b w:val="0"/>
            <w:noProof/>
            <w:sz w:val="22"/>
            <w:szCs w:val="22"/>
          </w:rPr>
          <w:tab/>
        </w:r>
        <w:r w:rsidR="00167323" w:rsidRPr="00BD37E9">
          <w:rPr>
            <w:rStyle w:val="Hyperlink"/>
            <w:noProof/>
          </w:rPr>
          <w:t>Data Identifiers (DIDs)</w:t>
        </w:r>
        <w:r w:rsidR="00167323">
          <w:rPr>
            <w:noProof/>
            <w:webHidden/>
          </w:rPr>
          <w:tab/>
        </w:r>
        <w:r>
          <w:rPr>
            <w:noProof/>
            <w:webHidden/>
          </w:rPr>
          <w:fldChar w:fldCharType="begin"/>
        </w:r>
        <w:r w:rsidR="00167323">
          <w:rPr>
            <w:noProof/>
            <w:webHidden/>
          </w:rPr>
          <w:instrText xml:space="preserve"> PAGEREF _Toc223513270 \h </w:instrText>
        </w:r>
        <w:r>
          <w:rPr>
            <w:noProof/>
            <w:webHidden/>
          </w:rPr>
        </w:r>
        <w:r>
          <w:rPr>
            <w:noProof/>
            <w:webHidden/>
          </w:rPr>
          <w:fldChar w:fldCharType="separate"/>
        </w:r>
        <w:r w:rsidR="00167323">
          <w:rPr>
            <w:noProof/>
            <w:webHidden/>
          </w:rPr>
          <w:t>259</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3271" w:history="1">
        <w:r w:rsidR="00167323" w:rsidRPr="00BD37E9">
          <w:rPr>
            <w:rStyle w:val="Hyperlink"/>
            <w:noProof/>
          </w:rPr>
          <w:t>4.1</w:t>
        </w:r>
        <w:r w:rsidR="00167323">
          <w:rPr>
            <w:rFonts w:asciiTheme="minorHAnsi" w:eastAsiaTheme="minorEastAsia" w:hAnsiTheme="minorHAnsi" w:cstheme="minorBidi"/>
            <w:b w:val="0"/>
            <w:noProof/>
            <w:sz w:val="22"/>
            <w:szCs w:val="22"/>
          </w:rPr>
          <w:tab/>
        </w:r>
        <w:r w:rsidR="00167323" w:rsidRPr="00BD37E9">
          <w:rPr>
            <w:rStyle w:val="Hyperlink"/>
            <w:noProof/>
          </w:rPr>
          <w:t>Application Specific DIDs</w:t>
        </w:r>
        <w:r w:rsidR="00167323">
          <w:rPr>
            <w:noProof/>
            <w:webHidden/>
          </w:rPr>
          <w:tab/>
        </w:r>
        <w:r>
          <w:rPr>
            <w:noProof/>
            <w:webHidden/>
          </w:rPr>
          <w:fldChar w:fldCharType="begin"/>
        </w:r>
        <w:r w:rsidR="00167323">
          <w:rPr>
            <w:noProof/>
            <w:webHidden/>
          </w:rPr>
          <w:instrText xml:space="preserve"> PAGEREF _Toc223513271 \h </w:instrText>
        </w:r>
        <w:r>
          <w:rPr>
            <w:noProof/>
            <w:webHidden/>
          </w:rPr>
        </w:r>
        <w:r>
          <w:rPr>
            <w:noProof/>
            <w:webHidden/>
          </w:rPr>
          <w:fldChar w:fldCharType="separate"/>
        </w:r>
        <w:r w:rsidR="00167323">
          <w:rPr>
            <w:noProof/>
            <w:webHidden/>
          </w:rPr>
          <w:t>260</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272" w:history="1">
        <w:r w:rsidR="00167323" w:rsidRPr="00BD37E9">
          <w:rPr>
            <w:rStyle w:val="Hyperlink"/>
            <w:noProof/>
          </w:rPr>
          <w:t>4.1.1</w:t>
        </w:r>
        <w:r w:rsidR="00167323">
          <w:rPr>
            <w:rFonts w:asciiTheme="minorHAnsi" w:eastAsiaTheme="minorEastAsia" w:hAnsiTheme="minorHAnsi" w:cstheme="minorBidi"/>
            <w:b w:val="0"/>
            <w:noProof/>
            <w:sz w:val="22"/>
            <w:szCs w:val="22"/>
          </w:rPr>
          <w:tab/>
        </w:r>
        <w:r w:rsidR="00167323" w:rsidRPr="00BD37E9">
          <w:rPr>
            <w:rStyle w:val="Hyperlink"/>
            <w:noProof/>
          </w:rPr>
          <w:t>VINR – DID $28 – Odometer Vehicle Identification Number</w:t>
        </w:r>
        <w:r w:rsidR="00167323">
          <w:rPr>
            <w:noProof/>
            <w:webHidden/>
          </w:rPr>
          <w:tab/>
        </w:r>
        <w:r>
          <w:rPr>
            <w:noProof/>
            <w:webHidden/>
          </w:rPr>
          <w:fldChar w:fldCharType="begin"/>
        </w:r>
        <w:r w:rsidR="00167323">
          <w:rPr>
            <w:noProof/>
            <w:webHidden/>
          </w:rPr>
          <w:instrText xml:space="preserve"> PAGEREF _Toc223513272 \h </w:instrText>
        </w:r>
        <w:r>
          <w:rPr>
            <w:noProof/>
            <w:webHidden/>
          </w:rPr>
        </w:r>
        <w:r>
          <w:rPr>
            <w:noProof/>
            <w:webHidden/>
          </w:rPr>
          <w:fldChar w:fldCharType="separate"/>
        </w:r>
        <w:r w:rsidR="00167323">
          <w:rPr>
            <w:noProof/>
            <w:webHidden/>
          </w:rPr>
          <w:t>260</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273" w:history="1">
        <w:r w:rsidR="00167323" w:rsidRPr="00BD37E9">
          <w:rPr>
            <w:rStyle w:val="Hyperlink"/>
            <w:noProof/>
          </w:rPr>
          <w:t>4.1.2</w:t>
        </w:r>
        <w:r w:rsidR="00167323">
          <w:rPr>
            <w:rFonts w:asciiTheme="minorHAnsi" w:eastAsiaTheme="minorEastAsia" w:hAnsiTheme="minorHAnsi" w:cstheme="minorBidi"/>
            <w:b w:val="0"/>
            <w:noProof/>
            <w:sz w:val="22"/>
            <w:szCs w:val="22"/>
          </w:rPr>
          <w:tab/>
        </w:r>
        <w:r w:rsidR="00167323" w:rsidRPr="00BD37E9">
          <w:rPr>
            <w:rStyle w:val="Hyperlink"/>
            <w:noProof/>
          </w:rPr>
          <w:t>MEMR – DID $29 – Primary Calibration Flash History</w:t>
        </w:r>
        <w:r w:rsidR="00167323">
          <w:rPr>
            <w:noProof/>
            <w:webHidden/>
          </w:rPr>
          <w:tab/>
        </w:r>
        <w:r>
          <w:rPr>
            <w:noProof/>
            <w:webHidden/>
          </w:rPr>
          <w:fldChar w:fldCharType="begin"/>
        </w:r>
        <w:r w:rsidR="00167323">
          <w:rPr>
            <w:noProof/>
            <w:webHidden/>
          </w:rPr>
          <w:instrText xml:space="preserve"> PAGEREF _Toc223513273 \h </w:instrText>
        </w:r>
        <w:r>
          <w:rPr>
            <w:noProof/>
            <w:webHidden/>
          </w:rPr>
        </w:r>
        <w:r>
          <w:rPr>
            <w:noProof/>
            <w:webHidden/>
          </w:rPr>
          <w:fldChar w:fldCharType="separate"/>
        </w:r>
        <w:r w:rsidR="00167323">
          <w:rPr>
            <w:noProof/>
            <w:webHidden/>
          </w:rPr>
          <w:t>262</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274" w:history="1">
        <w:r w:rsidR="00167323" w:rsidRPr="00BD37E9">
          <w:rPr>
            <w:rStyle w:val="Hyperlink"/>
            <w:noProof/>
          </w:rPr>
          <w:t>4.1.3</w:t>
        </w:r>
        <w:r w:rsidR="00167323">
          <w:rPr>
            <w:rFonts w:asciiTheme="minorHAnsi" w:eastAsiaTheme="minorEastAsia" w:hAnsiTheme="minorHAnsi" w:cstheme="minorBidi"/>
            <w:b w:val="0"/>
            <w:noProof/>
            <w:sz w:val="22"/>
            <w:szCs w:val="22"/>
          </w:rPr>
          <w:tab/>
        </w:r>
        <w:r w:rsidR="00167323" w:rsidRPr="00BD37E9">
          <w:rPr>
            <w:rStyle w:val="Hyperlink"/>
            <w:noProof/>
          </w:rPr>
          <w:t>IMOR – DID $30 – Powertrain Immobilizer Configuration</w:t>
        </w:r>
        <w:r w:rsidR="00167323">
          <w:rPr>
            <w:noProof/>
            <w:webHidden/>
          </w:rPr>
          <w:tab/>
        </w:r>
        <w:r>
          <w:rPr>
            <w:noProof/>
            <w:webHidden/>
          </w:rPr>
          <w:fldChar w:fldCharType="begin"/>
        </w:r>
        <w:r w:rsidR="00167323">
          <w:rPr>
            <w:noProof/>
            <w:webHidden/>
          </w:rPr>
          <w:instrText xml:space="preserve"> PAGEREF _Toc223513274 \h </w:instrText>
        </w:r>
        <w:r>
          <w:rPr>
            <w:noProof/>
            <w:webHidden/>
          </w:rPr>
        </w:r>
        <w:r>
          <w:rPr>
            <w:noProof/>
            <w:webHidden/>
          </w:rPr>
          <w:fldChar w:fldCharType="separate"/>
        </w:r>
        <w:r w:rsidR="00167323">
          <w:rPr>
            <w:noProof/>
            <w:webHidden/>
          </w:rPr>
          <w:t>263</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275" w:history="1">
        <w:r w:rsidR="00167323" w:rsidRPr="00BD37E9">
          <w:rPr>
            <w:rStyle w:val="Hyperlink"/>
            <w:noProof/>
          </w:rPr>
          <w:t>4.1.4</w:t>
        </w:r>
        <w:r w:rsidR="00167323">
          <w:rPr>
            <w:rFonts w:asciiTheme="minorHAnsi" w:eastAsiaTheme="minorEastAsia" w:hAnsiTheme="minorHAnsi" w:cstheme="minorBidi"/>
            <w:b w:val="0"/>
            <w:noProof/>
            <w:sz w:val="22"/>
            <w:szCs w:val="22"/>
          </w:rPr>
          <w:tab/>
        </w:r>
        <w:r w:rsidR="00167323" w:rsidRPr="00BD37E9">
          <w:rPr>
            <w:rStyle w:val="Hyperlink"/>
            <w:noProof/>
          </w:rPr>
          <w:t>IMOR – DID $31 – Powertrain Immobilizer Calibrations</w:t>
        </w:r>
        <w:r w:rsidR="00167323">
          <w:rPr>
            <w:noProof/>
            <w:webHidden/>
          </w:rPr>
          <w:tab/>
        </w:r>
        <w:r>
          <w:rPr>
            <w:noProof/>
            <w:webHidden/>
          </w:rPr>
          <w:fldChar w:fldCharType="begin"/>
        </w:r>
        <w:r w:rsidR="00167323">
          <w:rPr>
            <w:noProof/>
            <w:webHidden/>
          </w:rPr>
          <w:instrText xml:space="preserve"> PAGEREF _Toc223513275 \h </w:instrText>
        </w:r>
        <w:r>
          <w:rPr>
            <w:noProof/>
            <w:webHidden/>
          </w:rPr>
        </w:r>
        <w:r>
          <w:rPr>
            <w:noProof/>
            <w:webHidden/>
          </w:rPr>
          <w:fldChar w:fldCharType="separate"/>
        </w:r>
        <w:r w:rsidR="00167323">
          <w:rPr>
            <w:noProof/>
            <w:webHidden/>
          </w:rPr>
          <w:t>264</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276" w:history="1">
        <w:r w:rsidR="00167323" w:rsidRPr="00BD37E9">
          <w:rPr>
            <w:rStyle w:val="Hyperlink"/>
            <w:noProof/>
          </w:rPr>
          <w:t>4.1.5</w:t>
        </w:r>
        <w:r w:rsidR="00167323">
          <w:rPr>
            <w:rFonts w:asciiTheme="minorHAnsi" w:eastAsiaTheme="minorEastAsia" w:hAnsiTheme="minorHAnsi" w:cstheme="minorBidi"/>
            <w:b w:val="0"/>
            <w:noProof/>
            <w:sz w:val="22"/>
            <w:szCs w:val="22"/>
          </w:rPr>
          <w:tab/>
        </w:r>
        <w:r w:rsidR="00167323" w:rsidRPr="00BD37E9">
          <w:rPr>
            <w:rStyle w:val="Hyperlink"/>
            <w:noProof/>
          </w:rPr>
          <w:t>RVSR – DID $32 – Remaining Remote Starts</w:t>
        </w:r>
        <w:r w:rsidR="00167323">
          <w:rPr>
            <w:noProof/>
            <w:webHidden/>
          </w:rPr>
          <w:tab/>
        </w:r>
        <w:r>
          <w:rPr>
            <w:noProof/>
            <w:webHidden/>
          </w:rPr>
          <w:fldChar w:fldCharType="begin"/>
        </w:r>
        <w:r w:rsidR="00167323">
          <w:rPr>
            <w:noProof/>
            <w:webHidden/>
          </w:rPr>
          <w:instrText xml:space="preserve"> PAGEREF _Toc223513276 \h </w:instrText>
        </w:r>
        <w:r>
          <w:rPr>
            <w:noProof/>
            <w:webHidden/>
          </w:rPr>
        </w:r>
        <w:r>
          <w:rPr>
            <w:noProof/>
            <w:webHidden/>
          </w:rPr>
          <w:fldChar w:fldCharType="separate"/>
        </w:r>
        <w:r w:rsidR="00167323">
          <w:rPr>
            <w:noProof/>
            <w:webHidden/>
          </w:rPr>
          <w:t>264</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277" w:history="1">
        <w:r w:rsidR="00167323" w:rsidRPr="00BD37E9">
          <w:rPr>
            <w:rStyle w:val="Hyperlink"/>
            <w:noProof/>
          </w:rPr>
          <w:t>4.1.6</w:t>
        </w:r>
        <w:r w:rsidR="00167323">
          <w:rPr>
            <w:rFonts w:asciiTheme="minorHAnsi" w:eastAsiaTheme="minorEastAsia" w:hAnsiTheme="minorHAnsi" w:cstheme="minorBidi"/>
            <w:b w:val="0"/>
            <w:noProof/>
            <w:sz w:val="22"/>
            <w:szCs w:val="22"/>
          </w:rPr>
          <w:tab/>
        </w:r>
        <w:r w:rsidR="00167323" w:rsidRPr="00BD37E9">
          <w:rPr>
            <w:rStyle w:val="Hyperlink"/>
            <w:noProof/>
          </w:rPr>
          <w:t>SPRR – DID $41 – Transmission 1-2 Upshift Pressure Adapts</w:t>
        </w:r>
        <w:r w:rsidR="00167323">
          <w:rPr>
            <w:noProof/>
            <w:webHidden/>
          </w:rPr>
          <w:tab/>
        </w:r>
        <w:r>
          <w:rPr>
            <w:noProof/>
            <w:webHidden/>
          </w:rPr>
          <w:fldChar w:fldCharType="begin"/>
        </w:r>
        <w:r w:rsidR="00167323">
          <w:rPr>
            <w:noProof/>
            <w:webHidden/>
          </w:rPr>
          <w:instrText xml:space="preserve"> PAGEREF _Toc223513277 \h </w:instrText>
        </w:r>
        <w:r>
          <w:rPr>
            <w:noProof/>
            <w:webHidden/>
          </w:rPr>
        </w:r>
        <w:r>
          <w:rPr>
            <w:noProof/>
            <w:webHidden/>
          </w:rPr>
          <w:fldChar w:fldCharType="separate"/>
        </w:r>
        <w:r w:rsidR="00167323">
          <w:rPr>
            <w:noProof/>
            <w:webHidden/>
          </w:rPr>
          <w:t>265</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278" w:history="1">
        <w:r w:rsidR="00167323" w:rsidRPr="00BD37E9">
          <w:rPr>
            <w:rStyle w:val="Hyperlink"/>
            <w:noProof/>
          </w:rPr>
          <w:t>4.1.7</w:t>
        </w:r>
        <w:r w:rsidR="00167323">
          <w:rPr>
            <w:rFonts w:asciiTheme="minorHAnsi" w:eastAsiaTheme="minorEastAsia" w:hAnsiTheme="minorHAnsi" w:cstheme="minorBidi"/>
            <w:b w:val="0"/>
            <w:noProof/>
            <w:sz w:val="22"/>
            <w:szCs w:val="22"/>
          </w:rPr>
          <w:tab/>
        </w:r>
        <w:r w:rsidR="00167323" w:rsidRPr="00BD37E9">
          <w:rPr>
            <w:rStyle w:val="Hyperlink"/>
            <w:noProof/>
          </w:rPr>
          <w:t>SPRR – DID $42 – Transmission 2-3 Upshift Pressure Adapts</w:t>
        </w:r>
        <w:r w:rsidR="00167323">
          <w:rPr>
            <w:noProof/>
            <w:webHidden/>
          </w:rPr>
          <w:tab/>
        </w:r>
        <w:r>
          <w:rPr>
            <w:noProof/>
            <w:webHidden/>
          </w:rPr>
          <w:fldChar w:fldCharType="begin"/>
        </w:r>
        <w:r w:rsidR="00167323">
          <w:rPr>
            <w:noProof/>
            <w:webHidden/>
          </w:rPr>
          <w:instrText xml:space="preserve"> PAGEREF _Toc223513278 \h </w:instrText>
        </w:r>
        <w:r>
          <w:rPr>
            <w:noProof/>
            <w:webHidden/>
          </w:rPr>
        </w:r>
        <w:r>
          <w:rPr>
            <w:noProof/>
            <w:webHidden/>
          </w:rPr>
          <w:fldChar w:fldCharType="separate"/>
        </w:r>
        <w:r w:rsidR="00167323">
          <w:rPr>
            <w:noProof/>
            <w:webHidden/>
          </w:rPr>
          <w:t>266</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279" w:history="1">
        <w:r w:rsidR="00167323" w:rsidRPr="00BD37E9">
          <w:rPr>
            <w:rStyle w:val="Hyperlink"/>
            <w:noProof/>
          </w:rPr>
          <w:t>4.1.8</w:t>
        </w:r>
        <w:r w:rsidR="00167323">
          <w:rPr>
            <w:rFonts w:asciiTheme="minorHAnsi" w:eastAsiaTheme="minorEastAsia" w:hAnsiTheme="minorHAnsi" w:cstheme="minorBidi"/>
            <w:b w:val="0"/>
            <w:noProof/>
            <w:sz w:val="22"/>
            <w:szCs w:val="22"/>
          </w:rPr>
          <w:tab/>
        </w:r>
        <w:r w:rsidR="00167323" w:rsidRPr="00BD37E9">
          <w:rPr>
            <w:rStyle w:val="Hyperlink"/>
            <w:noProof/>
          </w:rPr>
          <w:t>SPRR – DID $43 – Transmission 3-4 Upshift Pressure Adapts</w:t>
        </w:r>
        <w:r w:rsidR="00167323">
          <w:rPr>
            <w:noProof/>
            <w:webHidden/>
          </w:rPr>
          <w:tab/>
        </w:r>
        <w:r>
          <w:rPr>
            <w:noProof/>
            <w:webHidden/>
          </w:rPr>
          <w:fldChar w:fldCharType="begin"/>
        </w:r>
        <w:r w:rsidR="00167323">
          <w:rPr>
            <w:noProof/>
            <w:webHidden/>
          </w:rPr>
          <w:instrText xml:space="preserve"> PAGEREF _Toc223513279 \h </w:instrText>
        </w:r>
        <w:r>
          <w:rPr>
            <w:noProof/>
            <w:webHidden/>
          </w:rPr>
        </w:r>
        <w:r>
          <w:rPr>
            <w:noProof/>
            <w:webHidden/>
          </w:rPr>
          <w:fldChar w:fldCharType="separate"/>
        </w:r>
        <w:r w:rsidR="00167323">
          <w:rPr>
            <w:noProof/>
            <w:webHidden/>
          </w:rPr>
          <w:t>267</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280" w:history="1">
        <w:r w:rsidR="00167323" w:rsidRPr="00BD37E9">
          <w:rPr>
            <w:rStyle w:val="Hyperlink"/>
            <w:noProof/>
          </w:rPr>
          <w:t>4.1.9</w:t>
        </w:r>
        <w:r w:rsidR="00167323">
          <w:rPr>
            <w:rFonts w:asciiTheme="minorHAnsi" w:eastAsiaTheme="minorEastAsia" w:hAnsiTheme="minorHAnsi" w:cstheme="minorBidi"/>
            <w:b w:val="0"/>
            <w:noProof/>
            <w:sz w:val="22"/>
            <w:szCs w:val="22"/>
          </w:rPr>
          <w:tab/>
        </w:r>
        <w:r w:rsidR="00167323" w:rsidRPr="00BD37E9">
          <w:rPr>
            <w:rStyle w:val="Hyperlink"/>
            <w:noProof/>
          </w:rPr>
          <w:t>SPRR – DID $44 – Transmission 4-5 Upshift Pressure Adapts</w:t>
        </w:r>
        <w:r w:rsidR="00167323">
          <w:rPr>
            <w:noProof/>
            <w:webHidden/>
          </w:rPr>
          <w:tab/>
        </w:r>
        <w:r>
          <w:rPr>
            <w:noProof/>
            <w:webHidden/>
          </w:rPr>
          <w:fldChar w:fldCharType="begin"/>
        </w:r>
        <w:r w:rsidR="00167323">
          <w:rPr>
            <w:noProof/>
            <w:webHidden/>
          </w:rPr>
          <w:instrText xml:space="preserve"> PAGEREF _Toc223513280 \h </w:instrText>
        </w:r>
        <w:r>
          <w:rPr>
            <w:noProof/>
            <w:webHidden/>
          </w:rPr>
        </w:r>
        <w:r>
          <w:rPr>
            <w:noProof/>
            <w:webHidden/>
          </w:rPr>
          <w:fldChar w:fldCharType="separate"/>
        </w:r>
        <w:r w:rsidR="00167323">
          <w:rPr>
            <w:noProof/>
            <w:webHidden/>
          </w:rPr>
          <w:t>268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81" w:history="1">
        <w:r w:rsidR="00167323" w:rsidRPr="00BD37E9">
          <w:rPr>
            <w:rStyle w:val="Hyperlink"/>
            <w:noProof/>
          </w:rPr>
          <w:t>4.1.10</w:t>
        </w:r>
        <w:r w:rsidR="00167323">
          <w:rPr>
            <w:rFonts w:asciiTheme="minorHAnsi" w:eastAsiaTheme="minorEastAsia" w:hAnsiTheme="minorHAnsi" w:cstheme="minorBidi"/>
            <w:b w:val="0"/>
            <w:noProof/>
            <w:sz w:val="22"/>
            <w:szCs w:val="22"/>
          </w:rPr>
          <w:tab/>
        </w:r>
        <w:r w:rsidR="00167323" w:rsidRPr="00BD37E9">
          <w:rPr>
            <w:rStyle w:val="Hyperlink"/>
            <w:noProof/>
          </w:rPr>
          <w:t>TPCR – DID $48 – Line Pressure Learned Characteristics</w:t>
        </w:r>
        <w:r w:rsidR="00167323">
          <w:rPr>
            <w:noProof/>
            <w:webHidden/>
          </w:rPr>
          <w:tab/>
        </w:r>
        <w:r>
          <w:rPr>
            <w:noProof/>
            <w:webHidden/>
          </w:rPr>
          <w:fldChar w:fldCharType="begin"/>
        </w:r>
        <w:r w:rsidR="00167323">
          <w:rPr>
            <w:noProof/>
            <w:webHidden/>
          </w:rPr>
          <w:instrText xml:space="preserve"> PAGEREF _Toc223513281 \h </w:instrText>
        </w:r>
        <w:r>
          <w:rPr>
            <w:noProof/>
            <w:webHidden/>
          </w:rPr>
        </w:r>
        <w:r>
          <w:rPr>
            <w:noProof/>
            <w:webHidden/>
          </w:rPr>
          <w:fldChar w:fldCharType="separate"/>
        </w:r>
        <w:r w:rsidR="00167323">
          <w:rPr>
            <w:noProof/>
            <w:webHidden/>
          </w:rPr>
          <w:t>269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82" w:history="1">
        <w:r w:rsidR="00167323" w:rsidRPr="00BD37E9">
          <w:rPr>
            <w:rStyle w:val="Hyperlink"/>
            <w:noProof/>
          </w:rPr>
          <w:t>4.1.11</w:t>
        </w:r>
        <w:r w:rsidR="00167323">
          <w:rPr>
            <w:rFonts w:asciiTheme="minorHAnsi" w:eastAsiaTheme="minorEastAsia" w:hAnsiTheme="minorHAnsi" w:cstheme="minorBidi"/>
            <w:b w:val="0"/>
            <w:noProof/>
            <w:sz w:val="22"/>
            <w:szCs w:val="22"/>
          </w:rPr>
          <w:tab/>
        </w:r>
        <w:r w:rsidR="00167323" w:rsidRPr="00BD37E9">
          <w:rPr>
            <w:rStyle w:val="Hyperlink"/>
            <w:noProof/>
          </w:rPr>
          <w:t>TQTR – DID $49 – Torque Converter Learned Characteristics</w:t>
        </w:r>
        <w:r w:rsidR="00167323">
          <w:rPr>
            <w:noProof/>
            <w:webHidden/>
          </w:rPr>
          <w:tab/>
        </w:r>
        <w:r>
          <w:rPr>
            <w:noProof/>
            <w:webHidden/>
          </w:rPr>
          <w:fldChar w:fldCharType="begin"/>
        </w:r>
        <w:r w:rsidR="00167323">
          <w:rPr>
            <w:noProof/>
            <w:webHidden/>
          </w:rPr>
          <w:instrText xml:space="preserve"> PAGEREF _Toc223513282 \h </w:instrText>
        </w:r>
        <w:r>
          <w:rPr>
            <w:noProof/>
            <w:webHidden/>
          </w:rPr>
        </w:r>
        <w:r>
          <w:rPr>
            <w:noProof/>
            <w:webHidden/>
          </w:rPr>
          <w:fldChar w:fldCharType="separate"/>
        </w:r>
        <w:r w:rsidR="00167323">
          <w:rPr>
            <w:noProof/>
            <w:webHidden/>
          </w:rPr>
          <w:t>269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83" w:history="1">
        <w:r w:rsidR="00167323" w:rsidRPr="00BD37E9">
          <w:rPr>
            <w:rStyle w:val="Hyperlink"/>
            <w:noProof/>
          </w:rPr>
          <w:t>4.1.12</w:t>
        </w:r>
        <w:r w:rsidR="00167323">
          <w:rPr>
            <w:rFonts w:asciiTheme="minorHAnsi" w:eastAsiaTheme="minorEastAsia" w:hAnsiTheme="minorHAnsi" w:cstheme="minorBidi"/>
            <w:b w:val="0"/>
            <w:noProof/>
            <w:sz w:val="22"/>
            <w:szCs w:val="22"/>
          </w:rPr>
          <w:tab/>
        </w:r>
        <w:r w:rsidR="00167323" w:rsidRPr="00BD37E9">
          <w:rPr>
            <w:rStyle w:val="Hyperlink"/>
            <w:noProof/>
          </w:rPr>
          <w:t>RSCR – DID $4A – Clutch 1 Pressure Learned Characteristics</w:t>
        </w:r>
        <w:r w:rsidR="00167323">
          <w:rPr>
            <w:noProof/>
            <w:webHidden/>
          </w:rPr>
          <w:tab/>
        </w:r>
        <w:r>
          <w:rPr>
            <w:noProof/>
            <w:webHidden/>
          </w:rPr>
          <w:fldChar w:fldCharType="begin"/>
        </w:r>
        <w:r w:rsidR="00167323">
          <w:rPr>
            <w:noProof/>
            <w:webHidden/>
          </w:rPr>
          <w:instrText xml:space="preserve"> PAGEREF _Toc223513283 \h </w:instrText>
        </w:r>
        <w:r>
          <w:rPr>
            <w:noProof/>
            <w:webHidden/>
          </w:rPr>
        </w:r>
        <w:r>
          <w:rPr>
            <w:noProof/>
            <w:webHidden/>
          </w:rPr>
          <w:fldChar w:fldCharType="separate"/>
        </w:r>
        <w:r w:rsidR="00167323">
          <w:rPr>
            <w:noProof/>
            <w:webHidden/>
          </w:rPr>
          <w:t>270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84" w:history="1">
        <w:r w:rsidR="00167323" w:rsidRPr="00BD37E9">
          <w:rPr>
            <w:rStyle w:val="Hyperlink"/>
            <w:noProof/>
          </w:rPr>
          <w:t>4.1.13</w:t>
        </w:r>
        <w:r w:rsidR="00167323">
          <w:rPr>
            <w:rFonts w:asciiTheme="minorHAnsi" w:eastAsiaTheme="minorEastAsia" w:hAnsiTheme="minorHAnsi" w:cstheme="minorBidi"/>
            <w:b w:val="0"/>
            <w:noProof/>
            <w:sz w:val="22"/>
            <w:szCs w:val="22"/>
          </w:rPr>
          <w:tab/>
        </w:r>
        <w:r w:rsidR="00167323" w:rsidRPr="00BD37E9">
          <w:rPr>
            <w:rStyle w:val="Hyperlink"/>
            <w:noProof/>
          </w:rPr>
          <w:t>RSCR – DID $4B – Clutch 2 Pressure Learned Characteristics</w:t>
        </w:r>
        <w:r w:rsidR="00167323">
          <w:rPr>
            <w:noProof/>
            <w:webHidden/>
          </w:rPr>
          <w:tab/>
        </w:r>
        <w:r>
          <w:rPr>
            <w:noProof/>
            <w:webHidden/>
          </w:rPr>
          <w:fldChar w:fldCharType="begin"/>
        </w:r>
        <w:r w:rsidR="00167323">
          <w:rPr>
            <w:noProof/>
            <w:webHidden/>
          </w:rPr>
          <w:instrText xml:space="preserve"> PAGEREF _Toc223513284 \h </w:instrText>
        </w:r>
        <w:r>
          <w:rPr>
            <w:noProof/>
            <w:webHidden/>
          </w:rPr>
        </w:r>
        <w:r>
          <w:rPr>
            <w:noProof/>
            <w:webHidden/>
          </w:rPr>
          <w:fldChar w:fldCharType="separate"/>
        </w:r>
        <w:r w:rsidR="00167323">
          <w:rPr>
            <w:noProof/>
            <w:webHidden/>
          </w:rPr>
          <w:t>270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85" w:history="1">
        <w:r w:rsidR="00167323" w:rsidRPr="00BD37E9">
          <w:rPr>
            <w:rStyle w:val="Hyperlink"/>
            <w:noProof/>
          </w:rPr>
          <w:t>4.1.14</w:t>
        </w:r>
        <w:r w:rsidR="00167323">
          <w:rPr>
            <w:rFonts w:asciiTheme="minorHAnsi" w:eastAsiaTheme="minorEastAsia" w:hAnsiTheme="minorHAnsi" w:cstheme="minorBidi"/>
            <w:b w:val="0"/>
            <w:noProof/>
            <w:sz w:val="22"/>
            <w:szCs w:val="22"/>
          </w:rPr>
          <w:tab/>
        </w:r>
        <w:r w:rsidR="00167323" w:rsidRPr="00BD37E9">
          <w:rPr>
            <w:rStyle w:val="Hyperlink"/>
            <w:noProof/>
          </w:rPr>
          <w:t>RSCR – DID $4C – Clutch 3 Pressure Learned Characteristics</w:t>
        </w:r>
        <w:r w:rsidR="00167323">
          <w:rPr>
            <w:noProof/>
            <w:webHidden/>
          </w:rPr>
          <w:tab/>
        </w:r>
        <w:r>
          <w:rPr>
            <w:noProof/>
            <w:webHidden/>
          </w:rPr>
          <w:fldChar w:fldCharType="begin"/>
        </w:r>
        <w:r w:rsidR="00167323">
          <w:rPr>
            <w:noProof/>
            <w:webHidden/>
          </w:rPr>
          <w:instrText xml:space="preserve"> PAGEREF _Toc223513285 \h </w:instrText>
        </w:r>
        <w:r>
          <w:rPr>
            <w:noProof/>
            <w:webHidden/>
          </w:rPr>
        </w:r>
        <w:r>
          <w:rPr>
            <w:noProof/>
            <w:webHidden/>
          </w:rPr>
          <w:fldChar w:fldCharType="separate"/>
        </w:r>
        <w:r w:rsidR="00167323">
          <w:rPr>
            <w:noProof/>
            <w:webHidden/>
          </w:rPr>
          <w:t>271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86" w:history="1">
        <w:r w:rsidR="00167323" w:rsidRPr="00BD37E9">
          <w:rPr>
            <w:rStyle w:val="Hyperlink"/>
            <w:noProof/>
          </w:rPr>
          <w:t>4.1.15</w:t>
        </w:r>
        <w:r w:rsidR="00167323">
          <w:rPr>
            <w:rFonts w:asciiTheme="minorHAnsi" w:eastAsiaTheme="minorEastAsia" w:hAnsiTheme="minorHAnsi" w:cstheme="minorBidi"/>
            <w:b w:val="0"/>
            <w:noProof/>
            <w:sz w:val="22"/>
            <w:szCs w:val="22"/>
          </w:rPr>
          <w:tab/>
        </w:r>
        <w:r w:rsidR="00167323" w:rsidRPr="00BD37E9">
          <w:rPr>
            <w:rStyle w:val="Hyperlink"/>
            <w:noProof/>
          </w:rPr>
          <w:t>RSCR – DID $4D – Clutch 4 Pressure Learned Characteristics</w:t>
        </w:r>
        <w:r w:rsidR="00167323">
          <w:rPr>
            <w:noProof/>
            <w:webHidden/>
          </w:rPr>
          <w:tab/>
        </w:r>
        <w:r>
          <w:rPr>
            <w:noProof/>
            <w:webHidden/>
          </w:rPr>
          <w:fldChar w:fldCharType="begin"/>
        </w:r>
        <w:r w:rsidR="00167323">
          <w:rPr>
            <w:noProof/>
            <w:webHidden/>
          </w:rPr>
          <w:instrText xml:space="preserve"> PAGEREF _Toc223513286 \h </w:instrText>
        </w:r>
        <w:r>
          <w:rPr>
            <w:noProof/>
            <w:webHidden/>
          </w:rPr>
        </w:r>
        <w:r>
          <w:rPr>
            <w:noProof/>
            <w:webHidden/>
          </w:rPr>
          <w:fldChar w:fldCharType="separate"/>
        </w:r>
        <w:r w:rsidR="00167323">
          <w:rPr>
            <w:noProof/>
            <w:webHidden/>
          </w:rPr>
          <w:t>271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87" w:history="1">
        <w:r w:rsidR="00167323" w:rsidRPr="00BD37E9">
          <w:rPr>
            <w:rStyle w:val="Hyperlink"/>
            <w:noProof/>
          </w:rPr>
          <w:t>4.1.16</w:t>
        </w:r>
        <w:r w:rsidR="00167323">
          <w:rPr>
            <w:rFonts w:asciiTheme="minorHAnsi" w:eastAsiaTheme="minorEastAsia" w:hAnsiTheme="minorHAnsi" w:cstheme="minorBidi"/>
            <w:b w:val="0"/>
            <w:noProof/>
            <w:sz w:val="22"/>
            <w:szCs w:val="22"/>
          </w:rPr>
          <w:tab/>
        </w:r>
        <w:r w:rsidR="00167323" w:rsidRPr="00BD37E9">
          <w:rPr>
            <w:rStyle w:val="Hyperlink"/>
            <w:noProof/>
          </w:rPr>
          <w:t>RSCR – DID $4E – Clutch 5 Pressure Learned Characteristics</w:t>
        </w:r>
        <w:r w:rsidR="00167323">
          <w:rPr>
            <w:noProof/>
            <w:webHidden/>
          </w:rPr>
          <w:tab/>
        </w:r>
        <w:r>
          <w:rPr>
            <w:noProof/>
            <w:webHidden/>
          </w:rPr>
          <w:fldChar w:fldCharType="begin"/>
        </w:r>
        <w:r w:rsidR="00167323">
          <w:rPr>
            <w:noProof/>
            <w:webHidden/>
          </w:rPr>
          <w:instrText xml:space="preserve"> PAGEREF _Toc223513287 \h </w:instrText>
        </w:r>
        <w:r>
          <w:rPr>
            <w:noProof/>
            <w:webHidden/>
          </w:rPr>
        </w:r>
        <w:r>
          <w:rPr>
            <w:noProof/>
            <w:webHidden/>
          </w:rPr>
          <w:fldChar w:fldCharType="separate"/>
        </w:r>
        <w:r w:rsidR="00167323">
          <w:rPr>
            <w:noProof/>
            <w:webHidden/>
          </w:rPr>
          <w:t>272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88" w:history="1">
        <w:r w:rsidR="00167323" w:rsidRPr="00BD37E9">
          <w:rPr>
            <w:rStyle w:val="Hyperlink"/>
            <w:noProof/>
          </w:rPr>
          <w:t>4.1.17</w:t>
        </w:r>
        <w:r w:rsidR="00167323">
          <w:rPr>
            <w:rFonts w:asciiTheme="minorHAnsi" w:eastAsiaTheme="minorEastAsia" w:hAnsiTheme="minorHAnsi" w:cstheme="minorBidi"/>
            <w:b w:val="0"/>
            <w:noProof/>
            <w:sz w:val="22"/>
            <w:szCs w:val="22"/>
          </w:rPr>
          <w:tab/>
        </w:r>
        <w:r w:rsidR="00167323" w:rsidRPr="00BD37E9">
          <w:rPr>
            <w:rStyle w:val="Hyperlink"/>
            <w:noProof/>
          </w:rPr>
          <w:t>SSPR – DID $50 – Transmission Steady State Pressure Adapts</w:t>
        </w:r>
        <w:r w:rsidR="00167323">
          <w:rPr>
            <w:noProof/>
            <w:webHidden/>
          </w:rPr>
          <w:tab/>
        </w:r>
        <w:r>
          <w:rPr>
            <w:noProof/>
            <w:webHidden/>
          </w:rPr>
          <w:fldChar w:fldCharType="begin"/>
        </w:r>
        <w:r w:rsidR="00167323">
          <w:rPr>
            <w:noProof/>
            <w:webHidden/>
          </w:rPr>
          <w:instrText xml:space="preserve"> PAGEREF _Toc223513288 \h </w:instrText>
        </w:r>
        <w:r>
          <w:rPr>
            <w:noProof/>
            <w:webHidden/>
          </w:rPr>
        </w:r>
        <w:r>
          <w:rPr>
            <w:noProof/>
            <w:webHidden/>
          </w:rPr>
          <w:fldChar w:fldCharType="separate"/>
        </w:r>
        <w:r w:rsidR="00167323">
          <w:rPr>
            <w:noProof/>
            <w:webHidden/>
          </w:rPr>
          <w:t>273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89" w:history="1">
        <w:r w:rsidR="00167323" w:rsidRPr="00BD37E9">
          <w:rPr>
            <w:rStyle w:val="Hyperlink"/>
            <w:noProof/>
          </w:rPr>
          <w:t>4.1.18</w:t>
        </w:r>
        <w:r w:rsidR="00167323">
          <w:rPr>
            <w:rFonts w:asciiTheme="minorHAnsi" w:eastAsiaTheme="minorEastAsia" w:hAnsiTheme="minorHAnsi" w:cstheme="minorBidi"/>
            <w:b w:val="0"/>
            <w:noProof/>
            <w:sz w:val="22"/>
            <w:szCs w:val="22"/>
          </w:rPr>
          <w:tab/>
        </w:r>
        <w:r w:rsidR="00167323" w:rsidRPr="00BD37E9">
          <w:rPr>
            <w:rStyle w:val="Hyperlink"/>
            <w:noProof/>
          </w:rPr>
          <w:t>SSPR – DID $51 – Transmission Steady State Pressure Braking Adapts</w:t>
        </w:r>
        <w:r w:rsidR="00167323">
          <w:rPr>
            <w:noProof/>
            <w:webHidden/>
          </w:rPr>
          <w:tab/>
        </w:r>
        <w:r>
          <w:rPr>
            <w:noProof/>
            <w:webHidden/>
          </w:rPr>
          <w:fldChar w:fldCharType="begin"/>
        </w:r>
        <w:r w:rsidR="00167323">
          <w:rPr>
            <w:noProof/>
            <w:webHidden/>
          </w:rPr>
          <w:instrText xml:space="preserve"> PAGEREF _Toc223513289 \h </w:instrText>
        </w:r>
        <w:r>
          <w:rPr>
            <w:noProof/>
            <w:webHidden/>
          </w:rPr>
        </w:r>
        <w:r>
          <w:rPr>
            <w:noProof/>
            <w:webHidden/>
          </w:rPr>
          <w:fldChar w:fldCharType="separate"/>
        </w:r>
        <w:r w:rsidR="00167323">
          <w:rPr>
            <w:noProof/>
            <w:webHidden/>
          </w:rPr>
          <w:t>274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90" w:history="1">
        <w:r w:rsidR="00167323" w:rsidRPr="00BD37E9">
          <w:rPr>
            <w:rStyle w:val="Hyperlink"/>
            <w:noProof/>
          </w:rPr>
          <w:t>4.1.19</w:t>
        </w:r>
        <w:r w:rsidR="00167323">
          <w:rPr>
            <w:rFonts w:asciiTheme="minorHAnsi" w:eastAsiaTheme="minorEastAsia" w:hAnsiTheme="minorHAnsi" w:cstheme="minorBidi"/>
            <w:b w:val="0"/>
            <w:noProof/>
            <w:sz w:val="22"/>
            <w:szCs w:val="22"/>
          </w:rPr>
          <w:tab/>
        </w:r>
        <w:r w:rsidR="00167323" w:rsidRPr="00BD37E9">
          <w:rPr>
            <w:rStyle w:val="Hyperlink"/>
            <w:noProof/>
          </w:rPr>
          <w:t>RSCR – DID $52 – Transmission 1-2 Upshift Adaptive Shift Data</w:t>
        </w:r>
        <w:r w:rsidR="00167323">
          <w:rPr>
            <w:noProof/>
            <w:webHidden/>
          </w:rPr>
          <w:tab/>
        </w:r>
        <w:r>
          <w:rPr>
            <w:noProof/>
            <w:webHidden/>
          </w:rPr>
          <w:fldChar w:fldCharType="begin"/>
        </w:r>
        <w:r w:rsidR="00167323">
          <w:rPr>
            <w:noProof/>
            <w:webHidden/>
          </w:rPr>
          <w:instrText xml:space="preserve"> PAGEREF _Toc223513290 \h </w:instrText>
        </w:r>
        <w:r>
          <w:rPr>
            <w:noProof/>
            <w:webHidden/>
          </w:rPr>
        </w:r>
        <w:r>
          <w:rPr>
            <w:noProof/>
            <w:webHidden/>
          </w:rPr>
          <w:fldChar w:fldCharType="separate"/>
        </w:r>
        <w:r w:rsidR="00167323">
          <w:rPr>
            <w:noProof/>
            <w:webHidden/>
          </w:rPr>
          <w:t>275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91" w:history="1">
        <w:r w:rsidR="00167323" w:rsidRPr="00BD37E9">
          <w:rPr>
            <w:rStyle w:val="Hyperlink"/>
            <w:noProof/>
          </w:rPr>
          <w:t>4.1.20</w:t>
        </w:r>
        <w:r w:rsidR="00167323">
          <w:rPr>
            <w:rFonts w:asciiTheme="minorHAnsi" w:eastAsiaTheme="minorEastAsia" w:hAnsiTheme="minorHAnsi" w:cstheme="minorBidi"/>
            <w:b w:val="0"/>
            <w:noProof/>
            <w:sz w:val="22"/>
            <w:szCs w:val="22"/>
          </w:rPr>
          <w:tab/>
        </w:r>
        <w:r w:rsidR="00167323" w:rsidRPr="00BD37E9">
          <w:rPr>
            <w:rStyle w:val="Hyperlink"/>
            <w:noProof/>
          </w:rPr>
          <w:t>RSCR – DID $53 – Transmission 2-3 Upshift Adaptive Shift Data</w:t>
        </w:r>
        <w:r w:rsidR="00167323">
          <w:rPr>
            <w:noProof/>
            <w:webHidden/>
          </w:rPr>
          <w:tab/>
        </w:r>
        <w:r>
          <w:rPr>
            <w:noProof/>
            <w:webHidden/>
          </w:rPr>
          <w:fldChar w:fldCharType="begin"/>
        </w:r>
        <w:r w:rsidR="00167323">
          <w:rPr>
            <w:noProof/>
            <w:webHidden/>
          </w:rPr>
          <w:instrText xml:space="preserve"> PAGEREF _Toc223513291 \h </w:instrText>
        </w:r>
        <w:r>
          <w:rPr>
            <w:noProof/>
            <w:webHidden/>
          </w:rPr>
        </w:r>
        <w:r>
          <w:rPr>
            <w:noProof/>
            <w:webHidden/>
          </w:rPr>
          <w:fldChar w:fldCharType="separate"/>
        </w:r>
        <w:r w:rsidR="00167323">
          <w:rPr>
            <w:noProof/>
            <w:webHidden/>
          </w:rPr>
          <w:t>275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92" w:history="1">
        <w:r w:rsidR="00167323" w:rsidRPr="00BD37E9">
          <w:rPr>
            <w:rStyle w:val="Hyperlink"/>
            <w:noProof/>
          </w:rPr>
          <w:t>4.1.21</w:t>
        </w:r>
        <w:r w:rsidR="00167323">
          <w:rPr>
            <w:rFonts w:asciiTheme="minorHAnsi" w:eastAsiaTheme="minorEastAsia" w:hAnsiTheme="minorHAnsi" w:cstheme="minorBidi"/>
            <w:b w:val="0"/>
            <w:noProof/>
            <w:sz w:val="22"/>
            <w:szCs w:val="22"/>
          </w:rPr>
          <w:tab/>
        </w:r>
        <w:r w:rsidR="00167323" w:rsidRPr="00BD37E9">
          <w:rPr>
            <w:rStyle w:val="Hyperlink"/>
            <w:noProof/>
          </w:rPr>
          <w:t>RSCR – DID $54 – Transmission 3-4 Upshift Adaptive Shift Data</w:t>
        </w:r>
        <w:r w:rsidR="00167323">
          <w:rPr>
            <w:noProof/>
            <w:webHidden/>
          </w:rPr>
          <w:tab/>
        </w:r>
        <w:r>
          <w:rPr>
            <w:noProof/>
            <w:webHidden/>
          </w:rPr>
          <w:fldChar w:fldCharType="begin"/>
        </w:r>
        <w:r w:rsidR="00167323">
          <w:rPr>
            <w:noProof/>
            <w:webHidden/>
          </w:rPr>
          <w:instrText xml:space="preserve"> PAGEREF _Toc223513292 \h </w:instrText>
        </w:r>
        <w:r>
          <w:rPr>
            <w:noProof/>
            <w:webHidden/>
          </w:rPr>
        </w:r>
        <w:r>
          <w:rPr>
            <w:noProof/>
            <w:webHidden/>
          </w:rPr>
          <w:fldChar w:fldCharType="separate"/>
        </w:r>
        <w:r w:rsidR="00167323">
          <w:rPr>
            <w:noProof/>
            <w:webHidden/>
          </w:rPr>
          <w:t>276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93" w:history="1">
        <w:r w:rsidR="00167323" w:rsidRPr="00BD37E9">
          <w:rPr>
            <w:rStyle w:val="Hyperlink"/>
            <w:noProof/>
          </w:rPr>
          <w:t>4.1.22</w:t>
        </w:r>
        <w:r w:rsidR="00167323">
          <w:rPr>
            <w:rFonts w:asciiTheme="minorHAnsi" w:eastAsiaTheme="minorEastAsia" w:hAnsiTheme="minorHAnsi" w:cstheme="minorBidi"/>
            <w:b w:val="0"/>
            <w:noProof/>
            <w:sz w:val="22"/>
            <w:szCs w:val="22"/>
          </w:rPr>
          <w:tab/>
        </w:r>
        <w:r w:rsidR="00167323" w:rsidRPr="00BD37E9">
          <w:rPr>
            <w:rStyle w:val="Hyperlink"/>
            <w:noProof/>
          </w:rPr>
          <w:t>RSCR – DID $55 – Transmission 4-5 Upshift Adaptive Shift Data</w:t>
        </w:r>
        <w:r w:rsidR="00167323">
          <w:rPr>
            <w:noProof/>
            <w:webHidden/>
          </w:rPr>
          <w:tab/>
        </w:r>
        <w:r>
          <w:rPr>
            <w:noProof/>
            <w:webHidden/>
          </w:rPr>
          <w:fldChar w:fldCharType="begin"/>
        </w:r>
        <w:r w:rsidR="00167323">
          <w:rPr>
            <w:noProof/>
            <w:webHidden/>
          </w:rPr>
          <w:instrText xml:space="preserve"> PAGEREF _Toc223513293 \h </w:instrText>
        </w:r>
        <w:r>
          <w:rPr>
            <w:noProof/>
            <w:webHidden/>
          </w:rPr>
        </w:r>
        <w:r>
          <w:rPr>
            <w:noProof/>
            <w:webHidden/>
          </w:rPr>
          <w:fldChar w:fldCharType="separate"/>
        </w:r>
        <w:r w:rsidR="00167323">
          <w:rPr>
            <w:noProof/>
            <w:webHidden/>
          </w:rPr>
          <w:t>277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94" w:history="1">
        <w:r w:rsidR="00167323" w:rsidRPr="00BD37E9">
          <w:rPr>
            <w:rStyle w:val="Hyperlink"/>
            <w:noProof/>
          </w:rPr>
          <w:t>4.1.23</w:t>
        </w:r>
        <w:r w:rsidR="00167323">
          <w:rPr>
            <w:rFonts w:asciiTheme="minorHAnsi" w:eastAsiaTheme="minorEastAsia" w:hAnsiTheme="minorHAnsi" w:cstheme="minorBidi"/>
            <w:b w:val="0"/>
            <w:noProof/>
            <w:sz w:val="22"/>
            <w:szCs w:val="22"/>
          </w:rPr>
          <w:tab/>
        </w:r>
        <w:r w:rsidR="00167323" w:rsidRPr="00BD37E9">
          <w:rPr>
            <w:rStyle w:val="Hyperlink"/>
            <w:noProof/>
          </w:rPr>
          <w:t>RSCR – DID $56 – Transmission 5-6 Upshift Adaptive Shift Data</w:t>
        </w:r>
        <w:r w:rsidR="00167323">
          <w:rPr>
            <w:noProof/>
            <w:webHidden/>
          </w:rPr>
          <w:tab/>
        </w:r>
        <w:r>
          <w:rPr>
            <w:noProof/>
            <w:webHidden/>
          </w:rPr>
          <w:fldChar w:fldCharType="begin"/>
        </w:r>
        <w:r w:rsidR="00167323">
          <w:rPr>
            <w:noProof/>
            <w:webHidden/>
          </w:rPr>
          <w:instrText xml:space="preserve"> PAGEREF _Toc223513294 \h </w:instrText>
        </w:r>
        <w:r>
          <w:rPr>
            <w:noProof/>
            <w:webHidden/>
          </w:rPr>
        </w:r>
        <w:r>
          <w:rPr>
            <w:noProof/>
            <w:webHidden/>
          </w:rPr>
          <w:fldChar w:fldCharType="separate"/>
        </w:r>
        <w:r w:rsidR="00167323">
          <w:rPr>
            <w:noProof/>
            <w:webHidden/>
          </w:rPr>
          <w:t>278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95" w:history="1">
        <w:r w:rsidR="00167323" w:rsidRPr="00BD37E9">
          <w:rPr>
            <w:rStyle w:val="Hyperlink"/>
            <w:noProof/>
          </w:rPr>
          <w:t>4.1.24</w:t>
        </w:r>
        <w:r w:rsidR="00167323">
          <w:rPr>
            <w:rFonts w:asciiTheme="minorHAnsi" w:eastAsiaTheme="minorEastAsia" w:hAnsiTheme="minorHAnsi" w:cstheme="minorBidi"/>
            <w:b w:val="0"/>
            <w:noProof/>
            <w:sz w:val="22"/>
            <w:szCs w:val="22"/>
          </w:rPr>
          <w:tab/>
        </w:r>
        <w:r w:rsidR="00167323" w:rsidRPr="00BD37E9">
          <w:rPr>
            <w:rStyle w:val="Hyperlink"/>
            <w:noProof/>
          </w:rPr>
          <w:t>RSCR – DID $57 – Transmission D-R Shift Adaptive Shift Data</w:t>
        </w:r>
        <w:r w:rsidR="00167323">
          <w:rPr>
            <w:noProof/>
            <w:webHidden/>
          </w:rPr>
          <w:tab/>
        </w:r>
        <w:r>
          <w:rPr>
            <w:noProof/>
            <w:webHidden/>
          </w:rPr>
          <w:fldChar w:fldCharType="begin"/>
        </w:r>
        <w:r w:rsidR="00167323">
          <w:rPr>
            <w:noProof/>
            <w:webHidden/>
          </w:rPr>
          <w:instrText xml:space="preserve"> PAGEREF _Toc223513295 \h </w:instrText>
        </w:r>
        <w:r>
          <w:rPr>
            <w:noProof/>
            <w:webHidden/>
          </w:rPr>
        </w:r>
        <w:r>
          <w:rPr>
            <w:noProof/>
            <w:webHidden/>
          </w:rPr>
          <w:fldChar w:fldCharType="separate"/>
        </w:r>
        <w:r w:rsidR="00167323">
          <w:rPr>
            <w:noProof/>
            <w:webHidden/>
          </w:rPr>
          <w:t>279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96" w:history="1">
        <w:r w:rsidR="00167323" w:rsidRPr="00BD37E9">
          <w:rPr>
            <w:rStyle w:val="Hyperlink"/>
            <w:noProof/>
          </w:rPr>
          <w:t>4.1.25</w:t>
        </w:r>
        <w:r w:rsidR="00167323">
          <w:rPr>
            <w:rFonts w:asciiTheme="minorHAnsi" w:eastAsiaTheme="minorEastAsia" w:hAnsiTheme="minorHAnsi" w:cstheme="minorBidi"/>
            <w:b w:val="0"/>
            <w:noProof/>
            <w:sz w:val="22"/>
            <w:szCs w:val="22"/>
          </w:rPr>
          <w:tab/>
        </w:r>
        <w:r w:rsidR="00167323" w:rsidRPr="00BD37E9">
          <w:rPr>
            <w:rStyle w:val="Hyperlink"/>
            <w:noProof/>
          </w:rPr>
          <w:t>TFQR – DID $5F – Transmission Oil Remaining Life</w:t>
        </w:r>
        <w:r w:rsidR="00167323">
          <w:rPr>
            <w:noProof/>
            <w:webHidden/>
          </w:rPr>
          <w:tab/>
        </w:r>
        <w:r>
          <w:rPr>
            <w:noProof/>
            <w:webHidden/>
          </w:rPr>
          <w:fldChar w:fldCharType="begin"/>
        </w:r>
        <w:r w:rsidR="00167323">
          <w:rPr>
            <w:noProof/>
            <w:webHidden/>
          </w:rPr>
          <w:instrText xml:space="preserve"> PAGEREF _Toc223513296 \h </w:instrText>
        </w:r>
        <w:r>
          <w:rPr>
            <w:noProof/>
            <w:webHidden/>
          </w:rPr>
        </w:r>
        <w:r>
          <w:rPr>
            <w:noProof/>
            <w:webHidden/>
          </w:rPr>
          <w:fldChar w:fldCharType="separate"/>
        </w:r>
        <w:r w:rsidR="00167323">
          <w:rPr>
            <w:noProof/>
            <w:webHidden/>
          </w:rPr>
          <w:t>279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97" w:history="1">
        <w:r w:rsidR="00167323" w:rsidRPr="00BD37E9">
          <w:rPr>
            <w:rStyle w:val="Hyperlink"/>
            <w:noProof/>
          </w:rPr>
          <w:t>4.1.26</w:t>
        </w:r>
        <w:r w:rsidR="00167323">
          <w:rPr>
            <w:rFonts w:asciiTheme="minorHAnsi" w:eastAsiaTheme="minorEastAsia" w:hAnsiTheme="minorHAnsi" w:cstheme="minorBidi"/>
            <w:b w:val="0"/>
            <w:noProof/>
            <w:sz w:val="22"/>
            <w:szCs w:val="22"/>
          </w:rPr>
          <w:tab/>
        </w:r>
        <w:r w:rsidR="00167323" w:rsidRPr="00BD37E9">
          <w:rPr>
            <w:rStyle w:val="Hyperlink"/>
            <w:noProof/>
          </w:rPr>
          <w:t>MSFR – DID $6B – Reference Period Compensation Factors</w:t>
        </w:r>
        <w:r w:rsidR="00167323">
          <w:rPr>
            <w:noProof/>
            <w:webHidden/>
          </w:rPr>
          <w:tab/>
        </w:r>
        <w:r>
          <w:rPr>
            <w:noProof/>
            <w:webHidden/>
          </w:rPr>
          <w:fldChar w:fldCharType="begin"/>
        </w:r>
        <w:r w:rsidR="00167323">
          <w:rPr>
            <w:noProof/>
            <w:webHidden/>
          </w:rPr>
          <w:instrText xml:space="preserve"> PAGEREF _Toc223513297 \h </w:instrText>
        </w:r>
        <w:r>
          <w:rPr>
            <w:noProof/>
            <w:webHidden/>
          </w:rPr>
        </w:r>
        <w:r>
          <w:rPr>
            <w:noProof/>
            <w:webHidden/>
          </w:rPr>
          <w:fldChar w:fldCharType="separate"/>
        </w:r>
        <w:r w:rsidR="00167323">
          <w:rPr>
            <w:noProof/>
            <w:webHidden/>
          </w:rPr>
          <w:t>280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98" w:history="1">
        <w:r w:rsidR="00167323" w:rsidRPr="00BD37E9">
          <w:rPr>
            <w:rStyle w:val="Hyperlink"/>
            <w:noProof/>
          </w:rPr>
          <w:t>4.1.27</w:t>
        </w:r>
        <w:r w:rsidR="00167323">
          <w:rPr>
            <w:rFonts w:asciiTheme="minorHAnsi" w:eastAsiaTheme="minorEastAsia" w:hAnsiTheme="minorHAnsi" w:cstheme="minorBidi"/>
            <w:b w:val="0"/>
            <w:noProof/>
            <w:sz w:val="22"/>
            <w:szCs w:val="22"/>
          </w:rPr>
          <w:tab/>
        </w:r>
        <w:r w:rsidR="00167323" w:rsidRPr="00BD37E9">
          <w:rPr>
            <w:rStyle w:val="Hyperlink"/>
            <w:noProof/>
          </w:rPr>
          <w:t>EODR – DID $6D – Engine Oil Remaining Life</w:t>
        </w:r>
        <w:r w:rsidR="00167323">
          <w:rPr>
            <w:noProof/>
            <w:webHidden/>
          </w:rPr>
          <w:tab/>
        </w:r>
        <w:r>
          <w:rPr>
            <w:noProof/>
            <w:webHidden/>
          </w:rPr>
          <w:fldChar w:fldCharType="begin"/>
        </w:r>
        <w:r w:rsidR="00167323">
          <w:rPr>
            <w:noProof/>
            <w:webHidden/>
          </w:rPr>
          <w:instrText xml:space="preserve"> PAGEREF _Toc223513298 \h </w:instrText>
        </w:r>
        <w:r>
          <w:rPr>
            <w:noProof/>
            <w:webHidden/>
          </w:rPr>
        </w:r>
        <w:r>
          <w:rPr>
            <w:noProof/>
            <w:webHidden/>
          </w:rPr>
          <w:fldChar w:fldCharType="separate"/>
        </w:r>
        <w:r w:rsidR="00167323">
          <w:rPr>
            <w:noProof/>
            <w:webHidden/>
          </w:rPr>
          <w:t>280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299" w:history="1">
        <w:r w:rsidR="00167323" w:rsidRPr="00BD37E9">
          <w:rPr>
            <w:rStyle w:val="Hyperlink"/>
            <w:noProof/>
          </w:rPr>
          <w:t>4.1.28</w:t>
        </w:r>
        <w:r w:rsidR="00167323">
          <w:rPr>
            <w:rFonts w:asciiTheme="minorHAnsi" w:eastAsiaTheme="minorEastAsia" w:hAnsiTheme="minorHAnsi" w:cstheme="minorBidi"/>
            <w:b w:val="0"/>
            <w:noProof/>
            <w:sz w:val="22"/>
            <w:szCs w:val="22"/>
          </w:rPr>
          <w:tab/>
        </w:r>
        <w:r w:rsidR="00167323" w:rsidRPr="00BD37E9">
          <w:rPr>
            <w:rStyle w:val="Hyperlink"/>
            <w:noProof/>
          </w:rPr>
          <w:t>MEMR – DID $75 – First Time Power Up Flag</w:t>
        </w:r>
        <w:r w:rsidR="00167323">
          <w:rPr>
            <w:noProof/>
            <w:webHidden/>
          </w:rPr>
          <w:tab/>
        </w:r>
        <w:r>
          <w:rPr>
            <w:noProof/>
            <w:webHidden/>
          </w:rPr>
          <w:fldChar w:fldCharType="begin"/>
        </w:r>
        <w:r w:rsidR="00167323">
          <w:rPr>
            <w:noProof/>
            <w:webHidden/>
          </w:rPr>
          <w:instrText xml:space="preserve"> PAGEREF _Toc223513299 \h </w:instrText>
        </w:r>
        <w:r>
          <w:rPr>
            <w:noProof/>
            <w:webHidden/>
          </w:rPr>
        </w:r>
        <w:r>
          <w:rPr>
            <w:noProof/>
            <w:webHidden/>
          </w:rPr>
          <w:fldChar w:fldCharType="separate"/>
        </w:r>
        <w:r w:rsidR="00167323">
          <w:rPr>
            <w:noProof/>
            <w:webHidden/>
          </w:rPr>
          <w:t>280</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3300" w:history="1">
        <w:r w:rsidR="00167323" w:rsidRPr="00BD37E9">
          <w:rPr>
            <w:rStyle w:val="Hyperlink"/>
            <w:noProof/>
          </w:rPr>
          <w:t>4.2</w:t>
        </w:r>
        <w:r w:rsidR="00167323">
          <w:rPr>
            <w:rFonts w:asciiTheme="minorHAnsi" w:eastAsiaTheme="minorEastAsia" w:hAnsiTheme="minorHAnsi" w:cstheme="minorBidi"/>
            <w:b w:val="0"/>
            <w:noProof/>
            <w:sz w:val="22"/>
            <w:szCs w:val="22"/>
          </w:rPr>
          <w:tab/>
        </w:r>
        <w:r w:rsidR="00167323" w:rsidRPr="00BD37E9">
          <w:rPr>
            <w:rStyle w:val="Hyperlink"/>
            <w:noProof/>
          </w:rPr>
          <w:t>Corporate Standard DIDs</w:t>
        </w:r>
        <w:r w:rsidR="00167323">
          <w:rPr>
            <w:noProof/>
            <w:webHidden/>
          </w:rPr>
          <w:tab/>
        </w:r>
        <w:r>
          <w:rPr>
            <w:noProof/>
            <w:webHidden/>
          </w:rPr>
          <w:fldChar w:fldCharType="begin"/>
        </w:r>
        <w:r w:rsidR="00167323">
          <w:rPr>
            <w:noProof/>
            <w:webHidden/>
          </w:rPr>
          <w:instrText xml:space="preserve"> PAGEREF _Toc223513300 \h </w:instrText>
        </w:r>
        <w:r>
          <w:rPr>
            <w:noProof/>
            <w:webHidden/>
          </w:rPr>
        </w:r>
        <w:r>
          <w:rPr>
            <w:noProof/>
            <w:webHidden/>
          </w:rPr>
          <w:fldChar w:fldCharType="separate"/>
        </w:r>
        <w:r w:rsidR="00167323">
          <w:rPr>
            <w:noProof/>
            <w:webHidden/>
          </w:rPr>
          <w:t>280</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01" w:history="1">
        <w:r w:rsidR="00167323" w:rsidRPr="00BD37E9">
          <w:rPr>
            <w:rStyle w:val="Hyperlink"/>
            <w:noProof/>
          </w:rPr>
          <w:t>4.2.1</w:t>
        </w:r>
        <w:r w:rsidR="00167323">
          <w:rPr>
            <w:rFonts w:asciiTheme="minorHAnsi" w:eastAsiaTheme="minorEastAsia" w:hAnsiTheme="minorHAnsi" w:cstheme="minorBidi"/>
            <w:b w:val="0"/>
            <w:noProof/>
            <w:sz w:val="22"/>
            <w:szCs w:val="22"/>
          </w:rPr>
          <w:tab/>
        </w:r>
        <w:r w:rsidR="00167323" w:rsidRPr="00BD37E9">
          <w:rPr>
            <w:rStyle w:val="Hyperlink"/>
            <w:noProof/>
          </w:rPr>
          <w:t>VINR – DID $90 – Vehicle Identification Number</w:t>
        </w:r>
        <w:r w:rsidR="00167323">
          <w:rPr>
            <w:noProof/>
            <w:webHidden/>
          </w:rPr>
          <w:tab/>
        </w:r>
        <w:r>
          <w:rPr>
            <w:noProof/>
            <w:webHidden/>
          </w:rPr>
          <w:fldChar w:fldCharType="begin"/>
        </w:r>
        <w:r w:rsidR="00167323">
          <w:rPr>
            <w:noProof/>
            <w:webHidden/>
          </w:rPr>
          <w:instrText xml:space="preserve"> PAGEREF _Toc223513301 \h </w:instrText>
        </w:r>
        <w:r>
          <w:rPr>
            <w:noProof/>
            <w:webHidden/>
          </w:rPr>
        </w:r>
        <w:r>
          <w:rPr>
            <w:noProof/>
            <w:webHidden/>
          </w:rPr>
          <w:fldChar w:fldCharType="separate"/>
        </w:r>
        <w:r w:rsidR="00167323">
          <w:rPr>
            <w:noProof/>
            <w:webHidden/>
          </w:rPr>
          <w:t>281</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02" w:history="1">
        <w:r w:rsidR="00167323" w:rsidRPr="00BD37E9">
          <w:rPr>
            <w:rStyle w:val="Hyperlink"/>
            <w:noProof/>
          </w:rPr>
          <w:t>4.2.2</w:t>
        </w:r>
        <w:r w:rsidR="00167323">
          <w:rPr>
            <w:rFonts w:asciiTheme="minorHAnsi" w:eastAsiaTheme="minorEastAsia" w:hAnsiTheme="minorHAnsi" w:cstheme="minorBidi"/>
            <w:b w:val="0"/>
            <w:noProof/>
            <w:sz w:val="22"/>
            <w:szCs w:val="22"/>
          </w:rPr>
          <w:tab/>
        </w:r>
        <w:r w:rsidR="00167323" w:rsidRPr="00BD37E9">
          <w:rPr>
            <w:rStyle w:val="Hyperlink"/>
            <w:noProof/>
          </w:rPr>
          <w:t>MEMR – DID $97 – System Name or Engine Type</w:t>
        </w:r>
        <w:r w:rsidR="00167323">
          <w:rPr>
            <w:noProof/>
            <w:webHidden/>
          </w:rPr>
          <w:tab/>
        </w:r>
        <w:r>
          <w:rPr>
            <w:noProof/>
            <w:webHidden/>
          </w:rPr>
          <w:fldChar w:fldCharType="begin"/>
        </w:r>
        <w:r w:rsidR="00167323">
          <w:rPr>
            <w:noProof/>
            <w:webHidden/>
          </w:rPr>
          <w:instrText xml:space="preserve"> PAGEREF _Toc223513302 \h </w:instrText>
        </w:r>
        <w:r>
          <w:rPr>
            <w:noProof/>
            <w:webHidden/>
          </w:rPr>
        </w:r>
        <w:r>
          <w:rPr>
            <w:noProof/>
            <w:webHidden/>
          </w:rPr>
          <w:fldChar w:fldCharType="separate"/>
        </w:r>
        <w:r w:rsidR="00167323">
          <w:rPr>
            <w:noProof/>
            <w:webHidden/>
          </w:rPr>
          <w:t>282</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03" w:history="1">
        <w:r w:rsidR="00167323" w:rsidRPr="00BD37E9">
          <w:rPr>
            <w:rStyle w:val="Hyperlink"/>
            <w:noProof/>
          </w:rPr>
          <w:t>4.2.3</w:t>
        </w:r>
        <w:r w:rsidR="00167323">
          <w:rPr>
            <w:rFonts w:asciiTheme="minorHAnsi" w:eastAsiaTheme="minorEastAsia" w:hAnsiTheme="minorHAnsi" w:cstheme="minorBidi"/>
            <w:b w:val="0"/>
            <w:noProof/>
            <w:sz w:val="22"/>
            <w:szCs w:val="22"/>
          </w:rPr>
          <w:tab/>
        </w:r>
        <w:r w:rsidR="00167323" w:rsidRPr="00BD37E9">
          <w:rPr>
            <w:rStyle w:val="Hyperlink"/>
            <w:noProof/>
          </w:rPr>
          <w:t>MEMR – DID $98 – Repair Shop Code or Tester Serial Number</w:t>
        </w:r>
        <w:r w:rsidR="00167323">
          <w:rPr>
            <w:noProof/>
            <w:webHidden/>
          </w:rPr>
          <w:tab/>
        </w:r>
        <w:r>
          <w:rPr>
            <w:noProof/>
            <w:webHidden/>
          </w:rPr>
          <w:fldChar w:fldCharType="begin"/>
        </w:r>
        <w:r w:rsidR="00167323">
          <w:rPr>
            <w:noProof/>
            <w:webHidden/>
          </w:rPr>
          <w:instrText xml:space="preserve"> PAGEREF _Toc223513303 \h </w:instrText>
        </w:r>
        <w:r>
          <w:rPr>
            <w:noProof/>
            <w:webHidden/>
          </w:rPr>
        </w:r>
        <w:r>
          <w:rPr>
            <w:noProof/>
            <w:webHidden/>
          </w:rPr>
          <w:fldChar w:fldCharType="separate"/>
        </w:r>
        <w:r w:rsidR="00167323">
          <w:rPr>
            <w:noProof/>
            <w:webHidden/>
          </w:rPr>
          <w:t>283</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04" w:history="1">
        <w:r w:rsidR="00167323" w:rsidRPr="00BD37E9">
          <w:rPr>
            <w:rStyle w:val="Hyperlink"/>
            <w:noProof/>
          </w:rPr>
          <w:t>4.2.4</w:t>
        </w:r>
        <w:r w:rsidR="00167323">
          <w:rPr>
            <w:rFonts w:asciiTheme="minorHAnsi" w:eastAsiaTheme="minorEastAsia" w:hAnsiTheme="minorHAnsi" w:cstheme="minorBidi"/>
            <w:b w:val="0"/>
            <w:noProof/>
            <w:sz w:val="22"/>
            <w:szCs w:val="22"/>
          </w:rPr>
          <w:tab/>
        </w:r>
        <w:r w:rsidR="00167323" w:rsidRPr="00BD37E9">
          <w:rPr>
            <w:rStyle w:val="Hyperlink"/>
            <w:noProof/>
          </w:rPr>
          <w:t>MEMR – DID $99 – Programming Date</w:t>
        </w:r>
        <w:r w:rsidR="00167323">
          <w:rPr>
            <w:noProof/>
            <w:webHidden/>
          </w:rPr>
          <w:tab/>
        </w:r>
        <w:r>
          <w:rPr>
            <w:noProof/>
            <w:webHidden/>
          </w:rPr>
          <w:fldChar w:fldCharType="begin"/>
        </w:r>
        <w:r w:rsidR="00167323">
          <w:rPr>
            <w:noProof/>
            <w:webHidden/>
          </w:rPr>
          <w:instrText xml:space="preserve"> PAGEREF _Toc223513304 \h </w:instrText>
        </w:r>
        <w:r>
          <w:rPr>
            <w:noProof/>
            <w:webHidden/>
          </w:rPr>
        </w:r>
        <w:r>
          <w:rPr>
            <w:noProof/>
            <w:webHidden/>
          </w:rPr>
          <w:fldChar w:fldCharType="separate"/>
        </w:r>
        <w:r w:rsidR="00167323">
          <w:rPr>
            <w:noProof/>
            <w:webHidden/>
          </w:rPr>
          <w:t>283</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05" w:history="1">
        <w:r w:rsidR="00167323" w:rsidRPr="00BD37E9">
          <w:rPr>
            <w:rStyle w:val="Hyperlink"/>
            <w:noProof/>
          </w:rPr>
          <w:t>4.2.5</w:t>
        </w:r>
        <w:r w:rsidR="00167323">
          <w:rPr>
            <w:rFonts w:asciiTheme="minorHAnsi" w:eastAsiaTheme="minorEastAsia" w:hAnsiTheme="minorHAnsi" w:cstheme="minorBidi"/>
            <w:b w:val="0"/>
            <w:noProof/>
            <w:sz w:val="22"/>
            <w:szCs w:val="22"/>
          </w:rPr>
          <w:tab/>
        </w:r>
        <w:r w:rsidR="00167323" w:rsidRPr="00BD37E9">
          <w:rPr>
            <w:rStyle w:val="Hyperlink"/>
            <w:noProof/>
          </w:rPr>
          <w:t>MEMR – DID $9A – Diagnostic Data Identifier</w:t>
        </w:r>
        <w:r w:rsidR="00167323">
          <w:rPr>
            <w:noProof/>
            <w:webHidden/>
          </w:rPr>
          <w:tab/>
        </w:r>
        <w:r>
          <w:rPr>
            <w:noProof/>
            <w:webHidden/>
          </w:rPr>
          <w:fldChar w:fldCharType="begin"/>
        </w:r>
        <w:r w:rsidR="00167323">
          <w:rPr>
            <w:noProof/>
            <w:webHidden/>
          </w:rPr>
          <w:instrText xml:space="preserve"> PAGEREF _Toc223513305 \h </w:instrText>
        </w:r>
        <w:r>
          <w:rPr>
            <w:noProof/>
            <w:webHidden/>
          </w:rPr>
        </w:r>
        <w:r>
          <w:rPr>
            <w:noProof/>
            <w:webHidden/>
          </w:rPr>
          <w:fldChar w:fldCharType="separate"/>
        </w:r>
        <w:r w:rsidR="00167323">
          <w:rPr>
            <w:noProof/>
            <w:webHidden/>
          </w:rPr>
          <w:t>284</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06" w:history="1">
        <w:r w:rsidR="00167323" w:rsidRPr="00BD37E9">
          <w:rPr>
            <w:rStyle w:val="Hyperlink"/>
            <w:noProof/>
          </w:rPr>
          <w:t>4.2.6</w:t>
        </w:r>
        <w:r w:rsidR="00167323">
          <w:rPr>
            <w:rFonts w:asciiTheme="minorHAnsi" w:eastAsiaTheme="minorEastAsia" w:hAnsiTheme="minorHAnsi" w:cstheme="minorBidi"/>
            <w:b w:val="0"/>
            <w:noProof/>
            <w:sz w:val="22"/>
            <w:szCs w:val="22"/>
          </w:rPr>
          <w:tab/>
        </w:r>
        <w:r w:rsidR="00167323" w:rsidRPr="00BD37E9">
          <w:rPr>
            <w:rStyle w:val="Hyperlink"/>
            <w:noProof/>
          </w:rPr>
          <w:t>OSAR – DID $A0 – Manufacturers Enable Counter</w:t>
        </w:r>
        <w:r w:rsidR="00167323">
          <w:rPr>
            <w:noProof/>
            <w:webHidden/>
          </w:rPr>
          <w:tab/>
        </w:r>
        <w:r>
          <w:rPr>
            <w:noProof/>
            <w:webHidden/>
          </w:rPr>
          <w:fldChar w:fldCharType="begin"/>
        </w:r>
        <w:r w:rsidR="00167323">
          <w:rPr>
            <w:noProof/>
            <w:webHidden/>
          </w:rPr>
          <w:instrText xml:space="preserve"> PAGEREF _Toc223513306 \h </w:instrText>
        </w:r>
        <w:r>
          <w:rPr>
            <w:noProof/>
            <w:webHidden/>
          </w:rPr>
        </w:r>
        <w:r>
          <w:rPr>
            <w:noProof/>
            <w:webHidden/>
          </w:rPr>
          <w:fldChar w:fldCharType="separate"/>
        </w:r>
        <w:r w:rsidR="00167323">
          <w:rPr>
            <w:noProof/>
            <w:webHidden/>
          </w:rPr>
          <w:t>284</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07" w:history="1">
        <w:r w:rsidR="00167323" w:rsidRPr="00BD37E9">
          <w:rPr>
            <w:rStyle w:val="Hyperlink"/>
            <w:noProof/>
          </w:rPr>
          <w:t>4.2.7</w:t>
        </w:r>
        <w:r w:rsidR="00167323">
          <w:rPr>
            <w:rFonts w:asciiTheme="minorHAnsi" w:eastAsiaTheme="minorEastAsia" w:hAnsiTheme="minorHAnsi" w:cstheme="minorBidi"/>
            <w:b w:val="0"/>
            <w:noProof/>
            <w:sz w:val="22"/>
            <w:szCs w:val="22"/>
          </w:rPr>
          <w:tab/>
        </w:r>
        <w:r w:rsidR="00167323" w:rsidRPr="00BD37E9">
          <w:rPr>
            <w:rStyle w:val="Hyperlink"/>
            <w:noProof/>
          </w:rPr>
          <w:t>CANR – DID $B0 – ECU Diagnostic Address</w:t>
        </w:r>
        <w:r w:rsidR="00167323">
          <w:rPr>
            <w:noProof/>
            <w:webHidden/>
          </w:rPr>
          <w:tab/>
        </w:r>
        <w:r>
          <w:rPr>
            <w:noProof/>
            <w:webHidden/>
          </w:rPr>
          <w:fldChar w:fldCharType="begin"/>
        </w:r>
        <w:r w:rsidR="00167323">
          <w:rPr>
            <w:noProof/>
            <w:webHidden/>
          </w:rPr>
          <w:instrText xml:space="preserve"> PAGEREF _Toc223513307 \h </w:instrText>
        </w:r>
        <w:r>
          <w:rPr>
            <w:noProof/>
            <w:webHidden/>
          </w:rPr>
        </w:r>
        <w:r>
          <w:rPr>
            <w:noProof/>
            <w:webHidden/>
          </w:rPr>
          <w:fldChar w:fldCharType="separate"/>
        </w:r>
        <w:r w:rsidR="00167323">
          <w:rPr>
            <w:noProof/>
            <w:webHidden/>
          </w:rPr>
          <w:t>285</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08" w:history="1">
        <w:r w:rsidR="00167323" w:rsidRPr="00BD37E9">
          <w:rPr>
            <w:rStyle w:val="Hyperlink"/>
            <w:noProof/>
          </w:rPr>
          <w:t>4.2.8</w:t>
        </w:r>
        <w:r w:rsidR="00167323">
          <w:rPr>
            <w:rFonts w:asciiTheme="minorHAnsi" w:eastAsiaTheme="minorEastAsia" w:hAnsiTheme="minorHAnsi" w:cstheme="minorBidi"/>
            <w:b w:val="0"/>
            <w:noProof/>
            <w:sz w:val="22"/>
            <w:szCs w:val="22"/>
          </w:rPr>
          <w:tab/>
        </w:r>
        <w:r w:rsidR="00167323" w:rsidRPr="00BD37E9">
          <w:rPr>
            <w:rStyle w:val="Hyperlink"/>
            <w:noProof/>
          </w:rPr>
          <w:t>MEMR – DID $B2 – GM Manufacturing Data</w:t>
        </w:r>
        <w:r w:rsidR="00167323">
          <w:rPr>
            <w:noProof/>
            <w:webHidden/>
          </w:rPr>
          <w:tab/>
        </w:r>
        <w:r>
          <w:rPr>
            <w:noProof/>
            <w:webHidden/>
          </w:rPr>
          <w:fldChar w:fldCharType="begin"/>
        </w:r>
        <w:r w:rsidR="00167323">
          <w:rPr>
            <w:noProof/>
            <w:webHidden/>
          </w:rPr>
          <w:instrText xml:space="preserve"> PAGEREF _Toc223513308 \h </w:instrText>
        </w:r>
        <w:r>
          <w:rPr>
            <w:noProof/>
            <w:webHidden/>
          </w:rPr>
        </w:r>
        <w:r>
          <w:rPr>
            <w:noProof/>
            <w:webHidden/>
          </w:rPr>
          <w:fldChar w:fldCharType="separate"/>
        </w:r>
        <w:r w:rsidR="00167323">
          <w:rPr>
            <w:noProof/>
            <w:webHidden/>
          </w:rPr>
          <w:t>285</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09" w:history="1">
        <w:r w:rsidR="00167323" w:rsidRPr="00BD37E9">
          <w:rPr>
            <w:rStyle w:val="Hyperlink"/>
            <w:noProof/>
          </w:rPr>
          <w:t>4.2.9</w:t>
        </w:r>
        <w:r w:rsidR="00167323">
          <w:rPr>
            <w:rFonts w:asciiTheme="minorHAnsi" w:eastAsiaTheme="minorEastAsia" w:hAnsiTheme="minorHAnsi" w:cstheme="minorBidi"/>
            <w:b w:val="0"/>
            <w:noProof/>
            <w:sz w:val="22"/>
            <w:szCs w:val="22"/>
          </w:rPr>
          <w:tab/>
        </w:r>
        <w:r w:rsidR="00167323" w:rsidRPr="00BD37E9">
          <w:rPr>
            <w:rStyle w:val="Hyperlink"/>
            <w:noProof/>
          </w:rPr>
          <w:t>MEMR – DID $B4 – Manufacturing Traceability Characters</w:t>
        </w:r>
        <w:r w:rsidR="00167323">
          <w:rPr>
            <w:noProof/>
            <w:webHidden/>
          </w:rPr>
          <w:tab/>
        </w:r>
        <w:r>
          <w:rPr>
            <w:noProof/>
            <w:webHidden/>
          </w:rPr>
          <w:fldChar w:fldCharType="begin"/>
        </w:r>
        <w:r w:rsidR="00167323">
          <w:rPr>
            <w:noProof/>
            <w:webHidden/>
          </w:rPr>
          <w:instrText xml:space="preserve"> PAGEREF _Toc223513309 \h </w:instrText>
        </w:r>
        <w:r>
          <w:rPr>
            <w:noProof/>
            <w:webHidden/>
          </w:rPr>
        </w:r>
        <w:r>
          <w:rPr>
            <w:noProof/>
            <w:webHidden/>
          </w:rPr>
          <w:fldChar w:fldCharType="separate"/>
        </w:r>
        <w:r w:rsidR="00167323">
          <w:rPr>
            <w:noProof/>
            <w:webHidden/>
          </w:rPr>
          <w:t>286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310" w:history="1">
        <w:r w:rsidR="00167323" w:rsidRPr="00BD37E9">
          <w:rPr>
            <w:rStyle w:val="Hyperlink"/>
            <w:noProof/>
          </w:rPr>
          <w:t>4.2.10</w:t>
        </w:r>
        <w:r w:rsidR="00167323">
          <w:rPr>
            <w:rFonts w:asciiTheme="minorHAnsi" w:eastAsiaTheme="minorEastAsia" w:hAnsiTheme="minorHAnsi" w:cstheme="minorBidi"/>
            <w:b w:val="0"/>
            <w:noProof/>
            <w:sz w:val="22"/>
            <w:szCs w:val="22"/>
          </w:rPr>
          <w:tab/>
        </w:r>
        <w:r w:rsidR="00167323" w:rsidRPr="00BD37E9">
          <w:rPr>
            <w:rStyle w:val="Hyperlink"/>
            <w:noProof/>
          </w:rPr>
          <w:t>MEMR – DID $B5 – GM Broadcast Code</w:t>
        </w:r>
        <w:r w:rsidR="00167323">
          <w:rPr>
            <w:noProof/>
            <w:webHidden/>
          </w:rPr>
          <w:tab/>
        </w:r>
        <w:r>
          <w:rPr>
            <w:noProof/>
            <w:webHidden/>
          </w:rPr>
          <w:fldChar w:fldCharType="begin"/>
        </w:r>
        <w:r w:rsidR="00167323">
          <w:rPr>
            <w:noProof/>
            <w:webHidden/>
          </w:rPr>
          <w:instrText xml:space="preserve"> PAGEREF _Toc223513310 \h </w:instrText>
        </w:r>
        <w:r>
          <w:rPr>
            <w:noProof/>
            <w:webHidden/>
          </w:rPr>
        </w:r>
        <w:r>
          <w:rPr>
            <w:noProof/>
            <w:webHidden/>
          </w:rPr>
          <w:fldChar w:fldCharType="separate"/>
        </w:r>
        <w:r w:rsidR="00167323">
          <w:rPr>
            <w:noProof/>
            <w:webHidden/>
          </w:rPr>
          <w:t>287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311" w:history="1">
        <w:r w:rsidR="00167323" w:rsidRPr="00BD37E9">
          <w:rPr>
            <w:rStyle w:val="Hyperlink"/>
            <w:noProof/>
          </w:rPr>
          <w:t>4.2.11</w:t>
        </w:r>
        <w:r w:rsidR="00167323">
          <w:rPr>
            <w:rFonts w:asciiTheme="minorHAnsi" w:eastAsiaTheme="minorEastAsia" w:hAnsiTheme="minorHAnsi" w:cstheme="minorBidi"/>
            <w:b w:val="0"/>
            <w:noProof/>
            <w:sz w:val="22"/>
            <w:szCs w:val="22"/>
          </w:rPr>
          <w:tab/>
        </w:r>
        <w:r w:rsidR="00167323" w:rsidRPr="00BD37E9">
          <w:rPr>
            <w:rStyle w:val="Hyperlink"/>
            <w:noProof/>
          </w:rPr>
          <w:t>MEMR – DID $B6 – GM Target Vehicle</w:t>
        </w:r>
        <w:r w:rsidR="00167323">
          <w:rPr>
            <w:noProof/>
            <w:webHidden/>
          </w:rPr>
          <w:tab/>
        </w:r>
        <w:r>
          <w:rPr>
            <w:noProof/>
            <w:webHidden/>
          </w:rPr>
          <w:fldChar w:fldCharType="begin"/>
        </w:r>
        <w:r w:rsidR="00167323">
          <w:rPr>
            <w:noProof/>
            <w:webHidden/>
          </w:rPr>
          <w:instrText xml:space="preserve"> PAGEREF _Toc223513311 \h </w:instrText>
        </w:r>
        <w:r>
          <w:rPr>
            <w:noProof/>
            <w:webHidden/>
          </w:rPr>
        </w:r>
        <w:r>
          <w:rPr>
            <w:noProof/>
            <w:webHidden/>
          </w:rPr>
          <w:fldChar w:fldCharType="separate"/>
        </w:r>
        <w:r w:rsidR="00167323">
          <w:rPr>
            <w:noProof/>
            <w:webHidden/>
          </w:rPr>
          <w:t>287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312" w:history="1">
        <w:r w:rsidR="00167323" w:rsidRPr="00BD37E9">
          <w:rPr>
            <w:rStyle w:val="Hyperlink"/>
            <w:noProof/>
          </w:rPr>
          <w:t>4.2.12</w:t>
        </w:r>
        <w:r w:rsidR="00167323">
          <w:rPr>
            <w:rFonts w:asciiTheme="minorHAnsi" w:eastAsiaTheme="minorEastAsia" w:hAnsiTheme="minorHAnsi" w:cstheme="minorBidi"/>
            <w:b w:val="0"/>
            <w:noProof/>
            <w:sz w:val="22"/>
            <w:szCs w:val="22"/>
          </w:rPr>
          <w:tab/>
        </w:r>
        <w:r w:rsidR="00167323" w:rsidRPr="00BD37E9">
          <w:rPr>
            <w:rStyle w:val="Hyperlink"/>
            <w:noProof/>
          </w:rPr>
          <w:t>MEMR – DID $B7 – GM Software Usage Description</w:t>
        </w:r>
        <w:r w:rsidR="00167323">
          <w:rPr>
            <w:noProof/>
            <w:webHidden/>
          </w:rPr>
          <w:tab/>
        </w:r>
        <w:r>
          <w:rPr>
            <w:noProof/>
            <w:webHidden/>
          </w:rPr>
          <w:fldChar w:fldCharType="begin"/>
        </w:r>
        <w:r w:rsidR="00167323">
          <w:rPr>
            <w:noProof/>
            <w:webHidden/>
          </w:rPr>
          <w:instrText xml:space="preserve"> PAGEREF _Toc223513312 \h </w:instrText>
        </w:r>
        <w:r>
          <w:rPr>
            <w:noProof/>
            <w:webHidden/>
          </w:rPr>
        </w:r>
        <w:r>
          <w:rPr>
            <w:noProof/>
            <w:webHidden/>
          </w:rPr>
          <w:fldChar w:fldCharType="separate"/>
        </w:r>
        <w:r w:rsidR="00167323">
          <w:rPr>
            <w:noProof/>
            <w:webHidden/>
          </w:rPr>
          <w:t>288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313" w:history="1">
        <w:r w:rsidR="00167323" w:rsidRPr="00BD37E9">
          <w:rPr>
            <w:rStyle w:val="Hyperlink"/>
            <w:noProof/>
          </w:rPr>
          <w:t>4.2.13</w:t>
        </w:r>
        <w:r w:rsidR="00167323">
          <w:rPr>
            <w:rFonts w:asciiTheme="minorHAnsi" w:eastAsiaTheme="minorEastAsia" w:hAnsiTheme="minorHAnsi" w:cstheme="minorBidi"/>
            <w:b w:val="0"/>
            <w:noProof/>
            <w:sz w:val="22"/>
            <w:szCs w:val="22"/>
          </w:rPr>
          <w:tab/>
        </w:r>
        <w:r w:rsidR="00167323" w:rsidRPr="00BD37E9">
          <w:rPr>
            <w:rStyle w:val="Hyperlink"/>
            <w:noProof/>
          </w:rPr>
          <w:t>MEMR – DID $B8 – GM Bench Verification Information</w:t>
        </w:r>
        <w:r w:rsidR="00167323">
          <w:rPr>
            <w:noProof/>
            <w:webHidden/>
          </w:rPr>
          <w:tab/>
        </w:r>
        <w:r>
          <w:rPr>
            <w:noProof/>
            <w:webHidden/>
          </w:rPr>
          <w:fldChar w:fldCharType="begin"/>
        </w:r>
        <w:r w:rsidR="00167323">
          <w:rPr>
            <w:noProof/>
            <w:webHidden/>
          </w:rPr>
          <w:instrText xml:space="preserve"> PAGEREF _Toc223513313 \h </w:instrText>
        </w:r>
        <w:r>
          <w:rPr>
            <w:noProof/>
            <w:webHidden/>
          </w:rPr>
        </w:r>
        <w:r>
          <w:rPr>
            <w:noProof/>
            <w:webHidden/>
          </w:rPr>
          <w:fldChar w:fldCharType="separate"/>
        </w:r>
        <w:r w:rsidR="00167323">
          <w:rPr>
            <w:noProof/>
            <w:webHidden/>
          </w:rPr>
          <w:t>289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314" w:history="1">
        <w:r w:rsidR="00167323" w:rsidRPr="00BD37E9">
          <w:rPr>
            <w:rStyle w:val="Hyperlink"/>
            <w:noProof/>
          </w:rPr>
          <w:t>4.2.14</w:t>
        </w:r>
        <w:r w:rsidR="00167323">
          <w:rPr>
            <w:rFonts w:asciiTheme="minorHAnsi" w:eastAsiaTheme="minorEastAsia" w:hAnsiTheme="minorHAnsi" w:cstheme="minorBidi"/>
            <w:b w:val="0"/>
            <w:noProof/>
            <w:sz w:val="22"/>
            <w:szCs w:val="22"/>
          </w:rPr>
          <w:tab/>
        </w:r>
        <w:r w:rsidR="00167323" w:rsidRPr="00BD37E9">
          <w:rPr>
            <w:rStyle w:val="Hyperlink"/>
            <w:noProof/>
          </w:rPr>
          <w:t>CANR – DID $B9 – Subnet Configuration List – High Speed</w:t>
        </w:r>
        <w:r w:rsidR="00167323">
          <w:rPr>
            <w:noProof/>
            <w:webHidden/>
          </w:rPr>
          <w:tab/>
        </w:r>
        <w:r>
          <w:rPr>
            <w:noProof/>
            <w:webHidden/>
          </w:rPr>
          <w:fldChar w:fldCharType="begin"/>
        </w:r>
        <w:r w:rsidR="00167323">
          <w:rPr>
            <w:noProof/>
            <w:webHidden/>
          </w:rPr>
          <w:instrText xml:space="preserve"> PAGEREF _Toc223513314 \h </w:instrText>
        </w:r>
        <w:r>
          <w:rPr>
            <w:noProof/>
            <w:webHidden/>
          </w:rPr>
        </w:r>
        <w:r>
          <w:rPr>
            <w:noProof/>
            <w:webHidden/>
          </w:rPr>
          <w:fldChar w:fldCharType="separate"/>
        </w:r>
        <w:r w:rsidR="00167323">
          <w:rPr>
            <w:noProof/>
            <w:webHidden/>
          </w:rPr>
          <w:t>290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315" w:history="1">
        <w:r w:rsidR="00167323" w:rsidRPr="00BD37E9">
          <w:rPr>
            <w:rStyle w:val="Hyperlink"/>
            <w:noProof/>
          </w:rPr>
          <w:t>4.2.15</w:t>
        </w:r>
        <w:r w:rsidR="00167323">
          <w:rPr>
            <w:rFonts w:asciiTheme="minorHAnsi" w:eastAsiaTheme="minorEastAsia" w:hAnsiTheme="minorHAnsi" w:cstheme="minorBidi"/>
            <w:b w:val="0"/>
            <w:noProof/>
            <w:sz w:val="22"/>
            <w:szCs w:val="22"/>
          </w:rPr>
          <w:tab/>
        </w:r>
        <w:r w:rsidR="00167323" w:rsidRPr="00BD37E9">
          <w:rPr>
            <w:rStyle w:val="Hyperlink"/>
            <w:noProof/>
          </w:rPr>
          <w:t>MEMR/BFPR – DID $C0 – Boot Software Part Number</w:t>
        </w:r>
        <w:r w:rsidR="00167323">
          <w:rPr>
            <w:noProof/>
            <w:webHidden/>
          </w:rPr>
          <w:tab/>
        </w:r>
        <w:r>
          <w:rPr>
            <w:noProof/>
            <w:webHidden/>
          </w:rPr>
          <w:fldChar w:fldCharType="begin"/>
        </w:r>
        <w:r w:rsidR="00167323">
          <w:rPr>
            <w:noProof/>
            <w:webHidden/>
          </w:rPr>
          <w:instrText xml:space="preserve"> PAGEREF _Toc223513315 \h </w:instrText>
        </w:r>
        <w:r>
          <w:rPr>
            <w:noProof/>
            <w:webHidden/>
          </w:rPr>
        </w:r>
        <w:r>
          <w:rPr>
            <w:noProof/>
            <w:webHidden/>
          </w:rPr>
          <w:fldChar w:fldCharType="separate"/>
        </w:r>
        <w:r w:rsidR="00167323">
          <w:rPr>
            <w:noProof/>
            <w:webHidden/>
          </w:rPr>
          <w:t>291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316" w:history="1">
        <w:r w:rsidR="00167323" w:rsidRPr="00BD37E9">
          <w:rPr>
            <w:rStyle w:val="Hyperlink"/>
            <w:noProof/>
          </w:rPr>
          <w:t>4.2.16</w:t>
        </w:r>
        <w:r w:rsidR="00167323">
          <w:rPr>
            <w:rFonts w:asciiTheme="minorHAnsi" w:eastAsiaTheme="minorEastAsia" w:hAnsiTheme="minorHAnsi" w:cstheme="minorBidi"/>
            <w:b w:val="0"/>
            <w:noProof/>
            <w:sz w:val="22"/>
            <w:szCs w:val="22"/>
          </w:rPr>
          <w:tab/>
        </w:r>
        <w:r w:rsidR="00167323" w:rsidRPr="00BD37E9">
          <w:rPr>
            <w:rStyle w:val="Hyperlink"/>
            <w:noProof/>
          </w:rPr>
          <w:t>MEMR – DID $C1 - $C8 – Software Module Identifier</w:t>
        </w:r>
        <w:r w:rsidR="00167323">
          <w:rPr>
            <w:noProof/>
            <w:webHidden/>
          </w:rPr>
          <w:tab/>
        </w:r>
        <w:r>
          <w:rPr>
            <w:noProof/>
            <w:webHidden/>
          </w:rPr>
          <w:fldChar w:fldCharType="begin"/>
        </w:r>
        <w:r w:rsidR="00167323">
          <w:rPr>
            <w:noProof/>
            <w:webHidden/>
          </w:rPr>
          <w:instrText xml:space="preserve"> PAGEREF _Toc223513316 \h </w:instrText>
        </w:r>
        <w:r>
          <w:rPr>
            <w:noProof/>
            <w:webHidden/>
          </w:rPr>
        </w:r>
        <w:r>
          <w:rPr>
            <w:noProof/>
            <w:webHidden/>
          </w:rPr>
          <w:fldChar w:fldCharType="separate"/>
        </w:r>
        <w:r w:rsidR="00167323">
          <w:rPr>
            <w:noProof/>
            <w:webHidden/>
          </w:rPr>
          <w:t>292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317" w:history="1">
        <w:r w:rsidR="00167323" w:rsidRPr="00BD37E9">
          <w:rPr>
            <w:rStyle w:val="Hyperlink"/>
            <w:noProof/>
          </w:rPr>
          <w:t>4.2.17</w:t>
        </w:r>
        <w:r w:rsidR="00167323">
          <w:rPr>
            <w:rFonts w:asciiTheme="minorHAnsi" w:eastAsiaTheme="minorEastAsia" w:hAnsiTheme="minorHAnsi" w:cstheme="minorBidi"/>
            <w:b w:val="0"/>
            <w:noProof/>
            <w:sz w:val="22"/>
            <w:szCs w:val="22"/>
          </w:rPr>
          <w:tab/>
        </w:r>
        <w:r w:rsidR="00167323" w:rsidRPr="00BD37E9">
          <w:rPr>
            <w:rStyle w:val="Hyperlink"/>
            <w:noProof/>
          </w:rPr>
          <w:t>MCPR – DID $C9 - $CA – Software Module Identifier</w:t>
        </w:r>
        <w:r w:rsidR="00167323">
          <w:rPr>
            <w:noProof/>
            <w:webHidden/>
          </w:rPr>
          <w:tab/>
        </w:r>
        <w:r>
          <w:rPr>
            <w:noProof/>
            <w:webHidden/>
          </w:rPr>
          <w:fldChar w:fldCharType="begin"/>
        </w:r>
        <w:r w:rsidR="00167323">
          <w:rPr>
            <w:noProof/>
            <w:webHidden/>
          </w:rPr>
          <w:instrText xml:space="preserve"> PAGEREF _Toc223513317 \h </w:instrText>
        </w:r>
        <w:r>
          <w:rPr>
            <w:noProof/>
            <w:webHidden/>
          </w:rPr>
        </w:r>
        <w:r>
          <w:rPr>
            <w:noProof/>
            <w:webHidden/>
          </w:rPr>
          <w:fldChar w:fldCharType="separate"/>
        </w:r>
        <w:r w:rsidR="00167323">
          <w:rPr>
            <w:noProof/>
            <w:webHidden/>
          </w:rPr>
          <w:t>294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318" w:history="1">
        <w:r w:rsidR="00167323" w:rsidRPr="00BD37E9">
          <w:rPr>
            <w:rStyle w:val="Hyperlink"/>
            <w:noProof/>
          </w:rPr>
          <w:t>4.2.18</w:t>
        </w:r>
        <w:r w:rsidR="00167323">
          <w:rPr>
            <w:rFonts w:asciiTheme="minorHAnsi" w:eastAsiaTheme="minorEastAsia" w:hAnsiTheme="minorHAnsi" w:cstheme="minorBidi"/>
            <w:b w:val="0"/>
            <w:noProof/>
            <w:sz w:val="22"/>
            <w:szCs w:val="22"/>
          </w:rPr>
          <w:tab/>
        </w:r>
        <w:r w:rsidR="00167323" w:rsidRPr="00BD37E9">
          <w:rPr>
            <w:rStyle w:val="Hyperlink"/>
            <w:noProof/>
          </w:rPr>
          <w:t>MEMR – DID $CB – End Model Part Number</w:t>
        </w:r>
        <w:r w:rsidR="00167323">
          <w:rPr>
            <w:noProof/>
            <w:webHidden/>
          </w:rPr>
          <w:tab/>
        </w:r>
        <w:r>
          <w:rPr>
            <w:noProof/>
            <w:webHidden/>
          </w:rPr>
          <w:fldChar w:fldCharType="begin"/>
        </w:r>
        <w:r w:rsidR="00167323">
          <w:rPr>
            <w:noProof/>
            <w:webHidden/>
          </w:rPr>
          <w:instrText xml:space="preserve"> PAGEREF _Toc223513318 \h </w:instrText>
        </w:r>
        <w:r>
          <w:rPr>
            <w:noProof/>
            <w:webHidden/>
          </w:rPr>
        </w:r>
        <w:r>
          <w:rPr>
            <w:noProof/>
            <w:webHidden/>
          </w:rPr>
          <w:fldChar w:fldCharType="separate"/>
        </w:r>
        <w:r w:rsidR="00167323">
          <w:rPr>
            <w:noProof/>
            <w:webHidden/>
          </w:rPr>
          <w:t>295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319" w:history="1">
        <w:r w:rsidR="00167323" w:rsidRPr="00BD37E9">
          <w:rPr>
            <w:rStyle w:val="Hyperlink"/>
            <w:noProof/>
          </w:rPr>
          <w:t>4.2.19</w:t>
        </w:r>
        <w:r w:rsidR="00167323">
          <w:rPr>
            <w:rFonts w:asciiTheme="minorHAnsi" w:eastAsiaTheme="minorEastAsia" w:hAnsiTheme="minorHAnsi" w:cstheme="minorBidi"/>
            <w:b w:val="0"/>
            <w:noProof/>
            <w:sz w:val="22"/>
            <w:szCs w:val="22"/>
          </w:rPr>
          <w:tab/>
        </w:r>
        <w:r w:rsidR="00167323" w:rsidRPr="00BD37E9">
          <w:rPr>
            <w:rStyle w:val="Hyperlink"/>
            <w:noProof/>
          </w:rPr>
          <w:t>MEMR – DID $CC – Base Model Part Number</w:t>
        </w:r>
        <w:r w:rsidR="00167323">
          <w:rPr>
            <w:noProof/>
            <w:webHidden/>
          </w:rPr>
          <w:tab/>
        </w:r>
        <w:r>
          <w:rPr>
            <w:noProof/>
            <w:webHidden/>
          </w:rPr>
          <w:fldChar w:fldCharType="begin"/>
        </w:r>
        <w:r w:rsidR="00167323">
          <w:rPr>
            <w:noProof/>
            <w:webHidden/>
          </w:rPr>
          <w:instrText xml:space="preserve"> PAGEREF _Toc223513319 \h </w:instrText>
        </w:r>
        <w:r>
          <w:rPr>
            <w:noProof/>
            <w:webHidden/>
          </w:rPr>
        </w:r>
        <w:r>
          <w:rPr>
            <w:noProof/>
            <w:webHidden/>
          </w:rPr>
          <w:fldChar w:fldCharType="separate"/>
        </w:r>
        <w:r w:rsidR="00167323">
          <w:rPr>
            <w:noProof/>
            <w:webHidden/>
          </w:rPr>
          <w:t>296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320" w:history="1">
        <w:r w:rsidR="00167323" w:rsidRPr="00BD37E9">
          <w:rPr>
            <w:rStyle w:val="Hyperlink"/>
            <w:noProof/>
          </w:rPr>
          <w:t>4.2.20</w:t>
        </w:r>
        <w:r w:rsidR="00167323">
          <w:rPr>
            <w:rFonts w:asciiTheme="minorHAnsi" w:eastAsiaTheme="minorEastAsia" w:hAnsiTheme="minorHAnsi" w:cstheme="minorBidi"/>
            <w:b w:val="0"/>
            <w:noProof/>
            <w:sz w:val="22"/>
            <w:szCs w:val="22"/>
          </w:rPr>
          <w:tab/>
        </w:r>
        <w:r w:rsidR="00167323" w:rsidRPr="00BD37E9">
          <w:rPr>
            <w:rStyle w:val="Hyperlink"/>
            <w:noProof/>
          </w:rPr>
          <w:t>MEMR/BFPR – DID $D0– Boot Software Part Number Alpha Code</w:t>
        </w:r>
        <w:r w:rsidR="00167323">
          <w:rPr>
            <w:noProof/>
            <w:webHidden/>
          </w:rPr>
          <w:tab/>
        </w:r>
        <w:r>
          <w:rPr>
            <w:noProof/>
            <w:webHidden/>
          </w:rPr>
          <w:fldChar w:fldCharType="begin"/>
        </w:r>
        <w:r w:rsidR="00167323">
          <w:rPr>
            <w:noProof/>
            <w:webHidden/>
          </w:rPr>
          <w:instrText xml:space="preserve"> PAGEREF _Toc223513320 \h </w:instrText>
        </w:r>
        <w:r>
          <w:rPr>
            <w:noProof/>
            <w:webHidden/>
          </w:rPr>
        </w:r>
        <w:r>
          <w:rPr>
            <w:noProof/>
            <w:webHidden/>
          </w:rPr>
          <w:fldChar w:fldCharType="separate"/>
        </w:r>
        <w:r w:rsidR="00167323">
          <w:rPr>
            <w:noProof/>
            <w:webHidden/>
          </w:rPr>
          <w:t>297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321" w:history="1">
        <w:r w:rsidR="00167323" w:rsidRPr="00BD37E9">
          <w:rPr>
            <w:rStyle w:val="Hyperlink"/>
            <w:noProof/>
          </w:rPr>
          <w:t>4.2.21</w:t>
        </w:r>
        <w:r w:rsidR="00167323">
          <w:rPr>
            <w:rFonts w:asciiTheme="minorHAnsi" w:eastAsiaTheme="minorEastAsia" w:hAnsiTheme="minorHAnsi" w:cstheme="minorBidi"/>
            <w:b w:val="0"/>
            <w:noProof/>
            <w:sz w:val="22"/>
            <w:szCs w:val="22"/>
          </w:rPr>
          <w:tab/>
        </w:r>
        <w:r w:rsidR="00167323" w:rsidRPr="00BD37E9">
          <w:rPr>
            <w:rStyle w:val="Hyperlink"/>
            <w:noProof/>
          </w:rPr>
          <w:t>MEMR – DID $D1 - $D8 – Software Module Identifier Alpha Code</w:t>
        </w:r>
        <w:r w:rsidR="00167323">
          <w:rPr>
            <w:noProof/>
            <w:webHidden/>
          </w:rPr>
          <w:tab/>
        </w:r>
        <w:r>
          <w:rPr>
            <w:noProof/>
            <w:webHidden/>
          </w:rPr>
          <w:fldChar w:fldCharType="begin"/>
        </w:r>
        <w:r w:rsidR="00167323">
          <w:rPr>
            <w:noProof/>
            <w:webHidden/>
          </w:rPr>
          <w:instrText xml:space="preserve"> PAGEREF _Toc223513321 \h </w:instrText>
        </w:r>
        <w:r>
          <w:rPr>
            <w:noProof/>
            <w:webHidden/>
          </w:rPr>
        </w:r>
        <w:r>
          <w:rPr>
            <w:noProof/>
            <w:webHidden/>
          </w:rPr>
          <w:fldChar w:fldCharType="separate"/>
        </w:r>
        <w:r w:rsidR="00167323">
          <w:rPr>
            <w:noProof/>
            <w:webHidden/>
          </w:rPr>
          <w:t>298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322" w:history="1">
        <w:r w:rsidR="00167323" w:rsidRPr="00BD37E9">
          <w:rPr>
            <w:rStyle w:val="Hyperlink"/>
            <w:noProof/>
          </w:rPr>
          <w:t>4.2.22</w:t>
        </w:r>
        <w:r w:rsidR="00167323">
          <w:rPr>
            <w:rFonts w:asciiTheme="minorHAnsi" w:eastAsiaTheme="minorEastAsia" w:hAnsiTheme="minorHAnsi" w:cstheme="minorBidi"/>
            <w:b w:val="0"/>
            <w:noProof/>
            <w:sz w:val="22"/>
            <w:szCs w:val="22"/>
          </w:rPr>
          <w:tab/>
        </w:r>
        <w:r w:rsidR="00167323" w:rsidRPr="00BD37E9">
          <w:rPr>
            <w:rStyle w:val="Hyperlink"/>
            <w:noProof/>
          </w:rPr>
          <w:t>MCPR – DID $D9 - $DA – Software Module Identifier Alpha Code</w:t>
        </w:r>
        <w:r w:rsidR="00167323">
          <w:rPr>
            <w:noProof/>
            <w:webHidden/>
          </w:rPr>
          <w:tab/>
        </w:r>
        <w:r>
          <w:rPr>
            <w:noProof/>
            <w:webHidden/>
          </w:rPr>
          <w:fldChar w:fldCharType="begin"/>
        </w:r>
        <w:r w:rsidR="00167323">
          <w:rPr>
            <w:noProof/>
            <w:webHidden/>
          </w:rPr>
          <w:instrText xml:space="preserve"> PAGEREF _Toc223513322 \h </w:instrText>
        </w:r>
        <w:r>
          <w:rPr>
            <w:noProof/>
            <w:webHidden/>
          </w:rPr>
        </w:r>
        <w:r>
          <w:rPr>
            <w:noProof/>
            <w:webHidden/>
          </w:rPr>
          <w:fldChar w:fldCharType="separate"/>
        </w:r>
        <w:r w:rsidR="00167323">
          <w:rPr>
            <w:noProof/>
            <w:webHidden/>
          </w:rPr>
          <w:t>299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323" w:history="1">
        <w:r w:rsidR="00167323" w:rsidRPr="00BD37E9">
          <w:rPr>
            <w:rStyle w:val="Hyperlink"/>
            <w:noProof/>
          </w:rPr>
          <w:t>4.2.23</w:t>
        </w:r>
        <w:r w:rsidR="00167323">
          <w:rPr>
            <w:rFonts w:asciiTheme="minorHAnsi" w:eastAsiaTheme="minorEastAsia" w:hAnsiTheme="minorHAnsi" w:cstheme="minorBidi"/>
            <w:b w:val="0"/>
            <w:noProof/>
            <w:sz w:val="22"/>
            <w:szCs w:val="22"/>
          </w:rPr>
          <w:tab/>
        </w:r>
        <w:r w:rsidR="00167323" w:rsidRPr="00BD37E9">
          <w:rPr>
            <w:rStyle w:val="Hyperlink"/>
            <w:noProof/>
          </w:rPr>
          <w:t>MEMR – DID $DB – End Model Part Number Alpha Code</w:t>
        </w:r>
        <w:r w:rsidR="00167323">
          <w:rPr>
            <w:noProof/>
            <w:webHidden/>
          </w:rPr>
          <w:tab/>
        </w:r>
        <w:r>
          <w:rPr>
            <w:noProof/>
            <w:webHidden/>
          </w:rPr>
          <w:fldChar w:fldCharType="begin"/>
        </w:r>
        <w:r w:rsidR="00167323">
          <w:rPr>
            <w:noProof/>
            <w:webHidden/>
          </w:rPr>
          <w:instrText xml:space="preserve"> PAGEREF _Toc223513323 \h </w:instrText>
        </w:r>
        <w:r>
          <w:rPr>
            <w:noProof/>
            <w:webHidden/>
          </w:rPr>
        </w:r>
        <w:r>
          <w:rPr>
            <w:noProof/>
            <w:webHidden/>
          </w:rPr>
          <w:fldChar w:fldCharType="separate"/>
        </w:r>
        <w:r w:rsidR="00167323">
          <w:rPr>
            <w:noProof/>
            <w:webHidden/>
          </w:rPr>
          <w:t>299</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324" w:history="1">
        <w:r w:rsidR="00167323" w:rsidRPr="00BD37E9">
          <w:rPr>
            <w:rStyle w:val="Hyperlink"/>
            <w:noProof/>
          </w:rPr>
          <w:t>4.2.24</w:t>
        </w:r>
        <w:r w:rsidR="00167323">
          <w:rPr>
            <w:rFonts w:asciiTheme="minorHAnsi" w:eastAsiaTheme="minorEastAsia" w:hAnsiTheme="minorHAnsi" w:cstheme="minorBidi"/>
            <w:b w:val="0"/>
            <w:noProof/>
            <w:sz w:val="22"/>
            <w:szCs w:val="22"/>
          </w:rPr>
          <w:tab/>
        </w:r>
        <w:r w:rsidR="00167323" w:rsidRPr="00BD37E9">
          <w:rPr>
            <w:rStyle w:val="Hyperlink"/>
            <w:noProof/>
          </w:rPr>
          <w:t>MEMR – DID $DC – Base Model Part Number Alpha Code</w:t>
        </w:r>
        <w:r w:rsidR="00167323">
          <w:rPr>
            <w:noProof/>
            <w:webHidden/>
          </w:rPr>
          <w:tab/>
        </w:r>
        <w:r>
          <w:rPr>
            <w:noProof/>
            <w:webHidden/>
          </w:rPr>
          <w:fldChar w:fldCharType="begin"/>
        </w:r>
        <w:r w:rsidR="00167323">
          <w:rPr>
            <w:noProof/>
            <w:webHidden/>
          </w:rPr>
          <w:instrText xml:space="preserve"> PAGEREF _Toc223513324 \h </w:instrText>
        </w:r>
        <w:r>
          <w:rPr>
            <w:noProof/>
            <w:webHidden/>
          </w:rPr>
        </w:r>
        <w:r>
          <w:rPr>
            <w:noProof/>
            <w:webHidden/>
          </w:rPr>
          <w:fldChar w:fldCharType="separate"/>
        </w:r>
        <w:r w:rsidR="00167323">
          <w:rPr>
            <w:noProof/>
            <w:webHidden/>
          </w:rPr>
          <w:t>300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325" w:history="1">
        <w:r w:rsidR="00167323" w:rsidRPr="00BD37E9">
          <w:rPr>
            <w:rStyle w:val="Hyperlink"/>
            <w:noProof/>
          </w:rPr>
          <w:t>4.2.25</w:t>
        </w:r>
        <w:r w:rsidR="00167323">
          <w:rPr>
            <w:rFonts w:asciiTheme="minorHAnsi" w:eastAsiaTheme="minorEastAsia" w:hAnsiTheme="minorHAnsi" w:cstheme="minorBidi"/>
            <w:b w:val="0"/>
            <w:noProof/>
            <w:sz w:val="22"/>
            <w:szCs w:val="22"/>
          </w:rPr>
          <w:tab/>
        </w:r>
        <w:r w:rsidR="00167323" w:rsidRPr="00BD37E9">
          <w:rPr>
            <w:rStyle w:val="Hyperlink"/>
            <w:noProof/>
          </w:rPr>
          <w:t>VSPR – DID $DF – ECU Odometer Value</w:t>
        </w:r>
        <w:r w:rsidR="00167323">
          <w:rPr>
            <w:noProof/>
            <w:webHidden/>
          </w:rPr>
          <w:tab/>
        </w:r>
        <w:r>
          <w:rPr>
            <w:noProof/>
            <w:webHidden/>
          </w:rPr>
          <w:fldChar w:fldCharType="begin"/>
        </w:r>
        <w:r w:rsidR="00167323">
          <w:rPr>
            <w:noProof/>
            <w:webHidden/>
          </w:rPr>
          <w:instrText xml:space="preserve"> PAGEREF _Toc223513325 \h </w:instrText>
        </w:r>
        <w:r>
          <w:rPr>
            <w:noProof/>
            <w:webHidden/>
          </w:rPr>
        </w:r>
        <w:r>
          <w:rPr>
            <w:noProof/>
            <w:webHidden/>
          </w:rPr>
          <w:fldChar w:fldCharType="separate"/>
        </w:r>
        <w:r w:rsidR="00167323">
          <w:rPr>
            <w:noProof/>
            <w:webHidden/>
          </w:rPr>
          <w:t>300</w:t>
        </w:r>
        <w:r>
          <w:rPr>
            <w:noProof/>
            <w:webHidden/>
          </w:rPr>
          <w:fldChar w:fldCharType="end"/>
        </w:r>
      </w:hyperlink>
    </w:p>
    <w:p w:rsidR="00167323" w:rsidRDefault="00C03484">
      <w:pPr>
        <w:pStyle w:val="TOC1"/>
        <w:tabs>
          <w:tab w:val="left" w:pos="403"/>
        </w:tabs>
        <w:rPr>
          <w:rFonts w:asciiTheme="minorHAnsi" w:eastAsiaTheme="minorEastAsia" w:hAnsiTheme="minorHAnsi" w:cstheme="minorBidi"/>
          <w:b w:val="0"/>
          <w:noProof/>
          <w:sz w:val="22"/>
          <w:szCs w:val="22"/>
        </w:rPr>
      </w:pPr>
      <w:hyperlink w:anchor="_Toc223513326" w:history="1">
        <w:r w:rsidR="00167323" w:rsidRPr="00BD37E9">
          <w:rPr>
            <w:rStyle w:val="Hyperlink"/>
            <w:noProof/>
          </w:rPr>
          <w:t>5.</w:t>
        </w:r>
        <w:r w:rsidR="00167323">
          <w:rPr>
            <w:rFonts w:asciiTheme="minorHAnsi" w:eastAsiaTheme="minorEastAsia" w:hAnsiTheme="minorHAnsi" w:cstheme="minorBidi"/>
            <w:b w:val="0"/>
            <w:noProof/>
            <w:sz w:val="22"/>
            <w:szCs w:val="22"/>
          </w:rPr>
          <w:tab/>
        </w:r>
        <w:r w:rsidR="00167323" w:rsidRPr="00BD37E9">
          <w:rPr>
            <w:rStyle w:val="Hyperlink"/>
            <w:noProof/>
          </w:rPr>
          <w:t>Control Packet Identifiers (CPIDs)</w:t>
        </w:r>
        <w:r w:rsidR="00167323">
          <w:rPr>
            <w:noProof/>
            <w:webHidden/>
          </w:rPr>
          <w:tab/>
        </w:r>
        <w:r>
          <w:rPr>
            <w:noProof/>
            <w:webHidden/>
          </w:rPr>
          <w:fldChar w:fldCharType="begin"/>
        </w:r>
        <w:r w:rsidR="00167323">
          <w:rPr>
            <w:noProof/>
            <w:webHidden/>
          </w:rPr>
          <w:instrText xml:space="preserve"> PAGEREF _Toc223513326 \h </w:instrText>
        </w:r>
        <w:r>
          <w:rPr>
            <w:noProof/>
            <w:webHidden/>
          </w:rPr>
        </w:r>
        <w:r>
          <w:rPr>
            <w:noProof/>
            <w:webHidden/>
          </w:rPr>
          <w:fldChar w:fldCharType="separate"/>
        </w:r>
        <w:r w:rsidR="00167323">
          <w:rPr>
            <w:noProof/>
            <w:webHidden/>
          </w:rPr>
          <w:t>301</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3327" w:history="1">
        <w:r w:rsidR="00167323" w:rsidRPr="00BD37E9">
          <w:rPr>
            <w:rStyle w:val="Hyperlink"/>
            <w:noProof/>
          </w:rPr>
          <w:t>5.1</w:t>
        </w:r>
        <w:r w:rsidR="00167323">
          <w:rPr>
            <w:rFonts w:asciiTheme="minorHAnsi" w:eastAsiaTheme="minorEastAsia" w:hAnsiTheme="minorHAnsi" w:cstheme="minorBidi"/>
            <w:b w:val="0"/>
            <w:noProof/>
            <w:sz w:val="22"/>
            <w:szCs w:val="22"/>
          </w:rPr>
          <w:tab/>
        </w:r>
        <w:r w:rsidR="00167323" w:rsidRPr="00BD37E9">
          <w:rPr>
            <w:rStyle w:val="Hyperlink"/>
            <w:noProof/>
          </w:rPr>
          <w:t>Device Control Limit Exceeded Return Codes</w:t>
        </w:r>
        <w:r w:rsidR="00167323">
          <w:rPr>
            <w:noProof/>
            <w:webHidden/>
          </w:rPr>
          <w:tab/>
        </w:r>
        <w:r>
          <w:rPr>
            <w:noProof/>
            <w:webHidden/>
          </w:rPr>
          <w:fldChar w:fldCharType="begin"/>
        </w:r>
        <w:r w:rsidR="00167323">
          <w:rPr>
            <w:noProof/>
            <w:webHidden/>
          </w:rPr>
          <w:instrText xml:space="preserve"> PAGEREF _Toc223513327 \h </w:instrText>
        </w:r>
        <w:r>
          <w:rPr>
            <w:noProof/>
            <w:webHidden/>
          </w:rPr>
        </w:r>
        <w:r>
          <w:rPr>
            <w:noProof/>
            <w:webHidden/>
          </w:rPr>
          <w:fldChar w:fldCharType="separate"/>
        </w:r>
        <w:r w:rsidR="00167323">
          <w:rPr>
            <w:noProof/>
            <w:webHidden/>
          </w:rPr>
          <w:t>302</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28" w:history="1">
        <w:r w:rsidR="00167323" w:rsidRPr="00BD37E9">
          <w:rPr>
            <w:rStyle w:val="Hyperlink"/>
            <w:noProof/>
          </w:rPr>
          <w:t>5.1.1</w:t>
        </w:r>
        <w:r w:rsidR="00167323">
          <w:rPr>
            <w:rFonts w:asciiTheme="minorHAnsi" w:eastAsiaTheme="minorEastAsia" w:hAnsiTheme="minorHAnsi" w:cstheme="minorBidi"/>
            <w:b w:val="0"/>
            <w:noProof/>
            <w:sz w:val="22"/>
            <w:szCs w:val="22"/>
          </w:rPr>
          <w:tab/>
        </w:r>
        <w:r w:rsidR="00167323" w:rsidRPr="00BD37E9">
          <w:rPr>
            <w:rStyle w:val="Hyperlink"/>
            <w:noProof/>
          </w:rPr>
          <w:t>Device Control Timer Time</w:t>
        </w:r>
        <w:r w:rsidR="00167323" w:rsidRPr="00BD37E9">
          <w:rPr>
            <w:rStyle w:val="Hyperlink"/>
            <w:noProof/>
          </w:rPr>
          <w:noBreakHyphen/>
          <w:t>Out</w:t>
        </w:r>
        <w:r w:rsidR="00167323">
          <w:rPr>
            <w:noProof/>
            <w:webHidden/>
          </w:rPr>
          <w:tab/>
        </w:r>
        <w:r>
          <w:rPr>
            <w:noProof/>
            <w:webHidden/>
          </w:rPr>
          <w:fldChar w:fldCharType="begin"/>
        </w:r>
        <w:r w:rsidR="00167323">
          <w:rPr>
            <w:noProof/>
            <w:webHidden/>
          </w:rPr>
          <w:instrText xml:space="preserve"> PAGEREF _Toc223513328 \h </w:instrText>
        </w:r>
        <w:r>
          <w:rPr>
            <w:noProof/>
            <w:webHidden/>
          </w:rPr>
        </w:r>
        <w:r>
          <w:rPr>
            <w:noProof/>
            <w:webHidden/>
          </w:rPr>
          <w:fldChar w:fldCharType="separate"/>
        </w:r>
        <w:r w:rsidR="00167323">
          <w:rPr>
            <w:noProof/>
            <w:webHidden/>
          </w:rPr>
          <w:t>302</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3329" w:history="1">
        <w:r w:rsidR="00167323" w:rsidRPr="00BD37E9">
          <w:rPr>
            <w:rStyle w:val="Hyperlink"/>
            <w:noProof/>
          </w:rPr>
          <w:t>5.2</w:t>
        </w:r>
        <w:r w:rsidR="00167323">
          <w:rPr>
            <w:rFonts w:asciiTheme="minorHAnsi" w:eastAsiaTheme="minorEastAsia" w:hAnsiTheme="minorHAnsi" w:cstheme="minorBidi"/>
            <w:b w:val="0"/>
            <w:noProof/>
            <w:sz w:val="22"/>
            <w:szCs w:val="22"/>
          </w:rPr>
          <w:tab/>
        </w:r>
        <w:r w:rsidR="00167323" w:rsidRPr="00BD37E9">
          <w:rPr>
            <w:rStyle w:val="Hyperlink"/>
            <w:noProof/>
          </w:rPr>
          <w:t>CPID $10</w:t>
        </w:r>
        <w:r w:rsidR="00167323">
          <w:rPr>
            <w:noProof/>
            <w:webHidden/>
          </w:rPr>
          <w:tab/>
        </w:r>
        <w:r>
          <w:rPr>
            <w:noProof/>
            <w:webHidden/>
          </w:rPr>
          <w:fldChar w:fldCharType="begin"/>
        </w:r>
        <w:r w:rsidR="00167323">
          <w:rPr>
            <w:noProof/>
            <w:webHidden/>
          </w:rPr>
          <w:instrText xml:space="preserve"> PAGEREF _Toc223513329 \h </w:instrText>
        </w:r>
        <w:r>
          <w:rPr>
            <w:noProof/>
            <w:webHidden/>
          </w:rPr>
        </w:r>
        <w:r>
          <w:rPr>
            <w:noProof/>
            <w:webHidden/>
          </w:rPr>
          <w:fldChar w:fldCharType="separate"/>
        </w:r>
        <w:r w:rsidR="00167323">
          <w:rPr>
            <w:noProof/>
            <w:webHidden/>
          </w:rPr>
          <w:t>303</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30" w:history="1">
        <w:r w:rsidR="00167323" w:rsidRPr="00BD37E9">
          <w:rPr>
            <w:rStyle w:val="Hyperlink"/>
            <w:noProof/>
          </w:rPr>
          <w:t>5.2.1</w:t>
        </w:r>
        <w:r w:rsidR="00167323">
          <w:rPr>
            <w:rFonts w:asciiTheme="minorHAnsi" w:eastAsiaTheme="minorEastAsia" w:hAnsiTheme="minorHAnsi" w:cstheme="minorBidi"/>
            <w:b w:val="0"/>
            <w:noProof/>
            <w:sz w:val="22"/>
            <w:szCs w:val="22"/>
          </w:rPr>
          <w:tab/>
        </w:r>
        <w:r w:rsidR="00167323" w:rsidRPr="00BD37E9">
          <w:rPr>
            <w:rStyle w:val="Hyperlink"/>
            <w:noProof/>
          </w:rPr>
          <w:t>CDAR – Displacement on Demand Solenoid Device Control</w:t>
        </w:r>
        <w:r w:rsidR="00167323">
          <w:rPr>
            <w:noProof/>
            <w:webHidden/>
          </w:rPr>
          <w:tab/>
        </w:r>
        <w:r>
          <w:rPr>
            <w:noProof/>
            <w:webHidden/>
          </w:rPr>
          <w:fldChar w:fldCharType="begin"/>
        </w:r>
        <w:r w:rsidR="00167323">
          <w:rPr>
            <w:noProof/>
            <w:webHidden/>
          </w:rPr>
          <w:instrText xml:space="preserve"> PAGEREF _Toc223513330 \h </w:instrText>
        </w:r>
        <w:r>
          <w:rPr>
            <w:noProof/>
            <w:webHidden/>
          </w:rPr>
        </w:r>
        <w:r>
          <w:rPr>
            <w:noProof/>
            <w:webHidden/>
          </w:rPr>
          <w:fldChar w:fldCharType="separate"/>
        </w:r>
        <w:r w:rsidR="00167323">
          <w:rPr>
            <w:noProof/>
            <w:webHidden/>
          </w:rPr>
          <w:t>303</w:t>
        </w:r>
        <w:r>
          <w:rPr>
            <w:noProof/>
            <w:webHidden/>
          </w:rPr>
          <w:fldChar w:fldCharType="end"/>
        </w:r>
      </w:hyperlink>
    </w:p>
    <w:p w:rsidR="00167323" w:rsidRDefault="00C03484">
      <w:pPr>
        <w:pStyle w:val="TOC4"/>
        <w:tabs>
          <w:tab w:val="left" w:pos="1397"/>
        </w:tabs>
        <w:rPr>
          <w:rFonts w:asciiTheme="minorHAnsi" w:eastAsiaTheme="minorEastAsia" w:hAnsiTheme="minorHAnsi" w:cstheme="minorBidi"/>
          <w:b w:val="0"/>
          <w:noProof/>
          <w:sz w:val="22"/>
          <w:szCs w:val="22"/>
        </w:rPr>
      </w:pPr>
      <w:hyperlink w:anchor="_Toc223513331" w:history="1">
        <w:r w:rsidR="00167323" w:rsidRPr="00BD37E9">
          <w:rPr>
            <w:rStyle w:val="Hyperlink"/>
            <w:noProof/>
          </w:rPr>
          <w:t>5.2.1.1</w:t>
        </w:r>
        <w:r w:rsidR="00167323">
          <w:rPr>
            <w:rFonts w:asciiTheme="minorHAnsi" w:eastAsiaTheme="minorEastAsia" w:hAnsiTheme="minorHAnsi" w:cstheme="minorBidi"/>
            <w:b w:val="0"/>
            <w:noProof/>
            <w:sz w:val="22"/>
            <w:szCs w:val="22"/>
          </w:rPr>
          <w:tab/>
        </w:r>
        <w:r w:rsidR="00167323" w:rsidRPr="00BD37E9">
          <w:rPr>
            <w:rStyle w:val="Hyperlink"/>
            <w:noProof/>
          </w:rPr>
          <w:t>Deactivate Half of the Engine’s Cylinders</w:t>
        </w:r>
        <w:r w:rsidR="00167323">
          <w:rPr>
            <w:noProof/>
            <w:webHidden/>
          </w:rPr>
          <w:tab/>
        </w:r>
        <w:r>
          <w:rPr>
            <w:noProof/>
            <w:webHidden/>
          </w:rPr>
          <w:fldChar w:fldCharType="begin"/>
        </w:r>
        <w:r w:rsidR="00167323">
          <w:rPr>
            <w:noProof/>
            <w:webHidden/>
          </w:rPr>
          <w:instrText xml:space="preserve"> PAGEREF _Toc223513331 \h </w:instrText>
        </w:r>
        <w:r>
          <w:rPr>
            <w:noProof/>
            <w:webHidden/>
          </w:rPr>
        </w:r>
        <w:r>
          <w:rPr>
            <w:noProof/>
            <w:webHidden/>
          </w:rPr>
          <w:fldChar w:fldCharType="separate"/>
        </w:r>
        <w:r w:rsidR="00167323">
          <w:rPr>
            <w:noProof/>
            <w:webHidden/>
          </w:rPr>
          <w:t>305</w:t>
        </w:r>
        <w:r>
          <w:rPr>
            <w:noProof/>
            <w:webHidden/>
          </w:rPr>
          <w:fldChar w:fldCharType="end"/>
        </w:r>
      </w:hyperlink>
    </w:p>
    <w:p w:rsidR="00167323" w:rsidRDefault="00C03484">
      <w:pPr>
        <w:pStyle w:val="TOC4"/>
        <w:tabs>
          <w:tab w:val="left" w:pos="1397"/>
        </w:tabs>
        <w:rPr>
          <w:rFonts w:asciiTheme="minorHAnsi" w:eastAsiaTheme="minorEastAsia" w:hAnsiTheme="minorHAnsi" w:cstheme="minorBidi"/>
          <w:b w:val="0"/>
          <w:noProof/>
          <w:sz w:val="22"/>
          <w:szCs w:val="22"/>
        </w:rPr>
      </w:pPr>
      <w:hyperlink w:anchor="_Toc223513332" w:history="1">
        <w:r w:rsidR="00167323" w:rsidRPr="00BD37E9">
          <w:rPr>
            <w:rStyle w:val="Hyperlink"/>
            <w:noProof/>
          </w:rPr>
          <w:t>5.2.1.2</w:t>
        </w:r>
        <w:r w:rsidR="00167323">
          <w:rPr>
            <w:rFonts w:asciiTheme="minorHAnsi" w:eastAsiaTheme="minorEastAsia" w:hAnsiTheme="minorHAnsi" w:cstheme="minorBidi"/>
            <w:b w:val="0"/>
            <w:noProof/>
            <w:sz w:val="22"/>
            <w:szCs w:val="22"/>
          </w:rPr>
          <w:tab/>
        </w:r>
        <w:r w:rsidR="00167323" w:rsidRPr="00BD37E9">
          <w:rPr>
            <w:rStyle w:val="Hyperlink"/>
            <w:noProof/>
          </w:rPr>
          <w:t>Deactivate One of the Engine’s Cylinders with Engine Running</w:t>
        </w:r>
        <w:r w:rsidR="00167323">
          <w:rPr>
            <w:noProof/>
            <w:webHidden/>
          </w:rPr>
          <w:tab/>
        </w:r>
        <w:r>
          <w:rPr>
            <w:noProof/>
            <w:webHidden/>
          </w:rPr>
          <w:fldChar w:fldCharType="begin"/>
        </w:r>
        <w:r w:rsidR="00167323">
          <w:rPr>
            <w:noProof/>
            <w:webHidden/>
          </w:rPr>
          <w:instrText xml:space="preserve"> PAGEREF _Toc223513332 \h </w:instrText>
        </w:r>
        <w:r>
          <w:rPr>
            <w:noProof/>
            <w:webHidden/>
          </w:rPr>
        </w:r>
        <w:r>
          <w:rPr>
            <w:noProof/>
            <w:webHidden/>
          </w:rPr>
          <w:fldChar w:fldCharType="separate"/>
        </w:r>
        <w:r w:rsidR="00167323">
          <w:rPr>
            <w:noProof/>
            <w:webHidden/>
          </w:rPr>
          <w:t>306</w:t>
        </w:r>
        <w:r>
          <w:rPr>
            <w:noProof/>
            <w:webHidden/>
          </w:rPr>
          <w:fldChar w:fldCharType="end"/>
        </w:r>
      </w:hyperlink>
    </w:p>
    <w:p w:rsidR="00167323" w:rsidRDefault="00C03484">
      <w:pPr>
        <w:pStyle w:val="TOC4"/>
        <w:tabs>
          <w:tab w:val="left" w:pos="1397"/>
        </w:tabs>
        <w:rPr>
          <w:rFonts w:asciiTheme="minorHAnsi" w:eastAsiaTheme="minorEastAsia" w:hAnsiTheme="minorHAnsi" w:cstheme="minorBidi"/>
          <w:b w:val="0"/>
          <w:noProof/>
          <w:sz w:val="22"/>
          <w:szCs w:val="22"/>
        </w:rPr>
      </w:pPr>
      <w:hyperlink w:anchor="_Toc223513333" w:history="1">
        <w:r w:rsidR="00167323" w:rsidRPr="00BD37E9">
          <w:rPr>
            <w:rStyle w:val="Hyperlink"/>
            <w:noProof/>
          </w:rPr>
          <w:t>5.2.1.3</w:t>
        </w:r>
        <w:r w:rsidR="00167323">
          <w:rPr>
            <w:rFonts w:asciiTheme="minorHAnsi" w:eastAsiaTheme="minorEastAsia" w:hAnsiTheme="minorHAnsi" w:cstheme="minorBidi"/>
            <w:b w:val="0"/>
            <w:noProof/>
            <w:sz w:val="22"/>
            <w:szCs w:val="22"/>
          </w:rPr>
          <w:tab/>
        </w:r>
        <w:r w:rsidR="00167323" w:rsidRPr="00BD37E9">
          <w:rPr>
            <w:rStyle w:val="Hyperlink"/>
            <w:noProof/>
          </w:rPr>
          <w:t>Deactivate One of the Engine’s Cylinders with Engine Not Running</w:t>
        </w:r>
        <w:r w:rsidR="00167323">
          <w:rPr>
            <w:noProof/>
            <w:webHidden/>
          </w:rPr>
          <w:tab/>
        </w:r>
        <w:r>
          <w:rPr>
            <w:noProof/>
            <w:webHidden/>
          </w:rPr>
          <w:fldChar w:fldCharType="begin"/>
        </w:r>
        <w:r w:rsidR="00167323">
          <w:rPr>
            <w:noProof/>
            <w:webHidden/>
          </w:rPr>
          <w:instrText xml:space="preserve"> PAGEREF _Toc223513333 \h </w:instrText>
        </w:r>
        <w:r>
          <w:rPr>
            <w:noProof/>
            <w:webHidden/>
          </w:rPr>
        </w:r>
        <w:r>
          <w:rPr>
            <w:noProof/>
            <w:webHidden/>
          </w:rPr>
          <w:fldChar w:fldCharType="separate"/>
        </w:r>
        <w:r w:rsidR="00167323">
          <w:rPr>
            <w:noProof/>
            <w:webHidden/>
          </w:rPr>
          <w:t>307</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34" w:history="1">
        <w:r w:rsidR="00167323" w:rsidRPr="00BD37E9">
          <w:rPr>
            <w:rStyle w:val="Hyperlink"/>
            <w:noProof/>
          </w:rPr>
          <w:t>5.2.2</w:t>
        </w:r>
        <w:r w:rsidR="00167323">
          <w:rPr>
            <w:rFonts w:asciiTheme="minorHAnsi" w:eastAsiaTheme="minorEastAsia" w:hAnsiTheme="minorHAnsi" w:cstheme="minorBidi"/>
            <w:b w:val="0"/>
            <w:noProof/>
            <w:sz w:val="22"/>
            <w:szCs w:val="22"/>
          </w:rPr>
          <w:tab/>
        </w:r>
        <w:r w:rsidR="00167323" w:rsidRPr="00BD37E9">
          <w:rPr>
            <w:rStyle w:val="Hyperlink"/>
            <w:noProof/>
          </w:rPr>
          <w:t>EPSR – Crank Decode Mode Device Control</w:t>
        </w:r>
        <w:r w:rsidR="00167323">
          <w:rPr>
            <w:noProof/>
            <w:webHidden/>
          </w:rPr>
          <w:tab/>
        </w:r>
        <w:r>
          <w:rPr>
            <w:noProof/>
            <w:webHidden/>
          </w:rPr>
          <w:fldChar w:fldCharType="begin"/>
        </w:r>
        <w:r w:rsidR="00167323">
          <w:rPr>
            <w:noProof/>
            <w:webHidden/>
          </w:rPr>
          <w:instrText xml:space="preserve"> PAGEREF _Toc223513334 \h </w:instrText>
        </w:r>
        <w:r>
          <w:rPr>
            <w:noProof/>
            <w:webHidden/>
          </w:rPr>
        </w:r>
        <w:r>
          <w:rPr>
            <w:noProof/>
            <w:webHidden/>
          </w:rPr>
          <w:fldChar w:fldCharType="separate"/>
        </w:r>
        <w:r w:rsidR="00167323">
          <w:rPr>
            <w:noProof/>
            <w:webHidden/>
          </w:rPr>
          <w:t>308</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35" w:history="1">
        <w:r w:rsidR="00167323" w:rsidRPr="00BD37E9">
          <w:rPr>
            <w:rStyle w:val="Hyperlink"/>
            <w:noProof/>
          </w:rPr>
          <w:t>5.2.3</w:t>
        </w:r>
        <w:r w:rsidR="00167323">
          <w:rPr>
            <w:rFonts w:asciiTheme="minorHAnsi" w:eastAsiaTheme="minorEastAsia" w:hAnsiTheme="minorHAnsi" w:cstheme="minorBidi"/>
            <w:b w:val="0"/>
            <w:noProof/>
            <w:sz w:val="22"/>
            <w:szCs w:val="22"/>
          </w:rPr>
          <w:tab/>
        </w:r>
        <w:r w:rsidR="00167323" w:rsidRPr="00BD37E9">
          <w:rPr>
            <w:rStyle w:val="Hyperlink"/>
            <w:noProof/>
          </w:rPr>
          <w:t>SPKR – Spark Retard Device Control</w:t>
        </w:r>
        <w:r w:rsidR="00167323">
          <w:rPr>
            <w:noProof/>
            <w:webHidden/>
          </w:rPr>
          <w:tab/>
        </w:r>
        <w:r>
          <w:rPr>
            <w:noProof/>
            <w:webHidden/>
          </w:rPr>
          <w:fldChar w:fldCharType="begin"/>
        </w:r>
        <w:r w:rsidR="00167323">
          <w:rPr>
            <w:noProof/>
            <w:webHidden/>
          </w:rPr>
          <w:instrText xml:space="preserve"> PAGEREF _Toc223513335 \h </w:instrText>
        </w:r>
        <w:r>
          <w:rPr>
            <w:noProof/>
            <w:webHidden/>
          </w:rPr>
        </w:r>
        <w:r>
          <w:rPr>
            <w:noProof/>
            <w:webHidden/>
          </w:rPr>
          <w:fldChar w:fldCharType="separate"/>
        </w:r>
        <w:r w:rsidR="00167323">
          <w:rPr>
            <w:noProof/>
            <w:webHidden/>
          </w:rPr>
          <w:t>308</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36" w:history="1">
        <w:r w:rsidR="00167323" w:rsidRPr="00BD37E9">
          <w:rPr>
            <w:rStyle w:val="Hyperlink"/>
            <w:noProof/>
          </w:rPr>
          <w:t>5.2.4</w:t>
        </w:r>
        <w:r w:rsidR="00167323">
          <w:rPr>
            <w:rFonts w:asciiTheme="minorHAnsi" w:eastAsiaTheme="minorEastAsia" w:hAnsiTheme="minorHAnsi" w:cstheme="minorBidi"/>
            <w:b w:val="0"/>
            <w:noProof/>
            <w:sz w:val="22"/>
            <w:szCs w:val="22"/>
          </w:rPr>
          <w:tab/>
        </w:r>
        <w:r w:rsidR="00167323" w:rsidRPr="00BD37E9">
          <w:rPr>
            <w:rStyle w:val="Hyperlink"/>
            <w:noProof/>
          </w:rPr>
          <w:t>SPKR – Disable Idle Spark Device Control</w:t>
        </w:r>
        <w:r w:rsidR="00167323">
          <w:rPr>
            <w:noProof/>
            <w:webHidden/>
          </w:rPr>
          <w:tab/>
        </w:r>
        <w:r>
          <w:rPr>
            <w:noProof/>
            <w:webHidden/>
          </w:rPr>
          <w:fldChar w:fldCharType="begin"/>
        </w:r>
        <w:r w:rsidR="00167323">
          <w:rPr>
            <w:noProof/>
            <w:webHidden/>
          </w:rPr>
          <w:instrText xml:space="preserve"> PAGEREF _Toc223513336 \h </w:instrText>
        </w:r>
        <w:r>
          <w:rPr>
            <w:noProof/>
            <w:webHidden/>
          </w:rPr>
        </w:r>
        <w:r>
          <w:rPr>
            <w:noProof/>
            <w:webHidden/>
          </w:rPr>
          <w:fldChar w:fldCharType="separate"/>
        </w:r>
        <w:r w:rsidR="00167323">
          <w:rPr>
            <w:noProof/>
            <w:webHidden/>
          </w:rPr>
          <w:t>309</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37" w:history="1">
        <w:r w:rsidR="00167323" w:rsidRPr="00BD37E9">
          <w:rPr>
            <w:rStyle w:val="Hyperlink"/>
            <w:noProof/>
          </w:rPr>
          <w:t>5.2.5</w:t>
        </w:r>
        <w:r w:rsidR="00167323">
          <w:rPr>
            <w:rFonts w:asciiTheme="minorHAnsi" w:eastAsiaTheme="minorEastAsia" w:hAnsiTheme="minorHAnsi" w:cstheme="minorBidi"/>
            <w:b w:val="0"/>
            <w:noProof/>
            <w:sz w:val="22"/>
            <w:szCs w:val="22"/>
          </w:rPr>
          <w:tab/>
        </w:r>
        <w:r w:rsidR="00167323" w:rsidRPr="00BD37E9">
          <w:rPr>
            <w:rStyle w:val="Hyperlink"/>
            <w:noProof/>
          </w:rPr>
          <w:t>MSFR – Crankshaft Position Variation Learn Trigger Device Control</w:t>
        </w:r>
        <w:r w:rsidR="00167323">
          <w:rPr>
            <w:noProof/>
            <w:webHidden/>
          </w:rPr>
          <w:tab/>
        </w:r>
        <w:r>
          <w:rPr>
            <w:noProof/>
            <w:webHidden/>
          </w:rPr>
          <w:fldChar w:fldCharType="begin"/>
        </w:r>
        <w:r w:rsidR="00167323">
          <w:rPr>
            <w:noProof/>
            <w:webHidden/>
          </w:rPr>
          <w:instrText xml:space="preserve"> PAGEREF _Toc223513337 \h </w:instrText>
        </w:r>
        <w:r>
          <w:rPr>
            <w:noProof/>
            <w:webHidden/>
          </w:rPr>
        </w:r>
        <w:r>
          <w:rPr>
            <w:noProof/>
            <w:webHidden/>
          </w:rPr>
          <w:fldChar w:fldCharType="separate"/>
        </w:r>
        <w:r w:rsidR="00167323">
          <w:rPr>
            <w:noProof/>
            <w:webHidden/>
          </w:rPr>
          <w:t>309</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38" w:history="1">
        <w:r w:rsidR="00167323" w:rsidRPr="00BD37E9">
          <w:rPr>
            <w:rStyle w:val="Hyperlink"/>
            <w:noProof/>
          </w:rPr>
          <w:t>5.2.6</w:t>
        </w:r>
        <w:r w:rsidR="00167323">
          <w:rPr>
            <w:rFonts w:asciiTheme="minorHAnsi" w:eastAsiaTheme="minorEastAsia" w:hAnsiTheme="minorHAnsi" w:cstheme="minorBidi"/>
            <w:b w:val="0"/>
            <w:noProof/>
            <w:sz w:val="22"/>
            <w:szCs w:val="22"/>
          </w:rPr>
          <w:tab/>
        </w:r>
        <w:r w:rsidR="00167323" w:rsidRPr="00BD37E9">
          <w:rPr>
            <w:rStyle w:val="Hyperlink"/>
            <w:noProof/>
          </w:rPr>
          <w:t>EFVR – Exhaust Pressure Regulator Valve Solenoid Device Control</w:t>
        </w:r>
        <w:r w:rsidR="00167323">
          <w:rPr>
            <w:noProof/>
            <w:webHidden/>
          </w:rPr>
          <w:tab/>
        </w:r>
        <w:r>
          <w:rPr>
            <w:noProof/>
            <w:webHidden/>
          </w:rPr>
          <w:fldChar w:fldCharType="begin"/>
        </w:r>
        <w:r w:rsidR="00167323">
          <w:rPr>
            <w:noProof/>
            <w:webHidden/>
          </w:rPr>
          <w:instrText xml:space="preserve"> PAGEREF _Toc223513338 \h </w:instrText>
        </w:r>
        <w:r>
          <w:rPr>
            <w:noProof/>
            <w:webHidden/>
          </w:rPr>
        </w:r>
        <w:r>
          <w:rPr>
            <w:noProof/>
            <w:webHidden/>
          </w:rPr>
          <w:fldChar w:fldCharType="separate"/>
        </w:r>
        <w:r w:rsidR="00167323">
          <w:rPr>
            <w:noProof/>
            <w:webHidden/>
          </w:rPr>
          <w:t>310</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3339" w:history="1">
        <w:r w:rsidR="00167323" w:rsidRPr="00BD37E9">
          <w:rPr>
            <w:rStyle w:val="Hyperlink"/>
            <w:noProof/>
          </w:rPr>
          <w:t>5.3</w:t>
        </w:r>
        <w:r w:rsidR="00167323">
          <w:rPr>
            <w:rFonts w:asciiTheme="minorHAnsi" w:eastAsiaTheme="minorEastAsia" w:hAnsiTheme="minorHAnsi" w:cstheme="minorBidi"/>
            <w:b w:val="0"/>
            <w:noProof/>
            <w:sz w:val="22"/>
            <w:szCs w:val="22"/>
          </w:rPr>
          <w:tab/>
        </w:r>
        <w:r w:rsidR="00167323" w:rsidRPr="00BD37E9">
          <w:rPr>
            <w:rStyle w:val="Hyperlink"/>
            <w:noProof/>
          </w:rPr>
          <w:t>CPID $14</w:t>
        </w:r>
        <w:r w:rsidR="00167323">
          <w:rPr>
            <w:noProof/>
            <w:webHidden/>
          </w:rPr>
          <w:tab/>
        </w:r>
        <w:r>
          <w:rPr>
            <w:noProof/>
            <w:webHidden/>
          </w:rPr>
          <w:fldChar w:fldCharType="begin"/>
        </w:r>
        <w:r w:rsidR="00167323">
          <w:rPr>
            <w:noProof/>
            <w:webHidden/>
          </w:rPr>
          <w:instrText xml:space="preserve"> PAGEREF _Toc223513339 \h </w:instrText>
        </w:r>
        <w:r>
          <w:rPr>
            <w:noProof/>
            <w:webHidden/>
          </w:rPr>
        </w:r>
        <w:r>
          <w:rPr>
            <w:noProof/>
            <w:webHidden/>
          </w:rPr>
          <w:fldChar w:fldCharType="separate"/>
        </w:r>
        <w:r w:rsidR="00167323">
          <w:rPr>
            <w:noProof/>
            <w:webHidden/>
          </w:rPr>
          <w:t>311</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40" w:history="1">
        <w:r w:rsidR="00167323" w:rsidRPr="00BD37E9">
          <w:rPr>
            <w:rStyle w:val="Hyperlink"/>
            <w:noProof/>
          </w:rPr>
          <w:t>5.3.1</w:t>
        </w:r>
        <w:r w:rsidR="00167323">
          <w:rPr>
            <w:rFonts w:asciiTheme="minorHAnsi" w:eastAsiaTheme="minorEastAsia" w:hAnsiTheme="minorHAnsi" w:cstheme="minorBidi"/>
            <w:b w:val="0"/>
            <w:noProof/>
            <w:sz w:val="22"/>
            <w:szCs w:val="22"/>
          </w:rPr>
          <w:tab/>
        </w:r>
        <w:r w:rsidR="00167323" w:rsidRPr="00BD37E9">
          <w:rPr>
            <w:rStyle w:val="Hyperlink"/>
            <w:noProof/>
          </w:rPr>
          <w:t>TPSR – Forced Idle / Wide Open Throttle Self Test Device Control</w:t>
        </w:r>
        <w:r w:rsidR="00167323">
          <w:rPr>
            <w:noProof/>
            <w:webHidden/>
          </w:rPr>
          <w:tab/>
        </w:r>
        <w:r>
          <w:rPr>
            <w:noProof/>
            <w:webHidden/>
          </w:rPr>
          <w:fldChar w:fldCharType="begin"/>
        </w:r>
        <w:r w:rsidR="00167323">
          <w:rPr>
            <w:noProof/>
            <w:webHidden/>
          </w:rPr>
          <w:instrText xml:space="preserve"> PAGEREF _Toc223513340 \h </w:instrText>
        </w:r>
        <w:r>
          <w:rPr>
            <w:noProof/>
            <w:webHidden/>
          </w:rPr>
        </w:r>
        <w:r>
          <w:rPr>
            <w:noProof/>
            <w:webHidden/>
          </w:rPr>
          <w:fldChar w:fldCharType="separate"/>
        </w:r>
        <w:r w:rsidR="00167323">
          <w:rPr>
            <w:noProof/>
            <w:webHidden/>
          </w:rPr>
          <w:t>311</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41" w:history="1">
        <w:r w:rsidR="00167323" w:rsidRPr="00BD37E9">
          <w:rPr>
            <w:rStyle w:val="Hyperlink"/>
            <w:noProof/>
          </w:rPr>
          <w:t>5.3.2</w:t>
        </w:r>
        <w:r w:rsidR="00167323">
          <w:rPr>
            <w:rFonts w:asciiTheme="minorHAnsi" w:eastAsiaTheme="minorEastAsia" w:hAnsiTheme="minorHAnsi" w:cstheme="minorBidi"/>
            <w:b w:val="0"/>
            <w:noProof/>
            <w:sz w:val="22"/>
            <w:szCs w:val="22"/>
          </w:rPr>
          <w:tab/>
        </w:r>
        <w:r w:rsidR="00167323" w:rsidRPr="00BD37E9">
          <w:rPr>
            <w:rStyle w:val="Hyperlink"/>
            <w:noProof/>
          </w:rPr>
          <w:t>IMTR – Intake Manifold Tuning Valve Device Control</w:t>
        </w:r>
        <w:r w:rsidR="00167323">
          <w:rPr>
            <w:noProof/>
            <w:webHidden/>
          </w:rPr>
          <w:tab/>
        </w:r>
        <w:r>
          <w:rPr>
            <w:noProof/>
            <w:webHidden/>
          </w:rPr>
          <w:fldChar w:fldCharType="begin"/>
        </w:r>
        <w:r w:rsidR="00167323">
          <w:rPr>
            <w:noProof/>
            <w:webHidden/>
          </w:rPr>
          <w:instrText xml:space="preserve"> PAGEREF _Toc223513341 \h </w:instrText>
        </w:r>
        <w:r>
          <w:rPr>
            <w:noProof/>
            <w:webHidden/>
          </w:rPr>
        </w:r>
        <w:r>
          <w:rPr>
            <w:noProof/>
            <w:webHidden/>
          </w:rPr>
          <w:fldChar w:fldCharType="separate"/>
        </w:r>
        <w:r w:rsidR="00167323">
          <w:rPr>
            <w:noProof/>
            <w:webHidden/>
          </w:rPr>
          <w:t>313</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42" w:history="1">
        <w:r w:rsidR="00167323" w:rsidRPr="00BD37E9">
          <w:rPr>
            <w:rStyle w:val="Hyperlink"/>
            <w:noProof/>
          </w:rPr>
          <w:t>5.3.3</w:t>
        </w:r>
        <w:r w:rsidR="00167323">
          <w:rPr>
            <w:rFonts w:asciiTheme="minorHAnsi" w:eastAsiaTheme="minorEastAsia" w:hAnsiTheme="minorHAnsi" w:cstheme="minorBidi"/>
            <w:b w:val="0"/>
            <w:noProof/>
            <w:sz w:val="22"/>
            <w:szCs w:val="22"/>
          </w:rPr>
          <w:tab/>
        </w:r>
        <w:r w:rsidR="00167323" w:rsidRPr="00BD37E9">
          <w:rPr>
            <w:rStyle w:val="Hyperlink"/>
            <w:noProof/>
          </w:rPr>
          <w:t>BSTR – Intercooler Pump Device Control</w:t>
        </w:r>
        <w:r w:rsidR="00167323">
          <w:rPr>
            <w:noProof/>
            <w:webHidden/>
          </w:rPr>
          <w:tab/>
        </w:r>
        <w:r>
          <w:rPr>
            <w:noProof/>
            <w:webHidden/>
          </w:rPr>
          <w:fldChar w:fldCharType="begin"/>
        </w:r>
        <w:r w:rsidR="00167323">
          <w:rPr>
            <w:noProof/>
            <w:webHidden/>
          </w:rPr>
          <w:instrText xml:space="preserve"> PAGEREF _Toc223513342 \h </w:instrText>
        </w:r>
        <w:r>
          <w:rPr>
            <w:noProof/>
            <w:webHidden/>
          </w:rPr>
        </w:r>
        <w:r>
          <w:rPr>
            <w:noProof/>
            <w:webHidden/>
          </w:rPr>
          <w:fldChar w:fldCharType="separate"/>
        </w:r>
        <w:r w:rsidR="00167323">
          <w:rPr>
            <w:noProof/>
            <w:webHidden/>
          </w:rPr>
          <w:t>313</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43" w:history="1">
        <w:r w:rsidR="00167323" w:rsidRPr="00BD37E9">
          <w:rPr>
            <w:rStyle w:val="Hyperlink"/>
            <w:noProof/>
          </w:rPr>
          <w:t>5.3.4</w:t>
        </w:r>
        <w:r w:rsidR="00167323">
          <w:rPr>
            <w:rFonts w:asciiTheme="minorHAnsi" w:eastAsiaTheme="minorEastAsia" w:hAnsiTheme="minorHAnsi" w:cstheme="minorBidi"/>
            <w:b w:val="0"/>
            <w:noProof/>
            <w:sz w:val="22"/>
            <w:szCs w:val="22"/>
          </w:rPr>
          <w:tab/>
        </w:r>
        <w:r w:rsidR="00167323" w:rsidRPr="00BD37E9">
          <w:rPr>
            <w:rStyle w:val="Hyperlink"/>
            <w:noProof/>
          </w:rPr>
          <w:t>BSTR – Supercharger Boost Solenoid Device Control</w:t>
        </w:r>
        <w:r w:rsidR="00167323">
          <w:rPr>
            <w:noProof/>
            <w:webHidden/>
          </w:rPr>
          <w:tab/>
        </w:r>
        <w:r>
          <w:rPr>
            <w:noProof/>
            <w:webHidden/>
          </w:rPr>
          <w:fldChar w:fldCharType="begin"/>
        </w:r>
        <w:r w:rsidR="00167323">
          <w:rPr>
            <w:noProof/>
            <w:webHidden/>
          </w:rPr>
          <w:instrText xml:space="preserve"> PAGEREF _Toc223513343 \h </w:instrText>
        </w:r>
        <w:r>
          <w:rPr>
            <w:noProof/>
            <w:webHidden/>
          </w:rPr>
        </w:r>
        <w:r>
          <w:rPr>
            <w:noProof/>
            <w:webHidden/>
          </w:rPr>
          <w:fldChar w:fldCharType="separate"/>
        </w:r>
        <w:r w:rsidR="00167323">
          <w:rPr>
            <w:noProof/>
            <w:webHidden/>
          </w:rPr>
          <w:t>313</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44" w:history="1">
        <w:r w:rsidR="00167323" w:rsidRPr="00BD37E9">
          <w:rPr>
            <w:rStyle w:val="Hyperlink"/>
            <w:noProof/>
          </w:rPr>
          <w:t>5.3.5</w:t>
        </w:r>
        <w:r w:rsidR="00167323">
          <w:rPr>
            <w:rFonts w:asciiTheme="minorHAnsi" w:eastAsiaTheme="minorEastAsia" w:hAnsiTheme="minorHAnsi" w:cstheme="minorBidi"/>
            <w:b w:val="0"/>
            <w:noProof/>
            <w:sz w:val="22"/>
            <w:szCs w:val="22"/>
          </w:rPr>
          <w:tab/>
        </w:r>
        <w:r w:rsidR="00167323" w:rsidRPr="00BD37E9">
          <w:rPr>
            <w:rStyle w:val="Hyperlink"/>
            <w:noProof/>
          </w:rPr>
          <w:t>TPSR – Throttle Position Device Control</w:t>
        </w:r>
        <w:r w:rsidR="00167323">
          <w:rPr>
            <w:noProof/>
            <w:webHidden/>
          </w:rPr>
          <w:tab/>
        </w:r>
        <w:r>
          <w:rPr>
            <w:noProof/>
            <w:webHidden/>
          </w:rPr>
          <w:fldChar w:fldCharType="begin"/>
        </w:r>
        <w:r w:rsidR="00167323">
          <w:rPr>
            <w:noProof/>
            <w:webHidden/>
          </w:rPr>
          <w:instrText xml:space="preserve"> PAGEREF _Toc223513344 \h </w:instrText>
        </w:r>
        <w:r>
          <w:rPr>
            <w:noProof/>
            <w:webHidden/>
          </w:rPr>
        </w:r>
        <w:r>
          <w:rPr>
            <w:noProof/>
            <w:webHidden/>
          </w:rPr>
          <w:fldChar w:fldCharType="separate"/>
        </w:r>
        <w:r w:rsidR="00167323">
          <w:rPr>
            <w:noProof/>
            <w:webHidden/>
          </w:rPr>
          <w:t>314</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45" w:history="1">
        <w:r w:rsidR="00167323" w:rsidRPr="00BD37E9">
          <w:rPr>
            <w:rStyle w:val="Hyperlink"/>
            <w:noProof/>
          </w:rPr>
          <w:t>5.3.6</w:t>
        </w:r>
        <w:r w:rsidR="00167323">
          <w:rPr>
            <w:rFonts w:asciiTheme="minorHAnsi" w:eastAsiaTheme="minorEastAsia" w:hAnsiTheme="minorHAnsi" w:cstheme="minorBidi"/>
            <w:b w:val="0"/>
            <w:noProof/>
            <w:sz w:val="22"/>
            <w:szCs w:val="22"/>
          </w:rPr>
          <w:tab/>
        </w:r>
        <w:r w:rsidR="00167323" w:rsidRPr="00BD37E9">
          <w:rPr>
            <w:rStyle w:val="Hyperlink"/>
            <w:noProof/>
          </w:rPr>
          <w:t>IDLR - Idle Engine Speed Device Control</w:t>
        </w:r>
        <w:r w:rsidR="00167323">
          <w:rPr>
            <w:noProof/>
            <w:webHidden/>
          </w:rPr>
          <w:tab/>
        </w:r>
        <w:r>
          <w:rPr>
            <w:noProof/>
            <w:webHidden/>
          </w:rPr>
          <w:fldChar w:fldCharType="begin"/>
        </w:r>
        <w:r w:rsidR="00167323">
          <w:rPr>
            <w:noProof/>
            <w:webHidden/>
          </w:rPr>
          <w:instrText xml:space="preserve"> PAGEREF _Toc223513345 \h </w:instrText>
        </w:r>
        <w:r>
          <w:rPr>
            <w:noProof/>
            <w:webHidden/>
          </w:rPr>
        </w:r>
        <w:r>
          <w:rPr>
            <w:noProof/>
            <w:webHidden/>
          </w:rPr>
          <w:fldChar w:fldCharType="separate"/>
        </w:r>
        <w:r w:rsidR="00167323">
          <w:rPr>
            <w:noProof/>
            <w:webHidden/>
          </w:rPr>
          <w:t>314</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46" w:history="1">
        <w:r w:rsidR="00167323" w:rsidRPr="00BD37E9">
          <w:rPr>
            <w:rStyle w:val="Hyperlink"/>
            <w:noProof/>
          </w:rPr>
          <w:t>5.3.7</w:t>
        </w:r>
        <w:r w:rsidR="00167323">
          <w:rPr>
            <w:rFonts w:asciiTheme="minorHAnsi" w:eastAsiaTheme="minorEastAsia" w:hAnsiTheme="minorHAnsi" w:cstheme="minorBidi"/>
            <w:b w:val="0"/>
            <w:noProof/>
            <w:sz w:val="22"/>
            <w:szCs w:val="22"/>
          </w:rPr>
          <w:tab/>
        </w:r>
        <w:r w:rsidR="00167323" w:rsidRPr="00BD37E9">
          <w:rPr>
            <w:rStyle w:val="Hyperlink"/>
            <w:noProof/>
          </w:rPr>
          <w:t xml:space="preserve">TPSR – </w:t>
        </w:r>
        <w:r w:rsidR="00167323" w:rsidRPr="00BD37E9">
          <w:rPr>
            <w:rStyle w:val="Hyperlink"/>
            <w:rFonts w:eastAsia="SimSun"/>
            <w:noProof/>
          </w:rPr>
          <w:t>Learned Airflow Adapts</w:t>
        </w:r>
        <w:r w:rsidR="00167323" w:rsidRPr="00BD37E9">
          <w:rPr>
            <w:rStyle w:val="Hyperlink"/>
            <w:noProof/>
          </w:rPr>
          <w:t xml:space="preserve"> Reset Trigger Device Control</w:t>
        </w:r>
        <w:r w:rsidR="00167323">
          <w:rPr>
            <w:noProof/>
            <w:webHidden/>
          </w:rPr>
          <w:tab/>
        </w:r>
        <w:r>
          <w:rPr>
            <w:noProof/>
            <w:webHidden/>
          </w:rPr>
          <w:fldChar w:fldCharType="begin"/>
        </w:r>
        <w:r w:rsidR="00167323">
          <w:rPr>
            <w:noProof/>
            <w:webHidden/>
          </w:rPr>
          <w:instrText xml:space="preserve"> PAGEREF _Toc223513346 \h </w:instrText>
        </w:r>
        <w:r>
          <w:rPr>
            <w:noProof/>
            <w:webHidden/>
          </w:rPr>
        </w:r>
        <w:r>
          <w:rPr>
            <w:noProof/>
            <w:webHidden/>
          </w:rPr>
          <w:fldChar w:fldCharType="separate"/>
        </w:r>
        <w:r w:rsidR="00167323">
          <w:rPr>
            <w:noProof/>
            <w:webHidden/>
          </w:rPr>
          <w:t>315</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47" w:history="1">
        <w:r w:rsidR="00167323" w:rsidRPr="00BD37E9">
          <w:rPr>
            <w:rStyle w:val="Hyperlink"/>
            <w:noProof/>
          </w:rPr>
          <w:t>5.3.8</w:t>
        </w:r>
        <w:r w:rsidR="00167323">
          <w:rPr>
            <w:rFonts w:asciiTheme="minorHAnsi" w:eastAsiaTheme="minorEastAsia" w:hAnsiTheme="minorHAnsi" w:cstheme="minorBidi"/>
            <w:b w:val="0"/>
            <w:noProof/>
            <w:sz w:val="22"/>
            <w:szCs w:val="22"/>
          </w:rPr>
          <w:tab/>
        </w:r>
        <w:r w:rsidR="00167323" w:rsidRPr="00BD37E9">
          <w:rPr>
            <w:rStyle w:val="Hyperlink"/>
            <w:noProof/>
          </w:rPr>
          <w:t>TPSR - Electronic Throttle Control Snapshot Trigger Device Control</w:t>
        </w:r>
        <w:r w:rsidR="00167323">
          <w:rPr>
            <w:noProof/>
            <w:webHidden/>
          </w:rPr>
          <w:tab/>
        </w:r>
        <w:r>
          <w:rPr>
            <w:noProof/>
            <w:webHidden/>
          </w:rPr>
          <w:fldChar w:fldCharType="begin"/>
        </w:r>
        <w:r w:rsidR="00167323">
          <w:rPr>
            <w:noProof/>
            <w:webHidden/>
          </w:rPr>
          <w:instrText xml:space="preserve"> PAGEREF _Toc223513347 \h </w:instrText>
        </w:r>
        <w:r>
          <w:rPr>
            <w:noProof/>
            <w:webHidden/>
          </w:rPr>
        </w:r>
        <w:r>
          <w:rPr>
            <w:noProof/>
            <w:webHidden/>
          </w:rPr>
          <w:fldChar w:fldCharType="separate"/>
        </w:r>
        <w:r w:rsidR="00167323">
          <w:rPr>
            <w:noProof/>
            <w:webHidden/>
          </w:rPr>
          <w:t>315</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48" w:history="1">
        <w:r w:rsidR="00167323" w:rsidRPr="00BD37E9">
          <w:rPr>
            <w:rStyle w:val="Hyperlink"/>
            <w:noProof/>
          </w:rPr>
          <w:t>5.3.9</w:t>
        </w:r>
        <w:r w:rsidR="00167323">
          <w:rPr>
            <w:rFonts w:asciiTheme="minorHAnsi" w:eastAsiaTheme="minorEastAsia" w:hAnsiTheme="minorHAnsi" w:cstheme="minorBidi"/>
            <w:b w:val="0"/>
            <w:noProof/>
            <w:sz w:val="22"/>
            <w:szCs w:val="22"/>
          </w:rPr>
          <w:tab/>
        </w:r>
        <w:r w:rsidR="00167323" w:rsidRPr="00BD37E9">
          <w:rPr>
            <w:rStyle w:val="Hyperlink"/>
            <w:noProof/>
          </w:rPr>
          <w:t>TPSR - Electronic Throttle Control Validation Parameter Reset Trigger Device Control</w:t>
        </w:r>
        <w:r w:rsidR="00167323">
          <w:rPr>
            <w:noProof/>
            <w:webHidden/>
          </w:rPr>
          <w:tab/>
        </w:r>
        <w:r>
          <w:rPr>
            <w:noProof/>
            <w:webHidden/>
          </w:rPr>
          <w:fldChar w:fldCharType="begin"/>
        </w:r>
        <w:r w:rsidR="00167323">
          <w:rPr>
            <w:noProof/>
            <w:webHidden/>
          </w:rPr>
          <w:instrText xml:space="preserve"> PAGEREF _Toc223513348 \h </w:instrText>
        </w:r>
        <w:r>
          <w:rPr>
            <w:noProof/>
            <w:webHidden/>
          </w:rPr>
        </w:r>
        <w:r>
          <w:rPr>
            <w:noProof/>
            <w:webHidden/>
          </w:rPr>
          <w:fldChar w:fldCharType="separate"/>
        </w:r>
        <w:r w:rsidR="00167323">
          <w:rPr>
            <w:noProof/>
            <w:webHidden/>
          </w:rPr>
          <w:t>316</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3349" w:history="1">
        <w:r w:rsidR="00167323" w:rsidRPr="00BD37E9">
          <w:rPr>
            <w:rStyle w:val="Hyperlink"/>
            <w:noProof/>
          </w:rPr>
          <w:t>5.4</w:t>
        </w:r>
        <w:r w:rsidR="00167323">
          <w:rPr>
            <w:rFonts w:asciiTheme="minorHAnsi" w:eastAsiaTheme="minorEastAsia" w:hAnsiTheme="minorHAnsi" w:cstheme="minorBidi"/>
            <w:b w:val="0"/>
            <w:noProof/>
            <w:sz w:val="22"/>
            <w:szCs w:val="22"/>
          </w:rPr>
          <w:tab/>
        </w:r>
        <w:r w:rsidR="00167323" w:rsidRPr="00BD37E9">
          <w:rPr>
            <w:rStyle w:val="Hyperlink"/>
            <w:noProof/>
          </w:rPr>
          <w:t>CPID $18</w:t>
        </w:r>
        <w:r w:rsidR="00167323">
          <w:rPr>
            <w:noProof/>
            <w:webHidden/>
          </w:rPr>
          <w:tab/>
        </w:r>
        <w:r>
          <w:rPr>
            <w:noProof/>
            <w:webHidden/>
          </w:rPr>
          <w:fldChar w:fldCharType="begin"/>
        </w:r>
        <w:r w:rsidR="00167323">
          <w:rPr>
            <w:noProof/>
            <w:webHidden/>
          </w:rPr>
          <w:instrText xml:space="preserve"> PAGEREF _Toc223513349 \h </w:instrText>
        </w:r>
        <w:r>
          <w:rPr>
            <w:noProof/>
            <w:webHidden/>
          </w:rPr>
        </w:r>
        <w:r>
          <w:rPr>
            <w:noProof/>
            <w:webHidden/>
          </w:rPr>
          <w:fldChar w:fldCharType="separate"/>
        </w:r>
        <w:r w:rsidR="00167323">
          <w:rPr>
            <w:noProof/>
            <w:webHidden/>
          </w:rPr>
          <w:t>316</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50" w:history="1">
        <w:r w:rsidR="00167323" w:rsidRPr="00BD37E9">
          <w:rPr>
            <w:rStyle w:val="Hyperlink"/>
            <w:noProof/>
          </w:rPr>
          <w:t>5.4.1</w:t>
        </w:r>
        <w:r w:rsidR="00167323">
          <w:rPr>
            <w:rFonts w:asciiTheme="minorHAnsi" w:eastAsiaTheme="minorEastAsia" w:hAnsiTheme="minorHAnsi" w:cstheme="minorBidi"/>
            <w:b w:val="0"/>
            <w:noProof/>
            <w:sz w:val="22"/>
            <w:szCs w:val="22"/>
          </w:rPr>
          <w:tab/>
        </w:r>
        <w:r w:rsidR="00167323" w:rsidRPr="00BD37E9">
          <w:rPr>
            <w:rStyle w:val="Hyperlink"/>
            <w:noProof/>
          </w:rPr>
          <w:t>FULR – Fuel Injector Device Control</w:t>
        </w:r>
        <w:r w:rsidR="00167323">
          <w:rPr>
            <w:noProof/>
            <w:webHidden/>
          </w:rPr>
          <w:tab/>
        </w:r>
        <w:r>
          <w:rPr>
            <w:noProof/>
            <w:webHidden/>
          </w:rPr>
          <w:fldChar w:fldCharType="begin"/>
        </w:r>
        <w:r w:rsidR="00167323">
          <w:rPr>
            <w:noProof/>
            <w:webHidden/>
          </w:rPr>
          <w:instrText xml:space="preserve"> PAGEREF _Toc223513350 \h </w:instrText>
        </w:r>
        <w:r>
          <w:rPr>
            <w:noProof/>
            <w:webHidden/>
          </w:rPr>
        </w:r>
        <w:r>
          <w:rPr>
            <w:noProof/>
            <w:webHidden/>
          </w:rPr>
          <w:fldChar w:fldCharType="separate"/>
        </w:r>
        <w:r w:rsidR="00167323">
          <w:rPr>
            <w:noProof/>
            <w:webHidden/>
          </w:rPr>
          <w:t>316</w:t>
        </w:r>
        <w:r>
          <w:rPr>
            <w:noProof/>
            <w:webHidden/>
          </w:rPr>
          <w:fldChar w:fldCharType="end"/>
        </w:r>
      </w:hyperlink>
    </w:p>
    <w:p w:rsidR="00167323" w:rsidRDefault="00C03484">
      <w:pPr>
        <w:pStyle w:val="TOC4"/>
        <w:tabs>
          <w:tab w:val="left" w:pos="1397"/>
        </w:tabs>
        <w:rPr>
          <w:rFonts w:asciiTheme="minorHAnsi" w:eastAsiaTheme="minorEastAsia" w:hAnsiTheme="minorHAnsi" w:cstheme="minorBidi"/>
          <w:b w:val="0"/>
          <w:noProof/>
          <w:sz w:val="22"/>
          <w:szCs w:val="22"/>
        </w:rPr>
      </w:pPr>
      <w:hyperlink w:anchor="_Toc223513351" w:history="1">
        <w:r w:rsidR="00167323" w:rsidRPr="00BD37E9">
          <w:rPr>
            <w:rStyle w:val="Hyperlink"/>
            <w:noProof/>
          </w:rPr>
          <w:t>5.4.1.1</w:t>
        </w:r>
        <w:r w:rsidR="00167323">
          <w:rPr>
            <w:rFonts w:asciiTheme="minorHAnsi" w:eastAsiaTheme="minorEastAsia" w:hAnsiTheme="minorHAnsi" w:cstheme="minorBidi"/>
            <w:b w:val="0"/>
            <w:noProof/>
            <w:sz w:val="22"/>
            <w:szCs w:val="22"/>
          </w:rPr>
          <w:tab/>
        </w:r>
        <w:r w:rsidR="00167323" w:rsidRPr="00BD37E9">
          <w:rPr>
            <w:rStyle w:val="Hyperlink"/>
            <w:noProof/>
          </w:rPr>
          <w:t>Fuel Injector Flow Device Control</w:t>
        </w:r>
        <w:r w:rsidR="00167323">
          <w:rPr>
            <w:noProof/>
            <w:webHidden/>
          </w:rPr>
          <w:tab/>
        </w:r>
        <w:r>
          <w:rPr>
            <w:noProof/>
            <w:webHidden/>
          </w:rPr>
          <w:fldChar w:fldCharType="begin"/>
        </w:r>
        <w:r w:rsidR="00167323">
          <w:rPr>
            <w:noProof/>
            <w:webHidden/>
          </w:rPr>
          <w:instrText xml:space="preserve"> PAGEREF _Toc223513351 \h </w:instrText>
        </w:r>
        <w:r>
          <w:rPr>
            <w:noProof/>
            <w:webHidden/>
          </w:rPr>
        </w:r>
        <w:r>
          <w:rPr>
            <w:noProof/>
            <w:webHidden/>
          </w:rPr>
          <w:fldChar w:fldCharType="separate"/>
        </w:r>
        <w:r w:rsidR="00167323">
          <w:rPr>
            <w:noProof/>
            <w:webHidden/>
          </w:rPr>
          <w:t>317</w:t>
        </w:r>
        <w:r>
          <w:rPr>
            <w:noProof/>
            <w:webHidden/>
          </w:rPr>
          <w:fldChar w:fldCharType="end"/>
        </w:r>
      </w:hyperlink>
    </w:p>
    <w:p w:rsidR="00167323" w:rsidRDefault="00C03484">
      <w:pPr>
        <w:pStyle w:val="TOC4"/>
        <w:tabs>
          <w:tab w:val="left" w:pos="1397"/>
        </w:tabs>
        <w:rPr>
          <w:rFonts w:asciiTheme="minorHAnsi" w:eastAsiaTheme="minorEastAsia" w:hAnsiTheme="minorHAnsi" w:cstheme="minorBidi"/>
          <w:b w:val="0"/>
          <w:noProof/>
          <w:sz w:val="22"/>
          <w:szCs w:val="22"/>
        </w:rPr>
      </w:pPr>
      <w:hyperlink w:anchor="_Toc223513352" w:history="1">
        <w:r w:rsidR="00167323" w:rsidRPr="00BD37E9">
          <w:rPr>
            <w:rStyle w:val="Hyperlink"/>
            <w:noProof/>
          </w:rPr>
          <w:t>5.4.1.2</w:t>
        </w:r>
        <w:r w:rsidR="00167323">
          <w:rPr>
            <w:rFonts w:asciiTheme="minorHAnsi" w:eastAsiaTheme="minorEastAsia" w:hAnsiTheme="minorHAnsi" w:cstheme="minorBidi"/>
            <w:b w:val="0"/>
            <w:noProof/>
            <w:sz w:val="22"/>
            <w:szCs w:val="22"/>
          </w:rPr>
          <w:tab/>
        </w:r>
        <w:r w:rsidR="00167323" w:rsidRPr="00BD37E9">
          <w:rPr>
            <w:rStyle w:val="Hyperlink"/>
            <w:noProof/>
          </w:rPr>
          <w:t>Fuel Injector Disable Device Control</w:t>
        </w:r>
        <w:r w:rsidR="00167323">
          <w:rPr>
            <w:noProof/>
            <w:webHidden/>
          </w:rPr>
          <w:tab/>
        </w:r>
        <w:r>
          <w:rPr>
            <w:noProof/>
            <w:webHidden/>
          </w:rPr>
          <w:fldChar w:fldCharType="begin"/>
        </w:r>
        <w:r w:rsidR="00167323">
          <w:rPr>
            <w:noProof/>
            <w:webHidden/>
          </w:rPr>
          <w:instrText xml:space="preserve"> PAGEREF _Toc223513352 \h </w:instrText>
        </w:r>
        <w:r>
          <w:rPr>
            <w:noProof/>
            <w:webHidden/>
          </w:rPr>
        </w:r>
        <w:r>
          <w:rPr>
            <w:noProof/>
            <w:webHidden/>
          </w:rPr>
          <w:fldChar w:fldCharType="separate"/>
        </w:r>
        <w:r w:rsidR="00167323">
          <w:rPr>
            <w:noProof/>
            <w:webHidden/>
          </w:rPr>
          <w:t>318</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53" w:history="1">
        <w:r w:rsidR="00167323" w:rsidRPr="00BD37E9">
          <w:rPr>
            <w:rStyle w:val="Hyperlink"/>
            <w:noProof/>
          </w:rPr>
          <w:t>5.4.2</w:t>
        </w:r>
        <w:r w:rsidR="00167323">
          <w:rPr>
            <w:rFonts w:asciiTheme="minorHAnsi" w:eastAsiaTheme="minorEastAsia" w:hAnsiTheme="minorHAnsi" w:cstheme="minorBidi"/>
            <w:b w:val="0"/>
            <w:noProof/>
            <w:sz w:val="22"/>
            <w:szCs w:val="22"/>
          </w:rPr>
          <w:tab/>
        </w:r>
        <w:r w:rsidR="00167323" w:rsidRPr="00BD37E9">
          <w:rPr>
            <w:rStyle w:val="Hyperlink"/>
            <w:noProof/>
          </w:rPr>
          <w:t>FULR – Fuel Closed Loop Device Control</w:t>
        </w:r>
        <w:r w:rsidR="00167323">
          <w:rPr>
            <w:noProof/>
            <w:webHidden/>
          </w:rPr>
          <w:tab/>
        </w:r>
        <w:r>
          <w:rPr>
            <w:noProof/>
            <w:webHidden/>
          </w:rPr>
          <w:fldChar w:fldCharType="begin"/>
        </w:r>
        <w:r w:rsidR="00167323">
          <w:rPr>
            <w:noProof/>
            <w:webHidden/>
          </w:rPr>
          <w:instrText xml:space="preserve"> PAGEREF _Toc223513353 \h </w:instrText>
        </w:r>
        <w:r>
          <w:rPr>
            <w:noProof/>
            <w:webHidden/>
          </w:rPr>
        </w:r>
        <w:r>
          <w:rPr>
            <w:noProof/>
            <w:webHidden/>
          </w:rPr>
          <w:fldChar w:fldCharType="separate"/>
        </w:r>
        <w:r w:rsidR="00167323">
          <w:rPr>
            <w:noProof/>
            <w:webHidden/>
          </w:rPr>
          <w:t>318</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54" w:history="1">
        <w:r w:rsidR="00167323" w:rsidRPr="00BD37E9">
          <w:rPr>
            <w:rStyle w:val="Hyperlink"/>
            <w:noProof/>
          </w:rPr>
          <w:t>5.4.3</w:t>
        </w:r>
        <w:r w:rsidR="00167323">
          <w:rPr>
            <w:rFonts w:asciiTheme="minorHAnsi" w:eastAsiaTheme="minorEastAsia" w:hAnsiTheme="minorHAnsi" w:cstheme="minorBidi"/>
            <w:b w:val="0"/>
            <w:noProof/>
            <w:sz w:val="22"/>
            <w:szCs w:val="22"/>
          </w:rPr>
          <w:tab/>
        </w:r>
        <w:r w:rsidR="00167323" w:rsidRPr="00BD37E9">
          <w:rPr>
            <w:rStyle w:val="Hyperlink"/>
            <w:noProof/>
          </w:rPr>
          <w:t>FADR – Fuel Trim Learn Device Control</w:t>
        </w:r>
        <w:r w:rsidR="00167323">
          <w:rPr>
            <w:noProof/>
            <w:webHidden/>
          </w:rPr>
          <w:tab/>
        </w:r>
        <w:r>
          <w:rPr>
            <w:noProof/>
            <w:webHidden/>
          </w:rPr>
          <w:fldChar w:fldCharType="begin"/>
        </w:r>
        <w:r w:rsidR="00167323">
          <w:rPr>
            <w:noProof/>
            <w:webHidden/>
          </w:rPr>
          <w:instrText xml:space="preserve"> PAGEREF _Toc223513354 \h </w:instrText>
        </w:r>
        <w:r>
          <w:rPr>
            <w:noProof/>
            <w:webHidden/>
          </w:rPr>
        </w:r>
        <w:r>
          <w:rPr>
            <w:noProof/>
            <w:webHidden/>
          </w:rPr>
          <w:fldChar w:fldCharType="separate"/>
        </w:r>
        <w:r w:rsidR="00167323">
          <w:rPr>
            <w:noProof/>
            <w:webHidden/>
          </w:rPr>
          <w:t>318</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55" w:history="1">
        <w:r w:rsidR="00167323" w:rsidRPr="00BD37E9">
          <w:rPr>
            <w:rStyle w:val="Hyperlink"/>
            <w:noProof/>
          </w:rPr>
          <w:t>5.4.4</w:t>
        </w:r>
        <w:r w:rsidR="00167323">
          <w:rPr>
            <w:rFonts w:asciiTheme="minorHAnsi" w:eastAsiaTheme="minorEastAsia" w:hAnsiTheme="minorHAnsi" w:cstheme="minorBidi"/>
            <w:b w:val="0"/>
            <w:noProof/>
            <w:sz w:val="22"/>
            <w:szCs w:val="22"/>
          </w:rPr>
          <w:tab/>
        </w:r>
        <w:r w:rsidR="00167323" w:rsidRPr="00BD37E9">
          <w:rPr>
            <w:rStyle w:val="Hyperlink"/>
            <w:noProof/>
          </w:rPr>
          <w:t>FADR – Fuel Trim Reset Trigger Device Control</w:t>
        </w:r>
        <w:r w:rsidR="00167323">
          <w:rPr>
            <w:noProof/>
            <w:webHidden/>
          </w:rPr>
          <w:tab/>
        </w:r>
        <w:r>
          <w:rPr>
            <w:noProof/>
            <w:webHidden/>
          </w:rPr>
          <w:fldChar w:fldCharType="begin"/>
        </w:r>
        <w:r w:rsidR="00167323">
          <w:rPr>
            <w:noProof/>
            <w:webHidden/>
          </w:rPr>
          <w:instrText xml:space="preserve"> PAGEREF _Toc223513355 \h </w:instrText>
        </w:r>
        <w:r>
          <w:rPr>
            <w:noProof/>
            <w:webHidden/>
          </w:rPr>
        </w:r>
        <w:r>
          <w:rPr>
            <w:noProof/>
            <w:webHidden/>
          </w:rPr>
          <w:fldChar w:fldCharType="separate"/>
        </w:r>
        <w:r w:rsidR="00167323">
          <w:rPr>
            <w:noProof/>
            <w:webHidden/>
          </w:rPr>
          <w:t>318</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56" w:history="1">
        <w:r w:rsidR="00167323" w:rsidRPr="00BD37E9">
          <w:rPr>
            <w:rStyle w:val="Hyperlink"/>
            <w:noProof/>
          </w:rPr>
          <w:t>5.4.5</w:t>
        </w:r>
        <w:r w:rsidR="00167323">
          <w:rPr>
            <w:rFonts w:asciiTheme="minorHAnsi" w:eastAsiaTheme="minorEastAsia" w:hAnsiTheme="minorHAnsi" w:cstheme="minorBidi"/>
            <w:b w:val="0"/>
            <w:noProof/>
            <w:sz w:val="22"/>
            <w:szCs w:val="22"/>
          </w:rPr>
          <w:tab/>
        </w:r>
        <w:r w:rsidR="00167323" w:rsidRPr="00BD37E9">
          <w:rPr>
            <w:rStyle w:val="Hyperlink"/>
            <w:noProof/>
          </w:rPr>
          <w:t>EVPR – Canister Purge Device Control</w:t>
        </w:r>
        <w:r w:rsidR="00167323">
          <w:rPr>
            <w:noProof/>
            <w:webHidden/>
          </w:rPr>
          <w:tab/>
        </w:r>
        <w:r>
          <w:rPr>
            <w:noProof/>
            <w:webHidden/>
          </w:rPr>
          <w:fldChar w:fldCharType="begin"/>
        </w:r>
        <w:r w:rsidR="00167323">
          <w:rPr>
            <w:noProof/>
            <w:webHidden/>
          </w:rPr>
          <w:instrText xml:space="preserve"> PAGEREF _Toc223513356 \h </w:instrText>
        </w:r>
        <w:r>
          <w:rPr>
            <w:noProof/>
            <w:webHidden/>
          </w:rPr>
        </w:r>
        <w:r>
          <w:rPr>
            <w:noProof/>
            <w:webHidden/>
          </w:rPr>
          <w:fldChar w:fldCharType="separate"/>
        </w:r>
        <w:r w:rsidR="00167323">
          <w:rPr>
            <w:noProof/>
            <w:webHidden/>
          </w:rPr>
          <w:t>319</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57" w:history="1">
        <w:r w:rsidR="00167323" w:rsidRPr="00BD37E9">
          <w:rPr>
            <w:rStyle w:val="Hyperlink"/>
            <w:noProof/>
          </w:rPr>
          <w:t>5.4.6</w:t>
        </w:r>
        <w:r w:rsidR="00167323">
          <w:rPr>
            <w:rFonts w:asciiTheme="minorHAnsi" w:eastAsiaTheme="minorEastAsia" w:hAnsiTheme="minorHAnsi" w:cstheme="minorBidi"/>
            <w:b w:val="0"/>
            <w:noProof/>
            <w:sz w:val="22"/>
            <w:szCs w:val="22"/>
          </w:rPr>
          <w:tab/>
        </w:r>
        <w:r w:rsidR="00167323" w:rsidRPr="00BD37E9">
          <w:rPr>
            <w:rStyle w:val="Hyperlink"/>
            <w:noProof/>
          </w:rPr>
          <w:t>EVPR – Canister Vent Device Control</w:t>
        </w:r>
        <w:r w:rsidR="00167323">
          <w:rPr>
            <w:noProof/>
            <w:webHidden/>
          </w:rPr>
          <w:tab/>
        </w:r>
        <w:r>
          <w:rPr>
            <w:noProof/>
            <w:webHidden/>
          </w:rPr>
          <w:fldChar w:fldCharType="begin"/>
        </w:r>
        <w:r w:rsidR="00167323">
          <w:rPr>
            <w:noProof/>
            <w:webHidden/>
          </w:rPr>
          <w:instrText xml:space="preserve"> PAGEREF _Toc223513357 \h </w:instrText>
        </w:r>
        <w:r>
          <w:rPr>
            <w:noProof/>
            <w:webHidden/>
          </w:rPr>
        </w:r>
        <w:r>
          <w:rPr>
            <w:noProof/>
            <w:webHidden/>
          </w:rPr>
          <w:fldChar w:fldCharType="separate"/>
        </w:r>
        <w:r w:rsidR="00167323">
          <w:rPr>
            <w:noProof/>
            <w:webHidden/>
          </w:rPr>
          <w:t>319</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58" w:history="1">
        <w:r w:rsidR="00167323" w:rsidRPr="00BD37E9">
          <w:rPr>
            <w:rStyle w:val="Hyperlink"/>
            <w:noProof/>
          </w:rPr>
          <w:t>5.4.7</w:t>
        </w:r>
        <w:r w:rsidR="00167323">
          <w:rPr>
            <w:rFonts w:asciiTheme="minorHAnsi" w:eastAsiaTheme="minorEastAsia" w:hAnsiTheme="minorHAnsi" w:cstheme="minorBidi"/>
            <w:b w:val="0"/>
            <w:noProof/>
            <w:sz w:val="22"/>
            <w:szCs w:val="22"/>
          </w:rPr>
          <w:tab/>
        </w:r>
        <w:r w:rsidR="00167323" w:rsidRPr="00BD37E9">
          <w:rPr>
            <w:rStyle w:val="Hyperlink"/>
            <w:noProof/>
          </w:rPr>
          <w:t>EVPR – Evap Service Test Trigger Device Control</w:t>
        </w:r>
        <w:r w:rsidR="00167323">
          <w:rPr>
            <w:noProof/>
            <w:webHidden/>
          </w:rPr>
          <w:tab/>
        </w:r>
        <w:r>
          <w:rPr>
            <w:noProof/>
            <w:webHidden/>
          </w:rPr>
          <w:fldChar w:fldCharType="begin"/>
        </w:r>
        <w:r w:rsidR="00167323">
          <w:rPr>
            <w:noProof/>
            <w:webHidden/>
          </w:rPr>
          <w:instrText xml:space="preserve"> PAGEREF _Toc223513358 \h </w:instrText>
        </w:r>
        <w:r>
          <w:rPr>
            <w:noProof/>
            <w:webHidden/>
          </w:rPr>
        </w:r>
        <w:r>
          <w:rPr>
            <w:noProof/>
            <w:webHidden/>
          </w:rPr>
          <w:fldChar w:fldCharType="separate"/>
        </w:r>
        <w:r w:rsidR="00167323">
          <w:rPr>
            <w:noProof/>
            <w:webHidden/>
          </w:rPr>
          <w:t>320</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59" w:history="1">
        <w:r w:rsidR="00167323" w:rsidRPr="00BD37E9">
          <w:rPr>
            <w:rStyle w:val="Hyperlink"/>
            <w:noProof/>
          </w:rPr>
          <w:t>5.4.8</w:t>
        </w:r>
        <w:r w:rsidR="00167323">
          <w:rPr>
            <w:rFonts w:asciiTheme="minorHAnsi" w:eastAsiaTheme="minorEastAsia" w:hAnsiTheme="minorHAnsi" w:cstheme="minorBidi"/>
            <w:b w:val="0"/>
            <w:noProof/>
            <w:sz w:val="22"/>
            <w:szCs w:val="22"/>
          </w:rPr>
          <w:tab/>
        </w:r>
        <w:r w:rsidR="00167323" w:rsidRPr="00BD37E9">
          <w:rPr>
            <w:rStyle w:val="Hyperlink"/>
            <w:noProof/>
          </w:rPr>
          <w:t>FPMR – Fuel Pump Device Control</w:t>
        </w:r>
        <w:r w:rsidR="00167323">
          <w:rPr>
            <w:noProof/>
            <w:webHidden/>
          </w:rPr>
          <w:tab/>
        </w:r>
        <w:r>
          <w:rPr>
            <w:noProof/>
            <w:webHidden/>
          </w:rPr>
          <w:fldChar w:fldCharType="begin"/>
        </w:r>
        <w:r w:rsidR="00167323">
          <w:rPr>
            <w:noProof/>
            <w:webHidden/>
          </w:rPr>
          <w:instrText xml:space="preserve"> PAGEREF _Toc223513359 \h </w:instrText>
        </w:r>
        <w:r>
          <w:rPr>
            <w:noProof/>
            <w:webHidden/>
          </w:rPr>
        </w:r>
        <w:r>
          <w:rPr>
            <w:noProof/>
            <w:webHidden/>
          </w:rPr>
          <w:fldChar w:fldCharType="separate"/>
        </w:r>
        <w:r w:rsidR="00167323">
          <w:rPr>
            <w:noProof/>
            <w:webHidden/>
          </w:rPr>
          <w:t>321</w:t>
        </w:r>
        <w:r>
          <w:rPr>
            <w:noProof/>
            <w:webHidden/>
          </w:rPr>
          <w:fldChar w:fldCharType="end"/>
        </w:r>
      </w:hyperlink>
    </w:p>
    <w:p w:rsidR="00167323" w:rsidRDefault="00C03484">
      <w:pPr>
        <w:pStyle w:val="TOC4"/>
        <w:tabs>
          <w:tab w:val="left" w:pos="1397"/>
        </w:tabs>
        <w:rPr>
          <w:rFonts w:asciiTheme="minorHAnsi" w:eastAsiaTheme="minorEastAsia" w:hAnsiTheme="minorHAnsi" w:cstheme="minorBidi"/>
          <w:b w:val="0"/>
          <w:noProof/>
          <w:sz w:val="22"/>
          <w:szCs w:val="22"/>
        </w:rPr>
      </w:pPr>
      <w:hyperlink w:anchor="_Toc223513360" w:history="1">
        <w:r w:rsidR="00167323" w:rsidRPr="00BD37E9">
          <w:rPr>
            <w:rStyle w:val="Hyperlink"/>
            <w:noProof/>
          </w:rPr>
          <w:t>5.4.8.1</w:t>
        </w:r>
        <w:r w:rsidR="00167323">
          <w:rPr>
            <w:rFonts w:asciiTheme="minorHAnsi" w:eastAsiaTheme="minorEastAsia" w:hAnsiTheme="minorHAnsi" w:cstheme="minorBidi"/>
            <w:b w:val="0"/>
            <w:noProof/>
            <w:sz w:val="22"/>
            <w:szCs w:val="22"/>
          </w:rPr>
          <w:tab/>
        </w:r>
        <w:r w:rsidR="00167323" w:rsidRPr="00BD37E9">
          <w:rPr>
            <w:rStyle w:val="Hyperlink"/>
            <w:noProof/>
          </w:rPr>
          <w:t>Fuel Pump Device Control with Engine Not Running</w:t>
        </w:r>
        <w:r w:rsidR="00167323">
          <w:rPr>
            <w:noProof/>
            <w:webHidden/>
          </w:rPr>
          <w:tab/>
        </w:r>
        <w:r>
          <w:rPr>
            <w:noProof/>
            <w:webHidden/>
          </w:rPr>
          <w:fldChar w:fldCharType="begin"/>
        </w:r>
        <w:r w:rsidR="00167323">
          <w:rPr>
            <w:noProof/>
            <w:webHidden/>
          </w:rPr>
          <w:instrText xml:space="preserve"> PAGEREF _Toc223513360 \h </w:instrText>
        </w:r>
        <w:r>
          <w:rPr>
            <w:noProof/>
            <w:webHidden/>
          </w:rPr>
        </w:r>
        <w:r>
          <w:rPr>
            <w:noProof/>
            <w:webHidden/>
          </w:rPr>
          <w:fldChar w:fldCharType="separate"/>
        </w:r>
        <w:r w:rsidR="00167323">
          <w:rPr>
            <w:noProof/>
            <w:webHidden/>
          </w:rPr>
          <w:t>321</w:t>
        </w:r>
        <w:r>
          <w:rPr>
            <w:noProof/>
            <w:webHidden/>
          </w:rPr>
          <w:fldChar w:fldCharType="end"/>
        </w:r>
      </w:hyperlink>
    </w:p>
    <w:p w:rsidR="00167323" w:rsidRDefault="00C03484">
      <w:pPr>
        <w:pStyle w:val="TOC4"/>
        <w:tabs>
          <w:tab w:val="left" w:pos="1397"/>
        </w:tabs>
        <w:rPr>
          <w:rFonts w:asciiTheme="minorHAnsi" w:eastAsiaTheme="minorEastAsia" w:hAnsiTheme="minorHAnsi" w:cstheme="minorBidi"/>
          <w:b w:val="0"/>
          <w:noProof/>
          <w:sz w:val="22"/>
          <w:szCs w:val="22"/>
        </w:rPr>
      </w:pPr>
      <w:hyperlink w:anchor="_Toc223513361" w:history="1">
        <w:r w:rsidR="00167323" w:rsidRPr="00BD37E9">
          <w:rPr>
            <w:rStyle w:val="Hyperlink"/>
            <w:noProof/>
          </w:rPr>
          <w:t>5.4.8.2</w:t>
        </w:r>
        <w:r w:rsidR="00167323">
          <w:rPr>
            <w:rFonts w:asciiTheme="minorHAnsi" w:eastAsiaTheme="minorEastAsia" w:hAnsiTheme="minorHAnsi" w:cstheme="minorBidi"/>
            <w:b w:val="0"/>
            <w:noProof/>
            <w:sz w:val="22"/>
            <w:szCs w:val="22"/>
          </w:rPr>
          <w:tab/>
        </w:r>
        <w:r w:rsidR="00167323" w:rsidRPr="00BD37E9">
          <w:rPr>
            <w:rStyle w:val="Hyperlink"/>
            <w:noProof/>
          </w:rPr>
          <w:t>Fuel Pump Device Control with Engine Running</w:t>
        </w:r>
        <w:r w:rsidR="00167323">
          <w:rPr>
            <w:noProof/>
            <w:webHidden/>
          </w:rPr>
          <w:tab/>
        </w:r>
        <w:r>
          <w:rPr>
            <w:noProof/>
            <w:webHidden/>
          </w:rPr>
          <w:fldChar w:fldCharType="begin"/>
        </w:r>
        <w:r w:rsidR="00167323">
          <w:rPr>
            <w:noProof/>
            <w:webHidden/>
          </w:rPr>
          <w:instrText xml:space="preserve"> PAGEREF _Toc223513361 \h </w:instrText>
        </w:r>
        <w:r>
          <w:rPr>
            <w:noProof/>
            <w:webHidden/>
          </w:rPr>
        </w:r>
        <w:r>
          <w:rPr>
            <w:noProof/>
            <w:webHidden/>
          </w:rPr>
          <w:fldChar w:fldCharType="separate"/>
        </w:r>
        <w:r w:rsidR="00167323">
          <w:rPr>
            <w:noProof/>
            <w:webHidden/>
          </w:rPr>
          <w:t>322</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62" w:history="1">
        <w:r w:rsidR="00167323" w:rsidRPr="00BD37E9">
          <w:rPr>
            <w:rStyle w:val="Hyperlink"/>
            <w:noProof/>
          </w:rPr>
          <w:t>5.4.9</w:t>
        </w:r>
        <w:r w:rsidR="00167323">
          <w:rPr>
            <w:rFonts w:asciiTheme="minorHAnsi" w:eastAsiaTheme="minorEastAsia" w:hAnsiTheme="minorHAnsi" w:cstheme="minorBidi"/>
            <w:b w:val="0"/>
            <w:noProof/>
            <w:sz w:val="22"/>
            <w:szCs w:val="22"/>
          </w:rPr>
          <w:tab/>
        </w:r>
        <w:r w:rsidR="00167323" w:rsidRPr="00BD37E9">
          <w:rPr>
            <w:rStyle w:val="Hyperlink"/>
            <w:noProof/>
          </w:rPr>
          <w:t>E85R – Fuel Composition Reset Trigger Device Control</w:t>
        </w:r>
        <w:r w:rsidR="00167323">
          <w:rPr>
            <w:noProof/>
            <w:webHidden/>
          </w:rPr>
          <w:tab/>
        </w:r>
        <w:r>
          <w:rPr>
            <w:noProof/>
            <w:webHidden/>
          </w:rPr>
          <w:fldChar w:fldCharType="begin"/>
        </w:r>
        <w:r w:rsidR="00167323">
          <w:rPr>
            <w:noProof/>
            <w:webHidden/>
          </w:rPr>
          <w:instrText xml:space="preserve"> PAGEREF _Toc223513362 \h </w:instrText>
        </w:r>
        <w:r>
          <w:rPr>
            <w:noProof/>
            <w:webHidden/>
          </w:rPr>
        </w:r>
        <w:r>
          <w:rPr>
            <w:noProof/>
            <w:webHidden/>
          </w:rPr>
          <w:fldChar w:fldCharType="separate"/>
        </w:r>
        <w:r w:rsidR="00167323">
          <w:rPr>
            <w:noProof/>
            <w:webHidden/>
          </w:rPr>
          <w:t>322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363" w:history="1">
        <w:r w:rsidR="00167323" w:rsidRPr="00BD37E9">
          <w:rPr>
            <w:rStyle w:val="Hyperlink"/>
            <w:noProof/>
          </w:rPr>
          <w:t>5.4.10</w:t>
        </w:r>
        <w:r w:rsidR="00167323">
          <w:rPr>
            <w:rFonts w:asciiTheme="minorHAnsi" w:eastAsiaTheme="minorEastAsia" w:hAnsiTheme="minorHAnsi" w:cstheme="minorBidi"/>
            <w:b w:val="0"/>
            <w:noProof/>
            <w:sz w:val="22"/>
            <w:szCs w:val="22"/>
          </w:rPr>
          <w:tab/>
        </w:r>
        <w:r w:rsidR="00167323" w:rsidRPr="00BD37E9">
          <w:rPr>
            <w:rStyle w:val="Hyperlink"/>
            <w:noProof/>
          </w:rPr>
          <w:t>FLVR – Secondary Fuel Pump Device Control</w:t>
        </w:r>
        <w:r w:rsidR="00167323">
          <w:rPr>
            <w:noProof/>
            <w:webHidden/>
          </w:rPr>
          <w:tab/>
        </w:r>
        <w:r>
          <w:rPr>
            <w:noProof/>
            <w:webHidden/>
          </w:rPr>
          <w:fldChar w:fldCharType="begin"/>
        </w:r>
        <w:r w:rsidR="00167323">
          <w:rPr>
            <w:noProof/>
            <w:webHidden/>
          </w:rPr>
          <w:instrText xml:space="preserve"> PAGEREF _Toc223513363 \h </w:instrText>
        </w:r>
        <w:r>
          <w:rPr>
            <w:noProof/>
            <w:webHidden/>
          </w:rPr>
        </w:r>
        <w:r>
          <w:rPr>
            <w:noProof/>
            <w:webHidden/>
          </w:rPr>
          <w:fldChar w:fldCharType="separate"/>
        </w:r>
        <w:r w:rsidR="00167323">
          <w:rPr>
            <w:noProof/>
            <w:webHidden/>
          </w:rPr>
          <w:t>323</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3364" w:history="1">
        <w:r w:rsidR="00167323" w:rsidRPr="00BD37E9">
          <w:rPr>
            <w:rStyle w:val="Hyperlink"/>
            <w:noProof/>
          </w:rPr>
          <w:t>5.5</w:t>
        </w:r>
        <w:r w:rsidR="00167323">
          <w:rPr>
            <w:rFonts w:asciiTheme="minorHAnsi" w:eastAsiaTheme="minorEastAsia" w:hAnsiTheme="minorHAnsi" w:cstheme="minorBidi"/>
            <w:b w:val="0"/>
            <w:noProof/>
            <w:sz w:val="22"/>
            <w:szCs w:val="22"/>
          </w:rPr>
          <w:tab/>
        </w:r>
        <w:r w:rsidR="00167323" w:rsidRPr="00BD37E9">
          <w:rPr>
            <w:rStyle w:val="Hyperlink"/>
            <w:noProof/>
          </w:rPr>
          <w:t>CPID $1C</w:t>
        </w:r>
        <w:r w:rsidR="00167323">
          <w:rPr>
            <w:noProof/>
            <w:webHidden/>
          </w:rPr>
          <w:tab/>
        </w:r>
        <w:r>
          <w:rPr>
            <w:noProof/>
            <w:webHidden/>
          </w:rPr>
          <w:fldChar w:fldCharType="begin"/>
        </w:r>
        <w:r w:rsidR="00167323">
          <w:rPr>
            <w:noProof/>
            <w:webHidden/>
          </w:rPr>
          <w:instrText xml:space="preserve"> PAGEREF _Toc223513364 \h </w:instrText>
        </w:r>
        <w:r>
          <w:rPr>
            <w:noProof/>
            <w:webHidden/>
          </w:rPr>
        </w:r>
        <w:r>
          <w:rPr>
            <w:noProof/>
            <w:webHidden/>
          </w:rPr>
          <w:fldChar w:fldCharType="separate"/>
        </w:r>
        <w:r w:rsidR="00167323">
          <w:rPr>
            <w:noProof/>
            <w:webHidden/>
          </w:rPr>
          <w:t>323</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65" w:history="1">
        <w:r w:rsidR="00167323" w:rsidRPr="00BD37E9">
          <w:rPr>
            <w:rStyle w:val="Hyperlink"/>
            <w:noProof/>
          </w:rPr>
          <w:t>5.5.1</w:t>
        </w:r>
        <w:r w:rsidR="00167323">
          <w:rPr>
            <w:rFonts w:asciiTheme="minorHAnsi" w:eastAsiaTheme="minorEastAsia" w:hAnsiTheme="minorHAnsi" w:cstheme="minorBidi"/>
            <w:b w:val="0"/>
            <w:noProof/>
            <w:sz w:val="22"/>
            <w:szCs w:val="22"/>
          </w:rPr>
          <w:tab/>
        </w:r>
        <w:r w:rsidR="00167323" w:rsidRPr="00BD37E9">
          <w:rPr>
            <w:rStyle w:val="Hyperlink"/>
            <w:noProof/>
          </w:rPr>
          <w:t>PHSR – Exhaust and Intake Cam Phase Solenoid Device Controls</w:t>
        </w:r>
        <w:r w:rsidR="00167323">
          <w:rPr>
            <w:noProof/>
            <w:webHidden/>
          </w:rPr>
          <w:tab/>
        </w:r>
        <w:r>
          <w:rPr>
            <w:noProof/>
            <w:webHidden/>
          </w:rPr>
          <w:fldChar w:fldCharType="begin"/>
        </w:r>
        <w:r w:rsidR="00167323">
          <w:rPr>
            <w:noProof/>
            <w:webHidden/>
          </w:rPr>
          <w:instrText xml:space="preserve"> PAGEREF _Toc223513365 \h </w:instrText>
        </w:r>
        <w:r>
          <w:rPr>
            <w:noProof/>
            <w:webHidden/>
          </w:rPr>
        </w:r>
        <w:r>
          <w:rPr>
            <w:noProof/>
            <w:webHidden/>
          </w:rPr>
          <w:fldChar w:fldCharType="separate"/>
        </w:r>
        <w:r w:rsidR="00167323">
          <w:rPr>
            <w:noProof/>
            <w:webHidden/>
          </w:rPr>
          <w:t>325</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66" w:history="1">
        <w:r w:rsidR="00167323" w:rsidRPr="00BD37E9">
          <w:rPr>
            <w:rStyle w:val="Hyperlink"/>
            <w:noProof/>
          </w:rPr>
          <w:t>5.5.2</w:t>
        </w:r>
        <w:r w:rsidR="00167323">
          <w:rPr>
            <w:rFonts w:asciiTheme="minorHAnsi" w:eastAsiaTheme="minorEastAsia" w:hAnsiTheme="minorHAnsi" w:cstheme="minorBidi"/>
            <w:b w:val="0"/>
            <w:noProof/>
            <w:sz w:val="22"/>
            <w:szCs w:val="22"/>
          </w:rPr>
          <w:tab/>
        </w:r>
        <w:r w:rsidR="00167323" w:rsidRPr="00BD37E9">
          <w:rPr>
            <w:rStyle w:val="Hyperlink"/>
            <w:noProof/>
          </w:rPr>
          <w:t>AIRR – Secondary Air Injection Diagnostic Service Bay Test Trigger Device Control</w:t>
        </w:r>
        <w:r w:rsidR="00167323">
          <w:rPr>
            <w:noProof/>
            <w:webHidden/>
          </w:rPr>
          <w:tab/>
        </w:r>
        <w:r>
          <w:rPr>
            <w:noProof/>
            <w:webHidden/>
          </w:rPr>
          <w:fldChar w:fldCharType="begin"/>
        </w:r>
        <w:r w:rsidR="00167323">
          <w:rPr>
            <w:noProof/>
            <w:webHidden/>
          </w:rPr>
          <w:instrText xml:space="preserve"> PAGEREF _Toc223513366 \h </w:instrText>
        </w:r>
        <w:r>
          <w:rPr>
            <w:noProof/>
            <w:webHidden/>
          </w:rPr>
        </w:r>
        <w:r>
          <w:rPr>
            <w:noProof/>
            <w:webHidden/>
          </w:rPr>
          <w:fldChar w:fldCharType="separate"/>
        </w:r>
        <w:r w:rsidR="00167323">
          <w:rPr>
            <w:noProof/>
            <w:webHidden/>
          </w:rPr>
          <w:t>325</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67" w:history="1">
        <w:r w:rsidR="00167323" w:rsidRPr="00BD37E9">
          <w:rPr>
            <w:rStyle w:val="Hyperlink"/>
            <w:noProof/>
          </w:rPr>
          <w:t>5.5.3</w:t>
        </w:r>
        <w:r w:rsidR="00167323">
          <w:rPr>
            <w:rFonts w:asciiTheme="minorHAnsi" w:eastAsiaTheme="minorEastAsia" w:hAnsiTheme="minorHAnsi" w:cstheme="minorBidi"/>
            <w:b w:val="0"/>
            <w:noProof/>
            <w:sz w:val="22"/>
            <w:szCs w:val="22"/>
          </w:rPr>
          <w:tab/>
        </w:r>
        <w:r w:rsidR="00167323" w:rsidRPr="00BD37E9">
          <w:rPr>
            <w:rStyle w:val="Hyperlink"/>
            <w:noProof/>
          </w:rPr>
          <w:t>AIRR – Secondary Air Injection Reaction System Device Control</w:t>
        </w:r>
        <w:r w:rsidR="00167323">
          <w:rPr>
            <w:noProof/>
            <w:webHidden/>
          </w:rPr>
          <w:tab/>
        </w:r>
        <w:r>
          <w:rPr>
            <w:noProof/>
            <w:webHidden/>
          </w:rPr>
          <w:fldChar w:fldCharType="begin"/>
        </w:r>
        <w:r w:rsidR="00167323">
          <w:rPr>
            <w:noProof/>
            <w:webHidden/>
          </w:rPr>
          <w:instrText xml:space="preserve"> PAGEREF _Toc223513367 \h </w:instrText>
        </w:r>
        <w:r>
          <w:rPr>
            <w:noProof/>
            <w:webHidden/>
          </w:rPr>
        </w:r>
        <w:r>
          <w:rPr>
            <w:noProof/>
            <w:webHidden/>
          </w:rPr>
          <w:fldChar w:fldCharType="separate"/>
        </w:r>
        <w:r w:rsidR="00167323">
          <w:rPr>
            <w:noProof/>
            <w:webHidden/>
          </w:rPr>
          <w:t>326</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68" w:history="1">
        <w:r w:rsidR="00167323" w:rsidRPr="00BD37E9">
          <w:rPr>
            <w:rStyle w:val="Hyperlink"/>
            <w:noProof/>
          </w:rPr>
          <w:t>5.5.4</w:t>
        </w:r>
        <w:r w:rsidR="00167323">
          <w:rPr>
            <w:rFonts w:asciiTheme="minorHAnsi" w:eastAsiaTheme="minorEastAsia" w:hAnsiTheme="minorHAnsi" w:cstheme="minorBidi"/>
            <w:b w:val="0"/>
            <w:noProof/>
            <w:sz w:val="22"/>
            <w:szCs w:val="22"/>
          </w:rPr>
          <w:tab/>
        </w:r>
        <w:r w:rsidR="00167323" w:rsidRPr="00BD37E9">
          <w:rPr>
            <w:rStyle w:val="Hyperlink"/>
            <w:noProof/>
          </w:rPr>
          <w:t>EGRR – Exhaust Gas Recirculation Device Control</w:t>
        </w:r>
        <w:r w:rsidR="00167323">
          <w:rPr>
            <w:noProof/>
            <w:webHidden/>
          </w:rPr>
          <w:tab/>
        </w:r>
        <w:r>
          <w:rPr>
            <w:noProof/>
            <w:webHidden/>
          </w:rPr>
          <w:fldChar w:fldCharType="begin"/>
        </w:r>
        <w:r w:rsidR="00167323">
          <w:rPr>
            <w:noProof/>
            <w:webHidden/>
          </w:rPr>
          <w:instrText xml:space="preserve"> PAGEREF _Toc223513368 \h </w:instrText>
        </w:r>
        <w:r>
          <w:rPr>
            <w:noProof/>
            <w:webHidden/>
          </w:rPr>
        </w:r>
        <w:r>
          <w:rPr>
            <w:noProof/>
            <w:webHidden/>
          </w:rPr>
          <w:fldChar w:fldCharType="separate"/>
        </w:r>
        <w:r w:rsidR="00167323">
          <w:rPr>
            <w:noProof/>
            <w:webHidden/>
          </w:rPr>
          <w:t>326</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69" w:history="1">
        <w:r w:rsidR="00167323" w:rsidRPr="00BD37E9">
          <w:rPr>
            <w:rStyle w:val="Hyperlink"/>
            <w:noProof/>
          </w:rPr>
          <w:t>5.5.5</w:t>
        </w:r>
        <w:r w:rsidR="00167323">
          <w:rPr>
            <w:rFonts w:asciiTheme="minorHAnsi" w:eastAsiaTheme="minorEastAsia" w:hAnsiTheme="minorHAnsi" w:cstheme="minorBidi"/>
            <w:b w:val="0"/>
            <w:noProof/>
            <w:sz w:val="22"/>
            <w:szCs w:val="22"/>
          </w:rPr>
          <w:tab/>
        </w:r>
        <w:r w:rsidR="00167323" w:rsidRPr="00BD37E9">
          <w:rPr>
            <w:rStyle w:val="Hyperlink"/>
            <w:noProof/>
          </w:rPr>
          <w:t>CATR – Catalyst Diagnostic Service Bay Test Trigger Device Control</w:t>
        </w:r>
        <w:r w:rsidR="00167323">
          <w:rPr>
            <w:noProof/>
            <w:webHidden/>
          </w:rPr>
          <w:tab/>
        </w:r>
        <w:r>
          <w:rPr>
            <w:noProof/>
            <w:webHidden/>
          </w:rPr>
          <w:fldChar w:fldCharType="begin"/>
        </w:r>
        <w:r w:rsidR="00167323">
          <w:rPr>
            <w:noProof/>
            <w:webHidden/>
          </w:rPr>
          <w:instrText xml:space="preserve"> PAGEREF _Toc223513369 \h </w:instrText>
        </w:r>
        <w:r>
          <w:rPr>
            <w:noProof/>
            <w:webHidden/>
          </w:rPr>
        </w:r>
        <w:r>
          <w:rPr>
            <w:noProof/>
            <w:webHidden/>
          </w:rPr>
          <w:fldChar w:fldCharType="separate"/>
        </w:r>
        <w:r w:rsidR="00167323">
          <w:rPr>
            <w:noProof/>
            <w:webHidden/>
          </w:rPr>
          <w:t>327</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3370" w:history="1">
        <w:r w:rsidR="00167323" w:rsidRPr="00BD37E9">
          <w:rPr>
            <w:rStyle w:val="Hyperlink"/>
            <w:noProof/>
          </w:rPr>
          <w:t>5.6</w:t>
        </w:r>
        <w:r w:rsidR="00167323">
          <w:rPr>
            <w:rFonts w:asciiTheme="minorHAnsi" w:eastAsiaTheme="minorEastAsia" w:hAnsiTheme="minorHAnsi" w:cstheme="minorBidi"/>
            <w:b w:val="0"/>
            <w:noProof/>
            <w:sz w:val="22"/>
            <w:szCs w:val="22"/>
          </w:rPr>
          <w:tab/>
        </w:r>
        <w:r w:rsidR="00167323" w:rsidRPr="00BD37E9">
          <w:rPr>
            <w:rStyle w:val="Hyperlink"/>
            <w:noProof/>
          </w:rPr>
          <w:t>CPID $1D</w:t>
        </w:r>
        <w:r w:rsidR="00167323">
          <w:rPr>
            <w:noProof/>
            <w:webHidden/>
          </w:rPr>
          <w:tab/>
        </w:r>
        <w:r>
          <w:rPr>
            <w:noProof/>
            <w:webHidden/>
          </w:rPr>
          <w:fldChar w:fldCharType="begin"/>
        </w:r>
        <w:r w:rsidR="00167323">
          <w:rPr>
            <w:noProof/>
            <w:webHidden/>
          </w:rPr>
          <w:instrText xml:space="preserve"> PAGEREF _Toc223513370 \h </w:instrText>
        </w:r>
        <w:r>
          <w:rPr>
            <w:noProof/>
            <w:webHidden/>
          </w:rPr>
        </w:r>
        <w:r>
          <w:rPr>
            <w:noProof/>
            <w:webHidden/>
          </w:rPr>
          <w:fldChar w:fldCharType="separate"/>
        </w:r>
        <w:r w:rsidR="00167323">
          <w:rPr>
            <w:noProof/>
            <w:webHidden/>
          </w:rPr>
          <w:t>327</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71" w:history="1">
        <w:r w:rsidR="00167323" w:rsidRPr="00BD37E9">
          <w:rPr>
            <w:rStyle w:val="Hyperlink"/>
            <w:noProof/>
          </w:rPr>
          <w:t>5.6.1</w:t>
        </w:r>
        <w:r w:rsidR="00167323">
          <w:rPr>
            <w:rFonts w:asciiTheme="minorHAnsi" w:eastAsiaTheme="minorEastAsia" w:hAnsiTheme="minorHAnsi" w:cstheme="minorBidi"/>
            <w:b w:val="0"/>
            <w:noProof/>
            <w:sz w:val="22"/>
            <w:szCs w:val="22"/>
          </w:rPr>
          <w:tab/>
        </w:r>
        <w:r w:rsidR="00167323" w:rsidRPr="00BD37E9">
          <w:rPr>
            <w:rStyle w:val="Hyperlink"/>
            <w:noProof/>
          </w:rPr>
          <w:t>PHSR – Exhaust and Intake Cam Phase Device Controls</w:t>
        </w:r>
        <w:r w:rsidR="00167323">
          <w:rPr>
            <w:noProof/>
            <w:webHidden/>
          </w:rPr>
          <w:tab/>
        </w:r>
        <w:r>
          <w:rPr>
            <w:noProof/>
            <w:webHidden/>
          </w:rPr>
          <w:fldChar w:fldCharType="begin"/>
        </w:r>
        <w:r w:rsidR="00167323">
          <w:rPr>
            <w:noProof/>
            <w:webHidden/>
          </w:rPr>
          <w:instrText xml:space="preserve"> PAGEREF _Toc223513371 \h </w:instrText>
        </w:r>
        <w:r>
          <w:rPr>
            <w:noProof/>
            <w:webHidden/>
          </w:rPr>
        </w:r>
        <w:r>
          <w:rPr>
            <w:noProof/>
            <w:webHidden/>
          </w:rPr>
          <w:fldChar w:fldCharType="separate"/>
        </w:r>
        <w:r w:rsidR="00167323">
          <w:rPr>
            <w:noProof/>
            <w:webHidden/>
          </w:rPr>
          <w:t>329</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3372" w:history="1">
        <w:r w:rsidR="00167323" w:rsidRPr="00BD37E9">
          <w:rPr>
            <w:rStyle w:val="Hyperlink"/>
            <w:noProof/>
          </w:rPr>
          <w:t>5.7</w:t>
        </w:r>
        <w:r w:rsidR="00167323">
          <w:rPr>
            <w:rFonts w:asciiTheme="minorHAnsi" w:eastAsiaTheme="minorEastAsia" w:hAnsiTheme="minorHAnsi" w:cstheme="minorBidi"/>
            <w:b w:val="0"/>
            <w:noProof/>
            <w:sz w:val="22"/>
            <w:szCs w:val="22"/>
          </w:rPr>
          <w:tab/>
        </w:r>
        <w:r w:rsidR="00167323" w:rsidRPr="00BD37E9">
          <w:rPr>
            <w:rStyle w:val="Hyperlink"/>
            <w:noProof/>
          </w:rPr>
          <w:t>CPID $1E</w:t>
        </w:r>
        <w:r w:rsidR="00167323">
          <w:rPr>
            <w:noProof/>
            <w:webHidden/>
          </w:rPr>
          <w:tab/>
        </w:r>
        <w:r>
          <w:rPr>
            <w:noProof/>
            <w:webHidden/>
          </w:rPr>
          <w:fldChar w:fldCharType="begin"/>
        </w:r>
        <w:r w:rsidR="00167323">
          <w:rPr>
            <w:noProof/>
            <w:webHidden/>
          </w:rPr>
          <w:instrText xml:space="preserve"> PAGEREF _Toc223513372 \h </w:instrText>
        </w:r>
        <w:r>
          <w:rPr>
            <w:noProof/>
            <w:webHidden/>
          </w:rPr>
        </w:r>
        <w:r>
          <w:rPr>
            <w:noProof/>
            <w:webHidden/>
          </w:rPr>
          <w:fldChar w:fldCharType="separate"/>
        </w:r>
        <w:r w:rsidR="00167323">
          <w:rPr>
            <w:noProof/>
            <w:webHidden/>
          </w:rPr>
          <w:t>329</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73" w:history="1">
        <w:r w:rsidR="00167323" w:rsidRPr="00BD37E9">
          <w:rPr>
            <w:rStyle w:val="Hyperlink"/>
            <w:noProof/>
          </w:rPr>
          <w:t>5.7.1</w:t>
        </w:r>
        <w:r w:rsidR="00167323">
          <w:rPr>
            <w:rFonts w:asciiTheme="minorHAnsi" w:eastAsiaTheme="minorEastAsia" w:hAnsiTheme="minorHAnsi" w:cstheme="minorBidi"/>
            <w:b w:val="0"/>
            <w:noProof/>
            <w:sz w:val="22"/>
            <w:szCs w:val="22"/>
          </w:rPr>
          <w:tab/>
        </w:r>
        <w:r w:rsidR="00167323" w:rsidRPr="00BD37E9">
          <w:rPr>
            <w:rStyle w:val="Hyperlink"/>
            <w:noProof/>
          </w:rPr>
          <w:t>OXYR – Oxygen Sensor Heater Resistance Reset Trigger Device Control</w:t>
        </w:r>
        <w:r w:rsidR="00167323">
          <w:rPr>
            <w:noProof/>
            <w:webHidden/>
          </w:rPr>
          <w:tab/>
        </w:r>
        <w:r>
          <w:rPr>
            <w:noProof/>
            <w:webHidden/>
          </w:rPr>
          <w:fldChar w:fldCharType="begin"/>
        </w:r>
        <w:r w:rsidR="00167323">
          <w:rPr>
            <w:noProof/>
            <w:webHidden/>
          </w:rPr>
          <w:instrText xml:space="preserve"> PAGEREF _Toc223513373 \h </w:instrText>
        </w:r>
        <w:r>
          <w:rPr>
            <w:noProof/>
            <w:webHidden/>
          </w:rPr>
        </w:r>
        <w:r>
          <w:rPr>
            <w:noProof/>
            <w:webHidden/>
          </w:rPr>
          <w:fldChar w:fldCharType="separate"/>
        </w:r>
        <w:r w:rsidR="00167323">
          <w:rPr>
            <w:noProof/>
            <w:webHidden/>
          </w:rPr>
          <w:t>329</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74" w:history="1">
        <w:r w:rsidR="00167323" w:rsidRPr="00BD37E9">
          <w:rPr>
            <w:rStyle w:val="Hyperlink"/>
            <w:noProof/>
          </w:rPr>
          <w:t>5.7.2</w:t>
        </w:r>
        <w:r w:rsidR="00167323">
          <w:rPr>
            <w:rFonts w:asciiTheme="minorHAnsi" w:eastAsiaTheme="minorEastAsia" w:hAnsiTheme="minorHAnsi" w:cstheme="minorBidi"/>
            <w:b w:val="0"/>
            <w:noProof/>
            <w:sz w:val="22"/>
            <w:szCs w:val="22"/>
          </w:rPr>
          <w:tab/>
        </w:r>
        <w:r w:rsidR="00167323" w:rsidRPr="00BD37E9">
          <w:rPr>
            <w:rStyle w:val="Hyperlink"/>
            <w:noProof/>
          </w:rPr>
          <w:t>OXYR – Oxygen Sensor Heaters Device Control</w:t>
        </w:r>
        <w:r w:rsidR="00167323">
          <w:rPr>
            <w:noProof/>
            <w:webHidden/>
          </w:rPr>
          <w:tab/>
        </w:r>
        <w:r>
          <w:rPr>
            <w:noProof/>
            <w:webHidden/>
          </w:rPr>
          <w:fldChar w:fldCharType="begin"/>
        </w:r>
        <w:r w:rsidR="00167323">
          <w:rPr>
            <w:noProof/>
            <w:webHidden/>
          </w:rPr>
          <w:instrText xml:space="preserve"> PAGEREF _Toc223513374 \h </w:instrText>
        </w:r>
        <w:r>
          <w:rPr>
            <w:noProof/>
            <w:webHidden/>
          </w:rPr>
        </w:r>
        <w:r>
          <w:rPr>
            <w:noProof/>
            <w:webHidden/>
          </w:rPr>
          <w:fldChar w:fldCharType="separate"/>
        </w:r>
        <w:r w:rsidR="00167323">
          <w:rPr>
            <w:noProof/>
            <w:webHidden/>
          </w:rPr>
          <w:t>330</w:t>
        </w:r>
        <w:r>
          <w:rPr>
            <w:noProof/>
            <w:webHidden/>
          </w:rPr>
          <w:fldChar w:fldCharType="end"/>
        </w:r>
      </w:hyperlink>
    </w:p>
    <w:p w:rsidR="00167323" w:rsidRDefault="00C03484">
      <w:pPr>
        <w:pStyle w:val="TOC4"/>
        <w:tabs>
          <w:tab w:val="left" w:pos="1397"/>
        </w:tabs>
        <w:rPr>
          <w:rFonts w:asciiTheme="minorHAnsi" w:eastAsiaTheme="minorEastAsia" w:hAnsiTheme="minorHAnsi" w:cstheme="minorBidi"/>
          <w:b w:val="0"/>
          <w:noProof/>
          <w:sz w:val="22"/>
          <w:szCs w:val="22"/>
        </w:rPr>
      </w:pPr>
      <w:hyperlink w:anchor="_Toc223513375" w:history="1">
        <w:r w:rsidR="00167323" w:rsidRPr="00BD37E9">
          <w:rPr>
            <w:rStyle w:val="Hyperlink"/>
            <w:noProof/>
          </w:rPr>
          <w:t>5.7.2.1</w:t>
        </w:r>
        <w:r w:rsidR="00167323">
          <w:rPr>
            <w:rFonts w:asciiTheme="minorHAnsi" w:eastAsiaTheme="minorEastAsia" w:hAnsiTheme="minorHAnsi" w:cstheme="minorBidi"/>
            <w:b w:val="0"/>
            <w:noProof/>
            <w:sz w:val="22"/>
            <w:szCs w:val="22"/>
          </w:rPr>
          <w:tab/>
        </w:r>
        <w:r w:rsidR="00167323" w:rsidRPr="00BD37E9">
          <w:rPr>
            <w:rStyle w:val="Hyperlink"/>
            <w:noProof/>
          </w:rPr>
          <w:t>Oxygen Sensor Heater Device Control with Engine Not Running</w:t>
        </w:r>
        <w:r w:rsidR="00167323">
          <w:rPr>
            <w:noProof/>
            <w:webHidden/>
          </w:rPr>
          <w:tab/>
        </w:r>
        <w:r>
          <w:rPr>
            <w:noProof/>
            <w:webHidden/>
          </w:rPr>
          <w:fldChar w:fldCharType="begin"/>
        </w:r>
        <w:r w:rsidR="00167323">
          <w:rPr>
            <w:noProof/>
            <w:webHidden/>
          </w:rPr>
          <w:instrText xml:space="preserve"> PAGEREF _Toc223513375 \h </w:instrText>
        </w:r>
        <w:r>
          <w:rPr>
            <w:noProof/>
            <w:webHidden/>
          </w:rPr>
        </w:r>
        <w:r>
          <w:rPr>
            <w:noProof/>
            <w:webHidden/>
          </w:rPr>
          <w:fldChar w:fldCharType="separate"/>
        </w:r>
        <w:r w:rsidR="00167323">
          <w:rPr>
            <w:noProof/>
            <w:webHidden/>
          </w:rPr>
          <w:t>330</w:t>
        </w:r>
        <w:r>
          <w:rPr>
            <w:noProof/>
            <w:webHidden/>
          </w:rPr>
          <w:fldChar w:fldCharType="end"/>
        </w:r>
      </w:hyperlink>
    </w:p>
    <w:p w:rsidR="00167323" w:rsidRDefault="00C03484">
      <w:pPr>
        <w:pStyle w:val="TOC4"/>
        <w:tabs>
          <w:tab w:val="left" w:pos="1397"/>
        </w:tabs>
        <w:rPr>
          <w:rFonts w:asciiTheme="minorHAnsi" w:eastAsiaTheme="minorEastAsia" w:hAnsiTheme="minorHAnsi" w:cstheme="minorBidi"/>
          <w:b w:val="0"/>
          <w:noProof/>
          <w:sz w:val="22"/>
          <w:szCs w:val="22"/>
        </w:rPr>
      </w:pPr>
      <w:hyperlink w:anchor="_Toc223513376" w:history="1">
        <w:r w:rsidR="00167323" w:rsidRPr="00BD37E9">
          <w:rPr>
            <w:rStyle w:val="Hyperlink"/>
            <w:noProof/>
          </w:rPr>
          <w:t>5.7.2.2</w:t>
        </w:r>
        <w:r w:rsidR="00167323">
          <w:rPr>
            <w:rFonts w:asciiTheme="minorHAnsi" w:eastAsiaTheme="minorEastAsia" w:hAnsiTheme="minorHAnsi" w:cstheme="minorBidi"/>
            <w:b w:val="0"/>
            <w:noProof/>
            <w:sz w:val="22"/>
            <w:szCs w:val="22"/>
          </w:rPr>
          <w:tab/>
        </w:r>
        <w:r w:rsidR="00167323" w:rsidRPr="00BD37E9">
          <w:rPr>
            <w:rStyle w:val="Hyperlink"/>
            <w:noProof/>
          </w:rPr>
          <w:t>Oxygen Sensor Heater Device Control with Engine Running</w:t>
        </w:r>
        <w:r w:rsidR="00167323">
          <w:rPr>
            <w:noProof/>
            <w:webHidden/>
          </w:rPr>
          <w:tab/>
        </w:r>
        <w:r>
          <w:rPr>
            <w:noProof/>
            <w:webHidden/>
          </w:rPr>
          <w:fldChar w:fldCharType="begin"/>
        </w:r>
        <w:r w:rsidR="00167323">
          <w:rPr>
            <w:noProof/>
            <w:webHidden/>
          </w:rPr>
          <w:instrText xml:space="preserve"> PAGEREF _Toc223513376 \h </w:instrText>
        </w:r>
        <w:r>
          <w:rPr>
            <w:noProof/>
            <w:webHidden/>
          </w:rPr>
        </w:r>
        <w:r>
          <w:rPr>
            <w:noProof/>
            <w:webHidden/>
          </w:rPr>
          <w:fldChar w:fldCharType="separate"/>
        </w:r>
        <w:r w:rsidR="00167323">
          <w:rPr>
            <w:noProof/>
            <w:webHidden/>
          </w:rPr>
          <w:t>331</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3377" w:history="1">
        <w:r w:rsidR="00167323" w:rsidRPr="00BD37E9">
          <w:rPr>
            <w:rStyle w:val="Hyperlink"/>
            <w:noProof/>
          </w:rPr>
          <w:t>5.8</w:t>
        </w:r>
        <w:r w:rsidR="00167323">
          <w:rPr>
            <w:rFonts w:asciiTheme="minorHAnsi" w:eastAsiaTheme="minorEastAsia" w:hAnsiTheme="minorHAnsi" w:cstheme="minorBidi"/>
            <w:b w:val="0"/>
            <w:noProof/>
            <w:sz w:val="22"/>
            <w:szCs w:val="22"/>
          </w:rPr>
          <w:tab/>
        </w:r>
        <w:r w:rsidR="00167323" w:rsidRPr="00BD37E9">
          <w:rPr>
            <w:rStyle w:val="Hyperlink"/>
            <w:noProof/>
          </w:rPr>
          <w:t>CPID $20</w:t>
        </w:r>
        <w:r w:rsidR="00167323">
          <w:rPr>
            <w:noProof/>
            <w:webHidden/>
          </w:rPr>
          <w:tab/>
        </w:r>
        <w:r>
          <w:rPr>
            <w:noProof/>
            <w:webHidden/>
          </w:rPr>
          <w:fldChar w:fldCharType="begin"/>
        </w:r>
        <w:r w:rsidR="00167323">
          <w:rPr>
            <w:noProof/>
            <w:webHidden/>
          </w:rPr>
          <w:instrText xml:space="preserve"> PAGEREF _Toc223513377 \h </w:instrText>
        </w:r>
        <w:r>
          <w:rPr>
            <w:noProof/>
            <w:webHidden/>
          </w:rPr>
        </w:r>
        <w:r>
          <w:rPr>
            <w:noProof/>
            <w:webHidden/>
          </w:rPr>
          <w:fldChar w:fldCharType="separate"/>
        </w:r>
        <w:r w:rsidR="00167323">
          <w:rPr>
            <w:noProof/>
            <w:webHidden/>
          </w:rPr>
          <w:t>332</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78" w:history="1">
        <w:r w:rsidR="00167323" w:rsidRPr="00BD37E9">
          <w:rPr>
            <w:rStyle w:val="Hyperlink"/>
            <w:noProof/>
          </w:rPr>
          <w:t>5.8.1</w:t>
        </w:r>
        <w:r w:rsidR="00167323">
          <w:rPr>
            <w:rFonts w:asciiTheme="minorHAnsi" w:eastAsiaTheme="minorEastAsia" w:hAnsiTheme="minorHAnsi" w:cstheme="minorBidi"/>
            <w:b w:val="0"/>
            <w:noProof/>
            <w:sz w:val="22"/>
            <w:szCs w:val="22"/>
          </w:rPr>
          <w:tab/>
        </w:r>
        <w:r w:rsidR="00167323" w:rsidRPr="00BD37E9">
          <w:rPr>
            <w:rStyle w:val="Hyperlink"/>
            <w:noProof/>
          </w:rPr>
          <w:t>MTCR – Clutch Pedal Fully Applied Position Learn Trigger Device Control</w:t>
        </w:r>
        <w:r w:rsidR="00167323">
          <w:rPr>
            <w:noProof/>
            <w:webHidden/>
          </w:rPr>
          <w:tab/>
        </w:r>
        <w:r>
          <w:rPr>
            <w:noProof/>
            <w:webHidden/>
          </w:rPr>
          <w:fldChar w:fldCharType="begin"/>
        </w:r>
        <w:r w:rsidR="00167323">
          <w:rPr>
            <w:noProof/>
            <w:webHidden/>
          </w:rPr>
          <w:instrText xml:space="preserve"> PAGEREF _Toc223513378 \h </w:instrText>
        </w:r>
        <w:r>
          <w:rPr>
            <w:noProof/>
            <w:webHidden/>
          </w:rPr>
        </w:r>
        <w:r>
          <w:rPr>
            <w:noProof/>
            <w:webHidden/>
          </w:rPr>
          <w:fldChar w:fldCharType="separate"/>
        </w:r>
        <w:r w:rsidR="00167323">
          <w:rPr>
            <w:noProof/>
            <w:webHidden/>
          </w:rPr>
          <w:t>332</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79" w:history="1">
        <w:r w:rsidR="00167323" w:rsidRPr="00BD37E9">
          <w:rPr>
            <w:rStyle w:val="Hyperlink"/>
            <w:noProof/>
          </w:rPr>
          <w:t>5.8.2</w:t>
        </w:r>
        <w:r w:rsidR="00167323">
          <w:rPr>
            <w:rFonts w:asciiTheme="minorHAnsi" w:eastAsiaTheme="minorEastAsia" w:hAnsiTheme="minorHAnsi" w:cstheme="minorBidi"/>
            <w:b w:val="0"/>
            <w:noProof/>
            <w:sz w:val="22"/>
            <w:szCs w:val="22"/>
          </w:rPr>
          <w:tab/>
        </w:r>
        <w:r w:rsidR="00167323" w:rsidRPr="00BD37E9">
          <w:rPr>
            <w:rStyle w:val="Hyperlink"/>
            <w:noProof/>
          </w:rPr>
          <w:t>ACCR – Air Conditioning Compressor Device Control</w:t>
        </w:r>
        <w:r w:rsidR="00167323">
          <w:rPr>
            <w:noProof/>
            <w:webHidden/>
          </w:rPr>
          <w:tab/>
        </w:r>
        <w:r>
          <w:rPr>
            <w:noProof/>
            <w:webHidden/>
          </w:rPr>
          <w:fldChar w:fldCharType="begin"/>
        </w:r>
        <w:r w:rsidR="00167323">
          <w:rPr>
            <w:noProof/>
            <w:webHidden/>
          </w:rPr>
          <w:instrText xml:space="preserve"> PAGEREF _Toc223513379 \h </w:instrText>
        </w:r>
        <w:r>
          <w:rPr>
            <w:noProof/>
            <w:webHidden/>
          </w:rPr>
        </w:r>
        <w:r>
          <w:rPr>
            <w:noProof/>
            <w:webHidden/>
          </w:rPr>
          <w:fldChar w:fldCharType="separate"/>
        </w:r>
        <w:r w:rsidR="00167323">
          <w:rPr>
            <w:noProof/>
            <w:webHidden/>
          </w:rPr>
          <w:t>333</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80" w:history="1">
        <w:r w:rsidR="00167323" w:rsidRPr="00BD37E9">
          <w:rPr>
            <w:rStyle w:val="Hyperlink"/>
            <w:noProof/>
          </w:rPr>
          <w:t>5.8.3</w:t>
        </w:r>
        <w:r w:rsidR="00167323">
          <w:rPr>
            <w:rFonts w:asciiTheme="minorHAnsi" w:eastAsiaTheme="minorEastAsia" w:hAnsiTheme="minorHAnsi" w:cstheme="minorBidi"/>
            <w:b w:val="0"/>
            <w:noProof/>
            <w:sz w:val="22"/>
            <w:szCs w:val="22"/>
          </w:rPr>
          <w:tab/>
        </w:r>
        <w:r w:rsidR="00167323" w:rsidRPr="00BD37E9">
          <w:rPr>
            <w:rStyle w:val="Hyperlink"/>
            <w:noProof/>
          </w:rPr>
          <w:t>FANR – Cooling Fan Speed Device Control</w:t>
        </w:r>
        <w:r w:rsidR="00167323">
          <w:rPr>
            <w:noProof/>
            <w:webHidden/>
          </w:rPr>
          <w:tab/>
        </w:r>
        <w:r>
          <w:rPr>
            <w:noProof/>
            <w:webHidden/>
          </w:rPr>
          <w:fldChar w:fldCharType="begin"/>
        </w:r>
        <w:r w:rsidR="00167323">
          <w:rPr>
            <w:noProof/>
            <w:webHidden/>
          </w:rPr>
          <w:instrText xml:space="preserve"> PAGEREF _Toc223513380 \h </w:instrText>
        </w:r>
        <w:r>
          <w:rPr>
            <w:noProof/>
            <w:webHidden/>
          </w:rPr>
        </w:r>
        <w:r>
          <w:rPr>
            <w:noProof/>
            <w:webHidden/>
          </w:rPr>
          <w:fldChar w:fldCharType="separate"/>
        </w:r>
        <w:r w:rsidR="00167323">
          <w:rPr>
            <w:noProof/>
            <w:webHidden/>
          </w:rPr>
          <w:t>333</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81" w:history="1">
        <w:r w:rsidR="00167323" w:rsidRPr="00BD37E9">
          <w:rPr>
            <w:rStyle w:val="Hyperlink"/>
            <w:noProof/>
          </w:rPr>
          <w:t>5.8.4</w:t>
        </w:r>
        <w:r w:rsidR="00167323">
          <w:rPr>
            <w:rFonts w:asciiTheme="minorHAnsi" w:eastAsiaTheme="minorEastAsia" w:hAnsiTheme="minorHAnsi" w:cstheme="minorBidi"/>
            <w:b w:val="0"/>
            <w:noProof/>
            <w:sz w:val="22"/>
            <w:szCs w:val="22"/>
          </w:rPr>
          <w:tab/>
        </w:r>
        <w:r w:rsidR="00167323" w:rsidRPr="00BD37E9">
          <w:rPr>
            <w:rStyle w:val="Hyperlink"/>
            <w:noProof/>
          </w:rPr>
          <w:t>GENR – Generator L</w:t>
        </w:r>
        <w:r w:rsidR="00167323" w:rsidRPr="00BD37E9">
          <w:rPr>
            <w:rStyle w:val="Hyperlink"/>
            <w:noProof/>
          </w:rPr>
          <w:noBreakHyphen/>
          <w:t>Terminal Device Control</w:t>
        </w:r>
        <w:r w:rsidR="00167323">
          <w:rPr>
            <w:noProof/>
            <w:webHidden/>
          </w:rPr>
          <w:tab/>
        </w:r>
        <w:r>
          <w:rPr>
            <w:noProof/>
            <w:webHidden/>
          </w:rPr>
          <w:fldChar w:fldCharType="begin"/>
        </w:r>
        <w:r w:rsidR="00167323">
          <w:rPr>
            <w:noProof/>
            <w:webHidden/>
          </w:rPr>
          <w:instrText xml:space="preserve"> PAGEREF _Toc223513381 \h </w:instrText>
        </w:r>
        <w:r>
          <w:rPr>
            <w:noProof/>
            <w:webHidden/>
          </w:rPr>
        </w:r>
        <w:r>
          <w:rPr>
            <w:noProof/>
            <w:webHidden/>
          </w:rPr>
          <w:fldChar w:fldCharType="separate"/>
        </w:r>
        <w:r w:rsidR="00167323">
          <w:rPr>
            <w:noProof/>
            <w:webHidden/>
          </w:rPr>
          <w:t>334</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82" w:history="1">
        <w:r w:rsidR="00167323" w:rsidRPr="00BD37E9">
          <w:rPr>
            <w:rStyle w:val="Hyperlink"/>
            <w:noProof/>
          </w:rPr>
          <w:t>5.8.5</w:t>
        </w:r>
        <w:r w:rsidR="00167323">
          <w:rPr>
            <w:rFonts w:asciiTheme="minorHAnsi" w:eastAsiaTheme="minorEastAsia" w:hAnsiTheme="minorHAnsi" w:cstheme="minorBidi"/>
            <w:b w:val="0"/>
            <w:noProof/>
            <w:sz w:val="22"/>
            <w:szCs w:val="22"/>
          </w:rPr>
          <w:tab/>
        </w:r>
        <w:r w:rsidR="00167323" w:rsidRPr="00BD37E9">
          <w:rPr>
            <w:rStyle w:val="Hyperlink"/>
            <w:noProof/>
          </w:rPr>
          <w:t>RVSR – Remote Vehicle Start Disable History Reset Trigger Device Control</w:t>
        </w:r>
        <w:r w:rsidR="00167323">
          <w:rPr>
            <w:noProof/>
            <w:webHidden/>
          </w:rPr>
          <w:tab/>
        </w:r>
        <w:r>
          <w:rPr>
            <w:noProof/>
            <w:webHidden/>
          </w:rPr>
          <w:fldChar w:fldCharType="begin"/>
        </w:r>
        <w:r w:rsidR="00167323">
          <w:rPr>
            <w:noProof/>
            <w:webHidden/>
          </w:rPr>
          <w:instrText xml:space="preserve"> PAGEREF _Toc223513382 \h </w:instrText>
        </w:r>
        <w:r>
          <w:rPr>
            <w:noProof/>
            <w:webHidden/>
          </w:rPr>
        </w:r>
        <w:r>
          <w:rPr>
            <w:noProof/>
            <w:webHidden/>
          </w:rPr>
          <w:fldChar w:fldCharType="separate"/>
        </w:r>
        <w:r w:rsidR="00167323">
          <w:rPr>
            <w:noProof/>
            <w:webHidden/>
          </w:rPr>
          <w:t>334</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83" w:history="1">
        <w:r w:rsidR="00167323" w:rsidRPr="00BD37E9">
          <w:rPr>
            <w:rStyle w:val="Hyperlink"/>
            <w:noProof/>
          </w:rPr>
          <w:t>5.8.6</w:t>
        </w:r>
        <w:r w:rsidR="00167323">
          <w:rPr>
            <w:rFonts w:asciiTheme="minorHAnsi" w:eastAsiaTheme="minorEastAsia" w:hAnsiTheme="minorHAnsi" w:cstheme="minorBidi"/>
            <w:b w:val="0"/>
            <w:noProof/>
            <w:sz w:val="22"/>
            <w:szCs w:val="22"/>
          </w:rPr>
          <w:tab/>
        </w:r>
        <w:r w:rsidR="00167323" w:rsidRPr="00BD37E9">
          <w:rPr>
            <w:rStyle w:val="Hyperlink"/>
            <w:noProof/>
          </w:rPr>
          <w:t>PMDR – Powertrain Relay Device Control</w:t>
        </w:r>
        <w:r w:rsidR="00167323">
          <w:rPr>
            <w:noProof/>
            <w:webHidden/>
          </w:rPr>
          <w:tab/>
        </w:r>
        <w:r>
          <w:rPr>
            <w:noProof/>
            <w:webHidden/>
          </w:rPr>
          <w:fldChar w:fldCharType="begin"/>
        </w:r>
        <w:r w:rsidR="00167323">
          <w:rPr>
            <w:noProof/>
            <w:webHidden/>
          </w:rPr>
          <w:instrText xml:space="preserve"> PAGEREF _Toc223513383 \h </w:instrText>
        </w:r>
        <w:r>
          <w:rPr>
            <w:noProof/>
            <w:webHidden/>
          </w:rPr>
        </w:r>
        <w:r>
          <w:rPr>
            <w:noProof/>
            <w:webHidden/>
          </w:rPr>
          <w:fldChar w:fldCharType="separate"/>
        </w:r>
        <w:r w:rsidR="00167323">
          <w:rPr>
            <w:noProof/>
            <w:webHidden/>
          </w:rPr>
          <w:t>335</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84" w:history="1">
        <w:r w:rsidR="00167323" w:rsidRPr="00BD37E9">
          <w:rPr>
            <w:rStyle w:val="Hyperlink"/>
            <w:noProof/>
          </w:rPr>
          <w:t>5.8.7</w:t>
        </w:r>
        <w:r w:rsidR="00167323">
          <w:rPr>
            <w:rFonts w:asciiTheme="minorHAnsi" w:eastAsiaTheme="minorEastAsia" w:hAnsiTheme="minorHAnsi" w:cstheme="minorBidi"/>
            <w:b w:val="0"/>
            <w:noProof/>
            <w:sz w:val="22"/>
            <w:szCs w:val="22"/>
          </w:rPr>
          <w:tab/>
        </w:r>
        <w:r w:rsidR="00167323" w:rsidRPr="00BD37E9">
          <w:rPr>
            <w:rStyle w:val="Hyperlink"/>
            <w:noProof/>
          </w:rPr>
          <w:t>RINR – Reverse Inhibit Device Control</w:t>
        </w:r>
        <w:r w:rsidR="00167323">
          <w:rPr>
            <w:noProof/>
            <w:webHidden/>
          </w:rPr>
          <w:tab/>
        </w:r>
        <w:r>
          <w:rPr>
            <w:noProof/>
            <w:webHidden/>
          </w:rPr>
          <w:fldChar w:fldCharType="begin"/>
        </w:r>
        <w:r w:rsidR="00167323">
          <w:rPr>
            <w:noProof/>
            <w:webHidden/>
          </w:rPr>
          <w:instrText xml:space="preserve"> PAGEREF _Toc223513384 \h </w:instrText>
        </w:r>
        <w:r>
          <w:rPr>
            <w:noProof/>
            <w:webHidden/>
          </w:rPr>
        </w:r>
        <w:r>
          <w:rPr>
            <w:noProof/>
            <w:webHidden/>
          </w:rPr>
          <w:fldChar w:fldCharType="separate"/>
        </w:r>
        <w:r w:rsidR="00167323">
          <w:rPr>
            <w:noProof/>
            <w:webHidden/>
          </w:rPr>
          <w:t>335</w:t>
        </w:r>
        <w:r>
          <w:rPr>
            <w:noProof/>
            <w:webHidden/>
          </w:rPr>
          <w:fldChar w:fldCharType="end"/>
        </w:r>
      </w:hyperlink>
    </w:p>
    <w:p w:rsidR="00167323" w:rsidRDefault="00C03484">
      <w:pPr>
        <w:pStyle w:val="TOC4"/>
        <w:tabs>
          <w:tab w:val="left" w:pos="1397"/>
        </w:tabs>
        <w:rPr>
          <w:rFonts w:asciiTheme="minorHAnsi" w:eastAsiaTheme="minorEastAsia" w:hAnsiTheme="minorHAnsi" w:cstheme="minorBidi"/>
          <w:b w:val="0"/>
          <w:noProof/>
          <w:sz w:val="22"/>
          <w:szCs w:val="22"/>
        </w:rPr>
      </w:pPr>
      <w:hyperlink w:anchor="_Toc223513385" w:history="1">
        <w:r w:rsidR="00167323" w:rsidRPr="00BD37E9">
          <w:rPr>
            <w:rStyle w:val="Hyperlink"/>
            <w:noProof/>
          </w:rPr>
          <w:t>5.8.7.1</w:t>
        </w:r>
        <w:r w:rsidR="00167323">
          <w:rPr>
            <w:rFonts w:asciiTheme="minorHAnsi" w:eastAsiaTheme="minorEastAsia" w:hAnsiTheme="minorHAnsi" w:cstheme="minorBidi"/>
            <w:b w:val="0"/>
            <w:noProof/>
            <w:sz w:val="22"/>
            <w:szCs w:val="22"/>
          </w:rPr>
          <w:tab/>
        </w:r>
        <w:r w:rsidR="00167323" w:rsidRPr="00BD37E9">
          <w:rPr>
            <w:rStyle w:val="Hyperlink"/>
            <w:noProof/>
          </w:rPr>
          <w:t>– Reverse Inhibit for Reverse Enable Solenoid Applications</w:t>
        </w:r>
        <w:r w:rsidR="00167323">
          <w:rPr>
            <w:noProof/>
            <w:webHidden/>
          </w:rPr>
          <w:tab/>
        </w:r>
        <w:r>
          <w:rPr>
            <w:noProof/>
            <w:webHidden/>
          </w:rPr>
          <w:fldChar w:fldCharType="begin"/>
        </w:r>
        <w:r w:rsidR="00167323">
          <w:rPr>
            <w:noProof/>
            <w:webHidden/>
          </w:rPr>
          <w:instrText xml:space="preserve"> PAGEREF _Toc223513385 \h </w:instrText>
        </w:r>
        <w:r>
          <w:rPr>
            <w:noProof/>
            <w:webHidden/>
          </w:rPr>
        </w:r>
        <w:r>
          <w:rPr>
            <w:noProof/>
            <w:webHidden/>
          </w:rPr>
          <w:fldChar w:fldCharType="separate"/>
        </w:r>
        <w:r w:rsidR="00167323">
          <w:rPr>
            <w:noProof/>
            <w:webHidden/>
          </w:rPr>
          <w:t>335</w:t>
        </w:r>
        <w:r>
          <w:rPr>
            <w:noProof/>
            <w:webHidden/>
          </w:rPr>
          <w:fldChar w:fldCharType="end"/>
        </w:r>
      </w:hyperlink>
    </w:p>
    <w:p w:rsidR="00167323" w:rsidRDefault="00C03484">
      <w:pPr>
        <w:pStyle w:val="TOC4"/>
        <w:tabs>
          <w:tab w:val="left" w:pos="1397"/>
        </w:tabs>
        <w:rPr>
          <w:rFonts w:asciiTheme="minorHAnsi" w:eastAsiaTheme="minorEastAsia" w:hAnsiTheme="minorHAnsi" w:cstheme="minorBidi"/>
          <w:b w:val="0"/>
          <w:noProof/>
          <w:sz w:val="22"/>
          <w:szCs w:val="22"/>
        </w:rPr>
      </w:pPr>
      <w:hyperlink w:anchor="_Toc223513386" w:history="1">
        <w:r w:rsidR="00167323" w:rsidRPr="00BD37E9">
          <w:rPr>
            <w:rStyle w:val="Hyperlink"/>
            <w:noProof/>
          </w:rPr>
          <w:t>5.8.7.2</w:t>
        </w:r>
        <w:r w:rsidR="00167323">
          <w:rPr>
            <w:rFonts w:asciiTheme="minorHAnsi" w:eastAsiaTheme="minorEastAsia" w:hAnsiTheme="minorHAnsi" w:cstheme="minorBidi"/>
            <w:b w:val="0"/>
            <w:noProof/>
            <w:sz w:val="22"/>
            <w:szCs w:val="22"/>
          </w:rPr>
          <w:tab/>
        </w:r>
        <w:r w:rsidR="00167323" w:rsidRPr="00BD37E9">
          <w:rPr>
            <w:rStyle w:val="Hyperlink"/>
            <w:noProof/>
          </w:rPr>
          <w:t>– Reverse Inhibit for Reverse Inhibit Solenoid Applications</w:t>
        </w:r>
        <w:r w:rsidR="00167323">
          <w:rPr>
            <w:noProof/>
            <w:webHidden/>
          </w:rPr>
          <w:tab/>
        </w:r>
        <w:r>
          <w:rPr>
            <w:noProof/>
            <w:webHidden/>
          </w:rPr>
          <w:fldChar w:fldCharType="begin"/>
        </w:r>
        <w:r w:rsidR="00167323">
          <w:rPr>
            <w:noProof/>
            <w:webHidden/>
          </w:rPr>
          <w:instrText xml:space="preserve"> PAGEREF _Toc223513386 \h </w:instrText>
        </w:r>
        <w:r>
          <w:rPr>
            <w:noProof/>
            <w:webHidden/>
          </w:rPr>
        </w:r>
        <w:r>
          <w:rPr>
            <w:noProof/>
            <w:webHidden/>
          </w:rPr>
          <w:fldChar w:fldCharType="separate"/>
        </w:r>
        <w:r w:rsidR="00167323">
          <w:rPr>
            <w:noProof/>
            <w:webHidden/>
          </w:rPr>
          <w:t>336</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87" w:history="1">
        <w:r w:rsidR="00167323" w:rsidRPr="00BD37E9">
          <w:rPr>
            <w:rStyle w:val="Hyperlink"/>
            <w:noProof/>
          </w:rPr>
          <w:t>5.8.8</w:t>
        </w:r>
        <w:r w:rsidR="00167323">
          <w:rPr>
            <w:rFonts w:asciiTheme="minorHAnsi" w:eastAsiaTheme="minorEastAsia" w:hAnsiTheme="minorHAnsi" w:cstheme="minorBidi"/>
            <w:b w:val="0"/>
            <w:noProof/>
            <w:sz w:val="22"/>
            <w:szCs w:val="22"/>
          </w:rPr>
          <w:tab/>
        </w:r>
        <w:r w:rsidR="00167323" w:rsidRPr="00BD37E9">
          <w:rPr>
            <w:rStyle w:val="Hyperlink"/>
            <w:noProof/>
          </w:rPr>
          <w:t>RTDR – Vehicle Lift/Dive Device Control</w:t>
        </w:r>
        <w:r w:rsidR="00167323">
          <w:rPr>
            <w:noProof/>
            <w:webHidden/>
          </w:rPr>
          <w:tab/>
        </w:r>
        <w:r>
          <w:rPr>
            <w:noProof/>
            <w:webHidden/>
          </w:rPr>
          <w:fldChar w:fldCharType="begin"/>
        </w:r>
        <w:r w:rsidR="00167323">
          <w:rPr>
            <w:noProof/>
            <w:webHidden/>
          </w:rPr>
          <w:instrText xml:space="preserve"> PAGEREF _Toc223513387 \h </w:instrText>
        </w:r>
        <w:r>
          <w:rPr>
            <w:noProof/>
            <w:webHidden/>
          </w:rPr>
        </w:r>
        <w:r>
          <w:rPr>
            <w:noProof/>
            <w:webHidden/>
          </w:rPr>
          <w:fldChar w:fldCharType="separate"/>
        </w:r>
        <w:r w:rsidR="00167323">
          <w:rPr>
            <w:noProof/>
            <w:webHidden/>
          </w:rPr>
          <w:t>336</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88" w:history="1">
        <w:r w:rsidR="00167323" w:rsidRPr="00BD37E9">
          <w:rPr>
            <w:rStyle w:val="Hyperlink"/>
            <w:noProof/>
          </w:rPr>
          <w:t>5.8.9</w:t>
        </w:r>
        <w:r w:rsidR="00167323">
          <w:rPr>
            <w:rFonts w:asciiTheme="minorHAnsi" w:eastAsiaTheme="minorEastAsia" w:hAnsiTheme="minorHAnsi" w:cstheme="minorBidi"/>
            <w:b w:val="0"/>
            <w:noProof/>
            <w:sz w:val="22"/>
            <w:szCs w:val="22"/>
          </w:rPr>
          <w:tab/>
        </w:r>
        <w:r w:rsidR="00167323" w:rsidRPr="00BD37E9">
          <w:rPr>
            <w:rStyle w:val="Hyperlink"/>
            <w:noProof/>
          </w:rPr>
          <w:t>SKSR – Skip Shift Device Control</w:t>
        </w:r>
        <w:r w:rsidR="00167323">
          <w:rPr>
            <w:noProof/>
            <w:webHidden/>
          </w:rPr>
          <w:tab/>
        </w:r>
        <w:r>
          <w:rPr>
            <w:noProof/>
            <w:webHidden/>
          </w:rPr>
          <w:fldChar w:fldCharType="begin"/>
        </w:r>
        <w:r w:rsidR="00167323">
          <w:rPr>
            <w:noProof/>
            <w:webHidden/>
          </w:rPr>
          <w:instrText xml:space="preserve"> PAGEREF _Toc223513388 \h </w:instrText>
        </w:r>
        <w:r>
          <w:rPr>
            <w:noProof/>
            <w:webHidden/>
          </w:rPr>
        </w:r>
        <w:r>
          <w:rPr>
            <w:noProof/>
            <w:webHidden/>
          </w:rPr>
          <w:fldChar w:fldCharType="separate"/>
        </w:r>
        <w:r w:rsidR="00167323">
          <w:rPr>
            <w:noProof/>
            <w:webHidden/>
          </w:rPr>
          <w:t>337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389" w:history="1">
        <w:r w:rsidR="00167323" w:rsidRPr="00BD37E9">
          <w:rPr>
            <w:rStyle w:val="Hyperlink"/>
            <w:noProof/>
          </w:rPr>
          <w:t>5.8.10</w:t>
        </w:r>
        <w:r w:rsidR="00167323">
          <w:rPr>
            <w:rFonts w:asciiTheme="minorHAnsi" w:eastAsiaTheme="minorEastAsia" w:hAnsiTheme="minorHAnsi" w:cstheme="minorBidi"/>
            <w:b w:val="0"/>
            <w:noProof/>
            <w:sz w:val="22"/>
            <w:szCs w:val="22"/>
          </w:rPr>
          <w:tab/>
        </w:r>
        <w:r w:rsidR="00167323" w:rsidRPr="00BD37E9">
          <w:rPr>
            <w:rStyle w:val="Hyperlink"/>
            <w:noProof/>
          </w:rPr>
          <w:t>STRR – Starter Relay Device Control</w:t>
        </w:r>
        <w:r w:rsidR="00167323">
          <w:rPr>
            <w:noProof/>
            <w:webHidden/>
          </w:rPr>
          <w:tab/>
        </w:r>
        <w:r>
          <w:rPr>
            <w:noProof/>
            <w:webHidden/>
          </w:rPr>
          <w:fldChar w:fldCharType="begin"/>
        </w:r>
        <w:r w:rsidR="00167323">
          <w:rPr>
            <w:noProof/>
            <w:webHidden/>
          </w:rPr>
          <w:instrText xml:space="preserve"> PAGEREF _Toc223513389 \h </w:instrText>
        </w:r>
        <w:r>
          <w:rPr>
            <w:noProof/>
            <w:webHidden/>
          </w:rPr>
        </w:r>
        <w:r>
          <w:rPr>
            <w:noProof/>
            <w:webHidden/>
          </w:rPr>
          <w:fldChar w:fldCharType="separate"/>
        </w:r>
        <w:r w:rsidR="00167323">
          <w:rPr>
            <w:noProof/>
            <w:webHidden/>
          </w:rPr>
          <w:t>337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390" w:history="1">
        <w:r w:rsidR="00167323" w:rsidRPr="00BD37E9">
          <w:rPr>
            <w:rStyle w:val="Hyperlink"/>
            <w:noProof/>
          </w:rPr>
          <w:t>5.8.11</w:t>
        </w:r>
        <w:r w:rsidR="00167323">
          <w:rPr>
            <w:rFonts w:asciiTheme="minorHAnsi" w:eastAsiaTheme="minorEastAsia" w:hAnsiTheme="minorHAnsi" w:cstheme="minorBidi"/>
            <w:b w:val="0"/>
            <w:noProof/>
            <w:sz w:val="22"/>
            <w:szCs w:val="22"/>
          </w:rPr>
          <w:tab/>
        </w:r>
        <w:r w:rsidR="00167323" w:rsidRPr="00BD37E9">
          <w:rPr>
            <w:rStyle w:val="Hyperlink"/>
            <w:noProof/>
          </w:rPr>
          <w:t>DFIR – Malfunction Indicator Lamp Device Control</w:t>
        </w:r>
        <w:r w:rsidR="00167323">
          <w:rPr>
            <w:noProof/>
            <w:webHidden/>
          </w:rPr>
          <w:tab/>
        </w:r>
        <w:r>
          <w:rPr>
            <w:noProof/>
            <w:webHidden/>
          </w:rPr>
          <w:fldChar w:fldCharType="begin"/>
        </w:r>
        <w:r w:rsidR="00167323">
          <w:rPr>
            <w:noProof/>
            <w:webHidden/>
          </w:rPr>
          <w:instrText xml:space="preserve"> PAGEREF _Toc223513390 \h </w:instrText>
        </w:r>
        <w:r>
          <w:rPr>
            <w:noProof/>
            <w:webHidden/>
          </w:rPr>
        </w:r>
        <w:r>
          <w:rPr>
            <w:noProof/>
            <w:webHidden/>
          </w:rPr>
          <w:fldChar w:fldCharType="separate"/>
        </w:r>
        <w:r w:rsidR="00167323">
          <w:rPr>
            <w:noProof/>
            <w:webHidden/>
          </w:rPr>
          <w:t>338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391" w:history="1">
        <w:r w:rsidR="00167323" w:rsidRPr="00BD37E9">
          <w:rPr>
            <w:rStyle w:val="Hyperlink"/>
            <w:noProof/>
          </w:rPr>
          <w:t>5.8.12</w:t>
        </w:r>
        <w:r w:rsidR="00167323">
          <w:rPr>
            <w:rFonts w:asciiTheme="minorHAnsi" w:eastAsiaTheme="minorEastAsia" w:hAnsiTheme="minorHAnsi" w:cstheme="minorBidi"/>
            <w:b w:val="0"/>
            <w:noProof/>
            <w:sz w:val="22"/>
            <w:szCs w:val="22"/>
          </w:rPr>
          <w:tab/>
        </w:r>
        <w:r w:rsidR="00167323" w:rsidRPr="00BD37E9">
          <w:rPr>
            <w:rStyle w:val="Hyperlink"/>
            <w:noProof/>
          </w:rPr>
          <w:t>CL2R – Class 2 Learned Source Identifiers Reset Trigger Device Control</w:t>
        </w:r>
        <w:r w:rsidR="00167323">
          <w:rPr>
            <w:noProof/>
            <w:webHidden/>
          </w:rPr>
          <w:tab/>
        </w:r>
        <w:r>
          <w:rPr>
            <w:noProof/>
            <w:webHidden/>
          </w:rPr>
          <w:fldChar w:fldCharType="begin"/>
        </w:r>
        <w:r w:rsidR="00167323">
          <w:rPr>
            <w:noProof/>
            <w:webHidden/>
          </w:rPr>
          <w:instrText xml:space="preserve"> PAGEREF _Toc223513391 \h </w:instrText>
        </w:r>
        <w:r>
          <w:rPr>
            <w:noProof/>
            <w:webHidden/>
          </w:rPr>
        </w:r>
        <w:r>
          <w:rPr>
            <w:noProof/>
            <w:webHidden/>
          </w:rPr>
          <w:fldChar w:fldCharType="separate"/>
        </w:r>
        <w:r w:rsidR="00167323">
          <w:rPr>
            <w:noProof/>
            <w:webHidden/>
          </w:rPr>
          <w:t>338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392" w:history="1">
        <w:r w:rsidR="00167323" w:rsidRPr="00BD37E9">
          <w:rPr>
            <w:rStyle w:val="Hyperlink"/>
            <w:noProof/>
          </w:rPr>
          <w:t>5.8.13</w:t>
        </w:r>
        <w:r w:rsidR="00167323">
          <w:rPr>
            <w:rFonts w:asciiTheme="minorHAnsi" w:eastAsiaTheme="minorEastAsia" w:hAnsiTheme="minorHAnsi" w:cstheme="minorBidi"/>
            <w:b w:val="0"/>
            <w:noProof/>
            <w:sz w:val="22"/>
            <w:szCs w:val="22"/>
          </w:rPr>
          <w:tab/>
        </w:r>
        <w:r w:rsidR="00167323" w:rsidRPr="00BD37E9">
          <w:rPr>
            <w:rStyle w:val="Hyperlink"/>
            <w:noProof/>
          </w:rPr>
          <w:t>FANR – Cooling Fan Relay Driver Device Control</w:t>
        </w:r>
        <w:r w:rsidR="00167323">
          <w:rPr>
            <w:noProof/>
            <w:webHidden/>
          </w:rPr>
          <w:tab/>
        </w:r>
        <w:r>
          <w:rPr>
            <w:noProof/>
            <w:webHidden/>
          </w:rPr>
          <w:fldChar w:fldCharType="begin"/>
        </w:r>
        <w:r w:rsidR="00167323">
          <w:rPr>
            <w:noProof/>
            <w:webHidden/>
          </w:rPr>
          <w:instrText xml:space="preserve"> PAGEREF _Toc223513392 \h </w:instrText>
        </w:r>
        <w:r>
          <w:rPr>
            <w:noProof/>
            <w:webHidden/>
          </w:rPr>
        </w:r>
        <w:r>
          <w:rPr>
            <w:noProof/>
            <w:webHidden/>
          </w:rPr>
          <w:fldChar w:fldCharType="separate"/>
        </w:r>
        <w:r w:rsidR="00167323">
          <w:rPr>
            <w:noProof/>
            <w:webHidden/>
          </w:rPr>
          <w:t>339</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3393" w:history="1">
        <w:r w:rsidR="00167323" w:rsidRPr="00BD37E9">
          <w:rPr>
            <w:rStyle w:val="Hyperlink"/>
            <w:noProof/>
          </w:rPr>
          <w:t>5.9</w:t>
        </w:r>
        <w:r w:rsidR="00167323">
          <w:rPr>
            <w:rFonts w:asciiTheme="minorHAnsi" w:eastAsiaTheme="minorEastAsia" w:hAnsiTheme="minorHAnsi" w:cstheme="minorBidi"/>
            <w:b w:val="0"/>
            <w:noProof/>
            <w:sz w:val="22"/>
            <w:szCs w:val="22"/>
          </w:rPr>
          <w:tab/>
        </w:r>
        <w:r w:rsidR="00167323" w:rsidRPr="00BD37E9">
          <w:rPr>
            <w:rStyle w:val="Hyperlink"/>
            <w:noProof/>
          </w:rPr>
          <w:t>CPID $28</w:t>
        </w:r>
        <w:r w:rsidR="00167323">
          <w:rPr>
            <w:noProof/>
            <w:webHidden/>
          </w:rPr>
          <w:tab/>
        </w:r>
        <w:r>
          <w:rPr>
            <w:noProof/>
            <w:webHidden/>
          </w:rPr>
          <w:fldChar w:fldCharType="begin"/>
        </w:r>
        <w:r w:rsidR="00167323">
          <w:rPr>
            <w:noProof/>
            <w:webHidden/>
          </w:rPr>
          <w:instrText xml:space="preserve"> PAGEREF _Toc223513393 \h </w:instrText>
        </w:r>
        <w:r>
          <w:rPr>
            <w:noProof/>
            <w:webHidden/>
          </w:rPr>
        </w:r>
        <w:r>
          <w:rPr>
            <w:noProof/>
            <w:webHidden/>
          </w:rPr>
          <w:fldChar w:fldCharType="separate"/>
        </w:r>
        <w:r w:rsidR="00167323">
          <w:rPr>
            <w:noProof/>
            <w:webHidden/>
          </w:rPr>
          <w:t>339</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94" w:history="1">
        <w:r w:rsidR="00167323" w:rsidRPr="00BD37E9">
          <w:rPr>
            <w:rStyle w:val="Hyperlink"/>
            <w:noProof/>
          </w:rPr>
          <w:t>5.9.1</w:t>
        </w:r>
        <w:r w:rsidR="00167323">
          <w:rPr>
            <w:rFonts w:asciiTheme="minorHAnsi" w:eastAsiaTheme="minorEastAsia" w:hAnsiTheme="minorHAnsi" w:cstheme="minorBidi"/>
            <w:b w:val="0"/>
            <w:noProof/>
            <w:sz w:val="22"/>
            <w:szCs w:val="22"/>
          </w:rPr>
          <w:tab/>
        </w:r>
        <w:r w:rsidR="00167323" w:rsidRPr="00BD37E9">
          <w:rPr>
            <w:rStyle w:val="Hyperlink"/>
            <w:noProof/>
          </w:rPr>
          <w:t>RBSR – Ignition Off Controller Shutdown Trigger Device Control</w:t>
        </w:r>
        <w:r w:rsidR="00167323">
          <w:rPr>
            <w:noProof/>
            <w:webHidden/>
          </w:rPr>
          <w:tab/>
        </w:r>
        <w:r>
          <w:rPr>
            <w:noProof/>
            <w:webHidden/>
          </w:rPr>
          <w:fldChar w:fldCharType="begin"/>
        </w:r>
        <w:r w:rsidR="00167323">
          <w:rPr>
            <w:noProof/>
            <w:webHidden/>
          </w:rPr>
          <w:instrText xml:space="preserve"> PAGEREF _Toc223513394 \h </w:instrText>
        </w:r>
        <w:r>
          <w:rPr>
            <w:noProof/>
            <w:webHidden/>
          </w:rPr>
        </w:r>
        <w:r>
          <w:rPr>
            <w:noProof/>
            <w:webHidden/>
          </w:rPr>
          <w:fldChar w:fldCharType="separate"/>
        </w:r>
        <w:r w:rsidR="00167323">
          <w:rPr>
            <w:noProof/>
            <w:webHidden/>
          </w:rPr>
          <w:t>340</w:t>
        </w:r>
        <w:r>
          <w:rPr>
            <w:noProof/>
            <w:webHidden/>
          </w:rPr>
          <w:fldChar w:fldCharType="end"/>
        </w:r>
      </w:hyperlink>
    </w:p>
    <w:p w:rsidR="00167323" w:rsidRDefault="00C03484">
      <w:pPr>
        <w:pStyle w:val="TOC3"/>
        <w:tabs>
          <w:tab w:val="left" w:pos="994"/>
        </w:tabs>
        <w:rPr>
          <w:rFonts w:asciiTheme="minorHAnsi" w:eastAsiaTheme="minorEastAsia" w:hAnsiTheme="minorHAnsi" w:cstheme="minorBidi"/>
          <w:b w:val="0"/>
          <w:noProof/>
          <w:sz w:val="22"/>
          <w:szCs w:val="22"/>
        </w:rPr>
      </w:pPr>
      <w:hyperlink w:anchor="_Toc223513395" w:history="1">
        <w:r w:rsidR="00167323" w:rsidRPr="00BD37E9">
          <w:rPr>
            <w:rStyle w:val="Hyperlink"/>
            <w:noProof/>
          </w:rPr>
          <w:t>5.9.2</w:t>
        </w:r>
        <w:r w:rsidR="00167323">
          <w:rPr>
            <w:rFonts w:asciiTheme="minorHAnsi" w:eastAsiaTheme="minorEastAsia" w:hAnsiTheme="minorHAnsi" w:cstheme="minorBidi"/>
            <w:b w:val="0"/>
            <w:noProof/>
            <w:sz w:val="22"/>
            <w:szCs w:val="22"/>
          </w:rPr>
          <w:tab/>
        </w:r>
        <w:r w:rsidR="00167323" w:rsidRPr="00BD37E9">
          <w:rPr>
            <w:rStyle w:val="Hyperlink"/>
            <w:noProof/>
          </w:rPr>
          <w:t>RBSR – Immediate Controller Shutdown Trigger Device Control</w:t>
        </w:r>
        <w:r w:rsidR="00167323">
          <w:rPr>
            <w:noProof/>
            <w:webHidden/>
          </w:rPr>
          <w:tab/>
        </w:r>
        <w:r>
          <w:rPr>
            <w:noProof/>
            <w:webHidden/>
          </w:rPr>
          <w:fldChar w:fldCharType="begin"/>
        </w:r>
        <w:r w:rsidR="00167323">
          <w:rPr>
            <w:noProof/>
            <w:webHidden/>
          </w:rPr>
          <w:instrText xml:space="preserve"> PAGEREF _Toc223513395 \h </w:instrText>
        </w:r>
        <w:r>
          <w:rPr>
            <w:noProof/>
            <w:webHidden/>
          </w:rPr>
        </w:r>
        <w:r>
          <w:rPr>
            <w:noProof/>
            <w:webHidden/>
          </w:rPr>
          <w:fldChar w:fldCharType="separate"/>
        </w:r>
        <w:r w:rsidR="00167323">
          <w:rPr>
            <w:noProof/>
            <w:webHidden/>
          </w:rPr>
          <w:t>341</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3396" w:history="1">
        <w:r w:rsidR="00167323" w:rsidRPr="00BD37E9">
          <w:rPr>
            <w:rStyle w:val="Hyperlink"/>
            <w:noProof/>
          </w:rPr>
          <w:t>5.10</w:t>
        </w:r>
        <w:r w:rsidR="00167323">
          <w:rPr>
            <w:rFonts w:asciiTheme="minorHAnsi" w:eastAsiaTheme="minorEastAsia" w:hAnsiTheme="minorHAnsi" w:cstheme="minorBidi"/>
            <w:b w:val="0"/>
            <w:noProof/>
            <w:sz w:val="22"/>
            <w:szCs w:val="22"/>
          </w:rPr>
          <w:tab/>
        </w:r>
        <w:r w:rsidR="00167323" w:rsidRPr="00BD37E9">
          <w:rPr>
            <w:rStyle w:val="Hyperlink"/>
            <w:noProof/>
          </w:rPr>
          <w:t>CPID $30</w:t>
        </w:r>
        <w:r w:rsidR="00167323">
          <w:rPr>
            <w:noProof/>
            <w:webHidden/>
          </w:rPr>
          <w:tab/>
        </w:r>
        <w:r>
          <w:rPr>
            <w:noProof/>
            <w:webHidden/>
          </w:rPr>
          <w:fldChar w:fldCharType="begin"/>
        </w:r>
        <w:r w:rsidR="00167323">
          <w:rPr>
            <w:noProof/>
            <w:webHidden/>
          </w:rPr>
          <w:instrText xml:space="preserve"> PAGEREF _Toc223513396 \h </w:instrText>
        </w:r>
        <w:r>
          <w:rPr>
            <w:noProof/>
            <w:webHidden/>
          </w:rPr>
        </w:r>
        <w:r>
          <w:rPr>
            <w:noProof/>
            <w:webHidden/>
          </w:rPr>
          <w:fldChar w:fldCharType="separate"/>
        </w:r>
        <w:r w:rsidR="00167323">
          <w:rPr>
            <w:noProof/>
            <w:webHidden/>
          </w:rPr>
          <w:t>341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397" w:history="1">
        <w:r w:rsidR="00167323" w:rsidRPr="00BD37E9">
          <w:rPr>
            <w:rStyle w:val="Hyperlink"/>
            <w:noProof/>
          </w:rPr>
          <w:t>5.10.1</w:t>
        </w:r>
        <w:r w:rsidR="00167323">
          <w:rPr>
            <w:rFonts w:asciiTheme="minorHAnsi" w:eastAsiaTheme="minorEastAsia" w:hAnsiTheme="minorHAnsi" w:cstheme="minorBidi"/>
            <w:b w:val="0"/>
            <w:noProof/>
            <w:sz w:val="22"/>
            <w:szCs w:val="22"/>
          </w:rPr>
          <w:tab/>
        </w:r>
        <w:r w:rsidR="00167323" w:rsidRPr="00BD37E9">
          <w:rPr>
            <w:rStyle w:val="Hyperlink"/>
            <w:noProof/>
          </w:rPr>
          <w:t>D32R – Transmission 32 Downshift Device Control</w:t>
        </w:r>
        <w:r w:rsidR="00167323">
          <w:rPr>
            <w:noProof/>
            <w:webHidden/>
          </w:rPr>
          <w:tab/>
        </w:r>
        <w:r>
          <w:rPr>
            <w:noProof/>
            <w:webHidden/>
          </w:rPr>
          <w:fldChar w:fldCharType="begin"/>
        </w:r>
        <w:r w:rsidR="00167323">
          <w:rPr>
            <w:noProof/>
            <w:webHidden/>
          </w:rPr>
          <w:instrText xml:space="preserve"> PAGEREF _Toc223513397 \h </w:instrText>
        </w:r>
        <w:r>
          <w:rPr>
            <w:noProof/>
            <w:webHidden/>
          </w:rPr>
        </w:r>
        <w:r>
          <w:rPr>
            <w:noProof/>
            <w:webHidden/>
          </w:rPr>
          <w:fldChar w:fldCharType="separate"/>
        </w:r>
        <w:r w:rsidR="00167323">
          <w:rPr>
            <w:noProof/>
            <w:webHidden/>
          </w:rPr>
          <w:t>341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398" w:history="1">
        <w:r w:rsidR="00167323" w:rsidRPr="00BD37E9">
          <w:rPr>
            <w:rStyle w:val="Hyperlink"/>
            <w:noProof/>
          </w:rPr>
          <w:t>5.10.2</w:t>
        </w:r>
        <w:r w:rsidR="00167323">
          <w:rPr>
            <w:rFonts w:asciiTheme="minorHAnsi" w:eastAsiaTheme="minorEastAsia" w:hAnsiTheme="minorHAnsi" w:cstheme="minorBidi"/>
            <w:b w:val="0"/>
            <w:noProof/>
            <w:sz w:val="22"/>
            <w:szCs w:val="22"/>
          </w:rPr>
          <w:tab/>
        </w:r>
        <w:r w:rsidR="00167323" w:rsidRPr="00BD37E9">
          <w:rPr>
            <w:rStyle w:val="Hyperlink"/>
            <w:noProof/>
          </w:rPr>
          <w:t>HSDR – Transmission High Side Driver 1 Device Control</w:t>
        </w:r>
        <w:r w:rsidR="00167323">
          <w:rPr>
            <w:noProof/>
            <w:webHidden/>
          </w:rPr>
          <w:tab/>
        </w:r>
        <w:r>
          <w:rPr>
            <w:noProof/>
            <w:webHidden/>
          </w:rPr>
          <w:fldChar w:fldCharType="begin"/>
        </w:r>
        <w:r w:rsidR="00167323">
          <w:rPr>
            <w:noProof/>
            <w:webHidden/>
          </w:rPr>
          <w:instrText xml:space="preserve"> PAGEREF _Toc223513398 \h </w:instrText>
        </w:r>
        <w:r>
          <w:rPr>
            <w:noProof/>
            <w:webHidden/>
          </w:rPr>
        </w:r>
        <w:r>
          <w:rPr>
            <w:noProof/>
            <w:webHidden/>
          </w:rPr>
          <w:fldChar w:fldCharType="separate"/>
        </w:r>
        <w:r w:rsidR="00167323">
          <w:rPr>
            <w:noProof/>
            <w:webHidden/>
          </w:rPr>
          <w:t>342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399" w:history="1">
        <w:r w:rsidR="00167323" w:rsidRPr="00BD37E9">
          <w:rPr>
            <w:rStyle w:val="Hyperlink"/>
            <w:noProof/>
          </w:rPr>
          <w:t>5.10.3</w:t>
        </w:r>
        <w:r w:rsidR="00167323">
          <w:rPr>
            <w:rFonts w:asciiTheme="minorHAnsi" w:eastAsiaTheme="minorEastAsia" w:hAnsiTheme="minorHAnsi" w:cstheme="minorBidi"/>
            <w:b w:val="0"/>
            <w:noProof/>
            <w:sz w:val="22"/>
            <w:szCs w:val="22"/>
          </w:rPr>
          <w:tab/>
        </w:r>
        <w:r w:rsidR="00167323" w:rsidRPr="00BD37E9">
          <w:rPr>
            <w:rStyle w:val="Hyperlink"/>
            <w:noProof/>
          </w:rPr>
          <w:t>HSDR – Transmission High Side Driver 2 Device Control</w:t>
        </w:r>
        <w:r w:rsidR="00167323">
          <w:rPr>
            <w:noProof/>
            <w:webHidden/>
          </w:rPr>
          <w:tab/>
        </w:r>
        <w:r>
          <w:rPr>
            <w:noProof/>
            <w:webHidden/>
          </w:rPr>
          <w:fldChar w:fldCharType="begin"/>
        </w:r>
        <w:r w:rsidR="00167323">
          <w:rPr>
            <w:noProof/>
            <w:webHidden/>
          </w:rPr>
          <w:instrText xml:space="preserve"> PAGEREF _Toc223513399 \h </w:instrText>
        </w:r>
        <w:r>
          <w:rPr>
            <w:noProof/>
            <w:webHidden/>
          </w:rPr>
        </w:r>
        <w:r>
          <w:rPr>
            <w:noProof/>
            <w:webHidden/>
          </w:rPr>
          <w:fldChar w:fldCharType="separate"/>
        </w:r>
        <w:r w:rsidR="00167323">
          <w:rPr>
            <w:noProof/>
            <w:webHidden/>
          </w:rPr>
          <w:t>342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00" w:history="1">
        <w:r w:rsidR="00167323" w:rsidRPr="00BD37E9">
          <w:rPr>
            <w:rStyle w:val="Hyperlink"/>
            <w:noProof/>
          </w:rPr>
          <w:t>5.10.4</w:t>
        </w:r>
        <w:r w:rsidR="00167323">
          <w:rPr>
            <w:rFonts w:asciiTheme="minorHAnsi" w:eastAsiaTheme="minorEastAsia" w:hAnsiTheme="minorHAnsi" w:cstheme="minorBidi"/>
            <w:b w:val="0"/>
            <w:noProof/>
            <w:sz w:val="22"/>
            <w:szCs w:val="22"/>
          </w:rPr>
          <w:tab/>
        </w:r>
        <w:r w:rsidR="00167323" w:rsidRPr="00BD37E9">
          <w:rPr>
            <w:rStyle w:val="Hyperlink"/>
            <w:noProof/>
          </w:rPr>
          <w:t>PTBR – Powertrain Braking Device Control</w:t>
        </w:r>
        <w:r w:rsidR="00167323">
          <w:rPr>
            <w:noProof/>
            <w:webHidden/>
          </w:rPr>
          <w:tab/>
        </w:r>
        <w:r>
          <w:rPr>
            <w:noProof/>
            <w:webHidden/>
          </w:rPr>
          <w:fldChar w:fldCharType="begin"/>
        </w:r>
        <w:r w:rsidR="00167323">
          <w:rPr>
            <w:noProof/>
            <w:webHidden/>
          </w:rPr>
          <w:instrText xml:space="preserve"> PAGEREF _Toc223513400 \h </w:instrText>
        </w:r>
        <w:r>
          <w:rPr>
            <w:noProof/>
            <w:webHidden/>
          </w:rPr>
        </w:r>
        <w:r>
          <w:rPr>
            <w:noProof/>
            <w:webHidden/>
          </w:rPr>
          <w:fldChar w:fldCharType="separate"/>
        </w:r>
        <w:r w:rsidR="00167323">
          <w:rPr>
            <w:noProof/>
            <w:webHidden/>
          </w:rPr>
          <w:t>343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01" w:history="1">
        <w:r w:rsidR="00167323" w:rsidRPr="00BD37E9">
          <w:rPr>
            <w:rStyle w:val="Hyperlink"/>
            <w:noProof/>
          </w:rPr>
          <w:t>5.10.5</w:t>
        </w:r>
        <w:r w:rsidR="00167323">
          <w:rPr>
            <w:rFonts w:asciiTheme="minorHAnsi" w:eastAsiaTheme="minorEastAsia" w:hAnsiTheme="minorHAnsi" w:cstheme="minorBidi"/>
            <w:b w:val="0"/>
            <w:noProof/>
            <w:sz w:val="22"/>
            <w:szCs w:val="22"/>
          </w:rPr>
          <w:tab/>
        </w:r>
        <w:r w:rsidR="00167323" w:rsidRPr="00BD37E9">
          <w:rPr>
            <w:rStyle w:val="Hyperlink"/>
            <w:noProof/>
          </w:rPr>
          <w:t>TCCR/RSCR – Torque Converter Clutch System Device Control</w:t>
        </w:r>
        <w:r w:rsidR="00167323">
          <w:rPr>
            <w:noProof/>
            <w:webHidden/>
          </w:rPr>
          <w:tab/>
        </w:r>
        <w:r>
          <w:rPr>
            <w:noProof/>
            <w:webHidden/>
          </w:rPr>
          <w:fldChar w:fldCharType="begin"/>
        </w:r>
        <w:r w:rsidR="00167323">
          <w:rPr>
            <w:noProof/>
            <w:webHidden/>
          </w:rPr>
          <w:instrText xml:space="preserve"> PAGEREF _Toc223513401 \h </w:instrText>
        </w:r>
        <w:r>
          <w:rPr>
            <w:noProof/>
            <w:webHidden/>
          </w:rPr>
        </w:r>
        <w:r>
          <w:rPr>
            <w:noProof/>
            <w:webHidden/>
          </w:rPr>
          <w:fldChar w:fldCharType="separate"/>
        </w:r>
        <w:r w:rsidR="00167323">
          <w:rPr>
            <w:noProof/>
            <w:webHidden/>
          </w:rPr>
          <w:t>343</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02" w:history="1">
        <w:r w:rsidR="00167323" w:rsidRPr="00BD37E9">
          <w:rPr>
            <w:rStyle w:val="Hyperlink"/>
            <w:noProof/>
          </w:rPr>
          <w:t>5.10.6</w:t>
        </w:r>
        <w:r w:rsidR="00167323">
          <w:rPr>
            <w:rFonts w:asciiTheme="minorHAnsi" w:eastAsiaTheme="minorEastAsia" w:hAnsiTheme="minorHAnsi" w:cstheme="minorBidi"/>
            <w:b w:val="0"/>
            <w:noProof/>
            <w:sz w:val="22"/>
            <w:szCs w:val="22"/>
          </w:rPr>
          <w:tab/>
        </w:r>
        <w:r w:rsidR="00167323" w:rsidRPr="00BD37E9">
          <w:rPr>
            <w:rStyle w:val="Hyperlink"/>
            <w:noProof/>
          </w:rPr>
          <w:t>TPCR – Transmission Line Pressure Current Device Control</w:t>
        </w:r>
        <w:r w:rsidR="00167323">
          <w:rPr>
            <w:noProof/>
            <w:webHidden/>
          </w:rPr>
          <w:tab/>
        </w:r>
        <w:r>
          <w:rPr>
            <w:noProof/>
            <w:webHidden/>
          </w:rPr>
          <w:fldChar w:fldCharType="begin"/>
        </w:r>
        <w:r w:rsidR="00167323">
          <w:rPr>
            <w:noProof/>
            <w:webHidden/>
          </w:rPr>
          <w:instrText xml:space="preserve"> PAGEREF _Toc223513402 \h </w:instrText>
        </w:r>
        <w:r>
          <w:rPr>
            <w:noProof/>
            <w:webHidden/>
          </w:rPr>
        </w:r>
        <w:r>
          <w:rPr>
            <w:noProof/>
            <w:webHidden/>
          </w:rPr>
          <w:fldChar w:fldCharType="separate"/>
        </w:r>
        <w:r w:rsidR="00167323">
          <w:rPr>
            <w:noProof/>
            <w:webHidden/>
          </w:rPr>
          <w:t>344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03" w:history="1">
        <w:r w:rsidR="00167323" w:rsidRPr="00BD37E9">
          <w:rPr>
            <w:rStyle w:val="Hyperlink"/>
            <w:noProof/>
          </w:rPr>
          <w:t>5.10.7</w:t>
        </w:r>
        <w:r w:rsidR="00167323">
          <w:rPr>
            <w:rFonts w:asciiTheme="minorHAnsi" w:eastAsiaTheme="minorEastAsia" w:hAnsiTheme="minorHAnsi" w:cstheme="minorBidi"/>
            <w:b w:val="0"/>
            <w:noProof/>
            <w:sz w:val="22"/>
            <w:szCs w:val="22"/>
          </w:rPr>
          <w:tab/>
        </w:r>
        <w:r w:rsidR="00167323" w:rsidRPr="00BD37E9">
          <w:rPr>
            <w:rStyle w:val="Hyperlink"/>
            <w:noProof/>
          </w:rPr>
          <w:t>AWDR – All Wheel Drive Solenoid Device Control</w:t>
        </w:r>
        <w:r w:rsidR="00167323">
          <w:rPr>
            <w:noProof/>
            <w:webHidden/>
          </w:rPr>
          <w:tab/>
        </w:r>
        <w:r>
          <w:rPr>
            <w:noProof/>
            <w:webHidden/>
          </w:rPr>
          <w:fldChar w:fldCharType="begin"/>
        </w:r>
        <w:r w:rsidR="00167323">
          <w:rPr>
            <w:noProof/>
            <w:webHidden/>
          </w:rPr>
          <w:instrText xml:space="preserve"> PAGEREF _Toc223513403 \h </w:instrText>
        </w:r>
        <w:r>
          <w:rPr>
            <w:noProof/>
            <w:webHidden/>
          </w:rPr>
        </w:r>
        <w:r>
          <w:rPr>
            <w:noProof/>
            <w:webHidden/>
          </w:rPr>
          <w:fldChar w:fldCharType="separate"/>
        </w:r>
        <w:r w:rsidR="00167323">
          <w:rPr>
            <w:noProof/>
            <w:webHidden/>
          </w:rPr>
          <w:t>345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04" w:history="1">
        <w:r w:rsidR="00167323" w:rsidRPr="00BD37E9">
          <w:rPr>
            <w:rStyle w:val="Hyperlink"/>
            <w:noProof/>
          </w:rPr>
          <w:t>5.10.8</w:t>
        </w:r>
        <w:r w:rsidR="00167323">
          <w:rPr>
            <w:rFonts w:asciiTheme="minorHAnsi" w:eastAsiaTheme="minorEastAsia" w:hAnsiTheme="minorHAnsi" w:cstheme="minorBidi"/>
            <w:b w:val="0"/>
            <w:noProof/>
            <w:sz w:val="22"/>
            <w:szCs w:val="22"/>
          </w:rPr>
          <w:tab/>
        </w:r>
        <w:r w:rsidR="00167323" w:rsidRPr="00BD37E9">
          <w:rPr>
            <w:rStyle w:val="Hyperlink"/>
            <w:noProof/>
          </w:rPr>
          <w:t>SHPR – Transmission Commanded Gear Device Control</w:t>
        </w:r>
        <w:r w:rsidR="00167323">
          <w:rPr>
            <w:noProof/>
            <w:webHidden/>
          </w:rPr>
          <w:tab/>
        </w:r>
        <w:r>
          <w:rPr>
            <w:noProof/>
            <w:webHidden/>
          </w:rPr>
          <w:fldChar w:fldCharType="begin"/>
        </w:r>
        <w:r w:rsidR="00167323">
          <w:rPr>
            <w:noProof/>
            <w:webHidden/>
          </w:rPr>
          <w:instrText xml:space="preserve"> PAGEREF _Toc223513404 \h </w:instrText>
        </w:r>
        <w:r>
          <w:rPr>
            <w:noProof/>
            <w:webHidden/>
          </w:rPr>
        </w:r>
        <w:r>
          <w:rPr>
            <w:noProof/>
            <w:webHidden/>
          </w:rPr>
          <w:fldChar w:fldCharType="separate"/>
        </w:r>
        <w:r w:rsidR="00167323">
          <w:rPr>
            <w:noProof/>
            <w:webHidden/>
          </w:rPr>
          <w:t>345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05" w:history="1">
        <w:r w:rsidR="00167323" w:rsidRPr="00BD37E9">
          <w:rPr>
            <w:rStyle w:val="Hyperlink"/>
            <w:noProof/>
          </w:rPr>
          <w:t>5.10.9</w:t>
        </w:r>
        <w:r w:rsidR="00167323">
          <w:rPr>
            <w:rFonts w:asciiTheme="minorHAnsi" w:eastAsiaTheme="minorEastAsia" w:hAnsiTheme="minorHAnsi" w:cstheme="minorBidi"/>
            <w:b w:val="0"/>
            <w:noProof/>
            <w:sz w:val="22"/>
            <w:szCs w:val="22"/>
          </w:rPr>
          <w:tab/>
        </w:r>
        <w:r w:rsidR="00167323" w:rsidRPr="00BD37E9">
          <w:rPr>
            <w:rStyle w:val="Hyperlink"/>
            <w:noProof/>
          </w:rPr>
          <w:t>RSCR / SPRR - Transmission Adapts Preset Trigger Device Control</w:t>
        </w:r>
        <w:r w:rsidR="00167323">
          <w:rPr>
            <w:noProof/>
            <w:webHidden/>
          </w:rPr>
          <w:tab/>
        </w:r>
        <w:r>
          <w:rPr>
            <w:noProof/>
            <w:webHidden/>
          </w:rPr>
          <w:fldChar w:fldCharType="begin"/>
        </w:r>
        <w:r w:rsidR="00167323">
          <w:rPr>
            <w:noProof/>
            <w:webHidden/>
          </w:rPr>
          <w:instrText xml:space="preserve"> PAGEREF _Toc223513405 \h </w:instrText>
        </w:r>
        <w:r>
          <w:rPr>
            <w:noProof/>
            <w:webHidden/>
          </w:rPr>
        </w:r>
        <w:r>
          <w:rPr>
            <w:noProof/>
            <w:webHidden/>
          </w:rPr>
          <w:fldChar w:fldCharType="separate"/>
        </w:r>
        <w:r w:rsidR="00167323">
          <w:rPr>
            <w:noProof/>
            <w:webHidden/>
          </w:rPr>
          <w:t>346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06" w:history="1">
        <w:r w:rsidR="00167323" w:rsidRPr="00BD37E9">
          <w:rPr>
            <w:rStyle w:val="Hyperlink"/>
            <w:noProof/>
          </w:rPr>
          <w:t>5.10.10</w:t>
        </w:r>
        <w:r w:rsidR="00167323">
          <w:rPr>
            <w:rFonts w:asciiTheme="minorHAnsi" w:eastAsiaTheme="minorEastAsia" w:hAnsiTheme="minorHAnsi" w:cstheme="minorBidi"/>
            <w:b w:val="0"/>
            <w:noProof/>
            <w:sz w:val="22"/>
            <w:szCs w:val="22"/>
          </w:rPr>
          <w:tab/>
        </w:r>
        <w:r w:rsidR="00167323" w:rsidRPr="00BD37E9">
          <w:rPr>
            <w:rStyle w:val="Hyperlink"/>
            <w:noProof/>
          </w:rPr>
          <w:t>RSSR - Transmission Fast Adapts Reset Trigger Device Control</w:t>
        </w:r>
        <w:r w:rsidR="00167323">
          <w:rPr>
            <w:noProof/>
            <w:webHidden/>
          </w:rPr>
          <w:tab/>
        </w:r>
        <w:r>
          <w:rPr>
            <w:noProof/>
            <w:webHidden/>
          </w:rPr>
          <w:fldChar w:fldCharType="begin"/>
        </w:r>
        <w:r w:rsidR="00167323">
          <w:rPr>
            <w:noProof/>
            <w:webHidden/>
          </w:rPr>
          <w:instrText xml:space="preserve"> PAGEREF _Toc223513406 \h </w:instrText>
        </w:r>
        <w:r>
          <w:rPr>
            <w:noProof/>
            <w:webHidden/>
          </w:rPr>
        </w:r>
        <w:r>
          <w:rPr>
            <w:noProof/>
            <w:webHidden/>
          </w:rPr>
          <w:fldChar w:fldCharType="separate"/>
        </w:r>
        <w:r w:rsidR="00167323">
          <w:rPr>
            <w:noProof/>
            <w:webHidden/>
          </w:rPr>
          <w:t>346</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07" w:history="1">
        <w:r w:rsidR="00167323" w:rsidRPr="00BD37E9">
          <w:rPr>
            <w:rStyle w:val="Hyperlink"/>
            <w:noProof/>
          </w:rPr>
          <w:t>5.10.11</w:t>
        </w:r>
        <w:r w:rsidR="00167323">
          <w:rPr>
            <w:rFonts w:asciiTheme="minorHAnsi" w:eastAsiaTheme="minorEastAsia" w:hAnsiTheme="minorHAnsi" w:cstheme="minorBidi"/>
            <w:b w:val="0"/>
            <w:noProof/>
            <w:sz w:val="22"/>
            <w:szCs w:val="22"/>
          </w:rPr>
          <w:tab/>
        </w:r>
        <w:r w:rsidR="00167323" w:rsidRPr="00BD37E9">
          <w:rPr>
            <w:rStyle w:val="Hyperlink"/>
            <w:noProof/>
          </w:rPr>
          <w:t>TRNR - Transmission Adapts Reset Trigger Device Control</w:t>
        </w:r>
        <w:r w:rsidR="00167323">
          <w:rPr>
            <w:noProof/>
            <w:webHidden/>
          </w:rPr>
          <w:tab/>
        </w:r>
        <w:r>
          <w:rPr>
            <w:noProof/>
            <w:webHidden/>
          </w:rPr>
          <w:fldChar w:fldCharType="begin"/>
        </w:r>
        <w:r w:rsidR="00167323">
          <w:rPr>
            <w:noProof/>
            <w:webHidden/>
          </w:rPr>
          <w:instrText xml:space="preserve"> PAGEREF _Toc223513407 \h </w:instrText>
        </w:r>
        <w:r>
          <w:rPr>
            <w:noProof/>
            <w:webHidden/>
          </w:rPr>
        </w:r>
        <w:r>
          <w:rPr>
            <w:noProof/>
            <w:webHidden/>
          </w:rPr>
          <w:fldChar w:fldCharType="separate"/>
        </w:r>
        <w:r w:rsidR="00167323">
          <w:rPr>
            <w:noProof/>
            <w:webHidden/>
          </w:rPr>
          <w:t>347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08" w:history="1">
        <w:r w:rsidR="00167323" w:rsidRPr="00BD37E9">
          <w:rPr>
            <w:rStyle w:val="Hyperlink"/>
            <w:noProof/>
          </w:rPr>
          <w:t>5.10.12</w:t>
        </w:r>
        <w:r w:rsidR="00167323">
          <w:rPr>
            <w:rFonts w:asciiTheme="minorHAnsi" w:eastAsiaTheme="minorEastAsia" w:hAnsiTheme="minorHAnsi" w:cstheme="minorBidi"/>
            <w:b w:val="0"/>
            <w:noProof/>
            <w:sz w:val="22"/>
            <w:szCs w:val="22"/>
          </w:rPr>
          <w:tab/>
        </w:r>
        <w:r w:rsidR="00167323" w:rsidRPr="00BD37E9">
          <w:rPr>
            <w:rStyle w:val="Hyperlink"/>
            <w:noProof/>
          </w:rPr>
          <w:t>RSCR – Transmission Fast Learn Trigger</w:t>
        </w:r>
        <w:r w:rsidR="00167323">
          <w:rPr>
            <w:noProof/>
            <w:webHidden/>
          </w:rPr>
          <w:tab/>
        </w:r>
        <w:r>
          <w:rPr>
            <w:noProof/>
            <w:webHidden/>
          </w:rPr>
          <w:fldChar w:fldCharType="begin"/>
        </w:r>
        <w:r w:rsidR="00167323">
          <w:rPr>
            <w:noProof/>
            <w:webHidden/>
          </w:rPr>
          <w:instrText xml:space="preserve"> PAGEREF _Toc223513408 \h </w:instrText>
        </w:r>
        <w:r>
          <w:rPr>
            <w:noProof/>
            <w:webHidden/>
          </w:rPr>
        </w:r>
        <w:r>
          <w:rPr>
            <w:noProof/>
            <w:webHidden/>
          </w:rPr>
          <w:fldChar w:fldCharType="separate"/>
        </w:r>
        <w:r w:rsidR="00167323">
          <w:rPr>
            <w:noProof/>
            <w:webHidden/>
          </w:rPr>
          <w:t>347</w:t>
        </w:r>
        <w:r>
          <w:rPr>
            <w:noProof/>
            <w:webHidden/>
          </w:rPr>
          <w:fldChar w:fldCharType="end"/>
        </w:r>
      </w:hyperlink>
    </w:p>
    <w:p w:rsidR="00167323" w:rsidRDefault="00C03484">
      <w:pPr>
        <w:pStyle w:val="TOC4"/>
        <w:tabs>
          <w:tab w:val="left" w:pos="1523"/>
        </w:tabs>
        <w:rPr>
          <w:rFonts w:asciiTheme="minorHAnsi" w:eastAsiaTheme="minorEastAsia" w:hAnsiTheme="minorHAnsi" w:cstheme="minorBidi"/>
          <w:b w:val="0"/>
          <w:noProof/>
          <w:sz w:val="22"/>
          <w:szCs w:val="22"/>
        </w:rPr>
      </w:pPr>
      <w:hyperlink w:anchor="_Toc223513409" w:history="1">
        <w:r w:rsidR="00167323" w:rsidRPr="00BD37E9">
          <w:rPr>
            <w:rStyle w:val="Hyperlink"/>
            <w:noProof/>
          </w:rPr>
          <w:t>5.10.12.1</w:t>
        </w:r>
        <w:r w:rsidR="00167323">
          <w:rPr>
            <w:rFonts w:asciiTheme="minorHAnsi" w:eastAsiaTheme="minorEastAsia" w:hAnsiTheme="minorHAnsi" w:cstheme="minorBidi"/>
            <w:b w:val="0"/>
            <w:noProof/>
            <w:sz w:val="22"/>
            <w:szCs w:val="22"/>
          </w:rPr>
          <w:tab/>
        </w:r>
        <w:r w:rsidR="00167323" w:rsidRPr="00BD37E9">
          <w:rPr>
            <w:rStyle w:val="Hyperlink"/>
            <w:noProof/>
          </w:rPr>
          <w:t>Transmission Fast Learn Trigger for Service</w:t>
        </w:r>
        <w:r w:rsidR="00167323">
          <w:rPr>
            <w:noProof/>
            <w:webHidden/>
          </w:rPr>
          <w:tab/>
        </w:r>
        <w:r>
          <w:rPr>
            <w:noProof/>
            <w:webHidden/>
          </w:rPr>
          <w:fldChar w:fldCharType="begin"/>
        </w:r>
        <w:r w:rsidR="00167323">
          <w:rPr>
            <w:noProof/>
            <w:webHidden/>
          </w:rPr>
          <w:instrText xml:space="preserve"> PAGEREF _Toc223513409 \h </w:instrText>
        </w:r>
        <w:r>
          <w:rPr>
            <w:noProof/>
            <w:webHidden/>
          </w:rPr>
        </w:r>
        <w:r>
          <w:rPr>
            <w:noProof/>
            <w:webHidden/>
          </w:rPr>
          <w:fldChar w:fldCharType="separate"/>
        </w:r>
        <w:r w:rsidR="00167323">
          <w:rPr>
            <w:noProof/>
            <w:webHidden/>
          </w:rPr>
          <w:t>347</w:t>
        </w:r>
        <w:r>
          <w:rPr>
            <w:noProof/>
            <w:webHidden/>
          </w:rPr>
          <w:fldChar w:fldCharType="end"/>
        </w:r>
      </w:hyperlink>
    </w:p>
    <w:p w:rsidR="00167323" w:rsidRDefault="00C03484">
      <w:pPr>
        <w:pStyle w:val="TOC4"/>
        <w:tabs>
          <w:tab w:val="left" w:pos="1523"/>
        </w:tabs>
        <w:rPr>
          <w:rFonts w:asciiTheme="minorHAnsi" w:eastAsiaTheme="minorEastAsia" w:hAnsiTheme="minorHAnsi" w:cstheme="minorBidi"/>
          <w:b w:val="0"/>
          <w:noProof/>
          <w:sz w:val="22"/>
          <w:szCs w:val="22"/>
        </w:rPr>
      </w:pPr>
      <w:hyperlink w:anchor="_Toc223513410" w:history="1">
        <w:r w:rsidR="00167323" w:rsidRPr="00BD37E9">
          <w:rPr>
            <w:rStyle w:val="Hyperlink"/>
            <w:noProof/>
          </w:rPr>
          <w:t>5.10.12.2</w:t>
        </w:r>
        <w:r w:rsidR="00167323">
          <w:rPr>
            <w:rFonts w:asciiTheme="minorHAnsi" w:eastAsiaTheme="minorEastAsia" w:hAnsiTheme="minorHAnsi" w:cstheme="minorBidi"/>
            <w:b w:val="0"/>
            <w:noProof/>
            <w:sz w:val="22"/>
            <w:szCs w:val="22"/>
          </w:rPr>
          <w:tab/>
        </w:r>
        <w:r w:rsidR="00167323" w:rsidRPr="00BD37E9">
          <w:rPr>
            <w:rStyle w:val="Hyperlink"/>
            <w:noProof/>
          </w:rPr>
          <w:t>Transmission Fast Learn Trigger for Assembly Plant</w:t>
        </w:r>
        <w:r w:rsidR="00167323">
          <w:rPr>
            <w:noProof/>
            <w:webHidden/>
          </w:rPr>
          <w:tab/>
        </w:r>
        <w:r>
          <w:rPr>
            <w:noProof/>
            <w:webHidden/>
          </w:rPr>
          <w:fldChar w:fldCharType="begin"/>
        </w:r>
        <w:r w:rsidR="00167323">
          <w:rPr>
            <w:noProof/>
            <w:webHidden/>
          </w:rPr>
          <w:instrText xml:space="preserve"> PAGEREF _Toc223513410 \h </w:instrText>
        </w:r>
        <w:r>
          <w:rPr>
            <w:noProof/>
            <w:webHidden/>
          </w:rPr>
        </w:r>
        <w:r>
          <w:rPr>
            <w:noProof/>
            <w:webHidden/>
          </w:rPr>
          <w:fldChar w:fldCharType="separate"/>
        </w:r>
        <w:r w:rsidR="00167323">
          <w:rPr>
            <w:noProof/>
            <w:webHidden/>
          </w:rPr>
          <w:t>348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11" w:history="1">
        <w:r w:rsidR="00167323" w:rsidRPr="00BD37E9">
          <w:rPr>
            <w:rStyle w:val="Hyperlink"/>
            <w:noProof/>
          </w:rPr>
          <w:t>5.10.13</w:t>
        </w:r>
        <w:r w:rsidR="00167323">
          <w:rPr>
            <w:rFonts w:asciiTheme="minorHAnsi" w:eastAsiaTheme="minorEastAsia" w:hAnsiTheme="minorHAnsi" w:cstheme="minorBidi"/>
            <w:b w:val="0"/>
            <w:noProof/>
            <w:sz w:val="22"/>
            <w:szCs w:val="22"/>
          </w:rPr>
          <w:tab/>
        </w:r>
        <w:r w:rsidR="00167323" w:rsidRPr="00BD37E9">
          <w:rPr>
            <w:rStyle w:val="Hyperlink"/>
            <w:noProof/>
          </w:rPr>
          <w:t>RSCR – Transmission Cleaning Procedure Trigger</w:t>
        </w:r>
        <w:r w:rsidR="00167323">
          <w:rPr>
            <w:noProof/>
            <w:webHidden/>
          </w:rPr>
          <w:tab/>
        </w:r>
        <w:r>
          <w:rPr>
            <w:noProof/>
            <w:webHidden/>
          </w:rPr>
          <w:fldChar w:fldCharType="begin"/>
        </w:r>
        <w:r w:rsidR="00167323">
          <w:rPr>
            <w:noProof/>
            <w:webHidden/>
          </w:rPr>
          <w:instrText xml:space="preserve"> PAGEREF _Toc223513411 \h </w:instrText>
        </w:r>
        <w:r>
          <w:rPr>
            <w:noProof/>
            <w:webHidden/>
          </w:rPr>
        </w:r>
        <w:r>
          <w:rPr>
            <w:noProof/>
            <w:webHidden/>
          </w:rPr>
          <w:fldChar w:fldCharType="separate"/>
        </w:r>
        <w:r w:rsidR="00167323">
          <w:rPr>
            <w:noProof/>
            <w:webHidden/>
          </w:rPr>
          <w:t>348</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3412" w:history="1">
        <w:r w:rsidR="00167323" w:rsidRPr="00BD37E9">
          <w:rPr>
            <w:rStyle w:val="Hyperlink"/>
            <w:noProof/>
          </w:rPr>
          <w:t>5.11</w:t>
        </w:r>
        <w:r w:rsidR="00167323">
          <w:rPr>
            <w:rFonts w:asciiTheme="minorHAnsi" w:eastAsiaTheme="minorEastAsia" w:hAnsiTheme="minorHAnsi" w:cstheme="minorBidi"/>
            <w:b w:val="0"/>
            <w:noProof/>
            <w:sz w:val="22"/>
            <w:szCs w:val="22"/>
          </w:rPr>
          <w:tab/>
        </w:r>
        <w:r w:rsidR="00167323" w:rsidRPr="00BD37E9">
          <w:rPr>
            <w:rStyle w:val="Hyperlink"/>
            <w:noProof/>
          </w:rPr>
          <w:t>CPID $34</w:t>
        </w:r>
        <w:r w:rsidR="00167323">
          <w:rPr>
            <w:noProof/>
            <w:webHidden/>
          </w:rPr>
          <w:tab/>
        </w:r>
        <w:r>
          <w:rPr>
            <w:noProof/>
            <w:webHidden/>
          </w:rPr>
          <w:fldChar w:fldCharType="begin"/>
        </w:r>
        <w:r w:rsidR="00167323">
          <w:rPr>
            <w:noProof/>
            <w:webHidden/>
          </w:rPr>
          <w:instrText xml:space="preserve"> PAGEREF _Toc223513412 \h </w:instrText>
        </w:r>
        <w:r>
          <w:rPr>
            <w:noProof/>
            <w:webHidden/>
          </w:rPr>
        </w:r>
        <w:r>
          <w:rPr>
            <w:noProof/>
            <w:webHidden/>
          </w:rPr>
          <w:fldChar w:fldCharType="separate"/>
        </w:r>
        <w:r w:rsidR="00167323">
          <w:rPr>
            <w:noProof/>
            <w:webHidden/>
          </w:rPr>
          <w:t>350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13" w:history="1">
        <w:r w:rsidR="00167323" w:rsidRPr="00BD37E9">
          <w:rPr>
            <w:rStyle w:val="Hyperlink"/>
            <w:noProof/>
          </w:rPr>
          <w:t>5.11.1</w:t>
        </w:r>
        <w:r w:rsidR="00167323">
          <w:rPr>
            <w:rFonts w:asciiTheme="minorHAnsi" w:eastAsiaTheme="minorEastAsia" w:hAnsiTheme="minorHAnsi" w:cstheme="minorBidi"/>
            <w:b w:val="0"/>
            <w:noProof/>
            <w:sz w:val="22"/>
            <w:szCs w:val="22"/>
          </w:rPr>
          <w:tab/>
        </w:r>
        <w:r w:rsidR="00167323" w:rsidRPr="00BD37E9">
          <w:rPr>
            <w:rStyle w:val="Hyperlink"/>
            <w:noProof/>
          </w:rPr>
          <w:t>RSCR – Transmission Clutch Solenoids Device Control</w:t>
        </w:r>
        <w:r w:rsidR="00167323">
          <w:rPr>
            <w:noProof/>
            <w:webHidden/>
          </w:rPr>
          <w:tab/>
        </w:r>
        <w:r>
          <w:rPr>
            <w:noProof/>
            <w:webHidden/>
          </w:rPr>
          <w:fldChar w:fldCharType="begin"/>
        </w:r>
        <w:r w:rsidR="00167323">
          <w:rPr>
            <w:noProof/>
            <w:webHidden/>
          </w:rPr>
          <w:instrText xml:space="preserve"> PAGEREF _Toc223513413 \h </w:instrText>
        </w:r>
        <w:r>
          <w:rPr>
            <w:noProof/>
            <w:webHidden/>
          </w:rPr>
        </w:r>
        <w:r>
          <w:rPr>
            <w:noProof/>
            <w:webHidden/>
          </w:rPr>
          <w:fldChar w:fldCharType="separate"/>
        </w:r>
        <w:r w:rsidR="00167323">
          <w:rPr>
            <w:noProof/>
            <w:webHidden/>
          </w:rPr>
          <w:t>350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14" w:history="1">
        <w:r w:rsidR="00167323" w:rsidRPr="00BD37E9">
          <w:rPr>
            <w:rStyle w:val="Hyperlink"/>
            <w:noProof/>
          </w:rPr>
          <w:t>5.11.2</w:t>
        </w:r>
        <w:r w:rsidR="00167323">
          <w:rPr>
            <w:rFonts w:asciiTheme="minorHAnsi" w:eastAsiaTheme="minorEastAsia" w:hAnsiTheme="minorHAnsi" w:cstheme="minorBidi"/>
            <w:b w:val="0"/>
            <w:noProof/>
            <w:sz w:val="22"/>
            <w:szCs w:val="22"/>
          </w:rPr>
          <w:tab/>
        </w:r>
        <w:r w:rsidR="00167323" w:rsidRPr="00BD37E9">
          <w:rPr>
            <w:rStyle w:val="Hyperlink"/>
            <w:noProof/>
          </w:rPr>
          <w:t>RSCR – Torque Converter Clutch Solenoid Device Control</w:t>
        </w:r>
        <w:r w:rsidR="00167323">
          <w:rPr>
            <w:noProof/>
            <w:webHidden/>
          </w:rPr>
          <w:tab/>
        </w:r>
        <w:r>
          <w:rPr>
            <w:noProof/>
            <w:webHidden/>
          </w:rPr>
          <w:fldChar w:fldCharType="begin"/>
        </w:r>
        <w:r w:rsidR="00167323">
          <w:rPr>
            <w:noProof/>
            <w:webHidden/>
          </w:rPr>
          <w:instrText xml:space="preserve"> PAGEREF _Toc223513414 \h </w:instrText>
        </w:r>
        <w:r>
          <w:rPr>
            <w:noProof/>
            <w:webHidden/>
          </w:rPr>
        </w:r>
        <w:r>
          <w:rPr>
            <w:noProof/>
            <w:webHidden/>
          </w:rPr>
          <w:fldChar w:fldCharType="separate"/>
        </w:r>
        <w:r w:rsidR="00167323">
          <w:rPr>
            <w:noProof/>
            <w:webHidden/>
          </w:rPr>
          <w:t>351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15" w:history="1">
        <w:r w:rsidR="00167323" w:rsidRPr="00BD37E9">
          <w:rPr>
            <w:rStyle w:val="Hyperlink"/>
            <w:noProof/>
          </w:rPr>
          <w:t>5.11.3</w:t>
        </w:r>
        <w:r w:rsidR="00167323">
          <w:rPr>
            <w:rFonts w:asciiTheme="minorHAnsi" w:eastAsiaTheme="minorEastAsia" w:hAnsiTheme="minorHAnsi" w:cstheme="minorBidi"/>
            <w:b w:val="0"/>
            <w:noProof/>
            <w:sz w:val="22"/>
            <w:szCs w:val="22"/>
          </w:rPr>
          <w:tab/>
        </w:r>
        <w:r w:rsidR="00167323" w:rsidRPr="00BD37E9">
          <w:rPr>
            <w:rStyle w:val="Hyperlink"/>
            <w:noProof/>
          </w:rPr>
          <w:t>RSCR – Transmission M3 Clutch Multiplex Solenoid Device Control</w:t>
        </w:r>
        <w:r w:rsidR="00167323">
          <w:rPr>
            <w:noProof/>
            <w:webHidden/>
          </w:rPr>
          <w:tab/>
        </w:r>
        <w:r>
          <w:rPr>
            <w:noProof/>
            <w:webHidden/>
          </w:rPr>
          <w:fldChar w:fldCharType="begin"/>
        </w:r>
        <w:r w:rsidR="00167323">
          <w:rPr>
            <w:noProof/>
            <w:webHidden/>
          </w:rPr>
          <w:instrText xml:space="preserve"> PAGEREF _Toc223513415 \h </w:instrText>
        </w:r>
        <w:r>
          <w:rPr>
            <w:noProof/>
            <w:webHidden/>
          </w:rPr>
        </w:r>
        <w:r>
          <w:rPr>
            <w:noProof/>
            <w:webHidden/>
          </w:rPr>
          <w:fldChar w:fldCharType="separate"/>
        </w:r>
        <w:r w:rsidR="00167323">
          <w:rPr>
            <w:noProof/>
            <w:webHidden/>
          </w:rPr>
          <w:t>351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16" w:history="1">
        <w:r w:rsidR="00167323" w:rsidRPr="00BD37E9">
          <w:rPr>
            <w:rStyle w:val="Hyperlink"/>
            <w:noProof/>
          </w:rPr>
          <w:t>5.11.4</w:t>
        </w:r>
        <w:r w:rsidR="00167323">
          <w:rPr>
            <w:rFonts w:asciiTheme="minorHAnsi" w:eastAsiaTheme="minorEastAsia" w:hAnsiTheme="minorHAnsi" w:cstheme="minorBidi"/>
            <w:b w:val="0"/>
            <w:noProof/>
            <w:sz w:val="22"/>
            <w:szCs w:val="22"/>
          </w:rPr>
          <w:tab/>
        </w:r>
        <w:r w:rsidR="00167323" w:rsidRPr="00BD37E9">
          <w:rPr>
            <w:rStyle w:val="Hyperlink"/>
            <w:noProof/>
          </w:rPr>
          <w:t>RSCR – Transmission M2 Clutch / Reverse Multiplex Solenoid Device Control</w:t>
        </w:r>
        <w:r w:rsidR="00167323">
          <w:rPr>
            <w:noProof/>
            <w:webHidden/>
          </w:rPr>
          <w:tab/>
        </w:r>
        <w:r>
          <w:rPr>
            <w:noProof/>
            <w:webHidden/>
          </w:rPr>
          <w:fldChar w:fldCharType="begin"/>
        </w:r>
        <w:r w:rsidR="00167323">
          <w:rPr>
            <w:noProof/>
            <w:webHidden/>
          </w:rPr>
          <w:instrText xml:space="preserve"> PAGEREF _Toc223513416 \h </w:instrText>
        </w:r>
        <w:r>
          <w:rPr>
            <w:noProof/>
            <w:webHidden/>
          </w:rPr>
        </w:r>
        <w:r>
          <w:rPr>
            <w:noProof/>
            <w:webHidden/>
          </w:rPr>
          <w:fldChar w:fldCharType="separate"/>
        </w:r>
        <w:r w:rsidR="00167323">
          <w:rPr>
            <w:noProof/>
            <w:webHidden/>
          </w:rPr>
          <w:t>352</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3417" w:history="1">
        <w:r w:rsidR="00167323" w:rsidRPr="00BD37E9">
          <w:rPr>
            <w:rStyle w:val="Hyperlink"/>
            <w:noProof/>
          </w:rPr>
          <w:t>5.12</w:t>
        </w:r>
        <w:r w:rsidR="00167323">
          <w:rPr>
            <w:rFonts w:asciiTheme="minorHAnsi" w:eastAsiaTheme="minorEastAsia" w:hAnsiTheme="minorHAnsi" w:cstheme="minorBidi"/>
            <w:b w:val="0"/>
            <w:noProof/>
            <w:sz w:val="22"/>
            <w:szCs w:val="22"/>
          </w:rPr>
          <w:tab/>
        </w:r>
        <w:r w:rsidR="00167323" w:rsidRPr="00BD37E9">
          <w:rPr>
            <w:rStyle w:val="Hyperlink"/>
            <w:noProof/>
          </w:rPr>
          <w:t>CPID $38</w:t>
        </w:r>
        <w:r w:rsidR="00167323">
          <w:rPr>
            <w:noProof/>
            <w:webHidden/>
          </w:rPr>
          <w:tab/>
        </w:r>
        <w:r>
          <w:rPr>
            <w:noProof/>
            <w:webHidden/>
          </w:rPr>
          <w:fldChar w:fldCharType="begin"/>
        </w:r>
        <w:r w:rsidR="00167323">
          <w:rPr>
            <w:noProof/>
            <w:webHidden/>
          </w:rPr>
          <w:instrText xml:space="preserve"> PAGEREF _Toc223513417 \h </w:instrText>
        </w:r>
        <w:r>
          <w:rPr>
            <w:noProof/>
            <w:webHidden/>
          </w:rPr>
        </w:r>
        <w:r>
          <w:rPr>
            <w:noProof/>
            <w:webHidden/>
          </w:rPr>
          <w:fldChar w:fldCharType="separate"/>
        </w:r>
        <w:r w:rsidR="00167323">
          <w:rPr>
            <w:noProof/>
            <w:webHidden/>
          </w:rPr>
          <w:t>352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18" w:history="1">
        <w:r w:rsidR="00167323" w:rsidRPr="00BD37E9">
          <w:rPr>
            <w:rStyle w:val="Hyperlink"/>
            <w:noProof/>
          </w:rPr>
          <w:t>5.12.1</w:t>
        </w:r>
        <w:r w:rsidR="00167323">
          <w:rPr>
            <w:rFonts w:asciiTheme="minorHAnsi" w:eastAsiaTheme="minorEastAsia" w:hAnsiTheme="minorHAnsi" w:cstheme="minorBidi"/>
            <w:b w:val="0"/>
            <w:noProof/>
            <w:sz w:val="22"/>
            <w:szCs w:val="22"/>
          </w:rPr>
          <w:tab/>
        </w:r>
        <w:r w:rsidR="00167323" w:rsidRPr="00BD37E9">
          <w:rPr>
            <w:rStyle w:val="Hyperlink"/>
            <w:noProof/>
          </w:rPr>
          <w:t>RSCR – Torque Converter Clutch / Pressure Device Control</w:t>
        </w:r>
        <w:r w:rsidR="00167323">
          <w:rPr>
            <w:noProof/>
            <w:webHidden/>
          </w:rPr>
          <w:tab/>
        </w:r>
        <w:r>
          <w:rPr>
            <w:noProof/>
            <w:webHidden/>
          </w:rPr>
          <w:fldChar w:fldCharType="begin"/>
        </w:r>
        <w:r w:rsidR="00167323">
          <w:rPr>
            <w:noProof/>
            <w:webHidden/>
          </w:rPr>
          <w:instrText xml:space="preserve"> PAGEREF _Toc223513418 \h </w:instrText>
        </w:r>
        <w:r>
          <w:rPr>
            <w:noProof/>
            <w:webHidden/>
          </w:rPr>
        </w:r>
        <w:r>
          <w:rPr>
            <w:noProof/>
            <w:webHidden/>
          </w:rPr>
          <w:fldChar w:fldCharType="separate"/>
        </w:r>
        <w:r w:rsidR="00167323">
          <w:rPr>
            <w:noProof/>
            <w:webHidden/>
          </w:rPr>
          <w:t>352</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19" w:history="1">
        <w:r w:rsidR="00167323" w:rsidRPr="00BD37E9">
          <w:rPr>
            <w:rStyle w:val="Hyperlink"/>
            <w:noProof/>
          </w:rPr>
          <w:t>5.12.2</w:t>
        </w:r>
        <w:r w:rsidR="00167323">
          <w:rPr>
            <w:rFonts w:asciiTheme="minorHAnsi" w:eastAsiaTheme="minorEastAsia" w:hAnsiTheme="minorHAnsi" w:cstheme="minorBidi"/>
            <w:b w:val="0"/>
            <w:noProof/>
            <w:sz w:val="22"/>
            <w:szCs w:val="22"/>
          </w:rPr>
          <w:tab/>
        </w:r>
        <w:r w:rsidR="00167323" w:rsidRPr="00BD37E9">
          <w:rPr>
            <w:rStyle w:val="Hyperlink"/>
            <w:noProof/>
          </w:rPr>
          <w:t>TPCR – Transmission Line Pressure Device Control</w:t>
        </w:r>
        <w:r w:rsidR="00167323">
          <w:rPr>
            <w:noProof/>
            <w:webHidden/>
          </w:rPr>
          <w:tab/>
        </w:r>
        <w:r>
          <w:rPr>
            <w:noProof/>
            <w:webHidden/>
          </w:rPr>
          <w:fldChar w:fldCharType="begin"/>
        </w:r>
        <w:r w:rsidR="00167323">
          <w:rPr>
            <w:noProof/>
            <w:webHidden/>
          </w:rPr>
          <w:instrText xml:space="preserve"> PAGEREF _Toc223513419 \h </w:instrText>
        </w:r>
        <w:r>
          <w:rPr>
            <w:noProof/>
            <w:webHidden/>
          </w:rPr>
        </w:r>
        <w:r>
          <w:rPr>
            <w:noProof/>
            <w:webHidden/>
          </w:rPr>
          <w:fldChar w:fldCharType="separate"/>
        </w:r>
        <w:r w:rsidR="00167323">
          <w:rPr>
            <w:noProof/>
            <w:webHidden/>
          </w:rPr>
          <w:t>353</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3420" w:history="1">
        <w:r w:rsidR="00167323" w:rsidRPr="00BD37E9">
          <w:rPr>
            <w:rStyle w:val="Hyperlink"/>
            <w:noProof/>
          </w:rPr>
          <w:t>5.13</w:t>
        </w:r>
        <w:r w:rsidR="00167323">
          <w:rPr>
            <w:rFonts w:asciiTheme="minorHAnsi" w:eastAsiaTheme="minorEastAsia" w:hAnsiTheme="minorHAnsi" w:cstheme="minorBidi"/>
            <w:b w:val="0"/>
            <w:noProof/>
            <w:sz w:val="22"/>
            <w:szCs w:val="22"/>
          </w:rPr>
          <w:tab/>
        </w:r>
        <w:r w:rsidR="00167323" w:rsidRPr="00BD37E9">
          <w:rPr>
            <w:rStyle w:val="Hyperlink"/>
            <w:noProof/>
          </w:rPr>
          <w:t>CPID $3A</w:t>
        </w:r>
        <w:r w:rsidR="00167323">
          <w:rPr>
            <w:noProof/>
            <w:webHidden/>
          </w:rPr>
          <w:tab/>
        </w:r>
        <w:r>
          <w:rPr>
            <w:noProof/>
            <w:webHidden/>
          </w:rPr>
          <w:fldChar w:fldCharType="begin"/>
        </w:r>
        <w:r w:rsidR="00167323">
          <w:rPr>
            <w:noProof/>
            <w:webHidden/>
          </w:rPr>
          <w:instrText xml:space="preserve"> PAGEREF _Toc223513420 \h </w:instrText>
        </w:r>
        <w:r>
          <w:rPr>
            <w:noProof/>
            <w:webHidden/>
          </w:rPr>
        </w:r>
        <w:r>
          <w:rPr>
            <w:noProof/>
            <w:webHidden/>
          </w:rPr>
          <w:fldChar w:fldCharType="separate"/>
        </w:r>
        <w:r w:rsidR="00167323">
          <w:rPr>
            <w:noProof/>
            <w:webHidden/>
          </w:rPr>
          <w:t>354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21" w:history="1">
        <w:r w:rsidR="00167323" w:rsidRPr="00BD37E9">
          <w:rPr>
            <w:rStyle w:val="Hyperlink"/>
            <w:noProof/>
          </w:rPr>
          <w:t>5.13.1</w:t>
        </w:r>
        <w:r w:rsidR="00167323">
          <w:rPr>
            <w:rFonts w:asciiTheme="minorHAnsi" w:eastAsiaTheme="minorEastAsia" w:hAnsiTheme="minorHAnsi" w:cstheme="minorBidi"/>
            <w:b w:val="0"/>
            <w:noProof/>
            <w:sz w:val="22"/>
            <w:szCs w:val="22"/>
          </w:rPr>
          <w:tab/>
        </w:r>
        <w:r w:rsidR="00167323" w:rsidRPr="00BD37E9">
          <w:rPr>
            <w:rStyle w:val="Hyperlink"/>
            <w:noProof/>
          </w:rPr>
          <w:t>RSCR – Transmission Clutch 1 / 2 Pressure Device Control</w:t>
        </w:r>
        <w:r w:rsidR="00167323">
          <w:rPr>
            <w:noProof/>
            <w:webHidden/>
          </w:rPr>
          <w:tab/>
        </w:r>
        <w:r>
          <w:rPr>
            <w:noProof/>
            <w:webHidden/>
          </w:rPr>
          <w:fldChar w:fldCharType="begin"/>
        </w:r>
        <w:r w:rsidR="00167323">
          <w:rPr>
            <w:noProof/>
            <w:webHidden/>
          </w:rPr>
          <w:instrText xml:space="preserve"> PAGEREF _Toc223513421 \h </w:instrText>
        </w:r>
        <w:r>
          <w:rPr>
            <w:noProof/>
            <w:webHidden/>
          </w:rPr>
        </w:r>
        <w:r>
          <w:rPr>
            <w:noProof/>
            <w:webHidden/>
          </w:rPr>
          <w:fldChar w:fldCharType="separate"/>
        </w:r>
        <w:r w:rsidR="00167323">
          <w:rPr>
            <w:noProof/>
            <w:webHidden/>
          </w:rPr>
          <w:t>354</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3422" w:history="1">
        <w:r w:rsidR="00167323" w:rsidRPr="00BD37E9">
          <w:rPr>
            <w:rStyle w:val="Hyperlink"/>
            <w:noProof/>
          </w:rPr>
          <w:t>5.14</w:t>
        </w:r>
        <w:r w:rsidR="00167323">
          <w:rPr>
            <w:rFonts w:asciiTheme="minorHAnsi" w:eastAsiaTheme="minorEastAsia" w:hAnsiTheme="minorHAnsi" w:cstheme="minorBidi"/>
            <w:b w:val="0"/>
            <w:noProof/>
            <w:sz w:val="22"/>
            <w:szCs w:val="22"/>
          </w:rPr>
          <w:tab/>
        </w:r>
        <w:r w:rsidR="00167323" w:rsidRPr="00BD37E9">
          <w:rPr>
            <w:rStyle w:val="Hyperlink"/>
            <w:noProof/>
          </w:rPr>
          <w:t>CPID $3B</w:t>
        </w:r>
        <w:r w:rsidR="00167323">
          <w:rPr>
            <w:noProof/>
            <w:webHidden/>
          </w:rPr>
          <w:tab/>
        </w:r>
        <w:r>
          <w:rPr>
            <w:noProof/>
            <w:webHidden/>
          </w:rPr>
          <w:fldChar w:fldCharType="begin"/>
        </w:r>
        <w:r w:rsidR="00167323">
          <w:rPr>
            <w:noProof/>
            <w:webHidden/>
          </w:rPr>
          <w:instrText xml:space="preserve"> PAGEREF _Toc223513422 \h </w:instrText>
        </w:r>
        <w:r>
          <w:rPr>
            <w:noProof/>
            <w:webHidden/>
          </w:rPr>
        </w:r>
        <w:r>
          <w:rPr>
            <w:noProof/>
            <w:webHidden/>
          </w:rPr>
          <w:fldChar w:fldCharType="separate"/>
        </w:r>
        <w:r w:rsidR="00167323">
          <w:rPr>
            <w:noProof/>
            <w:webHidden/>
          </w:rPr>
          <w:t>354</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23" w:history="1">
        <w:r w:rsidR="00167323" w:rsidRPr="00BD37E9">
          <w:rPr>
            <w:rStyle w:val="Hyperlink"/>
            <w:noProof/>
          </w:rPr>
          <w:t>5.14.1</w:t>
        </w:r>
        <w:r w:rsidR="00167323">
          <w:rPr>
            <w:rFonts w:asciiTheme="minorHAnsi" w:eastAsiaTheme="minorEastAsia" w:hAnsiTheme="minorHAnsi" w:cstheme="minorBidi"/>
            <w:b w:val="0"/>
            <w:noProof/>
            <w:sz w:val="22"/>
            <w:szCs w:val="22"/>
          </w:rPr>
          <w:tab/>
        </w:r>
        <w:r w:rsidR="00167323" w:rsidRPr="00BD37E9">
          <w:rPr>
            <w:rStyle w:val="Hyperlink"/>
            <w:noProof/>
          </w:rPr>
          <w:t>RSCR – Transmission Clutch 3 / 4 Pressure Device Control</w:t>
        </w:r>
        <w:r w:rsidR="00167323">
          <w:rPr>
            <w:noProof/>
            <w:webHidden/>
          </w:rPr>
          <w:tab/>
        </w:r>
        <w:r>
          <w:rPr>
            <w:noProof/>
            <w:webHidden/>
          </w:rPr>
          <w:fldChar w:fldCharType="begin"/>
        </w:r>
        <w:r w:rsidR="00167323">
          <w:rPr>
            <w:noProof/>
            <w:webHidden/>
          </w:rPr>
          <w:instrText xml:space="preserve"> PAGEREF _Toc223513423 \h </w:instrText>
        </w:r>
        <w:r>
          <w:rPr>
            <w:noProof/>
            <w:webHidden/>
          </w:rPr>
        </w:r>
        <w:r>
          <w:rPr>
            <w:noProof/>
            <w:webHidden/>
          </w:rPr>
          <w:fldChar w:fldCharType="separate"/>
        </w:r>
        <w:r w:rsidR="00167323">
          <w:rPr>
            <w:noProof/>
            <w:webHidden/>
          </w:rPr>
          <w:t>355</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3424" w:history="1">
        <w:r w:rsidR="00167323" w:rsidRPr="00BD37E9">
          <w:rPr>
            <w:rStyle w:val="Hyperlink"/>
            <w:noProof/>
          </w:rPr>
          <w:t>5.15</w:t>
        </w:r>
        <w:r w:rsidR="00167323">
          <w:rPr>
            <w:rFonts w:asciiTheme="minorHAnsi" w:eastAsiaTheme="minorEastAsia" w:hAnsiTheme="minorHAnsi" w:cstheme="minorBidi"/>
            <w:b w:val="0"/>
            <w:noProof/>
            <w:sz w:val="22"/>
            <w:szCs w:val="22"/>
          </w:rPr>
          <w:tab/>
        </w:r>
        <w:r w:rsidR="00167323" w:rsidRPr="00BD37E9">
          <w:rPr>
            <w:rStyle w:val="Hyperlink"/>
            <w:noProof/>
          </w:rPr>
          <w:t>CPID $7D</w:t>
        </w:r>
        <w:r w:rsidR="00167323">
          <w:rPr>
            <w:noProof/>
            <w:webHidden/>
          </w:rPr>
          <w:tab/>
        </w:r>
        <w:r>
          <w:rPr>
            <w:noProof/>
            <w:webHidden/>
          </w:rPr>
          <w:fldChar w:fldCharType="begin"/>
        </w:r>
        <w:r w:rsidR="00167323">
          <w:rPr>
            <w:noProof/>
            <w:webHidden/>
          </w:rPr>
          <w:instrText xml:space="preserve"> PAGEREF _Toc223513424 \h </w:instrText>
        </w:r>
        <w:r>
          <w:rPr>
            <w:noProof/>
            <w:webHidden/>
          </w:rPr>
        </w:r>
        <w:r>
          <w:rPr>
            <w:noProof/>
            <w:webHidden/>
          </w:rPr>
          <w:fldChar w:fldCharType="separate"/>
        </w:r>
        <w:r w:rsidR="00167323">
          <w:rPr>
            <w:noProof/>
            <w:webHidden/>
          </w:rPr>
          <w:t>355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25" w:history="1">
        <w:r w:rsidR="00167323" w:rsidRPr="00BD37E9">
          <w:rPr>
            <w:rStyle w:val="Hyperlink"/>
            <w:noProof/>
          </w:rPr>
          <w:t>5.15.1</w:t>
        </w:r>
        <w:r w:rsidR="00167323">
          <w:rPr>
            <w:rFonts w:asciiTheme="minorHAnsi" w:eastAsiaTheme="minorEastAsia" w:hAnsiTheme="minorHAnsi" w:cstheme="minorBidi"/>
            <w:b w:val="0"/>
            <w:noProof/>
            <w:sz w:val="22"/>
            <w:szCs w:val="22"/>
          </w:rPr>
          <w:tab/>
        </w:r>
        <w:r w:rsidR="00167323" w:rsidRPr="00BD37E9">
          <w:rPr>
            <w:rStyle w:val="Hyperlink"/>
            <w:noProof/>
          </w:rPr>
          <w:t>IMOR – Immobilizer Security Code Input Trigger Device Control</w:t>
        </w:r>
        <w:r w:rsidR="00167323">
          <w:rPr>
            <w:noProof/>
            <w:webHidden/>
          </w:rPr>
          <w:tab/>
        </w:r>
        <w:r>
          <w:rPr>
            <w:noProof/>
            <w:webHidden/>
          </w:rPr>
          <w:fldChar w:fldCharType="begin"/>
        </w:r>
        <w:r w:rsidR="00167323">
          <w:rPr>
            <w:noProof/>
            <w:webHidden/>
          </w:rPr>
          <w:instrText xml:space="preserve"> PAGEREF _Toc223513425 \h </w:instrText>
        </w:r>
        <w:r>
          <w:rPr>
            <w:noProof/>
            <w:webHidden/>
          </w:rPr>
        </w:r>
        <w:r>
          <w:rPr>
            <w:noProof/>
            <w:webHidden/>
          </w:rPr>
          <w:fldChar w:fldCharType="separate"/>
        </w:r>
        <w:r w:rsidR="00167323">
          <w:rPr>
            <w:noProof/>
            <w:webHidden/>
          </w:rPr>
          <w:t>355</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26" w:history="1">
        <w:r w:rsidR="00167323" w:rsidRPr="00BD37E9">
          <w:rPr>
            <w:rStyle w:val="Hyperlink"/>
            <w:noProof/>
          </w:rPr>
          <w:t>5.15.2</w:t>
        </w:r>
        <w:r w:rsidR="00167323">
          <w:rPr>
            <w:rFonts w:asciiTheme="minorHAnsi" w:eastAsiaTheme="minorEastAsia" w:hAnsiTheme="minorHAnsi" w:cstheme="minorBidi"/>
            <w:b w:val="0"/>
            <w:noProof/>
            <w:sz w:val="22"/>
            <w:szCs w:val="22"/>
          </w:rPr>
          <w:tab/>
        </w:r>
        <w:r w:rsidR="00167323" w:rsidRPr="00BD37E9">
          <w:rPr>
            <w:rStyle w:val="Hyperlink"/>
            <w:noProof/>
          </w:rPr>
          <w:t>IMOR – Immobilizer Reset Trigger Device Control</w:t>
        </w:r>
        <w:r w:rsidR="00167323">
          <w:rPr>
            <w:noProof/>
            <w:webHidden/>
          </w:rPr>
          <w:tab/>
        </w:r>
        <w:r>
          <w:rPr>
            <w:noProof/>
            <w:webHidden/>
          </w:rPr>
          <w:fldChar w:fldCharType="begin"/>
        </w:r>
        <w:r w:rsidR="00167323">
          <w:rPr>
            <w:noProof/>
            <w:webHidden/>
          </w:rPr>
          <w:instrText xml:space="preserve"> PAGEREF _Toc223513426 \h </w:instrText>
        </w:r>
        <w:r>
          <w:rPr>
            <w:noProof/>
            <w:webHidden/>
          </w:rPr>
        </w:r>
        <w:r>
          <w:rPr>
            <w:noProof/>
            <w:webHidden/>
          </w:rPr>
          <w:fldChar w:fldCharType="separate"/>
        </w:r>
        <w:r w:rsidR="00167323">
          <w:rPr>
            <w:noProof/>
            <w:webHidden/>
          </w:rPr>
          <w:t>357</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27" w:history="1">
        <w:r w:rsidR="00167323" w:rsidRPr="00BD37E9">
          <w:rPr>
            <w:rStyle w:val="Hyperlink"/>
            <w:noProof/>
          </w:rPr>
          <w:t>5.15.3</w:t>
        </w:r>
        <w:r w:rsidR="00167323">
          <w:rPr>
            <w:rFonts w:asciiTheme="minorHAnsi" w:eastAsiaTheme="minorEastAsia" w:hAnsiTheme="minorHAnsi" w:cstheme="minorBidi"/>
            <w:b w:val="0"/>
            <w:noProof/>
            <w:sz w:val="22"/>
            <w:szCs w:val="22"/>
          </w:rPr>
          <w:tab/>
        </w:r>
        <w:r w:rsidR="00167323" w:rsidRPr="00BD37E9">
          <w:rPr>
            <w:rStyle w:val="Hyperlink"/>
            <w:noProof/>
          </w:rPr>
          <w:t>IMOR – Immobilizer Deactivation Trigger Device Control</w:t>
        </w:r>
        <w:r w:rsidR="00167323">
          <w:rPr>
            <w:noProof/>
            <w:webHidden/>
          </w:rPr>
          <w:tab/>
        </w:r>
        <w:r>
          <w:rPr>
            <w:noProof/>
            <w:webHidden/>
          </w:rPr>
          <w:fldChar w:fldCharType="begin"/>
        </w:r>
        <w:r w:rsidR="00167323">
          <w:rPr>
            <w:noProof/>
            <w:webHidden/>
          </w:rPr>
          <w:instrText xml:space="preserve"> PAGEREF _Toc223513427 \h </w:instrText>
        </w:r>
        <w:r>
          <w:rPr>
            <w:noProof/>
            <w:webHidden/>
          </w:rPr>
        </w:r>
        <w:r>
          <w:rPr>
            <w:noProof/>
            <w:webHidden/>
          </w:rPr>
          <w:fldChar w:fldCharType="separate"/>
        </w:r>
        <w:r w:rsidR="00167323">
          <w:rPr>
            <w:noProof/>
            <w:webHidden/>
          </w:rPr>
          <w:t>358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28" w:history="1">
        <w:r w:rsidR="00167323" w:rsidRPr="00BD37E9">
          <w:rPr>
            <w:rStyle w:val="Hyperlink"/>
            <w:noProof/>
          </w:rPr>
          <w:t>5.15.4</w:t>
        </w:r>
        <w:r w:rsidR="00167323">
          <w:rPr>
            <w:rFonts w:asciiTheme="minorHAnsi" w:eastAsiaTheme="minorEastAsia" w:hAnsiTheme="minorHAnsi" w:cstheme="minorBidi"/>
            <w:b w:val="0"/>
            <w:noProof/>
            <w:sz w:val="22"/>
            <w:szCs w:val="22"/>
          </w:rPr>
          <w:tab/>
        </w:r>
        <w:r w:rsidR="00167323" w:rsidRPr="00BD37E9">
          <w:rPr>
            <w:rStyle w:val="Hyperlink"/>
            <w:noProof/>
          </w:rPr>
          <w:t>IMOR – Immobilizer Reactivation Trigger Device Control</w:t>
        </w:r>
        <w:r w:rsidR="00167323">
          <w:rPr>
            <w:noProof/>
            <w:webHidden/>
          </w:rPr>
          <w:tab/>
        </w:r>
        <w:r>
          <w:rPr>
            <w:noProof/>
            <w:webHidden/>
          </w:rPr>
          <w:fldChar w:fldCharType="begin"/>
        </w:r>
        <w:r w:rsidR="00167323">
          <w:rPr>
            <w:noProof/>
            <w:webHidden/>
          </w:rPr>
          <w:instrText xml:space="preserve"> PAGEREF _Toc223513428 \h </w:instrText>
        </w:r>
        <w:r>
          <w:rPr>
            <w:noProof/>
            <w:webHidden/>
          </w:rPr>
        </w:r>
        <w:r>
          <w:rPr>
            <w:noProof/>
            <w:webHidden/>
          </w:rPr>
          <w:fldChar w:fldCharType="separate"/>
        </w:r>
        <w:r w:rsidR="00167323">
          <w:rPr>
            <w:noProof/>
            <w:webHidden/>
          </w:rPr>
          <w:t>358</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29" w:history="1">
        <w:r w:rsidR="00167323" w:rsidRPr="00BD37E9">
          <w:rPr>
            <w:rStyle w:val="Hyperlink"/>
            <w:noProof/>
          </w:rPr>
          <w:t>5.15.5</w:t>
        </w:r>
        <w:r w:rsidR="00167323">
          <w:rPr>
            <w:rFonts w:asciiTheme="minorHAnsi" w:eastAsiaTheme="minorEastAsia" w:hAnsiTheme="minorHAnsi" w:cstheme="minorBidi"/>
            <w:b w:val="0"/>
            <w:noProof/>
            <w:sz w:val="22"/>
            <w:szCs w:val="22"/>
          </w:rPr>
          <w:tab/>
        </w:r>
        <w:r w:rsidR="00167323" w:rsidRPr="00BD37E9">
          <w:rPr>
            <w:rStyle w:val="Hyperlink"/>
            <w:noProof/>
          </w:rPr>
          <w:t>IMOR – Immobilizer Powertrain Challenge Transmission Trigger Device Control</w:t>
        </w:r>
        <w:r w:rsidR="00167323">
          <w:rPr>
            <w:noProof/>
            <w:webHidden/>
          </w:rPr>
          <w:tab/>
        </w:r>
        <w:r>
          <w:rPr>
            <w:noProof/>
            <w:webHidden/>
          </w:rPr>
          <w:fldChar w:fldCharType="begin"/>
        </w:r>
        <w:r w:rsidR="00167323">
          <w:rPr>
            <w:noProof/>
            <w:webHidden/>
          </w:rPr>
          <w:instrText xml:space="preserve"> PAGEREF _Toc223513429 \h </w:instrText>
        </w:r>
        <w:r>
          <w:rPr>
            <w:noProof/>
            <w:webHidden/>
          </w:rPr>
        </w:r>
        <w:r>
          <w:rPr>
            <w:noProof/>
            <w:webHidden/>
          </w:rPr>
          <w:fldChar w:fldCharType="separate"/>
        </w:r>
        <w:r w:rsidR="00167323">
          <w:rPr>
            <w:noProof/>
            <w:webHidden/>
          </w:rPr>
          <w:t>359</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3430" w:history="1">
        <w:r w:rsidR="00167323" w:rsidRPr="00BD37E9">
          <w:rPr>
            <w:rStyle w:val="Hyperlink"/>
            <w:noProof/>
          </w:rPr>
          <w:t>5.16</w:t>
        </w:r>
        <w:r w:rsidR="00167323">
          <w:rPr>
            <w:rFonts w:asciiTheme="minorHAnsi" w:eastAsiaTheme="minorEastAsia" w:hAnsiTheme="minorHAnsi" w:cstheme="minorBidi"/>
            <w:b w:val="0"/>
            <w:noProof/>
            <w:sz w:val="22"/>
            <w:szCs w:val="22"/>
          </w:rPr>
          <w:tab/>
        </w:r>
        <w:r w:rsidR="00167323" w:rsidRPr="00BD37E9">
          <w:rPr>
            <w:rStyle w:val="Hyperlink"/>
            <w:noProof/>
          </w:rPr>
          <w:t>CPID $7E</w:t>
        </w:r>
        <w:r w:rsidR="00167323">
          <w:rPr>
            <w:noProof/>
            <w:webHidden/>
          </w:rPr>
          <w:tab/>
        </w:r>
        <w:r>
          <w:rPr>
            <w:noProof/>
            <w:webHidden/>
          </w:rPr>
          <w:fldChar w:fldCharType="begin"/>
        </w:r>
        <w:r w:rsidR="00167323">
          <w:rPr>
            <w:noProof/>
            <w:webHidden/>
          </w:rPr>
          <w:instrText xml:space="preserve"> PAGEREF _Toc223513430 \h </w:instrText>
        </w:r>
        <w:r>
          <w:rPr>
            <w:noProof/>
            <w:webHidden/>
          </w:rPr>
        </w:r>
        <w:r>
          <w:rPr>
            <w:noProof/>
            <w:webHidden/>
          </w:rPr>
          <w:fldChar w:fldCharType="separate"/>
        </w:r>
        <w:r w:rsidR="00167323">
          <w:rPr>
            <w:noProof/>
            <w:webHidden/>
          </w:rPr>
          <w:t>360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31" w:history="1">
        <w:r w:rsidR="00167323" w:rsidRPr="00BD37E9">
          <w:rPr>
            <w:rStyle w:val="Hyperlink"/>
            <w:noProof/>
          </w:rPr>
          <w:t>5.16.1</w:t>
        </w:r>
        <w:r w:rsidR="00167323">
          <w:rPr>
            <w:rFonts w:asciiTheme="minorHAnsi" w:eastAsiaTheme="minorEastAsia" w:hAnsiTheme="minorHAnsi" w:cstheme="minorBidi"/>
            <w:b w:val="0"/>
            <w:noProof/>
            <w:sz w:val="22"/>
            <w:szCs w:val="22"/>
          </w:rPr>
          <w:tab/>
        </w:r>
        <w:r w:rsidR="00167323" w:rsidRPr="00BD37E9">
          <w:rPr>
            <w:rStyle w:val="Hyperlink"/>
            <w:noProof/>
          </w:rPr>
          <w:t>IMOR – Immobilizer Security Code Input Trigger Device Control</w:t>
        </w:r>
        <w:r w:rsidR="00167323">
          <w:rPr>
            <w:noProof/>
            <w:webHidden/>
          </w:rPr>
          <w:tab/>
        </w:r>
        <w:r>
          <w:rPr>
            <w:noProof/>
            <w:webHidden/>
          </w:rPr>
          <w:fldChar w:fldCharType="begin"/>
        </w:r>
        <w:r w:rsidR="00167323">
          <w:rPr>
            <w:noProof/>
            <w:webHidden/>
          </w:rPr>
          <w:instrText xml:space="preserve"> PAGEREF _Toc223513431 \h </w:instrText>
        </w:r>
        <w:r>
          <w:rPr>
            <w:noProof/>
            <w:webHidden/>
          </w:rPr>
        </w:r>
        <w:r>
          <w:rPr>
            <w:noProof/>
            <w:webHidden/>
          </w:rPr>
          <w:fldChar w:fldCharType="separate"/>
        </w:r>
        <w:r w:rsidR="00167323">
          <w:rPr>
            <w:noProof/>
            <w:webHidden/>
          </w:rPr>
          <w:t>360</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32" w:history="1">
        <w:r w:rsidR="00167323" w:rsidRPr="00BD37E9">
          <w:rPr>
            <w:rStyle w:val="Hyperlink"/>
            <w:noProof/>
          </w:rPr>
          <w:t>5.16.2</w:t>
        </w:r>
        <w:r w:rsidR="00167323">
          <w:rPr>
            <w:rFonts w:asciiTheme="minorHAnsi" w:eastAsiaTheme="minorEastAsia" w:hAnsiTheme="minorHAnsi" w:cstheme="minorBidi"/>
            <w:b w:val="0"/>
            <w:noProof/>
            <w:sz w:val="22"/>
            <w:szCs w:val="22"/>
          </w:rPr>
          <w:tab/>
        </w:r>
        <w:r w:rsidR="00167323" w:rsidRPr="00BD37E9">
          <w:rPr>
            <w:rStyle w:val="Hyperlink"/>
            <w:noProof/>
          </w:rPr>
          <w:t>IMOR – Immobilizer Security Code Programming Trigger Device Control</w:t>
        </w:r>
        <w:r w:rsidR="00167323">
          <w:rPr>
            <w:noProof/>
            <w:webHidden/>
          </w:rPr>
          <w:tab/>
        </w:r>
        <w:r>
          <w:rPr>
            <w:noProof/>
            <w:webHidden/>
          </w:rPr>
          <w:fldChar w:fldCharType="begin"/>
        </w:r>
        <w:r w:rsidR="00167323">
          <w:rPr>
            <w:noProof/>
            <w:webHidden/>
          </w:rPr>
          <w:instrText xml:space="preserve"> PAGEREF _Toc223513432 \h </w:instrText>
        </w:r>
        <w:r>
          <w:rPr>
            <w:noProof/>
            <w:webHidden/>
          </w:rPr>
        </w:r>
        <w:r>
          <w:rPr>
            <w:noProof/>
            <w:webHidden/>
          </w:rPr>
          <w:fldChar w:fldCharType="separate"/>
        </w:r>
        <w:r w:rsidR="00167323">
          <w:rPr>
            <w:noProof/>
            <w:webHidden/>
          </w:rPr>
          <w:t>361</w:t>
        </w:r>
        <w:r>
          <w:rPr>
            <w:noProof/>
            <w:webHidden/>
          </w:rPr>
          <w:fldChar w:fldCharType="end"/>
        </w:r>
      </w:hyperlink>
    </w:p>
    <w:p w:rsidR="00167323" w:rsidRDefault="00C03484">
      <w:pPr>
        <w:pStyle w:val="TOC2"/>
        <w:tabs>
          <w:tab w:val="left" w:pos="806"/>
        </w:tabs>
        <w:rPr>
          <w:rFonts w:asciiTheme="minorHAnsi" w:eastAsiaTheme="minorEastAsia" w:hAnsiTheme="minorHAnsi" w:cstheme="minorBidi"/>
          <w:b w:val="0"/>
          <w:noProof/>
          <w:sz w:val="22"/>
          <w:szCs w:val="22"/>
        </w:rPr>
      </w:pPr>
      <w:hyperlink w:anchor="_Toc223513433" w:history="1">
        <w:r w:rsidR="00167323" w:rsidRPr="00BD37E9">
          <w:rPr>
            <w:rStyle w:val="Hyperlink"/>
            <w:noProof/>
          </w:rPr>
          <w:t>5.17</w:t>
        </w:r>
        <w:r w:rsidR="00167323">
          <w:rPr>
            <w:rFonts w:asciiTheme="minorHAnsi" w:eastAsiaTheme="minorEastAsia" w:hAnsiTheme="minorHAnsi" w:cstheme="minorBidi"/>
            <w:b w:val="0"/>
            <w:noProof/>
            <w:sz w:val="22"/>
            <w:szCs w:val="22"/>
          </w:rPr>
          <w:tab/>
        </w:r>
        <w:r w:rsidR="00167323" w:rsidRPr="00BD37E9">
          <w:rPr>
            <w:rStyle w:val="Hyperlink"/>
            <w:noProof/>
          </w:rPr>
          <w:t>CPID $FE</w:t>
        </w:r>
        <w:r w:rsidR="00167323">
          <w:rPr>
            <w:noProof/>
            <w:webHidden/>
          </w:rPr>
          <w:tab/>
        </w:r>
        <w:r>
          <w:rPr>
            <w:noProof/>
            <w:webHidden/>
          </w:rPr>
          <w:fldChar w:fldCharType="begin"/>
        </w:r>
        <w:r w:rsidR="00167323">
          <w:rPr>
            <w:noProof/>
            <w:webHidden/>
          </w:rPr>
          <w:instrText xml:space="preserve"> PAGEREF _Toc223513433 \h </w:instrText>
        </w:r>
        <w:r>
          <w:rPr>
            <w:noProof/>
            <w:webHidden/>
          </w:rPr>
        </w:r>
        <w:r>
          <w:rPr>
            <w:noProof/>
            <w:webHidden/>
          </w:rPr>
          <w:fldChar w:fldCharType="separate"/>
        </w:r>
        <w:r w:rsidR="00167323">
          <w:rPr>
            <w:noProof/>
            <w:webHidden/>
          </w:rPr>
          <w:t>361</w:t>
        </w:r>
        <w:r>
          <w:rPr>
            <w:noProof/>
            <w:webHidden/>
          </w:rPr>
          <w:fldChar w:fldCharType="end"/>
        </w:r>
      </w:hyperlink>
    </w:p>
    <w:p w:rsidR="00167323" w:rsidRDefault="00C03484">
      <w:pPr>
        <w:pStyle w:val="TOC3"/>
        <w:tabs>
          <w:tab w:val="left" w:pos="1195"/>
        </w:tabs>
        <w:rPr>
          <w:rFonts w:asciiTheme="minorHAnsi" w:eastAsiaTheme="minorEastAsia" w:hAnsiTheme="minorHAnsi" w:cstheme="minorBidi"/>
          <w:b w:val="0"/>
          <w:noProof/>
          <w:sz w:val="22"/>
          <w:szCs w:val="22"/>
        </w:rPr>
      </w:pPr>
      <w:hyperlink w:anchor="_Toc223513434" w:history="1">
        <w:r w:rsidR="00167323" w:rsidRPr="00BD37E9">
          <w:rPr>
            <w:rStyle w:val="Hyperlink"/>
            <w:noProof/>
          </w:rPr>
          <w:t>5.17.1</w:t>
        </w:r>
        <w:r w:rsidR="00167323">
          <w:rPr>
            <w:rFonts w:asciiTheme="minorHAnsi" w:eastAsiaTheme="minorEastAsia" w:hAnsiTheme="minorHAnsi" w:cstheme="minorBidi"/>
            <w:b w:val="0"/>
            <w:noProof/>
            <w:sz w:val="22"/>
            <w:szCs w:val="22"/>
          </w:rPr>
          <w:tab/>
        </w:r>
        <w:r w:rsidR="00167323" w:rsidRPr="00BD37E9">
          <w:rPr>
            <w:rStyle w:val="Hyperlink"/>
            <w:noProof/>
          </w:rPr>
          <w:t>VTDR – Vehicle Security Password Learn Trigger Device Control</w:t>
        </w:r>
        <w:r w:rsidR="00167323">
          <w:rPr>
            <w:noProof/>
            <w:webHidden/>
          </w:rPr>
          <w:tab/>
        </w:r>
        <w:r>
          <w:rPr>
            <w:noProof/>
            <w:webHidden/>
          </w:rPr>
          <w:fldChar w:fldCharType="begin"/>
        </w:r>
        <w:r w:rsidR="00167323">
          <w:rPr>
            <w:noProof/>
            <w:webHidden/>
          </w:rPr>
          <w:instrText xml:space="preserve"> PAGEREF _Toc223513434 \h </w:instrText>
        </w:r>
        <w:r>
          <w:rPr>
            <w:noProof/>
            <w:webHidden/>
          </w:rPr>
        </w:r>
        <w:r>
          <w:rPr>
            <w:noProof/>
            <w:webHidden/>
          </w:rPr>
          <w:fldChar w:fldCharType="separate"/>
        </w:r>
        <w:r w:rsidR="00167323">
          <w:rPr>
            <w:noProof/>
            <w:webHidden/>
          </w:rPr>
          <w:t>361</w:t>
        </w:r>
        <w:r>
          <w:rPr>
            <w:noProof/>
            <w:webHidden/>
          </w:rPr>
          <w:fldChar w:fldCharType="end"/>
        </w:r>
      </w:hyperlink>
    </w:p>
    <w:p w:rsidR="00167323" w:rsidRDefault="00C03484">
      <w:pPr>
        <w:pStyle w:val="TOC1"/>
        <w:tabs>
          <w:tab w:val="left" w:pos="403"/>
        </w:tabs>
        <w:rPr>
          <w:rFonts w:asciiTheme="minorHAnsi" w:eastAsiaTheme="minorEastAsia" w:hAnsiTheme="minorHAnsi" w:cstheme="minorBidi"/>
          <w:b w:val="0"/>
          <w:noProof/>
          <w:sz w:val="22"/>
          <w:szCs w:val="22"/>
        </w:rPr>
      </w:pPr>
      <w:hyperlink w:anchor="_Toc223513435" w:history="1">
        <w:r w:rsidR="00167323" w:rsidRPr="00BD37E9">
          <w:rPr>
            <w:rStyle w:val="Hyperlink"/>
            <w:noProof/>
          </w:rPr>
          <w:t>6.</w:t>
        </w:r>
        <w:r w:rsidR="00167323">
          <w:rPr>
            <w:rFonts w:asciiTheme="minorHAnsi" w:eastAsiaTheme="minorEastAsia" w:hAnsiTheme="minorHAnsi" w:cstheme="minorBidi"/>
            <w:b w:val="0"/>
            <w:noProof/>
            <w:sz w:val="22"/>
            <w:szCs w:val="22"/>
          </w:rPr>
          <w:tab/>
        </w:r>
        <w:r w:rsidR="00167323" w:rsidRPr="00BD37E9">
          <w:rPr>
            <w:rStyle w:val="Hyperlink"/>
            <w:noProof/>
          </w:rPr>
          <w:t>Diagnostic Trouble Codes (DTCs)</w:t>
        </w:r>
        <w:r w:rsidR="00167323">
          <w:rPr>
            <w:noProof/>
            <w:webHidden/>
          </w:rPr>
          <w:tab/>
        </w:r>
        <w:r>
          <w:rPr>
            <w:noProof/>
            <w:webHidden/>
          </w:rPr>
          <w:fldChar w:fldCharType="begin"/>
        </w:r>
        <w:r w:rsidR="00167323">
          <w:rPr>
            <w:noProof/>
            <w:webHidden/>
          </w:rPr>
          <w:instrText xml:space="preserve"> PAGEREF _Toc223513435 \h </w:instrText>
        </w:r>
        <w:r>
          <w:rPr>
            <w:noProof/>
            <w:webHidden/>
          </w:rPr>
        </w:r>
        <w:r>
          <w:rPr>
            <w:noProof/>
            <w:webHidden/>
          </w:rPr>
          <w:fldChar w:fldCharType="separate"/>
        </w:r>
        <w:r w:rsidR="00167323">
          <w:rPr>
            <w:noProof/>
            <w:webHidden/>
          </w:rPr>
          <w:t>363</w:t>
        </w:r>
        <w:r>
          <w:rPr>
            <w:noProof/>
            <w:webHidden/>
          </w:rPr>
          <w:fldChar w:fldCharType="end"/>
        </w:r>
      </w:hyperlink>
    </w:p>
    <w:p w:rsidR="00167323" w:rsidRDefault="00C03484">
      <w:pPr>
        <w:pStyle w:val="TOC1"/>
        <w:tabs>
          <w:tab w:val="left" w:pos="403"/>
        </w:tabs>
        <w:rPr>
          <w:rFonts w:asciiTheme="minorHAnsi" w:eastAsiaTheme="minorEastAsia" w:hAnsiTheme="minorHAnsi" w:cstheme="minorBidi"/>
          <w:b w:val="0"/>
          <w:noProof/>
          <w:sz w:val="22"/>
          <w:szCs w:val="22"/>
        </w:rPr>
      </w:pPr>
      <w:hyperlink w:anchor="_Toc223513436" w:history="1">
        <w:r w:rsidR="00167323" w:rsidRPr="00BD37E9">
          <w:rPr>
            <w:rStyle w:val="Hyperlink"/>
            <w:noProof/>
          </w:rPr>
          <w:t>7.</w:t>
        </w:r>
        <w:r w:rsidR="00167323">
          <w:rPr>
            <w:rFonts w:asciiTheme="minorHAnsi" w:eastAsiaTheme="minorEastAsia" w:hAnsiTheme="minorHAnsi" w:cstheme="minorBidi"/>
            <w:b w:val="0"/>
            <w:noProof/>
            <w:sz w:val="22"/>
            <w:szCs w:val="22"/>
          </w:rPr>
          <w:tab/>
        </w:r>
        <w:r w:rsidR="00167323" w:rsidRPr="00BD37E9">
          <w:rPr>
            <w:rStyle w:val="Hyperlink"/>
            <w:noProof/>
          </w:rPr>
          <w:t>Failure Records / Freeze Frame</w:t>
        </w:r>
        <w:r w:rsidR="00167323">
          <w:rPr>
            <w:noProof/>
            <w:webHidden/>
          </w:rPr>
          <w:tab/>
        </w:r>
        <w:r>
          <w:rPr>
            <w:noProof/>
            <w:webHidden/>
          </w:rPr>
          <w:fldChar w:fldCharType="begin"/>
        </w:r>
        <w:r w:rsidR="00167323">
          <w:rPr>
            <w:noProof/>
            <w:webHidden/>
          </w:rPr>
          <w:instrText xml:space="preserve"> PAGEREF _Toc223513436 \h </w:instrText>
        </w:r>
        <w:r>
          <w:rPr>
            <w:noProof/>
            <w:webHidden/>
          </w:rPr>
        </w:r>
        <w:r>
          <w:rPr>
            <w:noProof/>
            <w:webHidden/>
          </w:rPr>
          <w:fldChar w:fldCharType="separate"/>
        </w:r>
        <w:r w:rsidR="00167323">
          <w:rPr>
            <w:noProof/>
            <w:webHidden/>
          </w:rPr>
          <w:t>365</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3437" w:history="1">
        <w:r w:rsidR="00167323" w:rsidRPr="00BD37E9">
          <w:rPr>
            <w:rStyle w:val="Hyperlink"/>
            <w:noProof/>
          </w:rPr>
          <w:t>7.1</w:t>
        </w:r>
        <w:r w:rsidR="00167323">
          <w:rPr>
            <w:rFonts w:asciiTheme="minorHAnsi" w:eastAsiaTheme="minorEastAsia" w:hAnsiTheme="minorHAnsi" w:cstheme="minorBidi"/>
            <w:b w:val="0"/>
            <w:noProof/>
            <w:sz w:val="22"/>
            <w:szCs w:val="22"/>
          </w:rPr>
          <w:tab/>
        </w:r>
        <w:r w:rsidR="00167323" w:rsidRPr="00BD37E9">
          <w:rPr>
            <w:rStyle w:val="Hyperlink"/>
            <w:noProof/>
          </w:rPr>
          <w:t>Corporate Standard Freeze Frame</w:t>
        </w:r>
        <w:r w:rsidR="00167323">
          <w:rPr>
            <w:noProof/>
            <w:webHidden/>
          </w:rPr>
          <w:tab/>
        </w:r>
        <w:r>
          <w:rPr>
            <w:noProof/>
            <w:webHidden/>
          </w:rPr>
          <w:fldChar w:fldCharType="begin"/>
        </w:r>
        <w:r w:rsidR="00167323">
          <w:rPr>
            <w:noProof/>
            <w:webHidden/>
          </w:rPr>
          <w:instrText xml:space="preserve"> PAGEREF _Toc223513437 \h </w:instrText>
        </w:r>
        <w:r>
          <w:rPr>
            <w:noProof/>
            <w:webHidden/>
          </w:rPr>
        </w:r>
        <w:r>
          <w:rPr>
            <w:noProof/>
            <w:webHidden/>
          </w:rPr>
          <w:fldChar w:fldCharType="separate"/>
        </w:r>
        <w:r w:rsidR="00167323">
          <w:rPr>
            <w:noProof/>
            <w:webHidden/>
          </w:rPr>
          <w:t>365</w:t>
        </w:r>
        <w:r>
          <w:rPr>
            <w:noProof/>
            <w:webHidden/>
          </w:rPr>
          <w:fldChar w:fldCharType="end"/>
        </w:r>
      </w:hyperlink>
    </w:p>
    <w:p w:rsidR="00167323" w:rsidRDefault="00C03484">
      <w:pPr>
        <w:pStyle w:val="TOC1"/>
        <w:tabs>
          <w:tab w:val="left" w:pos="403"/>
        </w:tabs>
        <w:rPr>
          <w:rFonts w:asciiTheme="minorHAnsi" w:eastAsiaTheme="minorEastAsia" w:hAnsiTheme="minorHAnsi" w:cstheme="minorBidi"/>
          <w:b w:val="0"/>
          <w:noProof/>
          <w:sz w:val="22"/>
          <w:szCs w:val="22"/>
        </w:rPr>
      </w:pPr>
      <w:hyperlink w:anchor="_Toc223513438" w:history="1">
        <w:r w:rsidR="00167323" w:rsidRPr="00BD37E9">
          <w:rPr>
            <w:rStyle w:val="Hyperlink"/>
            <w:noProof/>
          </w:rPr>
          <w:t>8.</w:t>
        </w:r>
        <w:r w:rsidR="00167323">
          <w:rPr>
            <w:rFonts w:asciiTheme="minorHAnsi" w:eastAsiaTheme="minorEastAsia" w:hAnsiTheme="minorHAnsi" w:cstheme="minorBidi"/>
            <w:b w:val="0"/>
            <w:noProof/>
            <w:sz w:val="22"/>
            <w:szCs w:val="22"/>
          </w:rPr>
          <w:tab/>
        </w:r>
        <w:r w:rsidR="00167323" w:rsidRPr="00BD37E9">
          <w:rPr>
            <w:rStyle w:val="Hyperlink"/>
            <w:noProof/>
          </w:rPr>
          <w:t>Compliance with Standards</w:t>
        </w:r>
        <w:r w:rsidR="00167323">
          <w:rPr>
            <w:noProof/>
            <w:webHidden/>
          </w:rPr>
          <w:tab/>
        </w:r>
        <w:r>
          <w:rPr>
            <w:noProof/>
            <w:webHidden/>
          </w:rPr>
          <w:fldChar w:fldCharType="begin"/>
        </w:r>
        <w:r w:rsidR="00167323">
          <w:rPr>
            <w:noProof/>
            <w:webHidden/>
          </w:rPr>
          <w:instrText xml:space="preserve"> PAGEREF _Toc223513438 \h </w:instrText>
        </w:r>
        <w:r>
          <w:rPr>
            <w:noProof/>
            <w:webHidden/>
          </w:rPr>
        </w:r>
        <w:r>
          <w:rPr>
            <w:noProof/>
            <w:webHidden/>
          </w:rPr>
          <w:fldChar w:fldCharType="separate"/>
        </w:r>
        <w:r w:rsidR="00167323">
          <w:rPr>
            <w:noProof/>
            <w:webHidden/>
          </w:rPr>
          <w:t>366</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3439" w:history="1">
        <w:r w:rsidR="00167323" w:rsidRPr="00BD37E9">
          <w:rPr>
            <w:rStyle w:val="Hyperlink"/>
            <w:noProof/>
          </w:rPr>
          <w:t>8.1</w:t>
        </w:r>
        <w:r w:rsidR="00167323">
          <w:rPr>
            <w:rFonts w:asciiTheme="minorHAnsi" w:eastAsiaTheme="minorEastAsia" w:hAnsiTheme="minorHAnsi" w:cstheme="minorBidi"/>
            <w:b w:val="0"/>
            <w:noProof/>
            <w:sz w:val="22"/>
            <w:szCs w:val="22"/>
          </w:rPr>
          <w:tab/>
        </w:r>
        <w:r w:rsidR="00167323" w:rsidRPr="00BD37E9">
          <w:rPr>
            <w:rStyle w:val="Hyperlink"/>
            <w:noProof/>
          </w:rPr>
          <w:t>Compliance with GMPT Product Engineering Standards</w:t>
        </w:r>
        <w:r w:rsidR="00167323">
          <w:rPr>
            <w:noProof/>
            <w:webHidden/>
          </w:rPr>
          <w:tab/>
        </w:r>
        <w:r>
          <w:rPr>
            <w:noProof/>
            <w:webHidden/>
          </w:rPr>
          <w:fldChar w:fldCharType="begin"/>
        </w:r>
        <w:r w:rsidR="00167323">
          <w:rPr>
            <w:noProof/>
            <w:webHidden/>
          </w:rPr>
          <w:instrText xml:space="preserve"> PAGEREF _Toc223513439 \h </w:instrText>
        </w:r>
        <w:r>
          <w:rPr>
            <w:noProof/>
            <w:webHidden/>
          </w:rPr>
        </w:r>
        <w:r>
          <w:rPr>
            <w:noProof/>
            <w:webHidden/>
          </w:rPr>
          <w:fldChar w:fldCharType="separate"/>
        </w:r>
        <w:r w:rsidR="00167323">
          <w:rPr>
            <w:noProof/>
            <w:webHidden/>
          </w:rPr>
          <w:t>366</w:t>
        </w:r>
        <w:r>
          <w:rPr>
            <w:noProof/>
            <w:webHidden/>
          </w:rPr>
          <w:fldChar w:fldCharType="end"/>
        </w:r>
      </w:hyperlink>
    </w:p>
    <w:p w:rsidR="00167323" w:rsidRDefault="00C03484">
      <w:pPr>
        <w:pStyle w:val="TOC2"/>
        <w:tabs>
          <w:tab w:val="left" w:pos="605"/>
        </w:tabs>
        <w:rPr>
          <w:rFonts w:asciiTheme="minorHAnsi" w:eastAsiaTheme="minorEastAsia" w:hAnsiTheme="minorHAnsi" w:cstheme="minorBidi"/>
          <w:b w:val="0"/>
          <w:noProof/>
          <w:sz w:val="22"/>
          <w:szCs w:val="22"/>
        </w:rPr>
      </w:pPr>
      <w:hyperlink w:anchor="_Toc223513440" w:history="1">
        <w:r w:rsidR="00167323" w:rsidRPr="00BD37E9">
          <w:rPr>
            <w:rStyle w:val="Hyperlink"/>
            <w:noProof/>
          </w:rPr>
          <w:t>8.2</w:t>
        </w:r>
        <w:r w:rsidR="00167323">
          <w:rPr>
            <w:rFonts w:asciiTheme="minorHAnsi" w:eastAsiaTheme="minorEastAsia" w:hAnsiTheme="minorHAnsi" w:cstheme="minorBidi"/>
            <w:b w:val="0"/>
            <w:noProof/>
            <w:sz w:val="22"/>
            <w:szCs w:val="22"/>
          </w:rPr>
          <w:tab/>
        </w:r>
        <w:r w:rsidR="00167323" w:rsidRPr="00BD37E9">
          <w:rPr>
            <w:rStyle w:val="Hyperlink"/>
            <w:noProof/>
          </w:rPr>
          <w:t>Compliance with Industry Standards</w:t>
        </w:r>
        <w:r w:rsidR="00167323">
          <w:rPr>
            <w:noProof/>
            <w:webHidden/>
          </w:rPr>
          <w:tab/>
        </w:r>
        <w:r>
          <w:rPr>
            <w:noProof/>
            <w:webHidden/>
          </w:rPr>
          <w:fldChar w:fldCharType="begin"/>
        </w:r>
        <w:r w:rsidR="00167323">
          <w:rPr>
            <w:noProof/>
            <w:webHidden/>
          </w:rPr>
          <w:instrText xml:space="preserve"> PAGEREF _Toc223513440 \h </w:instrText>
        </w:r>
        <w:r>
          <w:rPr>
            <w:noProof/>
            <w:webHidden/>
          </w:rPr>
        </w:r>
        <w:r>
          <w:rPr>
            <w:noProof/>
            <w:webHidden/>
          </w:rPr>
          <w:fldChar w:fldCharType="separate"/>
        </w:r>
        <w:r w:rsidR="00167323">
          <w:rPr>
            <w:noProof/>
            <w:webHidden/>
          </w:rPr>
          <w:t>366</w:t>
        </w:r>
        <w:r>
          <w:rPr>
            <w:noProof/>
            <w:webHidden/>
          </w:rPr>
          <w:fldChar w:fldCharType="end"/>
        </w:r>
      </w:hyperlink>
    </w:p>
    <w:p w:rsidR="00167323" w:rsidRDefault="00C03484">
      <w:pPr>
        <w:pStyle w:val="TOC1"/>
        <w:rPr>
          <w:rFonts w:asciiTheme="minorHAnsi" w:eastAsiaTheme="minorEastAsia" w:hAnsiTheme="minorHAnsi" w:cstheme="minorBidi"/>
          <w:b w:val="0"/>
          <w:noProof/>
          <w:sz w:val="22"/>
          <w:szCs w:val="22"/>
        </w:rPr>
      </w:pPr>
      <w:hyperlink w:anchor="_Toc223513441" w:history="1">
        <w:r w:rsidR="00167323" w:rsidRPr="00BD37E9">
          <w:rPr>
            <w:rStyle w:val="Hyperlink"/>
            <w:noProof/>
          </w:rPr>
          <w:t xml:space="preserve">Appendix A </w:t>
        </w:r>
        <w:r w:rsidR="00167323" w:rsidRPr="00BD37E9">
          <w:rPr>
            <w:rStyle w:val="Hyperlink"/>
            <w:noProof/>
          </w:rPr>
          <w:noBreakHyphen/>
          <w:t xml:space="preserve"> Revision History</w:t>
        </w:r>
        <w:r w:rsidR="00167323">
          <w:rPr>
            <w:noProof/>
            <w:webHidden/>
          </w:rPr>
          <w:tab/>
        </w:r>
        <w:r>
          <w:rPr>
            <w:noProof/>
            <w:webHidden/>
          </w:rPr>
          <w:fldChar w:fldCharType="begin"/>
        </w:r>
        <w:r w:rsidR="00167323">
          <w:rPr>
            <w:noProof/>
            <w:webHidden/>
          </w:rPr>
          <w:instrText xml:space="preserve"> PAGEREF _Toc223513441 \h </w:instrText>
        </w:r>
        <w:r>
          <w:rPr>
            <w:noProof/>
            <w:webHidden/>
          </w:rPr>
        </w:r>
        <w:r>
          <w:rPr>
            <w:noProof/>
            <w:webHidden/>
          </w:rPr>
          <w:fldChar w:fldCharType="separate"/>
        </w:r>
        <w:r w:rsidR="00167323">
          <w:rPr>
            <w:noProof/>
            <w:webHidden/>
          </w:rPr>
          <w:t>367</w:t>
        </w:r>
        <w:r>
          <w:rPr>
            <w:noProof/>
            <w:webHidden/>
          </w:rPr>
          <w:fldChar w:fldCharType="end"/>
        </w:r>
      </w:hyperlink>
    </w:p>
    <w:p w:rsidR="00167323" w:rsidRDefault="00C03484">
      <w:pPr>
        <w:pStyle w:val="TOC1"/>
        <w:rPr>
          <w:rFonts w:asciiTheme="minorHAnsi" w:eastAsiaTheme="minorEastAsia" w:hAnsiTheme="minorHAnsi" w:cstheme="minorBidi"/>
          <w:b w:val="0"/>
          <w:noProof/>
          <w:sz w:val="22"/>
          <w:szCs w:val="22"/>
        </w:rPr>
      </w:pPr>
      <w:hyperlink w:anchor="_Toc223513442" w:history="1">
        <w:r w:rsidR="00167323" w:rsidRPr="00BD37E9">
          <w:rPr>
            <w:rStyle w:val="Hyperlink"/>
            <w:noProof/>
          </w:rPr>
          <w:t xml:space="preserve">Appendix B </w:t>
        </w:r>
        <w:r w:rsidR="00167323" w:rsidRPr="00BD37E9">
          <w:rPr>
            <w:rStyle w:val="Hyperlink"/>
            <w:noProof/>
          </w:rPr>
          <w:noBreakHyphen/>
          <w:t xml:space="preserve"> List of Acronyms</w:t>
        </w:r>
        <w:r w:rsidR="00167323">
          <w:rPr>
            <w:noProof/>
            <w:webHidden/>
          </w:rPr>
          <w:tab/>
        </w:r>
        <w:r>
          <w:rPr>
            <w:noProof/>
            <w:webHidden/>
          </w:rPr>
          <w:fldChar w:fldCharType="begin"/>
        </w:r>
        <w:r w:rsidR="00167323">
          <w:rPr>
            <w:noProof/>
            <w:webHidden/>
          </w:rPr>
          <w:instrText xml:space="preserve"> PAGEREF _Toc223513442 \h </w:instrText>
        </w:r>
        <w:r>
          <w:rPr>
            <w:noProof/>
            <w:webHidden/>
          </w:rPr>
        </w:r>
        <w:r>
          <w:rPr>
            <w:noProof/>
            <w:webHidden/>
          </w:rPr>
          <w:fldChar w:fldCharType="separate"/>
        </w:r>
        <w:r w:rsidR="00167323">
          <w:rPr>
            <w:noProof/>
            <w:webHidden/>
          </w:rPr>
          <w:t>385</w:t>
        </w:r>
        <w:r>
          <w:rPr>
            <w:noProof/>
            <w:webHidden/>
          </w:rPr>
          <w:fldChar w:fldCharType="end"/>
        </w:r>
      </w:hyperlink>
    </w:p>
    <w:p w:rsidR="00167323" w:rsidRDefault="00C03484">
      <w:pPr>
        <w:pStyle w:val="TOC1"/>
        <w:rPr>
          <w:rFonts w:asciiTheme="minorHAnsi" w:eastAsiaTheme="minorEastAsia" w:hAnsiTheme="minorHAnsi" w:cstheme="minorBidi"/>
          <w:b w:val="0"/>
          <w:noProof/>
          <w:sz w:val="22"/>
          <w:szCs w:val="22"/>
        </w:rPr>
      </w:pPr>
      <w:hyperlink w:anchor="_Toc223513443" w:history="1">
        <w:r w:rsidR="00167323" w:rsidRPr="00BD37E9">
          <w:rPr>
            <w:rStyle w:val="Hyperlink"/>
            <w:noProof/>
          </w:rPr>
          <w:t xml:space="preserve">Appendix C </w:t>
        </w:r>
        <w:r w:rsidR="00167323" w:rsidRPr="00BD37E9">
          <w:rPr>
            <w:rStyle w:val="Hyperlink"/>
            <w:noProof/>
          </w:rPr>
          <w:noBreakHyphen/>
          <w:t xml:space="preserve"> Related Documents</w:t>
        </w:r>
        <w:r w:rsidR="00167323">
          <w:rPr>
            <w:noProof/>
            <w:webHidden/>
          </w:rPr>
          <w:tab/>
        </w:r>
        <w:r>
          <w:rPr>
            <w:noProof/>
            <w:webHidden/>
          </w:rPr>
          <w:fldChar w:fldCharType="begin"/>
        </w:r>
        <w:r w:rsidR="00167323">
          <w:rPr>
            <w:noProof/>
            <w:webHidden/>
          </w:rPr>
          <w:instrText xml:space="preserve"> PAGEREF _Toc223513443 \h </w:instrText>
        </w:r>
        <w:r>
          <w:rPr>
            <w:noProof/>
            <w:webHidden/>
          </w:rPr>
        </w:r>
        <w:r>
          <w:rPr>
            <w:noProof/>
            <w:webHidden/>
          </w:rPr>
          <w:fldChar w:fldCharType="separate"/>
        </w:r>
        <w:r w:rsidR="00167323">
          <w:rPr>
            <w:noProof/>
            <w:webHidden/>
          </w:rPr>
          <w:t>389</w:t>
        </w:r>
        <w:r>
          <w:rPr>
            <w:noProof/>
            <w:webHidden/>
          </w:rPr>
          <w:fldChar w:fldCharType="end"/>
        </w:r>
      </w:hyperlink>
    </w:p>
    <w:p w:rsidR="00FF4F2F" w:rsidRDefault="00C03484">
      <w:pPr>
        <w:jc w:val="center"/>
        <w:rPr>
          <w:b/>
          <w:sz w:val="24"/>
        </w:rPr>
      </w:pPr>
      <w:r>
        <w:rPr>
          <w:sz w:val="24"/>
        </w:rPr>
        <w:lastRenderedPageBreak/>
        <w:fldChar w:fldCharType="end"/>
      </w:r>
    </w:p>
    <w:p w:rsidR="00FF4F2F" w:rsidRDefault="00FF4F2F">
      <w:pPr>
        <w:pStyle w:val="Header"/>
        <w:keepNext w:val="0"/>
        <w:keepLines w:val="0"/>
        <w:pageBreakBefore w:val="0"/>
        <w:tabs>
          <w:tab w:val="clear" w:pos="4320"/>
          <w:tab w:val="clear" w:pos="8640"/>
        </w:tabs>
      </w:pPr>
    </w:p>
    <w:p w:rsidR="00FF4F2F" w:rsidRDefault="00FF4F2F">
      <w:pPr>
        <w:jc w:val="center"/>
        <w:rPr>
          <w:b/>
          <w:sz w:val="24"/>
        </w:rPr>
      </w:pPr>
      <w:r>
        <w:rPr>
          <w:b/>
          <w:sz w:val="24"/>
        </w:rPr>
        <w:t>Table of Figures</w:t>
      </w:r>
    </w:p>
    <w:p w:rsidR="00FF4F2F" w:rsidRDefault="00FF4F2F">
      <w:pPr>
        <w:jc w:val="center"/>
        <w:rPr>
          <w:b/>
          <w:sz w:val="24"/>
        </w:rPr>
      </w:pPr>
    </w:p>
    <w:p w:rsidR="00167323" w:rsidRDefault="00C03484">
      <w:pPr>
        <w:pStyle w:val="TableofFigures"/>
        <w:rPr>
          <w:rFonts w:asciiTheme="minorHAnsi" w:eastAsiaTheme="minorEastAsia" w:hAnsiTheme="minorHAnsi" w:cstheme="minorBidi"/>
          <w:b w:val="0"/>
          <w:noProof/>
          <w:sz w:val="22"/>
          <w:szCs w:val="22"/>
        </w:rPr>
      </w:pPr>
      <w:r w:rsidRPr="00C03484">
        <w:fldChar w:fldCharType="begin"/>
      </w:r>
      <w:r w:rsidR="00FF4F2F">
        <w:instrText xml:space="preserve"> TOC \c "Figure" </w:instrText>
      </w:r>
      <w:r w:rsidRPr="00C03484">
        <w:fldChar w:fldCharType="separate"/>
      </w:r>
      <w:r w:rsidR="00167323">
        <w:rPr>
          <w:noProof/>
        </w:rPr>
        <w:t>Figure 1:  Device Control Timer Example</w:t>
      </w:r>
      <w:r w:rsidR="00167323">
        <w:rPr>
          <w:noProof/>
        </w:rPr>
        <w:tab/>
      </w:r>
      <w:r>
        <w:rPr>
          <w:noProof/>
        </w:rPr>
        <w:fldChar w:fldCharType="begin"/>
      </w:r>
      <w:r w:rsidR="00167323">
        <w:rPr>
          <w:noProof/>
        </w:rPr>
        <w:instrText xml:space="preserve"> PAGEREF _Toc223513444 \h </w:instrText>
      </w:r>
      <w:r>
        <w:rPr>
          <w:noProof/>
        </w:rPr>
      </w:r>
      <w:r>
        <w:rPr>
          <w:noProof/>
        </w:rPr>
        <w:fldChar w:fldCharType="separate"/>
      </w:r>
      <w:r w:rsidR="00167323">
        <w:rPr>
          <w:noProof/>
        </w:rPr>
        <w:t>304</w:t>
      </w:r>
      <w:r>
        <w:rPr>
          <w:noProof/>
        </w:rPr>
        <w:fldChar w:fldCharType="end"/>
      </w:r>
    </w:p>
    <w:p w:rsidR="00FF4F2F" w:rsidRDefault="00C03484">
      <w:pPr>
        <w:jc w:val="center"/>
        <w:rPr>
          <w:b/>
          <w:sz w:val="24"/>
        </w:rPr>
      </w:pPr>
      <w:r>
        <w:rPr>
          <w:sz w:val="24"/>
        </w:rPr>
        <w:fldChar w:fldCharType="end"/>
      </w:r>
    </w:p>
    <w:p w:rsidR="00FF4F2F" w:rsidRDefault="00FF4F2F">
      <w:pPr>
        <w:keepNext w:val="0"/>
        <w:keepLines w:val="0"/>
        <w:jc w:val="center"/>
        <w:rPr>
          <w:b/>
          <w:sz w:val="24"/>
        </w:rPr>
      </w:pPr>
    </w:p>
    <w:p w:rsidR="00FF4F2F" w:rsidRDefault="00FF4F2F">
      <w:pPr>
        <w:jc w:val="center"/>
        <w:rPr>
          <w:b/>
          <w:sz w:val="24"/>
        </w:rPr>
      </w:pPr>
      <w:r>
        <w:rPr>
          <w:b/>
          <w:sz w:val="24"/>
        </w:rPr>
        <w:lastRenderedPageBreak/>
        <w:t>Table of Tables</w:t>
      </w:r>
    </w:p>
    <w:p w:rsidR="00FF4F2F" w:rsidRDefault="00FF4F2F">
      <w:pPr>
        <w:jc w:val="center"/>
        <w:rPr>
          <w:b/>
          <w:sz w:val="24"/>
        </w:rPr>
      </w:pPr>
    </w:p>
    <w:p w:rsidR="00167323" w:rsidRDefault="00C03484">
      <w:pPr>
        <w:pStyle w:val="TableofFigures"/>
        <w:rPr>
          <w:rFonts w:asciiTheme="minorHAnsi" w:eastAsiaTheme="minorEastAsia" w:hAnsiTheme="minorHAnsi" w:cstheme="minorBidi"/>
          <w:b w:val="0"/>
          <w:noProof/>
          <w:sz w:val="22"/>
          <w:szCs w:val="22"/>
        </w:rPr>
      </w:pPr>
      <w:r w:rsidRPr="00C03484">
        <w:fldChar w:fldCharType="begin"/>
      </w:r>
      <w:r w:rsidR="00FF4F2F">
        <w:instrText xml:space="preserve"> TOC \c "Table" </w:instrText>
      </w:r>
      <w:r w:rsidRPr="00C03484">
        <w:fldChar w:fldCharType="separate"/>
      </w:r>
      <w:r w:rsidR="00167323">
        <w:rPr>
          <w:noProof/>
        </w:rPr>
        <w:t>Table 1:  Legislated Diagnostic Services</w:t>
      </w:r>
      <w:r w:rsidR="00167323">
        <w:rPr>
          <w:noProof/>
        </w:rPr>
        <w:tab/>
      </w:r>
      <w:r>
        <w:rPr>
          <w:noProof/>
        </w:rPr>
        <w:fldChar w:fldCharType="begin"/>
      </w:r>
      <w:r w:rsidR="00167323">
        <w:rPr>
          <w:noProof/>
        </w:rPr>
        <w:instrText xml:space="preserve"> PAGEREF _Toc223513445 \h </w:instrText>
      </w:r>
      <w:r>
        <w:rPr>
          <w:noProof/>
        </w:rPr>
      </w:r>
      <w:r>
        <w:rPr>
          <w:noProof/>
        </w:rPr>
        <w:fldChar w:fldCharType="separate"/>
      </w:r>
      <w:r w:rsidR="00167323">
        <w:rPr>
          <w:noProof/>
        </w:rPr>
        <w:t>25</w:t>
      </w:r>
      <w:r>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2:  Diagnostic Services</w:t>
      </w:r>
      <w:r>
        <w:rPr>
          <w:noProof/>
        </w:rPr>
        <w:tab/>
      </w:r>
      <w:r w:rsidR="00C03484">
        <w:rPr>
          <w:noProof/>
        </w:rPr>
        <w:fldChar w:fldCharType="begin"/>
      </w:r>
      <w:r>
        <w:rPr>
          <w:noProof/>
        </w:rPr>
        <w:instrText xml:space="preserve"> PAGEREF _Toc223513446 \h </w:instrText>
      </w:r>
      <w:r w:rsidR="00C03484">
        <w:rPr>
          <w:noProof/>
        </w:rPr>
      </w:r>
      <w:r w:rsidR="00C03484">
        <w:rPr>
          <w:noProof/>
        </w:rPr>
        <w:fldChar w:fldCharType="separate"/>
      </w:r>
      <w:r>
        <w:rPr>
          <w:noProof/>
        </w:rPr>
        <w:t>25</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3: Descriptions of Negative Response Return Codes</w:t>
      </w:r>
      <w:r>
        <w:rPr>
          <w:noProof/>
        </w:rPr>
        <w:tab/>
      </w:r>
      <w:r w:rsidR="00C03484">
        <w:rPr>
          <w:noProof/>
        </w:rPr>
        <w:fldChar w:fldCharType="begin"/>
      </w:r>
      <w:r>
        <w:rPr>
          <w:noProof/>
        </w:rPr>
        <w:instrText xml:space="preserve"> PAGEREF _Toc223513447 \h </w:instrText>
      </w:r>
      <w:r w:rsidR="00C03484">
        <w:rPr>
          <w:noProof/>
        </w:rPr>
      </w:r>
      <w:r w:rsidR="00C03484">
        <w:rPr>
          <w:noProof/>
        </w:rPr>
        <w:fldChar w:fldCharType="separate"/>
      </w:r>
      <w:r>
        <w:rPr>
          <w:noProof/>
        </w:rPr>
        <w:t>26</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4: Negative Response Return Codes for ClearDiagnosticInformation ($04) Service</w:t>
      </w:r>
      <w:r>
        <w:rPr>
          <w:noProof/>
        </w:rPr>
        <w:tab/>
      </w:r>
      <w:r w:rsidR="00C03484">
        <w:rPr>
          <w:noProof/>
        </w:rPr>
        <w:fldChar w:fldCharType="begin"/>
      </w:r>
      <w:r>
        <w:rPr>
          <w:noProof/>
        </w:rPr>
        <w:instrText xml:space="preserve"> PAGEREF _Toc223513448 \h </w:instrText>
      </w:r>
      <w:r w:rsidR="00C03484">
        <w:rPr>
          <w:noProof/>
        </w:rPr>
      </w:r>
      <w:r w:rsidR="00C03484">
        <w:rPr>
          <w:noProof/>
        </w:rPr>
        <w:fldChar w:fldCharType="separate"/>
      </w:r>
      <w:r>
        <w:rPr>
          <w:noProof/>
        </w:rPr>
        <w:t>28</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5: Negative Response Return Codes for RequestVehicleInformation ($09) Service</w:t>
      </w:r>
      <w:r>
        <w:rPr>
          <w:noProof/>
        </w:rPr>
        <w:tab/>
      </w:r>
      <w:r w:rsidR="00C03484">
        <w:rPr>
          <w:noProof/>
        </w:rPr>
        <w:fldChar w:fldCharType="begin"/>
      </w:r>
      <w:r>
        <w:rPr>
          <w:noProof/>
        </w:rPr>
        <w:instrText xml:space="preserve"> PAGEREF _Toc223513449 \h </w:instrText>
      </w:r>
      <w:r w:rsidR="00C03484">
        <w:rPr>
          <w:noProof/>
        </w:rPr>
      </w:r>
      <w:r w:rsidR="00C03484">
        <w:rPr>
          <w:noProof/>
        </w:rPr>
        <w:fldChar w:fldCharType="separate"/>
      </w:r>
      <w:r>
        <w:rPr>
          <w:noProof/>
        </w:rPr>
        <w:t>29</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6:  Sub</w:t>
      </w:r>
      <w:r>
        <w:rPr>
          <w:noProof/>
        </w:rPr>
        <w:noBreakHyphen/>
        <w:t>Functions for InitiateDiagnosticOperation ($10) Service</w:t>
      </w:r>
      <w:r>
        <w:rPr>
          <w:noProof/>
        </w:rPr>
        <w:tab/>
      </w:r>
      <w:r w:rsidR="00C03484">
        <w:rPr>
          <w:noProof/>
        </w:rPr>
        <w:fldChar w:fldCharType="begin"/>
      </w:r>
      <w:r>
        <w:rPr>
          <w:noProof/>
        </w:rPr>
        <w:instrText xml:space="preserve"> PAGEREF _Toc223513450 \h </w:instrText>
      </w:r>
      <w:r w:rsidR="00C03484">
        <w:rPr>
          <w:noProof/>
        </w:rPr>
      </w:r>
      <w:r w:rsidR="00C03484">
        <w:rPr>
          <w:noProof/>
        </w:rPr>
        <w:fldChar w:fldCharType="separate"/>
      </w:r>
      <w:r>
        <w:rPr>
          <w:noProof/>
        </w:rPr>
        <w:t>30</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7: Negative Response Return Codes for InitiateDiagnosticOperation ($10) Service</w:t>
      </w:r>
      <w:r>
        <w:rPr>
          <w:noProof/>
        </w:rPr>
        <w:tab/>
      </w:r>
      <w:r w:rsidR="00C03484">
        <w:rPr>
          <w:noProof/>
        </w:rPr>
        <w:fldChar w:fldCharType="begin"/>
      </w:r>
      <w:r>
        <w:rPr>
          <w:noProof/>
        </w:rPr>
        <w:instrText xml:space="preserve"> PAGEREF _Toc223513451 \h </w:instrText>
      </w:r>
      <w:r w:rsidR="00C03484">
        <w:rPr>
          <w:noProof/>
        </w:rPr>
      </w:r>
      <w:r w:rsidR="00C03484">
        <w:rPr>
          <w:noProof/>
        </w:rPr>
        <w:fldChar w:fldCharType="separate"/>
      </w:r>
      <w:r>
        <w:rPr>
          <w:noProof/>
        </w:rPr>
        <w:t>30</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8: Sub</w:t>
      </w:r>
      <w:r>
        <w:rPr>
          <w:noProof/>
        </w:rPr>
        <w:noBreakHyphen/>
        <w:t>Functions for ReadFailureRecordData ($12) Service</w:t>
      </w:r>
      <w:r>
        <w:rPr>
          <w:noProof/>
        </w:rPr>
        <w:tab/>
      </w:r>
      <w:r w:rsidR="00C03484">
        <w:rPr>
          <w:noProof/>
        </w:rPr>
        <w:fldChar w:fldCharType="begin"/>
      </w:r>
      <w:r>
        <w:rPr>
          <w:noProof/>
        </w:rPr>
        <w:instrText xml:space="preserve"> PAGEREF _Toc223513452 \h </w:instrText>
      </w:r>
      <w:r w:rsidR="00C03484">
        <w:rPr>
          <w:noProof/>
        </w:rPr>
      </w:r>
      <w:r w:rsidR="00C03484">
        <w:rPr>
          <w:noProof/>
        </w:rPr>
        <w:fldChar w:fldCharType="separate"/>
      </w:r>
      <w:r>
        <w:rPr>
          <w:noProof/>
        </w:rPr>
        <w:t>31</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9: Negative Response Return Codes for ReadFailureRecordData ($12) Service</w:t>
      </w:r>
      <w:r>
        <w:rPr>
          <w:noProof/>
        </w:rPr>
        <w:tab/>
      </w:r>
      <w:r w:rsidR="00C03484">
        <w:rPr>
          <w:noProof/>
        </w:rPr>
        <w:fldChar w:fldCharType="begin"/>
      </w:r>
      <w:r>
        <w:rPr>
          <w:noProof/>
        </w:rPr>
        <w:instrText xml:space="preserve"> PAGEREF _Toc223513453 \h </w:instrText>
      </w:r>
      <w:r w:rsidR="00C03484">
        <w:rPr>
          <w:noProof/>
        </w:rPr>
      </w:r>
      <w:r w:rsidR="00C03484">
        <w:rPr>
          <w:noProof/>
        </w:rPr>
        <w:fldChar w:fldCharType="separate"/>
      </w:r>
      <w:r>
        <w:rPr>
          <w:noProof/>
        </w:rPr>
        <w:t>31</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10: Negative Response Return Codes for ReadDataByIdentifier ($1A) Service</w:t>
      </w:r>
      <w:r>
        <w:rPr>
          <w:noProof/>
        </w:rPr>
        <w:tab/>
      </w:r>
      <w:r w:rsidR="00C03484">
        <w:rPr>
          <w:noProof/>
        </w:rPr>
        <w:fldChar w:fldCharType="begin"/>
      </w:r>
      <w:r>
        <w:rPr>
          <w:noProof/>
        </w:rPr>
        <w:instrText xml:space="preserve"> PAGEREF _Toc223513454 \h </w:instrText>
      </w:r>
      <w:r w:rsidR="00C03484">
        <w:rPr>
          <w:noProof/>
        </w:rPr>
      </w:r>
      <w:r w:rsidR="00C03484">
        <w:rPr>
          <w:noProof/>
        </w:rPr>
        <w:fldChar w:fldCharType="separate"/>
      </w:r>
      <w:r>
        <w:rPr>
          <w:noProof/>
        </w:rPr>
        <w:t>32</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11: Negative Response Return Codes for ReturnToNormalMode ($20) Service</w:t>
      </w:r>
      <w:r>
        <w:rPr>
          <w:noProof/>
        </w:rPr>
        <w:tab/>
      </w:r>
      <w:r w:rsidR="00C03484">
        <w:rPr>
          <w:noProof/>
        </w:rPr>
        <w:fldChar w:fldCharType="begin"/>
      </w:r>
      <w:r>
        <w:rPr>
          <w:noProof/>
        </w:rPr>
        <w:instrText xml:space="preserve"> PAGEREF _Toc223513455 \h </w:instrText>
      </w:r>
      <w:r w:rsidR="00C03484">
        <w:rPr>
          <w:noProof/>
        </w:rPr>
      </w:r>
      <w:r w:rsidR="00C03484">
        <w:rPr>
          <w:noProof/>
        </w:rPr>
        <w:fldChar w:fldCharType="separate"/>
      </w:r>
      <w:r>
        <w:rPr>
          <w:noProof/>
        </w:rPr>
        <w:t>32</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12: Negative Response Return Codes for ReadDataByParameterIdentifier ($22) Service</w:t>
      </w:r>
      <w:r>
        <w:rPr>
          <w:noProof/>
        </w:rPr>
        <w:tab/>
      </w:r>
      <w:r w:rsidR="00C03484">
        <w:rPr>
          <w:noProof/>
        </w:rPr>
        <w:fldChar w:fldCharType="begin"/>
      </w:r>
      <w:r>
        <w:rPr>
          <w:noProof/>
        </w:rPr>
        <w:instrText xml:space="preserve"> PAGEREF _Toc223513456 \h </w:instrText>
      </w:r>
      <w:r w:rsidR="00C03484">
        <w:rPr>
          <w:noProof/>
        </w:rPr>
      </w:r>
      <w:r w:rsidR="00C03484">
        <w:rPr>
          <w:noProof/>
        </w:rPr>
        <w:fldChar w:fldCharType="separate"/>
      </w:r>
      <w:r>
        <w:rPr>
          <w:noProof/>
        </w:rPr>
        <w:t>33</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13: Negative Response Return Codes for ReadMemoryByAddress ($23) Service</w:t>
      </w:r>
      <w:r>
        <w:rPr>
          <w:noProof/>
        </w:rPr>
        <w:tab/>
      </w:r>
      <w:r w:rsidR="00C03484">
        <w:rPr>
          <w:noProof/>
        </w:rPr>
        <w:fldChar w:fldCharType="begin"/>
      </w:r>
      <w:r>
        <w:rPr>
          <w:noProof/>
        </w:rPr>
        <w:instrText xml:space="preserve"> PAGEREF _Toc223513457 \h </w:instrText>
      </w:r>
      <w:r w:rsidR="00C03484">
        <w:rPr>
          <w:noProof/>
        </w:rPr>
      </w:r>
      <w:r w:rsidR="00C03484">
        <w:rPr>
          <w:noProof/>
        </w:rPr>
        <w:fldChar w:fldCharType="separate"/>
      </w:r>
      <w:r>
        <w:rPr>
          <w:noProof/>
        </w:rPr>
        <w:t>33</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14: Sub</w:t>
      </w:r>
      <w:r>
        <w:rPr>
          <w:noProof/>
        </w:rPr>
        <w:noBreakHyphen/>
        <w:t>Functions for SecurityAccess ($27) Service</w:t>
      </w:r>
      <w:r>
        <w:rPr>
          <w:noProof/>
        </w:rPr>
        <w:tab/>
      </w:r>
      <w:r w:rsidR="00C03484">
        <w:rPr>
          <w:noProof/>
        </w:rPr>
        <w:fldChar w:fldCharType="begin"/>
      </w:r>
      <w:r>
        <w:rPr>
          <w:noProof/>
        </w:rPr>
        <w:instrText xml:space="preserve"> PAGEREF _Toc223513458 \h </w:instrText>
      </w:r>
      <w:r w:rsidR="00C03484">
        <w:rPr>
          <w:noProof/>
        </w:rPr>
      </w:r>
      <w:r w:rsidR="00C03484">
        <w:rPr>
          <w:noProof/>
        </w:rPr>
        <w:fldChar w:fldCharType="separate"/>
      </w:r>
      <w:r>
        <w:rPr>
          <w:noProof/>
        </w:rPr>
        <w:t>34</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15: Negative Response Return Codes for SecurityAccess ($27) Service</w:t>
      </w:r>
      <w:r>
        <w:rPr>
          <w:noProof/>
        </w:rPr>
        <w:tab/>
      </w:r>
      <w:r w:rsidR="00C03484">
        <w:rPr>
          <w:noProof/>
        </w:rPr>
        <w:fldChar w:fldCharType="begin"/>
      </w:r>
      <w:r>
        <w:rPr>
          <w:noProof/>
        </w:rPr>
        <w:instrText xml:space="preserve"> PAGEREF _Toc223513459 \h </w:instrText>
      </w:r>
      <w:r w:rsidR="00C03484">
        <w:rPr>
          <w:noProof/>
        </w:rPr>
      </w:r>
      <w:r w:rsidR="00C03484">
        <w:rPr>
          <w:noProof/>
        </w:rPr>
        <w:fldChar w:fldCharType="separate"/>
      </w:r>
      <w:r>
        <w:rPr>
          <w:noProof/>
        </w:rPr>
        <w:t>34</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16: Negative Response Return Codes for DisableNormalComm ($28) Service</w:t>
      </w:r>
      <w:r>
        <w:rPr>
          <w:noProof/>
        </w:rPr>
        <w:tab/>
      </w:r>
      <w:r w:rsidR="00C03484">
        <w:rPr>
          <w:noProof/>
        </w:rPr>
        <w:fldChar w:fldCharType="begin"/>
      </w:r>
      <w:r>
        <w:rPr>
          <w:noProof/>
        </w:rPr>
        <w:instrText xml:space="preserve"> PAGEREF _Toc223513460 \h </w:instrText>
      </w:r>
      <w:r w:rsidR="00C03484">
        <w:rPr>
          <w:noProof/>
        </w:rPr>
      </w:r>
      <w:r w:rsidR="00C03484">
        <w:rPr>
          <w:noProof/>
        </w:rPr>
        <w:fldChar w:fldCharType="separate"/>
      </w:r>
      <w:r>
        <w:rPr>
          <w:noProof/>
        </w:rPr>
        <w:t>35</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17: Negative Response Return Codes for DynamicallyDefineMessage ($2C) Service</w:t>
      </w:r>
      <w:r>
        <w:rPr>
          <w:noProof/>
        </w:rPr>
        <w:tab/>
      </w:r>
      <w:r w:rsidR="00C03484">
        <w:rPr>
          <w:noProof/>
        </w:rPr>
        <w:fldChar w:fldCharType="begin"/>
      </w:r>
      <w:r>
        <w:rPr>
          <w:noProof/>
        </w:rPr>
        <w:instrText xml:space="preserve"> PAGEREF _Toc223513461 \h </w:instrText>
      </w:r>
      <w:r w:rsidR="00C03484">
        <w:rPr>
          <w:noProof/>
        </w:rPr>
      </w:r>
      <w:r w:rsidR="00C03484">
        <w:rPr>
          <w:noProof/>
        </w:rPr>
        <w:fldChar w:fldCharType="separate"/>
      </w:r>
      <w:r>
        <w:rPr>
          <w:noProof/>
        </w:rPr>
        <w:t>35</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18: Negative Response Return Codes for DefinePIDByAddress ($2D) Service</w:t>
      </w:r>
      <w:r>
        <w:rPr>
          <w:noProof/>
        </w:rPr>
        <w:tab/>
      </w:r>
      <w:r w:rsidR="00C03484">
        <w:rPr>
          <w:noProof/>
        </w:rPr>
        <w:fldChar w:fldCharType="begin"/>
      </w:r>
      <w:r>
        <w:rPr>
          <w:noProof/>
        </w:rPr>
        <w:instrText xml:space="preserve"> PAGEREF _Toc223513462 \h </w:instrText>
      </w:r>
      <w:r w:rsidR="00C03484">
        <w:rPr>
          <w:noProof/>
        </w:rPr>
      </w:r>
      <w:r w:rsidR="00C03484">
        <w:rPr>
          <w:noProof/>
        </w:rPr>
        <w:fldChar w:fldCharType="separate"/>
      </w:r>
      <w:r>
        <w:rPr>
          <w:noProof/>
        </w:rPr>
        <w:t>36</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19: Negative Response Return Codes for RequestDownload ($34) Service</w:t>
      </w:r>
      <w:r>
        <w:rPr>
          <w:noProof/>
        </w:rPr>
        <w:tab/>
      </w:r>
      <w:r w:rsidR="00C03484">
        <w:rPr>
          <w:noProof/>
        </w:rPr>
        <w:fldChar w:fldCharType="begin"/>
      </w:r>
      <w:r>
        <w:rPr>
          <w:noProof/>
        </w:rPr>
        <w:instrText xml:space="preserve"> PAGEREF _Toc223513463 \h </w:instrText>
      </w:r>
      <w:r w:rsidR="00C03484">
        <w:rPr>
          <w:noProof/>
        </w:rPr>
      </w:r>
      <w:r w:rsidR="00C03484">
        <w:rPr>
          <w:noProof/>
        </w:rPr>
        <w:fldChar w:fldCharType="separate"/>
      </w:r>
      <w:r>
        <w:rPr>
          <w:noProof/>
        </w:rPr>
        <w:t>37</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20: Sub</w:t>
      </w:r>
      <w:r>
        <w:rPr>
          <w:noProof/>
        </w:rPr>
        <w:noBreakHyphen/>
        <w:t>Functions TransferData ($36) Service</w:t>
      </w:r>
      <w:r>
        <w:rPr>
          <w:noProof/>
        </w:rPr>
        <w:tab/>
      </w:r>
      <w:r w:rsidR="00C03484">
        <w:rPr>
          <w:noProof/>
        </w:rPr>
        <w:fldChar w:fldCharType="begin"/>
      </w:r>
      <w:r>
        <w:rPr>
          <w:noProof/>
        </w:rPr>
        <w:instrText xml:space="preserve"> PAGEREF _Toc223513464 \h </w:instrText>
      </w:r>
      <w:r w:rsidR="00C03484">
        <w:rPr>
          <w:noProof/>
        </w:rPr>
      </w:r>
      <w:r w:rsidR="00C03484">
        <w:rPr>
          <w:noProof/>
        </w:rPr>
        <w:fldChar w:fldCharType="separate"/>
      </w:r>
      <w:r>
        <w:rPr>
          <w:noProof/>
        </w:rPr>
        <w:t>38</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21: Negative Response Return Codes for TransferData ($36) Service</w:t>
      </w:r>
      <w:r>
        <w:rPr>
          <w:noProof/>
        </w:rPr>
        <w:tab/>
      </w:r>
      <w:r w:rsidR="00C03484">
        <w:rPr>
          <w:noProof/>
        </w:rPr>
        <w:fldChar w:fldCharType="begin"/>
      </w:r>
      <w:r>
        <w:rPr>
          <w:noProof/>
        </w:rPr>
        <w:instrText xml:space="preserve"> PAGEREF _Toc223513465 \h </w:instrText>
      </w:r>
      <w:r w:rsidR="00C03484">
        <w:rPr>
          <w:noProof/>
        </w:rPr>
      </w:r>
      <w:r w:rsidR="00C03484">
        <w:rPr>
          <w:noProof/>
        </w:rPr>
        <w:fldChar w:fldCharType="separate"/>
      </w:r>
      <w:r>
        <w:rPr>
          <w:noProof/>
        </w:rPr>
        <w:t>38</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22: Negative Response Return Codes for WriteDataByIdentifier ($3B) Service</w:t>
      </w:r>
      <w:r>
        <w:rPr>
          <w:noProof/>
        </w:rPr>
        <w:tab/>
      </w:r>
      <w:r w:rsidR="00C03484">
        <w:rPr>
          <w:noProof/>
        </w:rPr>
        <w:fldChar w:fldCharType="begin"/>
      </w:r>
      <w:r>
        <w:rPr>
          <w:noProof/>
        </w:rPr>
        <w:instrText xml:space="preserve"> PAGEREF _Toc223513466 \h </w:instrText>
      </w:r>
      <w:r w:rsidR="00C03484">
        <w:rPr>
          <w:noProof/>
        </w:rPr>
      </w:r>
      <w:r w:rsidR="00C03484">
        <w:rPr>
          <w:noProof/>
        </w:rPr>
        <w:fldChar w:fldCharType="separate"/>
      </w:r>
      <w:r>
        <w:rPr>
          <w:noProof/>
        </w:rPr>
        <w:t>39</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23: Negative Response Return Codes for TesterPresent ($3E) Service</w:t>
      </w:r>
      <w:r>
        <w:rPr>
          <w:noProof/>
        </w:rPr>
        <w:tab/>
      </w:r>
      <w:r w:rsidR="00C03484">
        <w:rPr>
          <w:noProof/>
        </w:rPr>
        <w:fldChar w:fldCharType="begin"/>
      </w:r>
      <w:r>
        <w:rPr>
          <w:noProof/>
        </w:rPr>
        <w:instrText xml:space="preserve"> PAGEREF _Toc223513467 \h </w:instrText>
      </w:r>
      <w:r w:rsidR="00C03484">
        <w:rPr>
          <w:noProof/>
        </w:rPr>
      </w:r>
      <w:r w:rsidR="00C03484">
        <w:rPr>
          <w:noProof/>
        </w:rPr>
        <w:fldChar w:fldCharType="separate"/>
      </w:r>
      <w:r>
        <w:rPr>
          <w:noProof/>
        </w:rPr>
        <w:t>39</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24: Negative Response Return Codes for ReportProgrammedState ($A2) Service</w:t>
      </w:r>
      <w:r>
        <w:rPr>
          <w:noProof/>
        </w:rPr>
        <w:tab/>
      </w:r>
      <w:r w:rsidR="00C03484">
        <w:rPr>
          <w:noProof/>
        </w:rPr>
        <w:fldChar w:fldCharType="begin"/>
      </w:r>
      <w:r>
        <w:rPr>
          <w:noProof/>
        </w:rPr>
        <w:instrText xml:space="preserve"> PAGEREF _Toc223513468 \h </w:instrText>
      </w:r>
      <w:r w:rsidR="00C03484">
        <w:rPr>
          <w:noProof/>
        </w:rPr>
      </w:r>
      <w:r w:rsidR="00C03484">
        <w:rPr>
          <w:noProof/>
        </w:rPr>
        <w:fldChar w:fldCharType="separate"/>
      </w:r>
      <w:r>
        <w:rPr>
          <w:noProof/>
        </w:rPr>
        <w:t>40</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25: Sub</w:t>
      </w:r>
      <w:r>
        <w:rPr>
          <w:noProof/>
        </w:rPr>
        <w:noBreakHyphen/>
        <w:t>Functions for ProgrammingMode ($A5) Service</w:t>
      </w:r>
      <w:r>
        <w:rPr>
          <w:noProof/>
        </w:rPr>
        <w:tab/>
      </w:r>
      <w:r w:rsidR="00C03484">
        <w:rPr>
          <w:noProof/>
        </w:rPr>
        <w:fldChar w:fldCharType="begin"/>
      </w:r>
      <w:r>
        <w:rPr>
          <w:noProof/>
        </w:rPr>
        <w:instrText xml:space="preserve"> PAGEREF _Toc223513469 \h </w:instrText>
      </w:r>
      <w:r w:rsidR="00C03484">
        <w:rPr>
          <w:noProof/>
        </w:rPr>
      </w:r>
      <w:r w:rsidR="00C03484">
        <w:rPr>
          <w:noProof/>
        </w:rPr>
        <w:fldChar w:fldCharType="separate"/>
      </w:r>
      <w:r>
        <w:rPr>
          <w:noProof/>
        </w:rPr>
        <w:t>40</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26: Negative Response Return Codes for ProgrammingMode ($A5) Service</w:t>
      </w:r>
      <w:r>
        <w:rPr>
          <w:noProof/>
        </w:rPr>
        <w:tab/>
      </w:r>
      <w:r w:rsidR="00C03484">
        <w:rPr>
          <w:noProof/>
        </w:rPr>
        <w:fldChar w:fldCharType="begin"/>
      </w:r>
      <w:r>
        <w:rPr>
          <w:noProof/>
        </w:rPr>
        <w:instrText xml:space="preserve"> PAGEREF _Toc223513470 \h </w:instrText>
      </w:r>
      <w:r w:rsidR="00C03484">
        <w:rPr>
          <w:noProof/>
        </w:rPr>
      </w:r>
      <w:r w:rsidR="00C03484">
        <w:rPr>
          <w:noProof/>
        </w:rPr>
        <w:fldChar w:fldCharType="separate"/>
      </w:r>
      <w:r>
        <w:rPr>
          <w:noProof/>
        </w:rPr>
        <w:t>40</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27: Sub</w:t>
      </w:r>
      <w:r>
        <w:rPr>
          <w:noProof/>
        </w:rPr>
        <w:noBreakHyphen/>
        <w:t>Functions for ReadDiagnosticInformation ($A9) Service</w:t>
      </w:r>
      <w:r>
        <w:rPr>
          <w:noProof/>
        </w:rPr>
        <w:tab/>
      </w:r>
      <w:r w:rsidR="00C03484">
        <w:rPr>
          <w:noProof/>
        </w:rPr>
        <w:fldChar w:fldCharType="begin"/>
      </w:r>
      <w:r>
        <w:rPr>
          <w:noProof/>
        </w:rPr>
        <w:instrText xml:space="preserve"> PAGEREF _Toc223513471 \h </w:instrText>
      </w:r>
      <w:r w:rsidR="00C03484">
        <w:rPr>
          <w:noProof/>
        </w:rPr>
      </w:r>
      <w:r w:rsidR="00C03484">
        <w:rPr>
          <w:noProof/>
        </w:rPr>
        <w:fldChar w:fldCharType="separate"/>
      </w:r>
      <w:r>
        <w:rPr>
          <w:noProof/>
        </w:rPr>
        <w:t>41</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28: Negative Response Return Codes for ReadDiagnosticInformation ($A9) Service</w:t>
      </w:r>
      <w:r>
        <w:rPr>
          <w:noProof/>
        </w:rPr>
        <w:tab/>
      </w:r>
      <w:r w:rsidR="00C03484">
        <w:rPr>
          <w:noProof/>
        </w:rPr>
        <w:fldChar w:fldCharType="begin"/>
      </w:r>
      <w:r>
        <w:rPr>
          <w:noProof/>
        </w:rPr>
        <w:instrText xml:space="preserve"> PAGEREF _Toc223513472 \h </w:instrText>
      </w:r>
      <w:r w:rsidR="00C03484">
        <w:rPr>
          <w:noProof/>
        </w:rPr>
      </w:r>
      <w:r w:rsidR="00C03484">
        <w:rPr>
          <w:noProof/>
        </w:rPr>
        <w:fldChar w:fldCharType="separate"/>
      </w:r>
      <w:r>
        <w:rPr>
          <w:noProof/>
        </w:rPr>
        <w:t>41</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29: Sub</w:t>
      </w:r>
      <w:r>
        <w:rPr>
          <w:noProof/>
        </w:rPr>
        <w:noBreakHyphen/>
        <w:t>Functions for ReadDataByPacketIdentifier ($AA) Service</w:t>
      </w:r>
      <w:r>
        <w:rPr>
          <w:noProof/>
        </w:rPr>
        <w:tab/>
      </w:r>
      <w:r w:rsidR="00C03484">
        <w:rPr>
          <w:noProof/>
        </w:rPr>
        <w:fldChar w:fldCharType="begin"/>
      </w:r>
      <w:r>
        <w:rPr>
          <w:noProof/>
        </w:rPr>
        <w:instrText xml:space="preserve"> PAGEREF _Toc223513473 \h </w:instrText>
      </w:r>
      <w:r w:rsidR="00C03484">
        <w:rPr>
          <w:noProof/>
        </w:rPr>
      </w:r>
      <w:r w:rsidR="00C03484">
        <w:rPr>
          <w:noProof/>
        </w:rPr>
        <w:fldChar w:fldCharType="separate"/>
      </w:r>
      <w:r>
        <w:rPr>
          <w:noProof/>
        </w:rPr>
        <w:t>42</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30: Actual Scheduling Periods for ReadDataByPacketIdentifier ($AA) Service</w:t>
      </w:r>
      <w:r>
        <w:rPr>
          <w:noProof/>
        </w:rPr>
        <w:tab/>
      </w:r>
      <w:r w:rsidR="00C03484">
        <w:rPr>
          <w:noProof/>
        </w:rPr>
        <w:fldChar w:fldCharType="begin"/>
      </w:r>
      <w:r>
        <w:rPr>
          <w:noProof/>
        </w:rPr>
        <w:instrText xml:space="preserve"> PAGEREF _Toc223513474 \h </w:instrText>
      </w:r>
      <w:r w:rsidR="00C03484">
        <w:rPr>
          <w:noProof/>
        </w:rPr>
      </w:r>
      <w:r w:rsidR="00C03484">
        <w:rPr>
          <w:noProof/>
        </w:rPr>
        <w:fldChar w:fldCharType="separate"/>
      </w:r>
      <w:r>
        <w:rPr>
          <w:noProof/>
        </w:rPr>
        <w:t>42</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31: Negative Response Return Codes for ReadDataByPacketIdentifier ($AA) Service</w:t>
      </w:r>
      <w:r>
        <w:rPr>
          <w:noProof/>
        </w:rPr>
        <w:tab/>
      </w:r>
      <w:r w:rsidR="00C03484">
        <w:rPr>
          <w:noProof/>
        </w:rPr>
        <w:fldChar w:fldCharType="begin"/>
      </w:r>
      <w:r>
        <w:rPr>
          <w:noProof/>
        </w:rPr>
        <w:instrText xml:space="preserve"> PAGEREF _Toc223513475 \h </w:instrText>
      </w:r>
      <w:r w:rsidR="00C03484">
        <w:rPr>
          <w:noProof/>
        </w:rPr>
      </w:r>
      <w:r w:rsidR="00C03484">
        <w:rPr>
          <w:noProof/>
        </w:rPr>
        <w:fldChar w:fldCharType="separate"/>
      </w:r>
      <w:r>
        <w:rPr>
          <w:noProof/>
        </w:rPr>
        <w:t>42</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32: Negative Response Return Codes for DeviceControl ($AE) Service</w:t>
      </w:r>
      <w:r>
        <w:rPr>
          <w:noProof/>
        </w:rPr>
        <w:tab/>
      </w:r>
      <w:r w:rsidR="00C03484">
        <w:rPr>
          <w:noProof/>
        </w:rPr>
        <w:fldChar w:fldCharType="begin"/>
      </w:r>
      <w:r>
        <w:rPr>
          <w:noProof/>
        </w:rPr>
        <w:instrText xml:space="preserve"> PAGEREF _Toc223513476 \h </w:instrText>
      </w:r>
      <w:r w:rsidR="00C03484">
        <w:rPr>
          <w:noProof/>
        </w:rPr>
      </w:r>
      <w:r w:rsidR="00C03484">
        <w:rPr>
          <w:noProof/>
        </w:rPr>
        <w:fldChar w:fldCharType="separate"/>
      </w:r>
      <w:r>
        <w:rPr>
          <w:noProof/>
        </w:rPr>
        <w:t>43</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33: PID Ranges</w:t>
      </w:r>
      <w:r>
        <w:rPr>
          <w:noProof/>
        </w:rPr>
        <w:tab/>
      </w:r>
      <w:r w:rsidR="00C03484">
        <w:rPr>
          <w:noProof/>
        </w:rPr>
        <w:fldChar w:fldCharType="begin"/>
      </w:r>
      <w:r>
        <w:rPr>
          <w:noProof/>
        </w:rPr>
        <w:instrText xml:space="preserve"> PAGEREF _Toc223513477 \h </w:instrText>
      </w:r>
      <w:r w:rsidR="00C03484">
        <w:rPr>
          <w:noProof/>
        </w:rPr>
      </w:r>
      <w:r w:rsidR="00C03484">
        <w:rPr>
          <w:noProof/>
        </w:rPr>
        <w:fldChar w:fldCharType="separate"/>
      </w:r>
      <w:r>
        <w:rPr>
          <w:noProof/>
        </w:rPr>
        <w:t>45</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34: DID Ranges</w:t>
      </w:r>
      <w:r>
        <w:rPr>
          <w:noProof/>
        </w:rPr>
        <w:tab/>
      </w:r>
      <w:r w:rsidR="00C03484">
        <w:rPr>
          <w:noProof/>
        </w:rPr>
        <w:fldChar w:fldCharType="begin"/>
      </w:r>
      <w:r>
        <w:rPr>
          <w:noProof/>
        </w:rPr>
        <w:instrText xml:space="preserve"> PAGEREF _Toc223513478 \h </w:instrText>
      </w:r>
      <w:r w:rsidR="00C03484">
        <w:rPr>
          <w:noProof/>
        </w:rPr>
      </w:r>
      <w:r w:rsidR="00C03484">
        <w:rPr>
          <w:noProof/>
        </w:rPr>
        <w:fldChar w:fldCharType="separate"/>
      </w:r>
      <w:r>
        <w:rPr>
          <w:noProof/>
        </w:rPr>
        <w:t>261</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35: CPID Ranges</w:t>
      </w:r>
      <w:r>
        <w:rPr>
          <w:noProof/>
        </w:rPr>
        <w:tab/>
      </w:r>
      <w:r w:rsidR="00C03484">
        <w:rPr>
          <w:noProof/>
        </w:rPr>
        <w:fldChar w:fldCharType="begin"/>
      </w:r>
      <w:r>
        <w:rPr>
          <w:noProof/>
        </w:rPr>
        <w:instrText xml:space="preserve"> PAGEREF _Toc223513479 \h </w:instrText>
      </w:r>
      <w:r w:rsidR="00C03484">
        <w:rPr>
          <w:noProof/>
        </w:rPr>
      </w:r>
      <w:r w:rsidR="00C03484">
        <w:rPr>
          <w:noProof/>
        </w:rPr>
        <w:fldChar w:fldCharType="separate"/>
      </w:r>
      <w:r>
        <w:rPr>
          <w:noProof/>
        </w:rPr>
        <w:t>303</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36: Descriptions of DTC Fault Types</w:t>
      </w:r>
      <w:r>
        <w:rPr>
          <w:noProof/>
        </w:rPr>
        <w:tab/>
      </w:r>
      <w:r w:rsidR="00C03484">
        <w:rPr>
          <w:noProof/>
        </w:rPr>
        <w:fldChar w:fldCharType="begin"/>
      </w:r>
      <w:r>
        <w:rPr>
          <w:noProof/>
        </w:rPr>
        <w:instrText xml:space="preserve"> PAGEREF _Toc223513480 \h </w:instrText>
      </w:r>
      <w:r w:rsidR="00C03484">
        <w:rPr>
          <w:noProof/>
        </w:rPr>
      </w:r>
      <w:r w:rsidR="00C03484">
        <w:rPr>
          <w:noProof/>
        </w:rPr>
        <w:fldChar w:fldCharType="separate"/>
      </w:r>
      <w:r>
        <w:rPr>
          <w:noProof/>
        </w:rPr>
        <w:t>365</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37: One Trip MIL Off DTCs</w:t>
      </w:r>
      <w:r>
        <w:rPr>
          <w:noProof/>
        </w:rPr>
        <w:tab/>
      </w:r>
      <w:r w:rsidR="00C03484">
        <w:rPr>
          <w:noProof/>
        </w:rPr>
        <w:fldChar w:fldCharType="begin"/>
      </w:r>
      <w:r>
        <w:rPr>
          <w:noProof/>
        </w:rPr>
        <w:instrText xml:space="preserve"> PAGEREF _Toc223513481 \h </w:instrText>
      </w:r>
      <w:r w:rsidR="00C03484">
        <w:rPr>
          <w:noProof/>
        </w:rPr>
      </w:r>
      <w:r w:rsidR="00C03484">
        <w:rPr>
          <w:noProof/>
        </w:rPr>
        <w:fldChar w:fldCharType="separate"/>
      </w:r>
      <w:r>
        <w:rPr>
          <w:noProof/>
        </w:rPr>
        <w:t>365</w:t>
      </w:r>
      <w:r w:rsidR="00C03484">
        <w:rPr>
          <w:noProof/>
        </w:rPr>
        <w:fldChar w:fldCharType="end"/>
      </w:r>
    </w:p>
    <w:p w:rsidR="00167323" w:rsidRDefault="00167323">
      <w:pPr>
        <w:pStyle w:val="TableofFigures"/>
        <w:rPr>
          <w:rFonts w:asciiTheme="minorHAnsi" w:eastAsiaTheme="minorEastAsia" w:hAnsiTheme="minorHAnsi" w:cstheme="minorBidi"/>
          <w:b w:val="0"/>
          <w:noProof/>
          <w:sz w:val="22"/>
          <w:szCs w:val="22"/>
        </w:rPr>
      </w:pPr>
      <w:r>
        <w:rPr>
          <w:noProof/>
        </w:rPr>
        <w:t>Table 38: Special Operating Condition DTCs</w:t>
      </w:r>
      <w:r>
        <w:rPr>
          <w:noProof/>
        </w:rPr>
        <w:tab/>
      </w:r>
      <w:r w:rsidR="00C03484">
        <w:rPr>
          <w:noProof/>
        </w:rPr>
        <w:fldChar w:fldCharType="begin"/>
      </w:r>
      <w:r>
        <w:rPr>
          <w:noProof/>
        </w:rPr>
        <w:instrText xml:space="preserve"> PAGEREF _Toc223513482 \h </w:instrText>
      </w:r>
      <w:r w:rsidR="00C03484">
        <w:rPr>
          <w:noProof/>
        </w:rPr>
      </w:r>
      <w:r w:rsidR="00C03484">
        <w:rPr>
          <w:noProof/>
        </w:rPr>
        <w:fldChar w:fldCharType="separate"/>
      </w:r>
      <w:r>
        <w:rPr>
          <w:noProof/>
        </w:rPr>
        <w:t>366</w:t>
      </w:r>
      <w:r w:rsidR="00C03484">
        <w:rPr>
          <w:noProof/>
        </w:rPr>
        <w:fldChar w:fldCharType="end"/>
      </w:r>
    </w:p>
    <w:p w:rsidR="00FF4F2F" w:rsidRDefault="00C03484">
      <w:pPr>
        <w:jc w:val="center"/>
        <w:rPr>
          <w:b/>
          <w:sz w:val="24"/>
        </w:rPr>
      </w:pPr>
      <w:r>
        <w:rPr>
          <w:sz w:val="24"/>
        </w:rPr>
        <w:fldChar w:fldCharType="end"/>
      </w:r>
    </w:p>
    <w:p w:rsidR="00FF4F2F" w:rsidRDefault="00FF4F2F">
      <w:pPr>
        <w:pStyle w:val="Header"/>
        <w:keepNext w:val="0"/>
        <w:keepLines w:val="0"/>
        <w:pageBreakBefore w:val="0"/>
        <w:tabs>
          <w:tab w:val="clear" w:pos="4320"/>
          <w:tab w:val="clear" w:pos="8640"/>
        </w:tabs>
      </w:pPr>
    </w:p>
    <w:p w:rsidR="00FF4F2F" w:rsidRDefault="00FF4F2F">
      <w:pPr>
        <w:pStyle w:val="Footer"/>
        <w:keepNext w:val="0"/>
        <w:keepLines w:val="0"/>
        <w:tabs>
          <w:tab w:val="clear" w:pos="4320"/>
          <w:tab w:val="clear" w:pos="8640"/>
        </w:tabs>
        <w:sectPr w:rsidR="00FF4F2F">
          <w:headerReference w:type="even" r:id="rId8"/>
          <w:headerReference w:type="default" r:id="rId9"/>
          <w:footerReference w:type="default" r:id="rId10"/>
          <w:headerReference w:type="first" r:id="rId11"/>
          <w:type w:val="oddPage"/>
          <w:pgSz w:w="12240" w:h="15840"/>
          <w:pgMar w:top="1440" w:right="720" w:bottom="1440" w:left="1440" w:header="706" w:footer="706" w:gutter="0"/>
          <w:pgNumType w:fmt="lowerRoman"/>
          <w:cols w:space="720"/>
        </w:sectPr>
      </w:pPr>
    </w:p>
    <w:p w:rsidR="00FF4F2F" w:rsidRDefault="00FF4F2F">
      <w:pPr>
        <w:pStyle w:val="Heading1"/>
      </w:pPr>
      <w:bookmarkStart w:id="9" w:name="_Toc223512710"/>
      <w:r>
        <w:lastRenderedPageBreak/>
        <w:t>Introduction</w:t>
      </w:r>
      <w:bookmarkEnd w:id="9"/>
    </w:p>
    <w:p w:rsidR="00FF4F2F" w:rsidRDefault="00FF4F2F"/>
    <w:p w:rsidR="00FF4F2F" w:rsidRDefault="00FF4F2F">
      <w:r>
        <w:t>This document specifies the configuration of GMLAN diagnostic test modes for GMPT controllers using the C core software.</w:t>
      </w:r>
    </w:p>
    <w:p w:rsidR="00FF4F2F" w:rsidRDefault="00FF4F2F">
      <w:pPr>
        <w:keepNext w:val="0"/>
        <w:keepLines w:val="0"/>
      </w:pPr>
    </w:p>
    <w:p w:rsidR="00FF4F2F" w:rsidRDefault="00FF4F2F">
      <w:pPr>
        <w:pStyle w:val="Heading2"/>
      </w:pPr>
      <w:bookmarkStart w:id="10" w:name="_Toc223512711"/>
      <w:r>
        <w:t>Applicability</w:t>
      </w:r>
      <w:bookmarkEnd w:id="10"/>
    </w:p>
    <w:p w:rsidR="00FF4F2F" w:rsidRDefault="00FF4F2F"/>
    <w:p w:rsidR="00FF4F2F" w:rsidRDefault="00FF4F2F">
      <w:r>
        <w:t>The intended audience for this document includes the algorithm, software, service, assembly verification, and calibration communities.</w:t>
      </w:r>
    </w:p>
    <w:p w:rsidR="00FF4F2F" w:rsidRDefault="00FF4F2F">
      <w:pPr>
        <w:keepNext w:val="0"/>
        <w:keepLines w:val="0"/>
      </w:pPr>
    </w:p>
    <w:p w:rsidR="00FF4F2F" w:rsidRDefault="00FF4F2F">
      <w:pPr>
        <w:pStyle w:val="Heading2"/>
      </w:pPr>
      <w:bookmarkStart w:id="11" w:name="_Toc223512712"/>
      <w:r>
        <w:t>Assumptions</w:t>
      </w:r>
      <w:bookmarkEnd w:id="11"/>
    </w:p>
    <w:p w:rsidR="00FF4F2F" w:rsidRDefault="00FF4F2F"/>
    <w:p w:rsidR="00FF4F2F" w:rsidRDefault="00FF4F2F">
      <w:r>
        <w:t>It is assumed that the standard data types in [2] shall be used for the scaling / encoding of all signals specified within this document.</w:t>
      </w:r>
    </w:p>
    <w:p w:rsidR="00FF4F2F" w:rsidRDefault="00FF4F2F">
      <w:pPr>
        <w:keepNext w:val="0"/>
        <w:keepLines w:val="0"/>
      </w:pPr>
    </w:p>
    <w:p w:rsidR="00FF4F2F" w:rsidRDefault="00FF4F2F">
      <w:pPr>
        <w:keepNext w:val="0"/>
        <w:keepLines w:val="0"/>
        <w:sectPr w:rsidR="00FF4F2F">
          <w:headerReference w:type="even" r:id="rId12"/>
          <w:headerReference w:type="default" r:id="rId13"/>
          <w:headerReference w:type="first" r:id="rId14"/>
          <w:type w:val="oddPage"/>
          <w:pgSz w:w="12240" w:h="15840"/>
          <w:pgMar w:top="1440" w:right="1440" w:bottom="1440" w:left="1440" w:header="706" w:footer="706" w:gutter="0"/>
          <w:cols w:space="720"/>
        </w:sectPr>
      </w:pPr>
    </w:p>
    <w:p w:rsidR="00FF4F2F" w:rsidRDefault="00FF4F2F">
      <w:pPr>
        <w:pStyle w:val="Heading1"/>
      </w:pPr>
      <w:bookmarkStart w:id="16" w:name="_Toc223512713"/>
      <w:r>
        <w:lastRenderedPageBreak/>
        <w:t>Diagnostic Services</w:t>
      </w:r>
      <w:bookmarkEnd w:id="16"/>
    </w:p>
    <w:p w:rsidR="00FF4F2F" w:rsidRDefault="00FF4F2F"/>
    <w:p w:rsidR="00FF4F2F" w:rsidRDefault="00FF4F2F">
      <w:r>
        <w:t xml:space="preserve">The Legislated diagnostic services in </w:t>
      </w:r>
      <w:fldSimple w:instr=" REF _Ref48958158 \h  \* MERGEFORMAT ">
        <w:r w:rsidR="00167323">
          <w:t xml:space="preserve">Table </w:t>
        </w:r>
        <w:r w:rsidR="00167323">
          <w:rPr>
            <w:noProof/>
          </w:rPr>
          <w:t>1</w:t>
        </w:r>
      </w:fldSimple>
      <w:r>
        <w:t>shall be implemented according to [3].  Additional details (e.g., the set of sub</w:t>
      </w:r>
      <w:r>
        <w:noBreakHyphen/>
        <w:t>functions supported, the set of parameter values supported, specific conditions for negative response return codes, etc.) are specified in the following sections.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174"/>
        <w:gridCol w:w="5169"/>
        <w:gridCol w:w="1152"/>
        <w:gridCol w:w="1152"/>
      </w:tblGrid>
      <w:tr w:rsidR="00FF4F2F">
        <w:trPr>
          <w:cantSplit/>
          <w:jc w:val="center"/>
        </w:trPr>
        <w:tc>
          <w:tcPr>
            <w:tcW w:w="1174" w:type="dxa"/>
            <w:tcBorders>
              <w:bottom w:val="single" w:sz="12" w:space="0" w:color="000000"/>
            </w:tcBorders>
          </w:tcPr>
          <w:p w:rsidR="00FF4F2F" w:rsidRDefault="00FF4F2F">
            <w:pPr>
              <w:jc w:val="center"/>
              <w:rPr>
                <w:b/>
              </w:rPr>
            </w:pPr>
            <w:r>
              <w:rPr>
                <w:b/>
              </w:rPr>
              <w:t>Service Identifier</w:t>
            </w:r>
          </w:p>
        </w:tc>
        <w:tc>
          <w:tcPr>
            <w:tcW w:w="5169" w:type="dxa"/>
            <w:tcBorders>
              <w:bottom w:val="single" w:sz="12" w:space="0" w:color="000000"/>
            </w:tcBorders>
            <w:vAlign w:val="bottom"/>
          </w:tcPr>
          <w:p w:rsidR="00FF4F2F" w:rsidRDefault="00FF4F2F">
            <w:pPr>
              <w:jc w:val="center"/>
              <w:rPr>
                <w:b/>
              </w:rPr>
            </w:pPr>
            <w:r>
              <w:rPr>
                <w:b/>
              </w:rPr>
              <w:t>Diagnostic Service</w:t>
            </w:r>
          </w:p>
        </w:tc>
        <w:tc>
          <w:tcPr>
            <w:tcW w:w="1152" w:type="dxa"/>
            <w:tcBorders>
              <w:bottom w:val="single" w:sz="12" w:space="0" w:color="000000"/>
            </w:tcBorders>
            <w:vAlign w:val="bottom"/>
          </w:tcPr>
          <w:p w:rsidR="00FF4F2F" w:rsidRDefault="00FF4F2F">
            <w:pPr>
              <w:jc w:val="center"/>
              <w:rPr>
                <w:b/>
              </w:rPr>
            </w:pPr>
            <w:r>
              <w:rPr>
                <w:b/>
              </w:rPr>
              <w:t>Application Software</w:t>
            </w:r>
          </w:p>
        </w:tc>
        <w:tc>
          <w:tcPr>
            <w:tcW w:w="1152" w:type="dxa"/>
            <w:tcBorders>
              <w:bottom w:val="single" w:sz="12" w:space="0" w:color="000000"/>
            </w:tcBorders>
            <w:vAlign w:val="bottom"/>
          </w:tcPr>
          <w:p w:rsidR="00FF4F2F" w:rsidRDefault="00FF4F2F">
            <w:pPr>
              <w:jc w:val="center"/>
              <w:rPr>
                <w:b/>
              </w:rPr>
            </w:pPr>
            <w:r>
              <w:rPr>
                <w:b/>
              </w:rPr>
              <w:t>Boot Software</w:t>
            </w:r>
          </w:p>
        </w:tc>
      </w:tr>
      <w:tr w:rsidR="00FF4F2F">
        <w:trPr>
          <w:cantSplit/>
          <w:jc w:val="center"/>
        </w:trPr>
        <w:tc>
          <w:tcPr>
            <w:tcW w:w="1174" w:type="dxa"/>
          </w:tcPr>
          <w:p w:rsidR="00FF4F2F" w:rsidRDefault="00FF4F2F">
            <w:pPr>
              <w:jc w:val="center"/>
            </w:pPr>
            <w:r>
              <w:t>$01</w:t>
            </w:r>
          </w:p>
        </w:tc>
        <w:tc>
          <w:tcPr>
            <w:tcW w:w="5169" w:type="dxa"/>
          </w:tcPr>
          <w:p w:rsidR="00FF4F2F" w:rsidRDefault="00FF4F2F">
            <w:r>
              <w:t>RequestCurrentPowertrainDiagnosticData</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74" w:type="dxa"/>
          </w:tcPr>
          <w:p w:rsidR="00FF4F2F" w:rsidRDefault="00FF4F2F">
            <w:pPr>
              <w:jc w:val="center"/>
            </w:pPr>
            <w:r>
              <w:t>$02</w:t>
            </w:r>
          </w:p>
        </w:tc>
        <w:tc>
          <w:tcPr>
            <w:tcW w:w="5169" w:type="dxa"/>
          </w:tcPr>
          <w:p w:rsidR="00FF4F2F" w:rsidRDefault="00FF4F2F">
            <w:r>
              <w:t>RequestPowertrainFreezeFrameData</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74" w:type="dxa"/>
          </w:tcPr>
          <w:p w:rsidR="00FF4F2F" w:rsidRDefault="00FF4F2F">
            <w:pPr>
              <w:jc w:val="center"/>
            </w:pPr>
            <w:r>
              <w:t>$03</w:t>
            </w:r>
          </w:p>
        </w:tc>
        <w:tc>
          <w:tcPr>
            <w:tcW w:w="5169" w:type="dxa"/>
          </w:tcPr>
          <w:p w:rsidR="00FF4F2F" w:rsidRDefault="00FF4F2F">
            <w:r>
              <w:t>RequestEmission-RelatedDiagnosticTroubleCodes-Confirmed</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74" w:type="dxa"/>
          </w:tcPr>
          <w:p w:rsidR="00FF4F2F" w:rsidRDefault="00FF4F2F">
            <w:pPr>
              <w:jc w:val="center"/>
            </w:pPr>
            <w:r>
              <w:t>$04</w:t>
            </w:r>
          </w:p>
        </w:tc>
        <w:tc>
          <w:tcPr>
            <w:tcW w:w="5169" w:type="dxa"/>
          </w:tcPr>
          <w:p w:rsidR="00FF4F2F" w:rsidRDefault="00FF4F2F">
            <w:r>
              <w:t>Clear/ResetDiagnosticInformation</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74" w:type="dxa"/>
          </w:tcPr>
          <w:p w:rsidR="00FF4F2F" w:rsidRDefault="00FF4F2F">
            <w:pPr>
              <w:jc w:val="center"/>
            </w:pPr>
            <w:r>
              <w:t>$06</w:t>
            </w:r>
          </w:p>
        </w:tc>
        <w:tc>
          <w:tcPr>
            <w:tcW w:w="5169" w:type="dxa"/>
          </w:tcPr>
          <w:p w:rsidR="00FF4F2F" w:rsidRDefault="00FF4F2F">
            <w:r>
              <w:t>RequestOnBoardMonitoringTestResults</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74" w:type="dxa"/>
          </w:tcPr>
          <w:p w:rsidR="00FF4F2F" w:rsidRDefault="00FF4F2F">
            <w:pPr>
              <w:jc w:val="center"/>
            </w:pPr>
            <w:r>
              <w:t>$07</w:t>
            </w:r>
          </w:p>
        </w:tc>
        <w:tc>
          <w:tcPr>
            <w:tcW w:w="5169" w:type="dxa"/>
          </w:tcPr>
          <w:p w:rsidR="00FF4F2F" w:rsidRDefault="00FF4F2F">
            <w:r>
              <w:t>RequestEmission-RelatedDiagnosticTroubleCodes-Pending</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74" w:type="dxa"/>
          </w:tcPr>
          <w:p w:rsidR="00FF4F2F" w:rsidRDefault="00FF4F2F">
            <w:pPr>
              <w:jc w:val="center"/>
            </w:pPr>
            <w:r>
              <w:t>$08</w:t>
            </w:r>
          </w:p>
        </w:tc>
        <w:tc>
          <w:tcPr>
            <w:tcW w:w="5169" w:type="dxa"/>
          </w:tcPr>
          <w:p w:rsidR="00FF4F2F" w:rsidRDefault="00FF4F2F">
            <w:r>
              <w:t>RequestControlOfOnBoardSystem</w:t>
            </w:r>
          </w:p>
        </w:tc>
        <w:tc>
          <w:tcPr>
            <w:tcW w:w="1152" w:type="dxa"/>
          </w:tcPr>
          <w:p w:rsidR="00FF4F2F" w:rsidRDefault="00FF4F2F">
            <w:pPr>
              <w:jc w:val="center"/>
            </w:pPr>
          </w:p>
        </w:tc>
        <w:tc>
          <w:tcPr>
            <w:tcW w:w="1152" w:type="dxa"/>
          </w:tcPr>
          <w:p w:rsidR="00FF4F2F" w:rsidRDefault="00FF4F2F">
            <w:pPr>
              <w:jc w:val="center"/>
            </w:pPr>
          </w:p>
        </w:tc>
      </w:tr>
      <w:tr w:rsidR="00FF4F2F">
        <w:trPr>
          <w:cantSplit/>
          <w:jc w:val="center"/>
        </w:trPr>
        <w:tc>
          <w:tcPr>
            <w:tcW w:w="1174" w:type="dxa"/>
          </w:tcPr>
          <w:p w:rsidR="00FF4F2F" w:rsidRDefault="00FF4F2F">
            <w:pPr>
              <w:jc w:val="center"/>
            </w:pPr>
            <w:r>
              <w:t>$09</w:t>
            </w:r>
          </w:p>
        </w:tc>
        <w:tc>
          <w:tcPr>
            <w:tcW w:w="5169" w:type="dxa"/>
          </w:tcPr>
          <w:p w:rsidR="00FF4F2F" w:rsidRDefault="00FF4F2F">
            <w:r>
              <w:t>RequestVehicleInformation</w:t>
            </w:r>
          </w:p>
        </w:tc>
        <w:tc>
          <w:tcPr>
            <w:tcW w:w="1152" w:type="dxa"/>
          </w:tcPr>
          <w:p w:rsidR="00FF4F2F" w:rsidRDefault="00FF4F2F">
            <w:pPr>
              <w:jc w:val="center"/>
            </w:pPr>
            <w:r>
              <w:t>X</w:t>
            </w:r>
          </w:p>
        </w:tc>
        <w:tc>
          <w:tcPr>
            <w:tcW w:w="1152" w:type="dxa"/>
          </w:tcPr>
          <w:p w:rsidR="00FF4F2F" w:rsidRDefault="00FF4F2F">
            <w:pPr>
              <w:jc w:val="center"/>
            </w:pPr>
          </w:p>
        </w:tc>
      </w:tr>
      <w:tr w:rsidR="00287CCB">
        <w:trPr>
          <w:cantSplit/>
          <w:jc w:val="center"/>
        </w:trPr>
        <w:tc>
          <w:tcPr>
            <w:tcW w:w="1174" w:type="dxa"/>
          </w:tcPr>
          <w:p w:rsidR="00287CCB" w:rsidRDefault="00287CCB">
            <w:pPr>
              <w:jc w:val="center"/>
            </w:pPr>
            <w:r>
              <w:t>$0A</w:t>
            </w:r>
          </w:p>
        </w:tc>
        <w:tc>
          <w:tcPr>
            <w:tcW w:w="5169" w:type="dxa"/>
          </w:tcPr>
          <w:p w:rsidR="00287CCB" w:rsidRDefault="00287CCB">
            <w:r w:rsidRPr="002F732D">
              <w:rPr>
                <w:szCs w:val="24"/>
              </w:rPr>
              <w:t>Request</w:t>
            </w:r>
            <w:r>
              <w:rPr>
                <w:szCs w:val="24"/>
              </w:rPr>
              <w:t xml:space="preserve"> Emission-Related D</w:t>
            </w:r>
            <w:r w:rsidRPr="002F732D">
              <w:rPr>
                <w:szCs w:val="24"/>
              </w:rPr>
              <w:t>iagnostic</w:t>
            </w:r>
            <w:r>
              <w:rPr>
                <w:szCs w:val="24"/>
              </w:rPr>
              <w:t xml:space="preserve"> Trouble Codes W</w:t>
            </w:r>
            <w:r w:rsidRPr="002F732D">
              <w:rPr>
                <w:szCs w:val="24"/>
              </w:rPr>
              <w:t>ith</w:t>
            </w:r>
            <w:r>
              <w:rPr>
                <w:szCs w:val="24"/>
              </w:rPr>
              <w:t xml:space="preserve"> </w:t>
            </w:r>
            <w:r w:rsidRPr="002F732D">
              <w:rPr>
                <w:szCs w:val="24"/>
              </w:rPr>
              <w:t>Permanent</w:t>
            </w:r>
            <w:r>
              <w:rPr>
                <w:szCs w:val="24"/>
              </w:rPr>
              <w:t xml:space="preserve"> </w:t>
            </w:r>
            <w:r w:rsidRPr="002F732D">
              <w:rPr>
                <w:szCs w:val="24"/>
              </w:rPr>
              <w:t xml:space="preserve">Status </w:t>
            </w:r>
          </w:p>
        </w:tc>
        <w:tc>
          <w:tcPr>
            <w:tcW w:w="1152" w:type="dxa"/>
          </w:tcPr>
          <w:p w:rsidR="00287CCB" w:rsidRDefault="00287CCB">
            <w:pPr>
              <w:jc w:val="center"/>
            </w:pPr>
            <w:r>
              <w:t>X</w:t>
            </w:r>
          </w:p>
        </w:tc>
        <w:tc>
          <w:tcPr>
            <w:tcW w:w="1152" w:type="dxa"/>
          </w:tcPr>
          <w:p w:rsidR="00287CCB" w:rsidRDefault="00287CCB">
            <w:pPr>
              <w:jc w:val="center"/>
            </w:pPr>
          </w:p>
        </w:tc>
      </w:tr>
    </w:tbl>
    <w:p w:rsidR="00FF4F2F" w:rsidRDefault="00FF4F2F">
      <w:pPr>
        <w:pStyle w:val="Caption"/>
        <w:rPr>
          <w:noProof/>
        </w:rPr>
      </w:pPr>
      <w:bookmarkStart w:id="17" w:name="_Ref48958158"/>
      <w:bookmarkStart w:id="18" w:name="_Toc39375494"/>
      <w:bookmarkStart w:id="19" w:name="_Toc223513445"/>
      <w:r>
        <w:t xml:space="preserve">Table </w:t>
      </w:r>
      <w:fldSimple w:instr=" SEQ Table \* ARABIC ">
        <w:r w:rsidR="00167323">
          <w:rPr>
            <w:noProof/>
          </w:rPr>
          <w:t>1</w:t>
        </w:r>
      </w:fldSimple>
      <w:bookmarkEnd w:id="17"/>
      <w:r>
        <w:rPr>
          <w:noProof/>
        </w:rPr>
        <w:t>:  Legislated Diagnostic Services</w:t>
      </w:r>
      <w:bookmarkEnd w:id="18"/>
      <w:bookmarkEnd w:id="19"/>
    </w:p>
    <w:p w:rsidR="00FF4F2F" w:rsidRDefault="00FF4F2F"/>
    <w:p w:rsidR="00167323" w:rsidRDefault="00FF4F2F" w:rsidP="00167323">
      <w:r>
        <w:t xml:space="preserve">The Enhanced diagnostic services in </w:t>
      </w:r>
      <w:r w:rsidR="00C03484">
        <w:fldChar w:fldCharType="begin"/>
      </w:r>
      <w:r>
        <w:instrText xml:space="preserve"> REF _Ref48959462 \h  \* MERGEFORMAT </w:instrText>
      </w:r>
      <w:r w:rsidR="00C03484">
        <w:fldChar w:fldCharType="separate"/>
      </w:r>
      <w:r w:rsidR="00167323">
        <w:t>Table 2:  Diagnostic Services</w:t>
      </w:r>
    </w:p>
    <w:p w:rsidR="00FF4F2F" w:rsidRDefault="00C03484">
      <w:r>
        <w:fldChar w:fldCharType="end"/>
      </w:r>
      <w:r w:rsidR="00FF4F2F">
        <w:t xml:space="preserve"> shall be implemented according to [1].  Additional details (e.g., the set of sub</w:t>
      </w:r>
      <w:r w:rsidR="00FF4F2F">
        <w:noBreakHyphen/>
        <w:t>functions supported, the set of parameter values supported, specific conditions for negative response return codes, etc.) are specified in the following sections.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152"/>
        <w:gridCol w:w="2880"/>
        <w:gridCol w:w="1152"/>
        <w:gridCol w:w="1152"/>
      </w:tblGrid>
      <w:tr w:rsidR="00FF4F2F">
        <w:trPr>
          <w:cantSplit/>
          <w:jc w:val="center"/>
        </w:trPr>
        <w:tc>
          <w:tcPr>
            <w:tcW w:w="1152" w:type="dxa"/>
            <w:tcBorders>
              <w:bottom w:val="single" w:sz="12" w:space="0" w:color="000000"/>
            </w:tcBorders>
          </w:tcPr>
          <w:p w:rsidR="00FF4F2F" w:rsidRDefault="00FF4F2F">
            <w:pPr>
              <w:jc w:val="center"/>
              <w:rPr>
                <w:b/>
              </w:rPr>
            </w:pPr>
            <w:r>
              <w:rPr>
                <w:b/>
              </w:rPr>
              <w:t>Service Identifier</w:t>
            </w:r>
          </w:p>
        </w:tc>
        <w:tc>
          <w:tcPr>
            <w:tcW w:w="2880" w:type="dxa"/>
            <w:tcBorders>
              <w:bottom w:val="single" w:sz="12" w:space="0" w:color="000000"/>
            </w:tcBorders>
            <w:vAlign w:val="bottom"/>
          </w:tcPr>
          <w:p w:rsidR="00FF4F2F" w:rsidRDefault="00FF4F2F">
            <w:pPr>
              <w:jc w:val="center"/>
              <w:rPr>
                <w:b/>
              </w:rPr>
            </w:pPr>
            <w:r>
              <w:rPr>
                <w:b/>
              </w:rPr>
              <w:t>Diagnostic Service</w:t>
            </w:r>
          </w:p>
        </w:tc>
        <w:tc>
          <w:tcPr>
            <w:tcW w:w="1152" w:type="dxa"/>
            <w:tcBorders>
              <w:bottom w:val="single" w:sz="12" w:space="0" w:color="000000"/>
            </w:tcBorders>
            <w:vAlign w:val="bottom"/>
          </w:tcPr>
          <w:p w:rsidR="00FF4F2F" w:rsidRDefault="00FF4F2F">
            <w:pPr>
              <w:jc w:val="center"/>
              <w:rPr>
                <w:b/>
              </w:rPr>
            </w:pPr>
            <w:r>
              <w:rPr>
                <w:b/>
              </w:rPr>
              <w:t>Application Software</w:t>
            </w:r>
          </w:p>
        </w:tc>
        <w:tc>
          <w:tcPr>
            <w:tcW w:w="1152" w:type="dxa"/>
            <w:tcBorders>
              <w:bottom w:val="single" w:sz="12" w:space="0" w:color="000000"/>
            </w:tcBorders>
            <w:vAlign w:val="bottom"/>
          </w:tcPr>
          <w:p w:rsidR="00FF4F2F" w:rsidRDefault="00FF4F2F">
            <w:pPr>
              <w:jc w:val="center"/>
              <w:rPr>
                <w:b/>
              </w:rPr>
            </w:pPr>
            <w:r>
              <w:rPr>
                <w:b/>
              </w:rPr>
              <w:t>Boot Software</w:t>
            </w:r>
          </w:p>
        </w:tc>
      </w:tr>
      <w:tr w:rsidR="00FF4F2F">
        <w:trPr>
          <w:cantSplit/>
          <w:jc w:val="center"/>
        </w:trPr>
        <w:tc>
          <w:tcPr>
            <w:tcW w:w="1152" w:type="dxa"/>
          </w:tcPr>
          <w:p w:rsidR="00FF4F2F" w:rsidRDefault="00FF4F2F">
            <w:pPr>
              <w:jc w:val="center"/>
            </w:pPr>
          </w:p>
        </w:tc>
        <w:tc>
          <w:tcPr>
            <w:tcW w:w="2880" w:type="dxa"/>
          </w:tcPr>
          <w:p w:rsidR="00FF4F2F" w:rsidRDefault="00FF4F2F"/>
        </w:tc>
        <w:tc>
          <w:tcPr>
            <w:tcW w:w="1152" w:type="dxa"/>
          </w:tcPr>
          <w:p w:rsidR="00FF4F2F" w:rsidRDefault="00FF4F2F">
            <w:pPr>
              <w:jc w:val="center"/>
            </w:pPr>
          </w:p>
        </w:tc>
        <w:tc>
          <w:tcPr>
            <w:tcW w:w="1152" w:type="dxa"/>
          </w:tcPr>
          <w:p w:rsidR="00FF4F2F" w:rsidRDefault="00FF4F2F">
            <w:pPr>
              <w:jc w:val="center"/>
            </w:pPr>
          </w:p>
        </w:tc>
      </w:tr>
      <w:tr w:rsidR="00FF4F2F">
        <w:trPr>
          <w:cantSplit/>
          <w:jc w:val="center"/>
        </w:trPr>
        <w:tc>
          <w:tcPr>
            <w:tcW w:w="1152" w:type="dxa"/>
          </w:tcPr>
          <w:p w:rsidR="00FF4F2F" w:rsidRDefault="00FF4F2F">
            <w:pPr>
              <w:jc w:val="center"/>
            </w:pPr>
            <w:r>
              <w:t>$10</w:t>
            </w:r>
          </w:p>
        </w:tc>
        <w:tc>
          <w:tcPr>
            <w:tcW w:w="2880" w:type="dxa"/>
          </w:tcPr>
          <w:p w:rsidR="00FF4F2F" w:rsidRDefault="00FF4F2F">
            <w:r>
              <w:t>InitiateDiagnosticOperation</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52" w:type="dxa"/>
          </w:tcPr>
          <w:p w:rsidR="00FF4F2F" w:rsidRDefault="00FF4F2F">
            <w:pPr>
              <w:jc w:val="center"/>
            </w:pPr>
            <w:r>
              <w:t>$12</w:t>
            </w:r>
          </w:p>
        </w:tc>
        <w:tc>
          <w:tcPr>
            <w:tcW w:w="2880" w:type="dxa"/>
          </w:tcPr>
          <w:p w:rsidR="00FF4F2F" w:rsidRDefault="00FF4F2F">
            <w:r>
              <w:t>ReadFailureRecordData</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52" w:type="dxa"/>
          </w:tcPr>
          <w:p w:rsidR="00FF4F2F" w:rsidRDefault="00FF4F2F">
            <w:pPr>
              <w:jc w:val="center"/>
            </w:pPr>
            <w:r>
              <w:t>$1A</w:t>
            </w:r>
          </w:p>
        </w:tc>
        <w:tc>
          <w:tcPr>
            <w:tcW w:w="2880" w:type="dxa"/>
          </w:tcPr>
          <w:p w:rsidR="00FF4F2F" w:rsidRDefault="00FF4F2F">
            <w:r>
              <w:t>ReadDataByIdentifier</w:t>
            </w:r>
          </w:p>
        </w:tc>
        <w:tc>
          <w:tcPr>
            <w:tcW w:w="1152" w:type="dxa"/>
          </w:tcPr>
          <w:p w:rsidR="00FF4F2F" w:rsidRDefault="00FF4F2F">
            <w:pPr>
              <w:jc w:val="center"/>
            </w:pPr>
            <w:r>
              <w:t>X</w:t>
            </w:r>
          </w:p>
        </w:tc>
        <w:tc>
          <w:tcPr>
            <w:tcW w:w="1152" w:type="dxa"/>
          </w:tcPr>
          <w:p w:rsidR="00FF4F2F" w:rsidRDefault="00FF4F2F">
            <w:pPr>
              <w:jc w:val="center"/>
            </w:pPr>
            <w:r>
              <w:t>X</w:t>
            </w:r>
          </w:p>
        </w:tc>
      </w:tr>
      <w:tr w:rsidR="00FF4F2F">
        <w:trPr>
          <w:cantSplit/>
          <w:jc w:val="center"/>
        </w:trPr>
        <w:tc>
          <w:tcPr>
            <w:tcW w:w="1152" w:type="dxa"/>
          </w:tcPr>
          <w:p w:rsidR="00FF4F2F" w:rsidRDefault="00FF4F2F">
            <w:pPr>
              <w:jc w:val="center"/>
            </w:pPr>
            <w:r>
              <w:t>$20</w:t>
            </w:r>
          </w:p>
        </w:tc>
        <w:tc>
          <w:tcPr>
            <w:tcW w:w="2880" w:type="dxa"/>
          </w:tcPr>
          <w:p w:rsidR="00FF4F2F" w:rsidRDefault="00FF4F2F">
            <w:r>
              <w:t>ReturnToNormalOperation</w:t>
            </w:r>
          </w:p>
        </w:tc>
        <w:tc>
          <w:tcPr>
            <w:tcW w:w="1152" w:type="dxa"/>
          </w:tcPr>
          <w:p w:rsidR="00FF4F2F" w:rsidRDefault="00FF4F2F">
            <w:pPr>
              <w:jc w:val="center"/>
            </w:pPr>
            <w:r>
              <w:t>X</w:t>
            </w:r>
          </w:p>
        </w:tc>
        <w:tc>
          <w:tcPr>
            <w:tcW w:w="1152" w:type="dxa"/>
          </w:tcPr>
          <w:p w:rsidR="00FF4F2F" w:rsidRDefault="00FF4F2F">
            <w:pPr>
              <w:jc w:val="center"/>
            </w:pPr>
            <w:r>
              <w:t>X</w:t>
            </w:r>
          </w:p>
        </w:tc>
      </w:tr>
      <w:tr w:rsidR="00FF4F2F">
        <w:trPr>
          <w:cantSplit/>
          <w:jc w:val="center"/>
        </w:trPr>
        <w:tc>
          <w:tcPr>
            <w:tcW w:w="1152" w:type="dxa"/>
          </w:tcPr>
          <w:p w:rsidR="00FF4F2F" w:rsidRDefault="00FF4F2F">
            <w:pPr>
              <w:jc w:val="center"/>
            </w:pPr>
            <w:r>
              <w:t>$22</w:t>
            </w:r>
          </w:p>
        </w:tc>
        <w:tc>
          <w:tcPr>
            <w:tcW w:w="2880" w:type="dxa"/>
          </w:tcPr>
          <w:p w:rsidR="00FF4F2F" w:rsidRDefault="00FF4F2F">
            <w:r>
              <w:t>ReadDataByParameterIdentifier</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52" w:type="dxa"/>
          </w:tcPr>
          <w:p w:rsidR="00FF4F2F" w:rsidRDefault="00FF4F2F">
            <w:pPr>
              <w:jc w:val="center"/>
            </w:pPr>
            <w:r>
              <w:t>$23</w:t>
            </w:r>
          </w:p>
        </w:tc>
        <w:tc>
          <w:tcPr>
            <w:tcW w:w="2880" w:type="dxa"/>
          </w:tcPr>
          <w:p w:rsidR="00FF4F2F" w:rsidRDefault="00FF4F2F">
            <w:r>
              <w:t>ReadMemoryByAddress</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52" w:type="dxa"/>
          </w:tcPr>
          <w:p w:rsidR="00FF4F2F" w:rsidRDefault="00FF4F2F">
            <w:pPr>
              <w:jc w:val="center"/>
            </w:pPr>
            <w:r>
              <w:t>$27</w:t>
            </w:r>
          </w:p>
        </w:tc>
        <w:tc>
          <w:tcPr>
            <w:tcW w:w="2880" w:type="dxa"/>
          </w:tcPr>
          <w:p w:rsidR="00FF4F2F" w:rsidRDefault="00FF4F2F">
            <w:r>
              <w:t>SecurityAccess</w:t>
            </w:r>
          </w:p>
        </w:tc>
        <w:tc>
          <w:tcPr>
            <w:tcW w:w="1152" w:type="dxa"/>
          </w:tcPr>
          <w:p w:rsidR="00FF4F2F" w:rsidRDefault="00FF4F2F">
            <w:pPr>
              <w:jc w:val="center"/>
            </w:pPr>
            <w:r>
              <w:t>X</w:t>
            </w:r>
          </w:p>
        </w:tc>
        <w:tc>
          <w:tcPr>
            <w:tcW w:w="1152" w:type="dxa"/>
          </w:tcPr>
          <w:p w:rsidR="00FF4F2F" w:rsidRDefault="00FF4F2F">
            <w:pPr>
              <w:jc w:val="center"/>
            </w:pPr>
            <w:r>
              <w:t>X</w:t>
            </w:r>
          </w:p>
        </w:tc>
      </w:tr>
      <w:tr w:rsidR="00FF4F2F">
        <w:trPr>
          <w:cantSplit/>
          <w:jc w:val="center"/>
        </w:trPr>
        <w:tc>
          <w:tcPr>
            <w:tcW w:w="1152" w:type="dxa"/>
          </w:tcPr>
          <w:p w:rsidR="00FF4F2F" w:rsidRDefault="00FF4F2F">
            <w:pPr>
              <w:jc w:val="center"/>
            </w:pPr>
            <w:r>
              <w:t>$28</w:t>
            </w:r>
          </w:p>
        </w:tc>
        <w:tc>
          <w:tcPr>
            <w:tcW w:w="2880" w:type="dxa"/>
          </w:tcPr>
          <w:p w:rsidR="00FF4F2F" w:rsidRDefault="00FF4F2F">
            <w:r>
              <w:t>DisableNormalCommunication</w:t>
            </w:r>
          </w:p>
        </w:tc>
        <w:tc>
          <w:tcPr>
            <w:tcW w:w="1152" w:type="dxa"/>
          </w:tcPr>
          <w:p w:rsidR="00FF4F2F" w:rsidRDefault="00FF4F2F">
            <w:pPr>
              <w:jc w:val="center"/>
            </w:pPr>
            <w:r>
              <w:t>X</w:t>
            </w:r>
          </w:p>
        </w:tc>
        <w:tc>
          <w:tcPr>
            <w:tcW w:w="1152" w:type="dxa"/>
          </w:tcPr>
          <w:p w:rsidR="00FF4F2F" w:rsidRDefault="00FF4F2F">
            <w:pPr>
              <w:jc w:val="center"/>
            </w:pPr>
            <w:r>
              <w:t>X</w:t>
            </w:r>
          </w:p>
        </w:tc>
      </w:tr>
      <w:tr w:rsidR="00FF4F2F">
        <w:trPr>
          <w:cantSplit/>
          <w:jc w:val="center"/>
        </w:trPr>
        <w:tc>
          <w:tcPr>
            <w:tcW w:w="1152" w:type="dxa"/>
          </w:tcPr>
          <w:p w:rsidR="00FF4F2F" w:rsidRDefault="00FF4F2F">
            <w:pPr>
              <w:jc w:val="center"/>
            </w:pPr>
            <w:r>
              <w:t>$2C</w:t>
            </w:r>
          </w:p>
        </w:tc>
        <w:tc>
          <w:tcPr>
            <w:tcW w:w="2880" w:type="dxa"/>
          </w:tcPr>
          <w:p w:rsidR="00FF4F2F" w:rsidRDefault="00FF4F2F">
            <w:r>
              <w:t>DynamicallyDefineMessage</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52" w:type="dxa"/>
          </w:tcPr>
          <w:p w:rsidR="00FF4F2F" w:rsidRDefault="00FF4F2F">
            <w:pPr>
              <w:jc w:val="center"/>
            </w:pPr>
            <w:r>
              <w:t>$2D</w:t>
            </w:r>
          </w:p>
        </w:tc>
        <w:tc>
          <w:tcPr>
            <w:tcW w:w="2880" w:type="dxa"/>
          </w:tcPr>
          <w:p w:rsidR="00FF4F2F" w:rsidRDefault="00FF4F2F">
            <w:r>
              <w:t>DefinePIDByAddress</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52" w:type="dxa"/>
          </w:tcPr>
          <w:p w:rsidR="00FF4F2F" w:rsidRDefault="00FF4F2F">
            <w:pPr>
              <w:jc w:val="center"/>
            </w:pPr>
            <w:r>
              <w:t>$34</w:t>
            </w:r>
          </w:p>
        </w:tc>
        <w:tc>
          <w:tcPr>
            <w:tcW w:w="2880" w:type="dxa"/>
          </w:tcPr>
          <w:p w:rsidR="00FF4F2F" w:rsidRDefault="00FF4F2F">
            <w:r>
              <w:t>RequestDownload</w:t>
            </w:r>
          </w:p>
        </w:tc>
        <w:tc>
          <w:tcPr>
            <w:tcW w:w="1152" w:type="dxa"/>
          </w:tcPr>
          <w:p w:rsidR="00FF4F2F" w:rsidRDefault="00FF4F2F">
            <w:pPr>
              <w:jc w:val="center"/>
            </w:pPr>
            <w:r>
              <w:t>X</w:t>
            </w:r>
          </w:p>
        </w:tc>
        <w:tc>
          <w:tcPr>
            <w:tcW w:w="1152" w:type="dxa"/>
          </w:tcPr>
          <w:p w:rsidR="00FF4F2F" w:rsidRDefault="00FF4F2F">
            <w:pPr>
              <w:jc w:val="center"/>
            </w:pPr>
            <w:r>
              <w:t>X</w:t>
            </w:r>
          </w:p>
        </w:tc>
      </w:tr>
      <w:tr w:rsidR="00FF4F2F">
        <w:trPr>
          <w:cantSplit/>
          <w:jc w:val="center"/>
        </w:trPr>
        <w:tc>
          <w:tcPr>
            <w:tcW w:w="1152" w:type="dxa"/>
          </w:tcPr>
          <w:p w:rsidR="00FF4F2F" w:rsidRDefault="00FF4F2F">
            <w:pPr>
              <w:jc w:val="center"/>
            </w:pPr>
            <w:r>
              <w:t>$36</w:t>
            </w:r>
          </w:p>
        </w:tc>
        <w:tc>
          <w:tcPr>
            <w:tcW w:w="2880" w:type="dxa"/>
          </w:tcPr>
          <w:p w:rsidR="00FF4F2F" w:rsidRDefault="00FF4F2F">
            <w:r>
              <w:t>TransferData</w:t>
            </w:r>
          </w:p>
        </w:tc>
        <w:tc>
          <w:tcPr>
            <w:tcW w:w="1152" w:type="dxa"/>
          </w:tcPr>
          <w:p w:rsidR="00FF4F2F" w:rsidRDefault="00FF4F2F">
            <w:pPr>
              <w:jc w:val="center"/>
            </w:pPr>
            <w:r>
              <w:t>X</w:t>
            </w:r>
          </w:p>
        </w:tc>
        <w:tc>
          <w:tcPr>
            <w:tcW w:w="1152" w:type="dxa"/>
          </w:tcPr>
          <w:p w:rsidR="00FF4F2F" w:rsidRDefault="00FF4F2F">
            <w:pPr>
              <w:jc w:val="center"/>
            </w:pPr>
            <w:r>
              <w:t>X</w:t>
            </w:r>
          </w:p>
        </w:tc>
      </w:tr>
      <w:tr w:rsidR="00FF4F2F">
        <w:trPr>
          <w:cantSplit/>
          <w:jc w:val="center"/>
        </w:trPr>
        <w:tc>
          <w:tcPr>
            <w:tcW w:w="1152" w:type="dxa"/>
          </w:tcPr>
          <w:p w:rsidR="00FF4F2F" w:rsidRDefault="00FF4F2F">
            <w:pPr>
              <w:jc w:val="center"/>
            </w:pPr>
            <w:r>
              <w:t>$3B</w:t>
            </w:r>
          </w:p>
        </w:tc>
        <w:tc>
          <w:tcPr>
            <w:tcW w:w="2880" w:type="dxa"/>
          </w:tcPr>
          <w:p w:rsidR="00FF4F2F" w:rsidRDefault="00FF4F2F">
            <w:r>
              <w:t>WriteDataByIdentifier</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52" w:type="dxa"/>
          </w:tcPr>
          <w:p w:rsidR="00FF4F2F" w:rsidRDefault="00FF4F2F">
            <w:pPr>
              <w:jc w:val="center"/>
            </w:pPr>
            <w:r>
              <w:t>$3E</w:t>
            </w:r>
          </w:p>
        </w:tc>
        <w:tc>
          <w:tcPr>
            <w:tcW w:w="2880" w:type="dxa"/>
          </w:tcPr>
          <w:p w:rsidR="00FF4F2F" w:rsidRDefault="00FF4F2F">
            <w:r>
              <w:t>TesterPresent</w:t>
            </w:r>
          </w:p>
        </w:tc>
        <w:tc>
          <w:tcPr>
            <w:tcW w:w="1152" w:type="dxa"/>
          </w:tcPr>
          <w:p w:rsidR="00FF4F2F" w:rsidRDefault="00FF4F2F">
            <w:pPr>
              <w:jc w:val="center"/>
            </w:pPr>
            <w:r>
              <w:t>X</w:t>
            </w:r>
          </w:p>
        </w:tc>
        <w:tc>
          <w:tcPr>
            <w:tcW w:w="1152" w:type="dxa"/>
          </w:tcPr>
          <w:p w:rsidR="00FF4F2F" w:rsidRDefault="00FF4F2F">
            <w:pPr>
              <w:jc w:val="center"/>
            </w:pPr>
            <w:r>
              <w:t>X</w:t>
            </w:r>
          </w:p>
        </w:tc>
      </w:tr>
      <w:tr w:rsidR="00FF4F2F">
        <w:trPr>
          <w:cantSplit/>
          <w:jc w:val="center"/>
        </w:trPr>
        <w:tc>
          <w:tcPr>
            <w:tcW w:w="1152" w:type="dxa"/>
          </w:tcPr>
          <w:p w:rsidR="00FF4F2F" w:rsidRDefault="00FF4F2F">
            <w:pPr>
              <w:jc w:val="center"/>
            </w:pPr>
            <w:r>
              <w:t>$7F</w:t>
            </w:r>
          </w:p>
        </w:tc>
        <w:tc>
          <w:tcPr>
            <w:tcW w:w="2880" w:type="dxa"/>
          </w:tcPr>
          <w:p w:rsidR="00FF4F2F" w:rsidRDefault="00FF4F2F">
            <w:r>
              <w:t>NegativeResponse</w:t>
            </w:r>
          </w:p>
        </w:tc>
        <w:tc>
          <w:tcPr>
            <w:tcW w:w="1152" w:type="dxa"/>
          </w:tcPr>
          <w:p w:rsidR="00FF4F2F" w:rsidRDefault="00FF4F2F">
            <w:pPr>
              <w:jc w:val="center"/>
            </w:pPr>
            <w:r>
              <w:t>X</w:t>
            </w:r>
          </w:p>
        </w:tc>
        <w:tc>
          <w:tcPr>
            <w:tcW w:w="1152" w:type="dxa"/>
          </w:tcPr>
          <w:p w:rsidR="00FF4F2F" w:rsidRDefault="00FF4F2F">
            <w:pPr>
              <w:jc w:val="center"/>
            </w:pPr>
            <w:r>
              <w:t>X</w:t>
            </w:r>
          </w:p>
        </w:tc>
      </w:tr>
      <w:tr w:rsidR="00FF4F2F">
        <w:trPr>
          <w:cantSplit/>
          <w:jc w:val="center"/>
        </w:trPr>
        <w:tc>
          <w:tcPr>
            <w:tcW w:w="1152" w:type="dxa"/>
          </w:tcPr>
          <w:p w:rsidR="00FF4F2F" w:rsidRDefault="00FF4F2F">
            <w:pPr>
              <w:jc w:val="center"/>
            </w:pPr>
            <w:r>
              <w:t>$A2</w:t>
            </w:r>
          </w:p>
        </w:tc>
        <w:tc>
          <w:tcPr>
            <w:tcW w:w="2880" w:type="dxa"/>
          </w:tcPr>
          <w:p w:rsidR="00FF4F2F" w:rsidRDefault="00FF4F2F">
            <w:r>
              <w:t>ReportProgrammedState</w:t>
            </w:r>
          </w:p>
        </w:tc>
        <w:tc>
          <w:tcPr>
            <w:tcW w:w="1152" w:type="dxa"/>
          </w:tcPr>
          <w:p w:rsidR="00FF4F2F" w:rsidRDefault="00FF4F2F">
            <w:pPr>
              <w:jc w:val="center"/>
            </w:pPr>
            <w:r>
              <w:t>X</w:t>
            </w:r>
          </w:p>
        </w:tc>
        <w:tc>
          <w:tcPr>
            <w:tcW w:w="1152" w:type="dxa"/>
          </w:tcPr>
          <w:p w:rsidR="00FF4F2F" w:rsidRDefault="00FF4F2F">
            <w:pPr>
              <w:jc w:val="center"/>
            </w:pPr>
            <w:r>
              <w:t>X</w:t>
            </w:r>
          </w:p>
        </w:tc>
      </w:tr>
      <w:tr w:rsidR="00FF4F2F">
        <w:trPr>
          <w:cantSplit/>
          <w:jc w:val="center"/>
        </w:trPr>
        <w:tc>
          <w:tcPr>
            <w:tcW w:w="1152" w:type="dxa"/>
          </w:tcPr>
          <w:p w:rsidR="00FF4F2F" w:rsidRDefault="00FF4F2F">
            <w:pPr>
              <w:jc w:val="center"/>
            </w:pPr>
            <w:r>
              <w:t>$A5</w:t>
            </w:r>
          </w:p>
        </w:tc>
        <w:tc>
          <w:tcPr>
            <w:tcW w:w="2880" w:type="dxa"/>
          </w:tcPr>
          <w:p w:rsidR="00FF4F2F" w:rsidRDefault="00FF4F2F">
            <w:r>
              <w:t>ProgrammingMode</w:t>
            </w:r>
          </w:p>
        </w:tc>
        <w:tc>
          <w:tcPr>
            <w:tcW w:w="1152" w:type="dxa"/>
          </w:tcPr>
          <w:p w:rsidR="00FF4F2F" w:rsidRDefault="00FF4F2F">
            <w:pPr>
              <w:jc w:val="center"/>
            </w:pPr>
            <w:r>
              <w:t>X</w:t>
            </w:r>
          </w:p>
        </w:tc>
        <w:tc>
          <w:tcPr>
            <w:tcW w:w="1152" w:type="dxa"/>
          </w:tcPr>
          <w:p w:rsidR="00FF4F2F" w:rsidRDefault="00FF4F2F">
            <w:pPr>
              <w:jc w:val="center"/>
            </w:pPr>
            <w:r>
              <w:t>X</w:t>
            </w:r>
          </w:p>
        </w:tc>
      </w:tr>
      <w:tr w:rsidR="00FF4F2F">
        <w:trPr>
          <w:cantSplit/>
          <w:jc w:val="center"/>
        </w:trPr>
        <w:tc>
          <w:tcPr>
            <w:tcW w:w="1152" w:type="dxa"/>
          </w:tcPr>
          <w:p w:rsidR="00FF4F2F" w:rsidRDefault="00FF4F2F">
            <w:pPr>
              <w:jc w:val="center"/>
            </w:pPr>
            <w:r>
              <w:t>$A9</w:t>
            </w:r>
          </w:p>
        </w:tc>
        <w:tc>
          <w:tcPr>
            <w:tcW w:w="2880" w:type="dxa"/>
          </w:tcPr>
          <w:p w:rsidR="00FF4F2F" w:rsidRDefault="00FF4F2F">
            <w:r>
              <w:t>ReadDiagnosticInformation</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52" w:type="dxa"/>
          </w:tcPr>
          <w:p w:rsidR="00FF4F2F" w:rsidRDefault="00FF4F2F">
            <w:pPr>
              <w:jc w:val="center"/>
            </w:pPr>
            <w:r>
              <w:t>$AA</w:t>
            </w:r>
          </w:p>
        </w:tc>
        <w:tc>
          <w:tcPr>
            <w:tcW w:w="2880" w:type="dxa"/>
          </w:tcPr>
          <w:p w:rsidR="00FF4F2F" w:rsidRDefault="00FF4F2F">
            <w:r>
              <w:t>ReadDataByPacketIdentifier</w:t>
            </w:r>
          </w:p>
        </w:tc>
        <w:tc>
          <w:tcPr>
            <w:tcW w:w="1152" w:type="dxa"/>
          </w:tcPr>
          <w:p w:rsidR="00FF4F2F" w:rsidRDefault="00FF4F2F">
            <w:pPr>
              <w:jc w:val="center"/>
            </w:pPr>
            <w:r>
              <w:t>X</w:t>
            </w:r>
          </w:p>
        </w:tc>
        <w:tc>
          <w:tcPr>
            <w:tcW w:w="1152" w:type="dxa"/>
          </w:tcPr>
          <w:p w:rsidR="00FF4F2F" w:rsidRDefault="00FF4F2F">
            <w:pPr>
              <w:jc w:val="center"/>
            </w:pPr>
          </w:p>
        </w:tc>
      </w:tr>
      <w:tr w:rsidR="00FF4F2F">
        <w:trPr>
          <w:cantSplit/>
          <w:jc w:val="center"/>
        </w:trPr>
        <w:tc>
          <w:tcPr>
            <w:tcW w:w="1152" w:type="dxa"/>
          </w:tcPr>
          <w:p w:rsidR="00FF4F2F" w:rsidRDefault="00FF4F2F">
            <w:pPr>
              <w:jc w:val="center"/>
            </w:pPr>
            <w:r>
              <w:t>$AE</w:t>
            </w:r>
          </w:p>
        </w:tc>
        <w:tc>
          <w:tcPr>
            <w:tcW w:w="2880" w:type="dxa"/>
          </w:tcPr>
          <w:p w:rsidR="00FF4F2F" w:rsidRDefault="00FF4F2F">
            <w:r>
              <w:t>DeviceControl</w:t>
            </w:r>
          </w:p>
        </w:tc>
        <w:tc>
          <w:tcPr>
            <w:tcW w:w="1152" w:type="dxa"/>
          </w:tcPr>
          <w:p w:rsidR="00FF4F2F" w:rsidRDefault="00FF4F2F">
            <w:pPr>
              <w:jc w:val="center"/>
            </w:pPr>
            <w:r>
              <w:t>X</w:t>
            </w:r>
          </w:p>
        </w:tc>
        <w:tc>
          <w:tcPr>
            <w:tcW w:w="1152" w:type="dxa"/>
          </w:tcPr>
          <w:p w:rsidR="00FF4F2F" w:rsidRDefault="00FF4F2F">
            <w:pPr>
              <w:jc w:val="center"/>
            </w:pPr>
          </w:p>
        </w:tc>
      </w:tr>
    </w:tbl>
    <w:p w:rsidR="00FF4F2F" w:rsidRDefault="00FF4F2F">
      <w:pPr>
        <w:pStyle w:val="Caption"/>
      </w:pPr>
      <w:bookmarkStart w:id="20" w:name="_Toc223513446"/>
      <w:bookmarkStart w:id="21" w:name="_Ref13459"/>
      <w:bookmarkStart w:id="22" w:name="_Ref19320198"/>
      <w:bookmarkStart w:id="23" w:name="_Ref48958468"/>
      <w:bookmarkStart w:id="24" w:name="_Ref48959462"/>
      <w:r>
        <w:t xml:space="preserve">Table </w:t>
      </w:r>
      <w:fldSimple w:instr=" SEQ Table \* ARABIC ">
        <w:r w:rsidR="00167323">
          <w:rPr>
            <w:noProof/>
          </w:rPr>
          <w:t>2</w:t>
        </w:r>
      </w:fldSimple>
      <w:r>
        <w:t>:  Diagnostic Services</w:t>
      </w:r>
      <w:bookmarkEnd w:id="20"/>
    </w:p>
    <w:p w:rsidR="00FF4F2F" w:rsidRDefault="00FF4F2F">
      <w:pPr>
        <w:pStyle w:val="Heading2"/>
      </w:pPr>
      <w:bookmarkStart w:id="25" w:name="_Toc223512714"/>
      <w:bookmarkEnd w:id="21"/>
      <w:bookmarkEnd w:id="22"/>
      <w:bookmarkEnd w:id="23"/>
      <w:bookmarkEnd w:id="24"/>
      <w:r>
        <w:lastRenderedPageBreak/>
        <w:t xml:space="preserve">OVIR / BFPR </w:t>
      </w:r>
      <w:r>
        <w:noBreakHyphen/>
        <w:t xml:space="preserve"> NegativeResponse ($7F) Service</w:t>
      </w:r>
      <w:bookmarkEnd w:id="25"/>
    </w:p>
    <w:p w:rsidR="00FF4F2F" w:rsidRDefault="00FF4F2F"/>
    <w:p w:rsidR="00167323" w:rsidRDefault="00FF4F2F" w:rsidP="00167323">
      <w:r>
        <w:t xml:space="preserve">The values supported for the returnCode parameter of this diagnostic service are specified in </w:t>
      </w:r>
      <w:r w:rsidR="00C03484">
        <w:fldChar w:fldCharType="begin"/>
      </w:r>
      <w:r>
        <w:instrText xml:space="preserve"> REF _Ref14792755 \h  \* MERGEFORMAT </w:instrText>
      </w:r>
      <w:r w:rsidR="00C03484">
        <w:fldChar w:fldCharType="separate"/>
      </w:r>
      <w:r w:rsidR="00167323">
        <w:t>Table 3: Descriptions of Negative Response Return Codes</w:t>
      </w:r>
    </w:p>
    <w:p w:rsidR="00FF4F2F" w:rsidRDefault="00C03484">
      <w:r>
        <w:fldChar w:fldCharType="end"/>
      </w:r>
      <w:r w:rsidR="00FF4F2F">
        <w:t>.</w:t>
      </w:r>
    </w:p>
    <w:p w:rsidR="00FF4F2F" w:rsidRDefault="00FF4F2F"/>
    <w:p w:rsidR="00FF4F2F" w:rsidRDefault="00FF4F2F">
      <w:r>
        <w:t>If a request is made for a diagnostic service which is not supported or unknown, a negative response return code of ServiceNotSupported ($11) shall be sent.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Description</w:t>
            </w:r>
          </w:p>
        </w:tc>
      </w:tr>
      <w:tr w:rsidR="00FF4F2F">
        <w:trPr>
          <w:cantSplit/>
          <w:jc w:val="center"/>
        </w:trPr>
        <w:tc>
          <w:tcPr>
            <w:tcW w:w="1440" w:type="dxa"/>
            <w:tcBorders>
              <w:top w:val="nil"/>
            </w:tcBorders>
          </w:tcPr>
          <w:p w:rsidR="00FF4F2F" w:rsidRDefault="00FF4F2F">
            <w:pPr>
              <w:jc w:val="center"/>
            </w:pPr>
            <w:r>
              <w:t>$11</w:t>
            </w:r>
          </w:p>
        </w:tc>
        <w:tc>
          <w:tcPr>
            <w:tcW w:w="7200" w:type="dxa"/>
            <w:tcBorders>
              <w:top w:val="nil"/>
            </w:tcBorders>
          </w:tcPr>
          <w:p w:rsidR="00FF4F2F" w:rsidRDefault="00FF4F2F">
            <w:r>
              <w:t>ServiceNotSupported</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tc>
      </w:tr>
      <w:tr w:rsidR="00FF4F2F">
        <w:trPr>
          <w:cantSplit/>
          <w:jc w:val="center"/>
        </w:trPr>
        <w:tc>
          <w:tcPr>
            <w:tcW w:w="1440" w:type="dxa"/>
          </w:tcPr>
          <w:p w:rsidR="00FF4F2F" w:rsidRDefault="00FF4F2F">
            <w:pPr>
              <w:jc w:val="center"/>
            </w:pPr>
            <w:r>
              <w:t>$22</w:t>
            </w:r>
          </w:p>
        </w:tc>
        <w:tc>
          <w:tcPr>
            <w:tcW w:w="7200" w:type="dxa"/>
          </w:tcPr>
          <w:p w:rsidR="00FF4F2F" w:rsidRDefault="00FF4F2F">
            <w:r>
              <w:t>ConditionsNotCorrectOrRequestSequenceError</w:t>
            </w:r>
          </w:p>
        </w:tc>
      </w:tr>
      <w:tr w:rsidR="00FF4F2F">
        <w:trPr>
          <w:cantSplit/>
          <w:jc w:val="center"/>
        </w:trPr>
        <w:tc>
          <w:tcPr>
            <w:tcW w:w="1440" w:type="dxa"/>
          </w:tcPr>
          <w:p w:rsidR="00FF4F2F" w:rsidRDefault="00FF4F2F">
            <w:pPr>
              <w:jc w:val="center"/>
            </w:pPr>
            <w:r>
              <w:t>$31</w:t>
            </w:r>
          </w:p>
        </w:tc>
        <w:tc>
          <w:tcPr>
            <w:tcW w:w="7200" w:type="dxa"/>
          </w:tcPr>
          <w:p w:rsidR="00FF4F2F" w:rsidRDefault="00FF4F2F">
            <w:r>
              <w:t>RequestOutOfRange</w:t>
            </w:r>
          </w:p>
        </w:tc>
      </w:tr>
      <w:tr w:rsidR="00FF4F2F">
        <w:trPr>
          <w:cantSplit/>
          <w:jc w:val="center"/>
        </w:trPr>
        <w:tc>
          <w:tcPr>
            <w:tcW w:w="1440" w:type="dxa"/>
          </w:tcPr>
          <w:p w:rsidR="00FF4F2F" w:rsidRDefault="00FF4F2F">
            <w:pPr>
              <w:jc w:val="center"/>
            </w:pPr>
            <w:r>
              <w:t>$35</w:t>
            </w:r>
          </w:p>
        </w:tc>
        <w:tc>
          <w:tcPr>
            <w:tcW w:w="7200" w:type="dxa"/>
          </w:tcPr>
          <w:p w:rsidR="00FF4F2F" w:rsidRDefault="00FF4F2F">
            <w:r>
              <w:t>InvalidKey</w:t>
            </w:r>
          </w:p>
        </w:tc>
      </w:tr>
      <w:tr w:rsidR="00FF4F2F">
        <w:trPr>
          <w:cantSplit/>
          <w:jc w:val="center"/>
        </w:trPr>
        <w:tc>
          <w:tcPr>
            <w:tcW w:w="1440" w:type="dxa"/>
          </w:tcPr>
          <w:p w:rsidR="00FF4F2F" w:rsidRDefault="00FF4F2F">
            <w:pPr>
              <w:jc w:val="center"/>
            </w:pPr>
            <w:r>
              <w:t>$36</w:t>
            </w:r>
          </w:p>
        </w:tc>
        <w:tc>
          <w:tcPr>
            <w:tcW w:w="7200" w:type="dxa"/>
          </w:tcPr>
          <w:p w:rsidR="00FF4F2F" w:rsidRDefault="00FF4F2F">
            <w:r>
              <w:t>ExceededNumberOfAttempts</w:t>
            </w:r>
          </w:p>
        </w:tc>
      </w:tr>
      <w:tr w:rsidR="00FF4F2F">
        <w:trPr>
          <w:cantSplit/>
          <w:jc w:val="center"/>
        </w:trPr>
        <w:tc>
          <w:tcPr>
            <w:tcW w:w="1440" w:type="dxa"/>
          </w:tcPr>
          <w:p w:rsidR="00FF4F2F" w:rsidRDefault="00FF4F2F">
            <w:pPr>
              <w:jc w:val="center"/>
            </w:pPr>
            <w:r>
              <w:t>$37</w:t>
            </w:r>
          </w:p>
        </w:tc>
        <w:tc>
          <w:tcPr>
            <w:tcW w:w="7200" w:type="dxa"/>
          </w:tcPr>
          <w:p w:rsidR="00FF4F2F" w:rsidRDefault="00FF4F2F">
            <w:r>
              <w:t>RequiredTimeDelayNotExpired</w:t>
            </w:r>
          </w:p>
        </w:tc>
      </w:tr>
      <w:tr w:rsidR="00FF4F2F">
        <w:trPr>
          <w:cantSplit/>
          <w:jc w:val="center"/>
        </w:trPr>
        <w:tc>
          <w:tcPr>
            <w:tcW w:w="1440" w:type="dxa"/>
          </w:tcPr>
          <w:p w:rsidR="00FF4F2F" w:rsidRDefault="00FF4F2F">
            <w:pPr>
              <w:jc w:val="center"/>
            </w:pPr>
            <w:r>
              <w:t>$78</w:t>
            </w:r>
          </w:p>
        </w:tc>
        <w:tc>
          <w:tcPr>
            <w:tcW w:w="7200" w:type="dxa"/>
          </w:tcPr>
          <w:p w:rsidR="00FF4F2F" w:rsidRDefault="00FF4F2F">
            <w:r>
              <w:t>RequestCorrectlyReceived</w:t>
            </w:r>
            <w:r>
              <w:noBreakHyphen/>
              <w:t>ResponsePending</w:t>
            </w:r>
          </w:p>
        </w:tc>
      </w:tr>
      <w:tr w:rsidR="00FF4F2F">
        <w:trPr>
          <w:cantSplit/>
          <w:jc w:val="center"/>
        </w:trPr>
        <w:tc>
          <w:tcPr>
            <w:tcW w:w="1440" w:type="dxa"/>
          </w:tcPr>
          <w:p w:rsidR="00FF4F2F" w:rsidRDefault="00FF4F2F">
            <w:pPr>
              <w:jc w:val="center"/>
            </w:pPr>
            <w:r>
              <w:t>$81</w:t>
            </w:r>
          </w:p>
        </w:tc>
        <w:tc>
          <w:tcPr>
            <w:tcW w:w="7200" w:type="dxa"/>
          </w:tcPr>
          <w:p w:rsidR="00FF4F2F" w:rsidRDefault="00FF4F2F">
            <w:r>
              <w:t>SchedulerFull</w:t>
            </w:r>
          </w:p>
        </w:tc>
      </w:tr>
      <w:tr w:rsidR="00FF4F2F">
        <w:trPr>
          <w:cantSplit/>
          <w:jc w:val="center"/>
        </w:trPr>
        <w:tc>
          <w:tcPr>
            <w:tcW w:w="1440" w:type="dxa"/>
          </w:tcPr>
          <w:p w:rsidR="00FF4F2F" w:rsidRDefault="00FF4F2F">
            <w:pPr>
              <w:jc w:val="center"/>
            </w:pPr>
            <w:r>
              <w:t>$83</w:t>
            </w:r>
          </w:p>
        </w:tc>
        <w:tc>
          <w:tcPr>
            <w:tcW w:w="7200" w:type="dxa"/>
          </w:tcPr>
          <w:p w:rsidR="00FF4F2F" w:rsidRDefault="00FF4F2F">
            <w:r>
              <w:t>VoltageOutOfRangeFault (High / Low)</w:t>
            </w:r>
          </w:p>
        </w:tc>
      </w:tr>
      <w:tr w:rsidR="00FF4F2F">
        <w:trPr>
          <w:cantSplit/>
          <w:jc w:val="center"/>
        </w:trPr>
        <w:tc>
          <w:tcPr>
            <w:tcW w:w="1440" w:type="dxa"/>
          </w:tcPr>
          <w:p w:rsidR="00FF4F2F" w:rsidRDefault="00FF4F2F">
            <w:pPr>
              <w:jc w:val="center"/>
            </w:pPr>
            <w:r>
              <w:t>$85</w:t>
            </w:r>
          </w:p>
        </w:tc>
        <w:tc>
          <w:tcPr>
            <w:tcW w:w="7200" w:type="dxa"/>
          </w:tcPr>
          <w:p w:rsidR="00FF4F2F" w:rsidRDefault="00FF4F2F">
            <w:r>
              <w:t>GeneralProgrammingFailure</w:t>
            </w:r>
          </w:p>
        </w:tc>
      </w:tr>
      <w:tr w:rsidR="00FF4F2F">
        <w:trPr>
          <w:cantSplit/>
          <w:jc w:val="center"/>
        </w:trPr>
        <w:tc>
          <w:tcPr>
            <w:tcW w:w="1440" w:type="dxa"/>
          </w:tcPr>
          <w:p w:rsidR="00FF4F2F" w:rsidRDefault="00FF4F2F">
            <w:pPr>
              <w:jc w:val="center"/>
            </w:pPr>
            <w:r>
              <w:t>$89</w:t>
            </w:r>
          </w:p>
        </w:tc>
        <w:tc>
          <w:tcPr>
            <w:tcW w:w="7200" w:type="dxa"/>
          </w:tcPr>
          <w:p w:rsidR="00FF4F2F" w:rsidRDefault="00FF4F2F">
            <w:r>
              <w:t>DeviceTypeError</w:t>
            </w:r>
          </w:p>
        </w:tc>
      </w:tr>
      <w:tr w:rsidR="00FF4F2F">
        <w:trPr>
          <w:cantSplit/>
          <w:jc w:val="center"/>
        </w:trPr>
        <w:tc>
          <w:tcPr>
            <w:tcW w:w="1440" w:type="dxa"/>
          </w:tcPr>
          <w:p w:rsidR="00FF4F2F" w:rsidRDefault="00FF4F2F">
            <w:pPr>
              <w:jc w:val="center"/>
            </w:pPr>
            <w:r>
              <w:t>$99</w:t>
            </w:r>
          </w:p>
        </w:tc>
        <w:tc>
          <w:tcPr>
            <w:tcW w:w="7200" w:type="dxa"/>
          </w:tcPr>
          <w:p w:rsidR="00FF4F2F" w:rsidRDefault="00FF4F2F">
            <w:r>
              <w:t>ReadyForDownload</w:t>
            </w:r>
            <w:r>
              <w:noBreakHyphen/>
              <w:t>DTCStored</w:t>
            </w:r>
          </w:p>
        </w:tc>
      </w:tr>
      <w:tr w:rsidR="00FF4F2F">
        <w:trPr>
          <w:cantSplit/>
          <w:jc w:val="center"/>
        </w:trPr>
        <w:tc>
          <w:tcPr>
            <w:tcW w:w="1440" w:type="dxa"/>
          </w:tcPr>
          <w:p w:rsidR="00FF4F2F" w:rsidRDefault="00FF4F2F">
            <w:pPr>
              <w:jc w:val="center"/>
            </w:pPr>
            <w:r>
              <w:t>$E3</w:t>
            </w:r>
          </w:p>
        </w:tc>
        <w:tc>
          <w:tcPr>
            <w:tcW w:w="7200" w:type="dxa"/>
          </w:tcPr>
          <w:p w:rsidR="00FF4F2F" w:rsidRDefault="00FF4F2F">
            <w:r>
              <w:t>DeviceControlLimitsExceeded</w:t>
            </w:r>
          </w:p>
        </w:tc>
      </w:tr>
    </w:tbl>
    <w:p w:rsidR="00FF4F2F" w:rsidRDefault="00FF4F2F">
      <w:pPr>
        <w:pStyle w:val="Caption"/>
      </w:pPr>
      <w:bookmarkStart w:id="26" w:name="_Toc223513447"/>
      <w:bookmarkStart w:id="27" w:name="_Ref14792755"/>
      <w:r>
        <w:t xml:space="preserve">Table </w:t>
      </w:r>
      <w:fldSimple w:instr=" SEQ Table \* ARABIC ">
        <w:r w:rsidR="00167323">
          <w:rPr>
            <w:noProof/>
          </w:rPr>
          <w:t>3</w:t>
        </w:r>
      </w:fldSimple>
      <w:r>
        <w:t>: Descriptions of Negative Response Return Codes</w:t>
      </w:r>
      <w:bookmarkEnd w:id="26"/>
    </w:p>
    <w:p w:rsidR="00FF4F2F" w:rsidRDefault="00FF4F2F">
      <w:pPr>
        <w:pStyle w:val="Heading2"/>
      </w:pPr>
      <w:bookmarkStart w:id="28" w:name="_Toc43856695"/>
      <w:bookmarkStart w:id="29" w:name="_Toc223512715"/>
      <w:bookmarkEnd w:id="27"/>
      <w:r>
        <w:t xml:space="preserve">ODAR </w:t>
      </w:r>
      <w:r>
        <w:noBreakHyphen/>
        <w:t xml:space="preserve"> RequestCurrentPowertrainDiagnosticData ($01) Service</w:t>
      </w:r>
      <w:bookmarkEnd w:id="28"/>
      <w:bookmarkEnd w:id="29"/>
    </w:p>
    <w:p w:rsidR="00FF4F2F" w:rsidRDefault="00FF4F2F"/>
    <w:p w:rsidR="00FF4F2F" w:rsidRDefault="00FF4F2F">
      <w:r>
        <w:t xml:space="preserve">The values supported for the Parameter Identifiers (PIDs) reported by this legislated diagnostic service are specified in Section </w:t>
      </w:r>
      <w:fldSimple w:instr=" REF _Ref19944522 \r \h  \* MERGEFORMAT ">
        <w:r w:rsidR="00167323">
          <w:t>3.1</w:t>
        </w:r>
      </w:fldSimple>
      <w:r>
        <w:t xml:space="preserve">, </w:t>
      </w:r>
      <w:fldSimple w:instr=" REF _Ref19944522 \h  \* MERGEFORMAT ">
        <w:r w:rsidR="00167323">
          <w:t>Legislated PIDs</w:t>
        </w:r>
      </w:fldSimple>
      <w:r>
        <w:t xml:space="preserve">.  The individual PID specifications, scaling information, and Generic Scan Tool display formats are found in [3].  Not all PIDs are applicable or supported by all systems.  </w:t>
      </w:r>
    </w:p>
    <w:p w:rsidR="00FF4F2F" w:rsidRDefault="00FF4F2F"/>
    <w:p w:rsidR="00E80CF9" w:rsidRPr="006E4F64" w:rsidRDefault="00E80CF9" w:rsidP="00E80CF9">
      <w:pPr>
        <w:rPr>
          <w:szCs w:val="24"/>
        </w:rPr>
      </w:pPr>
      <w:r w:rsidRPr="006E4F64">
        <w:rPr>
          <w:szCs w:val="24"/>
        </w:rPr>
        <w:t>PID $00 is a bit-encoded PID that indicates, for each module, which PIDs that module supports.  PID $00 must be supported by all modules that respond to a Mode $01 request as defined in this document, because diagnostic tools that conform to SAE J1978 use the presence of a response by the vehicle to this request to determine which protocol is supported for OBD II communications.</w:t>
      </w:r>
    </w:p>
    <w:p w:rsidR="00FF4F2F" w:rsidRDefault="00FF4F2F"/>
    <w:p w:rsidR="00FF4F2F" w:rsidRDefault="00FF4F2F">
      <w:r>
        <w:t>The maximum time after a valid request for a supported PID is received and a response is transmitted by the ECU is 50 milliseconds.</w:t>
      </w:r>
    </w:p>
    <w:p w:rsidR="00FF4F2F" w:rsidRDefault="00FF4F2F"/>
    <w:p w:rsidR="00FF4F2F" w:rsidRDefault="00FF4F2F">
      <w:r>
        <w:t>There are no conditions for a negative response return code for this diagnostic service.  No response should be generated when a request is made for a PID that is not supported by the ECU.</w:t>
      </w:r>
    </w:p>
    <w:p w:rsidR="00E80CF9" w:rsidRDefault="00E80CF9" w:rsidP="00E80CF9"/>
    <w:p w:rsidR="00E80CF9" w:rsidRPr="00353558" w:rsidRDefault="00E80CF9" w:rsidP="00E80CF9">
      <w:r>
        <w:t>Additional details can be found in the Implementation Specification for SAE J1979 Test Modes [11].</w:t>
      </w:r>
    </w:p>
    <w:p w:rsidR="00E80CF9" w:rsidRDefault="00E80CF9">
      <w:pPr>
        <w:numPr>
          <w:ins w:id="30" w:author="Matt Kaufer" w:date="2007-07-12T15:09:00Z"/>
        </w:numPr>
      </w:pPr>
    </w:p>
    <w:p w:rsidR="00FF4F2F" w:rsidRDefault="00FF4F2F">
      <w:pPr>
        <w:pStyle w:val="Heading2"/>
      </w:pPr>
      <w:bookmarkStart w:id="31" w:name="_Toc43856696"/>
      <w:bookmarkStart w:id="32" w:name="_Toc223512716"/>
      <w:r>
        <w:t xml:space="preserve">FFRR </w:t>
      </w:r>
      <w:r>
        <w:noBreakHyphen/>
        <w:t xml:space="preserve"> RequestPowertrainFreezeFrameData ($02) Service</w:t>
      </w:r>
      <w:bookmarkEnd w:id="31"/>
      <w:bookmarkEnd w:id="32"/>
    </w:p>
    <w:p w:rsidR="00FF4F2F" w:rsidRDefault="00FF4F2F"/>
    <w:p w:rsidR="00FF4F2F" w:rsidRDefault="00FF4F2F">
      <w:r>
        <w:t>The current direction within GMPT is to implement Service $02 in the PCM/ECM only.  Service $02 should not be supported by a TCM.</w:t>
      </w:r>
    </w:p>
    <w:p w:rsidR="00FF4F2F" w:rsidRDefault="00FF4F2F"/>
    <w:p w:rsidR="00E80CF9" w:rsidRDefault="00E80CF9" w:rsidP="00E80CF9">
      <w:r>
        <w:lastRenderedPageBreak/>
        <w:t>The values supported for the Freeze Frame Parameter Identifiers (PIDs) reported by this legislated diagnostic service are specified in the Implementation Specification for SAE J1979 Test Modes [11].  The individual PID specifications, scaling information, and Generic Scan Tool display formats are found in [3].  Not all PIDs are applicable or supported by all systems.</w:t>
      </w:r>
    </w:p>
    <w:p w:rsidR="00FF4F2F" w:rsidRDefault="00FF4F2F"/>
    <w:p w:rsidR="00FF4F2F" w:rsidRDefault="00FF4F2F">
      <w:r>
        <w:t xml:space="preserve">Frame $00 is the only defined Legislative Freeze Frame that must be supported by all ECUs that respond to a Service $02 request as defined in [3]. </w:t>
      </w:r>
    </w:p>
    <w:p w:rsidR="00FF4F2F" w:rsidRDefault="00FF4F2F"/>
    <w:p w:rsidR="00FF4F2F" w:rsidRDefault="00FF4F2F" w:rsidP="00E80CF9">
      <w:r>
        <w:t>Frame $00 / PID $00 is a bit-encoded PID that indicates, for each ECU, which Frame $00 PIDs are supported.  Frame $00 / PID $00 must be supported by all ECUs that respond to a Service $02 request as defined in [3].</w:t>
      </w:r>
    </w:p>
    <w:p w:rsidR="00FF4F2F" w:rsidRDefault="00FF4F2F">
      <w:r>
        <w:t>The maximum time after a valid request for a supported Frame $00 PID is received and a response is transmitted by the ECU is 50 milliseconds.</w:t>
      </w:r>
    </w:p>
    <w:p w:rsidR="00FF4F2F" w:rsidRDefault="00FF4F2F"/>
    <w:p w:rsidR="00FF4F2F" w:rsidRDefault="00FF4F2F">
      <w:r>
        <w:t>There are no conditions for a negative response return code for this legislated diagnostic service.  No response should be generated when a request is made for a Freeze Frame or PID that is not supported by the module.</w:t>
      </w:r>
    </w:p>
    <w:p w:rsidR="00E80CF9" w:rsidRDefault="00E80CF9" w:rsidP="00E80CF9"/>
    <w:p w:rsidR="00FF4F2F" w:rsidRDefault="00E80CF9">
      <w:r>
        <w:t>Additional details can be found in the Implementation Specification for SAE J1979 Test Modes [11].</w:t>
      </w:r>
    </w:p>
    <w:p w:rsidR="00FF4F2F" w:rsidRDefault="00FF4F2F">
      <w:pPr>
        <w:pStyle w:val="Heading2"/>
      </w:pPr>
      <w:bookmarkStart w:id="33" w:name="_Toc43856697"/>
      <w:bookmarkStart w:id="34" w:name="_Toc223512717"/>
      <w:r>
        <w:t xml:space="preserve">DFIR </w:t>
      </w:r>
      <w:r>
        <w:noBreakHyphen/>
        <w:t xml:space="preserve"> RequestEmission-RelatedDiagnosticTroubleCodes ($03) Service</w:t>
      </w:r>
      <w:bookmarkEnd w:id="33"/>
      <w:bookmarkEnd w:id="34"/>
    </w:p>
    <w:p w:rsidR="00FF4F2F" w:rsidRDefault="00FF4F2F"/>
    <w:p w:rsidR="00E80CF9" w:rsidRPr="00AE236E" w:rsidRDefault="00E80CF9" w:rsidP="00E80CF9">
      <w:r w:rsidRPr="00AE236E">
        <w:t>The purpose of this mode is to obtain the confirmed emission related trouble codes (DTCs) from all emission related controllers.</w:t>
      </w:r>
    </w:p>
    <w:p w:rsidR="00FF4F2F" w:rsidRDefault="00FF4F2F"/>
    <w:p w:rsidR="00FF4F2F" w:rsidRDefault="00FF4F2F">
      <w:r>
        <w:t>There are no conditions for a negative response return code for this legislated diagnostic service.</w:t>
      </w:r>
    </w:p>
    <w:p w:rsidR="00E80CF9" w:rsidRDefault="00E80CF9" w:rsidP="00E80CF9"/>
    <w:p w:rsidR="00E80CF9" w:rsidRPr="00353558" w:rsidRDefault="00E80CF9" w:rsidP="00E80CF9">
      <w:r>
        <w:t>Additional details can be found in the Implementation Specification for SAE J1979 Test Modes [11].</w:t>
      </w:r>
    </w:p>
    <w:p w:rsidR="00FF4F2F" w:rsidRDefault="00FF4F2F">
      <w:pPr>
        <w:keepNext w:val="0"/>
        <w:keepLines w:val="0"/>
      </w:pPr>
    </w:p>
    <w:p w:rsidR="00FF4F2F" w:rsidRDefault="00FF4F2F">
      <w:pPr>
        <w:pStyle w:val="Heading2"/>
      </w:pPr>
      <w:bookmarkStart w:id="35" w:name="_Ref533490228"/>
      <w:bookmarkStart w:id="36" w:name="_Ref61125"/>
      <w:bookmarkStart w:id="37" w:name="_Toc223512718"/>
      <w:bookmarkStart w:id="38" w:name="_Ref532214546"/>
      <w:r>
        <w:lastRenderedPageBreak/>
        <w:t xml:space="preserve">DRER </w:t>
      </w:r>
      <w:r>
        <w:noBreakHyphen/>
        <w:t xml:space="preserve"> </w:t>
      </w:r>
      <w:bookmarkEnd w:id="35"/>
      <w:r>
        <w:t>ClearDiagnosticInformation ($04) Service</w:t>
      </w:r>
      <w:bookmarkEnd w:id="36"/>
      <w:bookmarkEnd w:id="37"/>
    </w:p>
    <w:p w:rsidR="00FF4F2F" w:rsidRDefault="00FF4F2F"/>
    <w:p w:rsidR="00E80CF9" w:rsidRPr="00AE236E" w:rsidRDefault="00E80CF9" w:rsidP="00E80CF9">
      <w:r w:rsidRPr="00AE236E">
        <w:t>The purpose of this mode is to request to clear or reset all diagnostic information.  This request will initialize both emission and non-emission related powertrain diagnostics which must include all engine, transmission, electronic throttle control</w:t>
      </w:r>
      <w:r>
        <w:t xml:space="preserve">, et al. diagnostics.  </w:t>
      </w:r>
      <w:r w:rsidRPr="00AE236E">
        <w:t>The list of variables and corresponding initialization values is extensiv</w:t>
      </w:r>
      <w:r>
        <w:t xml:space="preserve">e.  Along with clearing DTCs, </w:t>
      </w:r>
      <w:r w:rsidRPr="00AE236E">
        <w:t>freeze frame and failure records Fault ID's must be cleared, diagnostic timers and counters initialized, Mode 06 test results reset, etc.  Some variable initialization is conditional on whether a DTC is stored.  A typical application will likely be required to initialize hundreds of variables.  "Initialization" in</w:t>
      </w:r>
      <w:r>
        <w:t xml:space="preserve"> general does not mean "clear"</w:t>
      </w:r>
      <w:r w:rsidRPr="00AE236E">
        <w:t xml:space="preserve">. </w:t>
      </w:r>
    </w:p>
    <w:p w:rsidR="00FF4F2F" w:rsidRDefault="00FF4F2F"/>
    <w:p w:rsidR="00FF4F2F" w:rsidRDefault="00E80CF9">
      <w:r>
        <w:t xml:space="preserve">Other manufacturer specific “clearing/resetting” actions may also occur in response to this request message. All </w:t>
      </w:r>
      <w:r w:rsidR="00FF4F2F">
        <w:t xml:space="preserve">ECUs shall respond to this request message with ignition ON regardless of whether or not the engine is running. </w:t>
      </w:r>
    </w:p>
    <w:p w:rsidR="00FF4F2F" w:rsidRDefault="00FF4F2F">
      <w:r>
        <w:t>If the ignition key is not in the RUN position (as determined by each ECU), the ECU shall send a negative response message with response code $22 - conditionsNotCorrect.</w:t>
      </w:r>
    </w:p>
    <w:p w:rsidR="00FF4F2F" w:rsidRDefault="00FF4F2F"/>
    <w:p w:rsidR="00FF4F2F" w:rsidRDefault="00FF4F2F">
      <w:r>
        <w:t>The maximum time after a positive response to complete clearing of all DTC information is 2.0 seconds.</w:t>
      </w:r>
    </w:p>
    <w:p w:rsidR="00FF4F2F" w:rsidRDefault="00FF4F2F"/>
    <w:p w:rsidR="00167323" w:rsidRDefault="00FF4F2F" w:rsidP="00167323">
      <w:r>
        <w:t xml:space="preserve">The conditions for each of the negative response return codes for this diagnostic service are documented in </w:t>
      </w:r>
      <w:r w:rsidR="00C03484">
        <w:fldChar w:fldCharType="begin"/>
      </w:r>
      <w:r>
        <w:instrText xml:space="preserve"> REF _Ref48960070 \h  \* MERGEFORMAT </w:instrText>
      </w:r>
      <w:r w:rsidR="00C03484">
        <w:fldChar w:fldCharType="separate"/>
      </w:r>
      <w:r w:rsidR="00167323">
        <w:t>Table 4: Negative Response Return Codes for ClearDiagnosticInformation ($04) Service</w:t>
      </w:r>
    </w:p>
    <w:p w:rsidR="00FF4F2F" w:rsidRDefault="00C03484">
      <w:r>
        <w:fldChar w:fldCharType="end"/>
      </w:r>
      <w:r w:rsidR="00FF4F2F">
        <w: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p w:rsidR="00FF4F2F" w:rsidRDefault="00FF4F2F">
            <w:pPr>
              <w:numPr>
                <w:ilvl w:val="0"/>
                <w:numId w:val="2"/>
              </w:numPr>
            </w:pPr>
            <w:r>
              <w:t>Request message sent with the physically addressed CAN identifier.</w:t>
            </w:r>
          </w:p>
        </w:tc>
      </w:tr>
      <w:tr w:rsidR="00FF4F2F">
        <w:trPr>
          <w:cantSplit/>
          <w:jc w:val="center"/>
        </w:trPr>
        <w:tc>
          <w:tcPr>
            <w:tcW w:w="1440" w:type="dxa"/>
            <w:tcBorders>
              <w:top w:val="nil"/>
            </w:tcBorders>
          </w:tcPr>
          <w:p w:rsidR="00FF4F2F" w:rsidRDefault="00FF4F2F">
            <w:pPr>
              <w:jc w:val="center"/>
            </w:pPr>
            <w:r>
              <w:t>$22</w:t>
            </w:r>
          </w:p>
        </w:tc>
        <w:tc>
          <w:tcPr>
            <w:tcW w:w="7200" w:type="dxa"/>
            <w:tcBorders>
              <w:top w:val="nil"/>
            </w:tcBorders>
          </w:tcPr>
          <w:p w:rsidR="00FF4F2F" w:rsidRDefault="00FF4F2F">
            <w:r>
              <w:t>ConditionsNotCorrectOrRequestSequenceError</w:t>
            </w:r>
          </w:p>
          <w:p w:rsidR="00FF4F2F" w:rsidRDefault="00FF4F2F">
            <w:pPr>
              <w:numPr>
                <w:ilvl w:val="0"/>
                <w:numId w:val="2"/>
              </w:numPr>
            </w:pPr>
            <w:r>
              <w:t>Ignition key not in RUN position.</w:t>
            </w:r>
          </w:p>
        </w:tc>
      </w:tr>
    </w:tbl>
    <w:p w:rsidR="00FF4F2F" w:rsidRDefault="00FF4F2F">
      <w:pPr>
        <w:pStyle w:val="Caption"/>
      </w:pPr>
      <w:bookmarkStart w:id="39" w:name="_Toc223513448"/>
      <w:bookmarkStart w:id="40" w:name="_Ref65055"/>
      <w:bookmarkStart w:id="41" w:name="_Ref48960070"/>
      <w:r>
        <w:t xml:space="preserve">Table </w:t>
      </w:r>
      <w:fldSimple w:instr=" SEQ Table \* ARABIC ">
        <w:r w:rsidR="00167323">
          <w:rPr>
            <w:noProof/>
          </w:rPr>
          <w:t>4</w:t>
        </w:r>
      </w:fldSimple>
      <w:r>
        <w:t>: Negative Response Return Codes for ClearDiagnosticInformation ($04) Service</w:t>
      </w:r>
      <w:bookmarkEnd w:id="39"/>
    </w:p>
    <w:bookmarkEnd w:id="38"/>
    <w:bookmarkEnd w:id="40"/>
    <w:bookmarkEnd w:id="41"/>
    <w:p w:rsidR="00E80CF9" w:rsidRDefault="00E80CF9" w:rsidP="00E80CF9"/>
    <w:p w:rsidR="00E80CF9" w:rsidRPr="00353558" w:rsidRDefault="00E80CF9" w:rsidP="00E80CF9">
      <w:r>
        <w:t>Additional details can be found in the Implementation Specification for SAE J1979 Test Modes [11].</w:t>
      </w:r>
    </w:p>
    <w:p w:rsidR="00FF4F2F" w:rsidRDefault="00FF4F2F">
      <w:pPr>
        <w:keepNext w:val="0"/>
        <w:keepLines w:val="0"/>
      </w:pPr>
    </w:p>
    <w:p w:rsidR="00FF4F2F" w:rsidRDefault="00FF4F2F">
      <w:pPr>
        <w:pStyle w:val="Heading2"/>
      </w:pPr>
      <w:bookmarkStart w:id="42" w:name="_Toc43856699"/>
      <w:bookmarkStart w:id="43" w:name="_Toc223512719"/>
      <w:r>
        <w:lastRenderedPageBreak/>
        <w:t xml:space="preserve">ODAR </w:t>
      </w:r>
      <w:r>
        <w:noBreakHyphen/>
        <w:t xml:space="preserve"> RequestOnBoardMonitoringTestResults ($06) Service</w:t>
      </w:r>
      <w:bookmarkEnd w:id="42"/>
      <w:bookmarkEnd w:id="43"/>
    </w:p>
    <w:p w:rsidR="00FF4F2F" w:rsidRDefault="00FF4F2F"/>
    <w:p w:rsidR="00FF4F2F" w:rsidRDefault="00FF4F2F">
      <w:r>
        <w:t>The current direction within GMPT is to implement Service $06 in the PCM/ECM only.  Service $06 should not be supported by a TCM. The purpose of this service is to request the on-board diagnostic tests supported by the ECU by On-Board Diagnostic Monitor ID (OBDMID).</w:t>
      </w:r>
    </w:p>
    <w:p w:rsidR="00FF4F2F" w:rsidRDefault="00FF4F2F"/>
    <w:p w:rsidR="00FF4F2F" w:rsidRDefault="00FF4F2F">
      <w:r>
        <w:t>Positive responses are required for all ranges up to the largest supported OBDMID corresponding to an actual test.</w:t>
      </w:r>
    </w:p>
    <w:p w:rsidR="00FF4F2F" w:rsidRDefault="00FF4F2F"/>
    <w:p w:rsidR="00FF4F2F" w:rsidRDefault="00FF4F2F">
      <w:r>
        <w:t xml:space="preserve">Responses to a Service $06 will include all </w:t>
      </w:r>
      <w:r w:rsidR="00E80CF9">
        <w:t>supported</w:t>
      </w:r>
      <w:r>
        <w:t xml:space="preserve"> on-board diagnostic Test Identifiers (TIDs) along with their associated Unit and Scaling ID (UASID)</w:t>
      </w:r>
    </w:p>
    <w:p w:rsidR="00FF4F2F" w:rsidRDefault="00FF4F2F"/>
    <w:p w:rsidR="00E80CF9" w:rsidRDefault="00E80CF9" w:rsidP="00E80CF9">
      <w:r>
        <w:t xml:space="preserve">The individual OBDMID, TID, and UASID specifications are found in [10].  Not all OBDMIDs and TIDs are applicable or supported by all systems. </w:t>
      </w:r>
    </w:p>
    <w:p w:rsidR="00FF4F2F" w:rsidRDefault="00FF4F2F"/>
    <w:p w:rsidR="00FF4F2F" w:rsidRDefault="00FF4F2F">
      <w:r>
        <w:t>There are no conditions for a negative response return code for this legislated diagnostic service.</w:t>
      </w:r>
    </w:p>
    <w:p w:rsidR="00E80CF9" w:rsidRDefault="00E80CF9" w:rsidP="00E80CF9"/>
    <w:p w:rsidR="00E80CF9" w:rsidRDefault="00E80CF9" w:rsidP="00E80CF9">
      <w:r>
        <w:t>Additional details can be found in the Implementation Specification for SAE J1979 Test Modes [11].</w:t>
      </w:r>
    </w:p>
    <w:p w:rsidR="00FF4F2F" w:rsidRDefault="00FF4F2F"/>
    <w:p w:rsidR="00FF4F2F" w:rsidRDefault="00FF4F2F">
      <w:pPr>
        <w:pStyle w:val="Heading2"/>
      </w:pPr>
      <w:bookmarkStart w:id="44" w:name="_Toc43856700"/>
      <w:bookmarkStart w:id="45" w:name="_Toc223512720"/>
      <w:r>
        <w:t xml:space="preserve">DFIR </w:t>
      </w:r>
      <w:r>
        <w:noBreakHyphen/>
        <w:t xml:space="preserve"> RequestPendingEmission-RelatedDiagnosticTroubleCodes ($07) Service</w:t>
      </w:r>
      <w:bookmarkEnd w:id="44"/>
      <w:bookmarkEnd w:id="45"/>
    </w:p>
    <w:p w:rsidR="00FF4F2F" w:rsidRDefault="00FF4F2F"/>
    <w:p w:rsidR="00E80CF9" w:rsidRPr="00353558" w:rsidRDefault="00E80CF9" w:rsidP="00E80CF9">
      <w:r w:rsidRPr="00353558">
        <w:t>The purpose of this mode is to obtain the emission related DTCs that have failed either this key-on or during the previous trip.  This provides an indication of the DTCs that have failed this ignition cycle or on the prior trip in which they had run.</w:t>
      </w:r>
    </w:p>
    <w:p w:rsidR="00FF4F2F" w:rsidRDefault="00FF4F2F"/>
    <w:p w:rsidR="00FF4F2F" w:rsidRDefault="00FF4F2F">
      <w:r>
        <w:t>There are no conditions for a negative response return code for this legislated diagnostic service.</w:t>
      </w:r>
    </w:p>
    <w:p w:rsidR="00E80CF9" w:rsidRDefault="00E80CF9" w:rsidP="00E80CF9"/>
    <w:p w:rsidR="00E80CF9" w:rsidRPr="00353558" w:rsidRDefault="00E80CF9" w:rsidP="00E80CF9">
      <w:r>
        <w:t>Additional details can be found in the Implementation Specification for SAE J1979 Test Modes [11].</w:t>
      </w:r>
    </w:p>
    <w:p w:rsidR="00E80CF9" w:rsidRDefault="00E80CF9">
      <w:pPr>
        <w:numPr>
          <w:ins w:id="46" w:author="Matt Kaufer" w:date="2007-07-12T15:12:00Z"/>
        </w:numPr>
      </w:pPr>
    </w:p>
    <w:p w:rsidR="00FF4F2F" w:rsidRDefault="00FF4F2F">
      <w:pPr>
        <w:pStyle w:val="Heading2"/>
      </w:pPr>
      <w:bookmarkStart w:id="47" w:name="_Toc43856702"/>
      <w:bookmarkStart w:id="48" w:name="_Toc223512721"/>
      <w:r>
        <w:t xml:space="preserve">ODAR </w:t>
      </w:r>
      <w:r>
        <w:noBreakHyphen/>
        <w:t xml:space="preserve"> RequestVehicleInformation ($09) Service</w:t>
      </w:r>
      <w:bookmarkEnd w:id="47"/>
      <w:bookmarkEnd w:id="48"/>
    </w:p>
    <w:p w:rsidR="00FF4F2F" w:rsidRDefault="00FF4F2F"/>
    <w:p w:rsidR="00E80CF9" w:rsidRPr="00840615" w:rsidRDefault="00E80CF9" w:rsidP="00E80CF9">
      <w:r w:rsidRPr="00840615">
        <w:t xml:space="preserve">The purpose of this mode is to enable the off-board test device to request vehicle specific information such as Vehicle Identification Number (VIN), Calibration IDs, Calibration Verification Numbers, and Rate Based OBD Monitoring Numbers.  </w:t>
      </w:r>
    </w:p>
    <w:p w:rsidR="00FF4F2F" w:rsidRDefault="00FF4F2F"/>
    <w:p w:rsidR="00E80CF9" w:rsidRDefault="00E80CF9" w:rsidP="00E80CF9">
      <w:r>
        <w:t xml:space="preserve">The individual InfoType specifications and Generic Scan Tool display formats are found in [3].  Not all InfoTypes are applicable or supported by all systems.  The InfoTypes reported by this service are specified in </w:t>
      </w:r>
      <w:r w:rsidRPr="00840615">
        <w:t xml:space="preserve"> </w:t>
      </w:r>
      <w:r>
        <w:t>the Implementation Specification for SAE J1979 Test Modes [11].</w:t>
      </w:r>
    </w:p>
    <w:p w:rsidR="00FF4F2F" w:rsidRDefault="00FF4F2F"/>
    <w:p w:rsidR="00FF4F2F" w:rsidRDefault="00FF4F2F">
      <w:r>
        <w:t xml:space="preserve">The conditions for each of the negative response return codes for this diagnostic service are documented in </w:t>
      </w:r>
      <w:fldSimple w:instr=" REF _Ref43856241 \h  \* MERGEFORMAT ">
        <w:r w:rsidR="00167323">
          <w:t xml:space="preserve">Table </w:t>
        </w:r>
        <w:r w:rsidR="00167323">
          <w:rPr>
            <w:noProof/>
          </w:rPr>
          <w:t>5</w:t>
        </w:r>
      </w:fldSimple>
      <w:r>
        <w: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Waiting to calculate Calibration Verification Numbers.</w:t>
            </w:r>
          </w:p>
        </w:tc>
      </w:tr>
    </w:tbl>
    <w:p w:rsidR="00FF4F2F" w:rsidRDefault="00FF4F2F">
      <w:pPr>
        <w:pStyle w:val="Caption"/>
      </w:pPr>
      <w:bookmarkStart w:id="49" w:name="_Ref43856241"/>
      <w:bookmarkStart w:id="50" w:name="_Toc223513449"/>
      <w:r>
        <w:t xml:space="preserve">Table </w:t>
      </w:r>
      <w:fldSimple w:instr=" SEQ Table \* ARABIC ">
        <w:r w:rsidR="00167323">
          <w:rPr>
            <w:noProof/>
          </w:rPr>
          <w:t>5</w:t>
        </w:r>
      </w:fldSimple>
      <w:bookmarkEnd w:id="49"/>
      <w:r>
        <w:t>: Negative Response Return Codes for RequestVehicleInformation ($09) Service</w:t>
      </w:r>
      <w:bookmarkEnd w:id="50"/>
    </w:p>
    <w:p w:rsidR="00E80CF9" w:rsidRDefault="00E80CF9" w:rsidP="00E80CF9"/>
    <w:p w:rsidR="00E80CF9" w:rsidRPr="00353558" w:rsidRDefault="00E80CF9" w:rsidP="00E80CF9">
      <w:r>
        <w:t>Additional details can be found in the Implementation Specification for SAE J1979 Test Modes [11].</w:t>
      </w:r>
    </w:p>
    <w:p w:rsidR="00FF4F2F" w:rsidRDefault="00FF4F2F">
      <w:pPr>
        <w:keepNext w:val="0"/>
        <w:keepLines w:val="0"/>
      </w:pPr>
    </w:p>
    <w:p w:rsidR="00287CCB" w:rsidRDefault="00287CCB" w:rsidP="00287CCB">
      <w:pPr>
        <w:pStyle w:val="Heading2"/>
      </w:pPr>
      <w:bookmarkStart w:id="51" w:name="_Toc169595219"/>
      <w:bookmarkStart w:id="52" w:name="_Toc223512722"/>
      <w:bookmarkStart w:id="53" w:name="_Toc164138307"/>
      <w:r w:rsidRPr="002F732D">
        <w:rPr>
          <w:szCs w:val="24"/>
        </w:rPr>
        <w:lastRenderedPageBreak/>
        <w:t xml:space="preserve">DFIR </w:t>
      </w:r>
      <w:r>
        <w:rPr>
          <w:szCs w:val="24"/>
        </w:rPr>
        <w:t>–</w:t>
      </w:r>
      <w:r w:rsidRPr="002F732D">
        <w:rPr>
          <w:szCs w:val="24"/>
        </w:rPr>
        <w:t xml:space="preserve"> Request</w:t>
      </w:r>
      <w:r>
        <w:rPr>
          <w:szCs w:val="24"/>
        </w:rPr>
        <w:t xml:space="preserve"> Emission-Related D</w:t>
      </w:r>
      <w:r w:rsidRPr="002F732D">
        <w:rPr>
          <w:szCs w:val="24"/>
        </w:rPr>
        <w:t>iagnostic</w:t>
      </w:r>
      <w:r>
        <w:rPr>
          <w:szCs w:val="24"/>
        </w:rPr>
        <w:t xml:space="preserve"> Trouble Codes W</w:t>
      </w:r>
      <w:r w:rsidRPr="002F732D">
        <w:rPr>
          <w:szCs w:val="24"/>
        </w:rPr>
        <w:t>ith</w:t>
      </w:r>
      <w:r>
        <w:rPr>
          <w:szCs w:val="24"/>
        </w:rPr>
        <w:t xml:space="preserve"> </w:t>
      </w:r>
      <w:r w:rsidRPr="002F732D">
        <w:rPr>
          <w:szCs w:val="24"/>
        </w:rPr>
        <w:t>Permanent</w:t>
      </w:r>
      <w:r>
        <w:rPr>
          <w:szCs w:val="24"/>
        </w:rPr>
        <w:t xml:space="preserve"> </w:t>
      </w:r>
      <w:r w:rsidRPr="002F732D">
        <w:rPr>
          <w:szCs w:val="24"/>
        </w:rPr>
        <w:t>Status ($0A) Service</w:t>
      </w:r>
      <w:bookmarkEnd w:id="51"/>
      <w:bookmarkEnd w:id="52"/>
    </w:p>
    <w:p w:rsidR="00287CCB" w:rsidRDefault="00287CCB" w:rsidP="00287CCB"/>
    <w:p w:rsidR="00287CCB" w:rsidRPr="00A93400" w:rsidRDefault="00287CCB" w:rsidP="00287CCB">
      <w:r w:rsidRPr="00A93400">
        <w:t>The purpose of this service is to enable the external test equipment to obtain all DTCs with "permanentDTC" status. The</w:t>
      </w:r>
      <w:r>
        <w:t xml:space="preserve"> confirmed and/or pending </w:t>
      </w:r>
      <w:r w:rsidRPr="00A93400">
        <w:t xml:space="preserve">DTCs have been previously cleared by a successful execution of a $04 Clear/reset emission-related diagnostic information service but </w:t>
      </w:r>
      <w:r>
        <w:t xml:space="preserve">permanent DTCs </w:t>
      </w:r>
      <w:r w:rsidRPr="00A93400">
        <w:t>remain in the non-volatile memory of the server until the appropriate monitors for each DTC have successfully passed.</w:t>
      </w:r>
    </w:p>
    <w:p w:rsidR="00287CCB" w:rsidRPr="00A93400" w:rsidRDefault="00287CCB" w:rsidP="00287CCB"/>
    <w:p w:rsidR="00287CCB" w:rsidRPr="00A93400" w:rsidRDefault="00287CCB" w:rsidP="00287CCB">
      <w:r w:rsidRPr="00A93400">
        <w:t xml:space="preserve">Service $0A is required for all emissions-related DTCs. The intended use of this data is to </w:t>
      </w:r>
      <w:r w:rsidRPr="00A93400">
        <w:rPr>
          <w:lang w:val="en-GB"/>
        </w:rPr>
        <w:t xml:space="preserve">prevent vehicles from passing an in-use inspection simply by disconnecting the battery or clearing DTCs with a scan tool prior to the inspection.   The presence of permanent DTCs at an inspection without the MIL illuminated is an indication that a proper repair was not verified by the on-board monitoring system. </w:t>
      </w:r>
    </w:p>
    <w:p w:rsidR="00287CCB" w:rsidRDefault="00287CCB" w:rsidP="00287CCB"/>
    <w:p w:rsidR="00287CCB" w:rsidRPr="00A93400" w:rsidRDefault="00287CCB" w:rsidP="00287CCB">
      <w:r w:rsidRPr="00A93400">
        <w:t>Permanent DTCs shall be stored in non-volatile memory. These DTCs cannot be cleared by any test equipment (e.g. on</w:t>
      </w:r>
      <w:r w:rsidRPr="00A93400">
        <w:noBreakHyphen/>
        <w:t>board tester, off-board tester). The OBD system shall clear these DTCs itself by completing and passing the on-board monitor</w:t>
      </w:r>
      <w:r>
        <w:t xml:space="preserve"> and also may require some CARB-defined driving cycle</w:t>
      </w:r>
      <w:r w:rsidRPr="00A93400">
        <w:t>. This prevents clearing DTCs simply by disconnecting the battery.</w:t>
      </w:r>
    </w:p>
    <w:p w:rsidR="00287CCB" w:rsidRDefault="00287CCB" w:rsidP="00287CCB"/>
    <w:p w:rsidR="00287CCB" w:rsidRPr="00A93400" w:rsidRDefault="00287CCB" w:rsidP="00287CCB">
      <w:r w:rsidRPr="00A93400">
        <w:t>A confirmed DTC shall be stored as a permanent DTC no later than the end of the ignition cycle and subsequently at all times that the confirmed DTC is commanding the Malfunction Indicator on (e.g., for currently failing systems but not during the 40 warm-up cycle self-healing process).</w:t>
      </w:r>
    </w:p>
    <w:p w:rsidR="00287CCB" w:rsidRDefault="00287CCB" w:rsidP="00287CCB"/>
    <w:p w:rsidR="00287CCB" w:rsidRPr="00A93400" w:rsidRDefault="00287CCB" w:rsidP="00287CCB">
      <w:r w:rsidRPr="00A93400">
        <w:t>There are no conditions for a negative response return code for this legislated diagnostic service.</w:t>
      </w:r>
    </w:p>
    <w:p w:rsidR="00287CCB" w:rsidRDefault="00287CCB" w:rsidP="00287CCB"/>
    <w:p w:rsidR="00287CCB" w:rsidRPr="00353558" w:rsidRDefault="00287CCB" w:rsidP="00287CCB">
      <w:r>
        <w:t>Additional details can be found in the Implementation Specification for SAE J1979 Test Modes [11].</w:t>
      </w:r>
    </w:p>
    <w:bookmarkEnd w:id="53"/>
    <w:p w:rsidR="00B3565C" w:rsidRDefault="00B3565C" w:rsidP="00B3565C"/>
    <w:p w:rsidR="00FF4F2F" w:rsidRDefault="00FF4F2F">
      <w:pPr>
        <w:pStyle w:val="Heading2"/>
      </w:pPr>
      <w:bookmarkStart w:id="54" w:name="_Toc223512723"/>
      <w:r>
        <w:t xml:space="preserve">DRER </w:t>
      </w:r>
      <w:r>
        <w:noBreakHyphen/>
        <w:t xml:space="preserve"> InitiateDiagnosticOperation ($10) Service</w:t>
      </w:r>
      <w:bookmarkEnd w:id="54"/>
    </w:p>
    <w:p w:rsidR="00FF4F2F" w:rsidRDefault="00FF4F2F"/>
    <w:p w:rsidR="00FF4F2F" w:rsidRDefault="00FF4F2F">
      <w:r>
        <w:t>The sub</w:t>
      </w:r>
      <w:r>
        <w:noBreakHyphen/>
        <w:t xml:space="preserve">functions supported for this diagnostic service are specified in </w:t>
      </w:r>
      <w:fldSimple w:instr=" REF _Ref955961 \h  \* MERGEFORMAT ">
        <w:r w:rsidR="00167323">
          <w:t xml:space="preserve">Table </w:t>
        </w:r>
        <w:r w:rsidR="00167323">
          <w:rPr>
            <w:noProof/>
          </w:rPr>
          <w:t>6</w:t>
        </w:r>
      </w:fldSimple>
      <w:r>
        <w: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4320"/>
      </w:tblGrid>
      <w:tr w:rsidR="00FF4F2F">
        <w:trPr>
          <w:cantSplit/>
          <w:jc w:val="center"/>
        </w:trPr>
        <w:tc>
          <w:tcPr>
            <w:tcW w:w="1440" w:type="dxa"/>
            <w:tcBorders>
              <w:bottom w:val="single" w:sz="12" w:space="0" w:color="000000"/>
            </w:tcBorders>
          </w:tcPr>
          <w:p w:rsidR="00FF4F2F" w:rsidRDefault="00FF4F2F">
            <w:pPr>
              <w:jc w:val="center"/>
              <w:rPr>
                <w:b/>
              </w:rPr>
            </w:pPr>
            <w:r>
              <w:rPr>
                <w:b/>
              </w:rPr>
              <w:t>Level</w:t>
            </w:r>
          </w:p>
        </w:tc>
        <w:tc>
          <w:tcPr>
            <w:tcW w:w="4320" w:type="dxa"/>
            <w:tcBorders>
              <w:bottom w:val="single" w:sz="12" w:space="0" w:color="000000"/>
            </w:tcBorders>
          </w:tcPr>
          <w:p w:rsidR="00FF4F2F" w:rsidRDefault="00FF4F2F">
            <w:pPr>
              <w:jc w:val="center"/>
              <w:rPr>
                <w:b/>
              </w:rPr>
            </w:pPr>
            <w:r>
              <w:rPr>
                <w:b/>
              </w:rPr>
              <w:t>Sub</w:t>
            </w:r>
            <w:r>
              <w:rPr>
                <w:b/>
              </w:rPr>
              <w:noBreakHyphen/>
              <w:t>Function</w:t>
            </w:r>
          </w:p>
        </w:tc>
      </w:tr>
      <w:tr w:rsidR="00FF4F2F">
        <w:trPr>
          <w:cantSplit/>
          <w:jc w:val="center"/>
        </w:trPr>
        <w:tc>
          <w:tcPr>
            <w:tcW w:w="1440" w:type="dxa"/>
            <w:tcBorders>
              <w:top w:val="nil"/>
            </w:tcBorders>
          </w:tcPr>
          <w:p w:rsidR="00FF4F2F" w:rsidRDefault="00FF4F2F">
            <w:pPr>
              <w:jc w:val="center"/>
            </w:pPr>
            <w:r>
              <w:t>$02</w:t>
            </w:r>
          </w:p>
        </w:tc>
        <w:tc>
          <w:tcPr>
            <w:tcW w:w="4320" w:type="dxa"/>
            <w:tcBorders>
              <w:top w:val="nil"/>
            </w:tcBorders>
          </w:tcPr>
          <w:p w:rsidR="00FF4F2F" w:rsidRDefault="00FF4F2F">
            <w:r>
              <w:t>disableAllDTCs</w:t>
            </w:r>
          </w:p>
        </w:tc>
      </w:tr>
      <w:tr w:rsidR="00FF4F2F">
        <w:trPr>
          <w:cantSplit/>
          <w:jc w:val="center"/>
        </w:trPr>
        <w:tc>
          <w:tcPr>
            <w:tcW w:w="1440" w:type="dxa"/>
            <w:tcBorders>
              <w:top w:val="nil"/>
            </w:tcBorders>
          </w:tcPr>
          <w:p w:rsidR="00FF4F2F" w:rsidRDefault="00FF4F2F">
            <w:pPr>
              <w:jc w:val="center"/>
            </w:pPr>
            <w:r>
              <w:t>$03</w:t>
            </w:r>
          </w:p>
        </w:tc>
        <w:tc>
          <w:tcPr>
            <w:tcW w:w="4320" w:type="dxa"/>
            <w:tcBorders>
              <w:top w:val="nil"/>
            </w:tcBorders>
          </w:tcPr>
          <w:p w:rsidR="00FF4F2F" w:rsidRDefault="00FF4F2F">
            <w:r>
              <w:t>enableDTCsDuringDeviceCntrl</w:t>
            </w:r>
          </w:p>
        </w:tc>
      </w:tr>
    </w:tbl>
    <w:p w:rsidR="00FF4F2F" w:rsidRDefault="00FF4F2F">
      <w:pPr>
        <w:pStyle w:val="Caption"/>
      </w:pPr>
      <w:bookmarkStart w:id="55" w:name="_Ref955961"/>
      <w:bookmarkStart w:id="56" w:name="_Toc223513450"/>
      <w:r>
        <w:t xml:space="preserve">Table </w:t>
      </w:r>
      <w:fldSimple w:instr=" SEQ Table \* ARABIC ">
        <w:r w:rsidR="00167323">
          <w:rPr>
            <w:noProof/>
          </w:rPr>
          <w:t>6</w:t>
        </w:r>
      </w:fldSimple>
      <w:bookmarkEnd w:id="55"/>
      <w:r>
        <w:t>:  Sub</w:t>
      </w:r>
      <w:r>
        <w:noBreakHyphen/>
        <w:t>Functions for InitiateDiagnosticOperation ($10) Service</w:t>
      </w:r>
      <w:bookmarkEnd w:id="56"/>
    </w:p>
    <w:p w:rsidR="00FF4F2F" w:rsidRDefault="00FF4F2F"/>
    <w:p w:rsidR="00167323" w:rsidRDefault="00FF4F2F" w:rsidP="00167323">
      <w:r>
        <w:t xml:space="preserve">The conditions for each of the negative response return codes for this diagnostic service are documented in </w:t>
      </w:r>
      <w:r w:rsidR="00C03484">
        <w:fldChar w:fldCharType="begin"/>
      </w:r>
      <w:r>
        <w:instrText xml:space="preserve"> REF _Ref48961124 \h  \* MERGEFORMAT </w:instrText>
      </w:r>
      <w:r w:rsidR="00C03484">
        <w:fldChar w:fldCharType="separate"/>
      </w:r>
      <w:r w:rsidR="00167323">
        <w:t>Table 7: Negative Response Return Codes for InitiateDiagnosticOperation ($10) Service</w:t>
      </w:r>
    </w:p>
    <w:p w:rsidR="00FF4F2F" w:rsidRDefault="00C03484">
      <w:r>
        <w:fldChar w:fldCharType="end"/>
      </w:r>
      <w:r w:rsidR="00FF4F2F">
        <w: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p w:rsidR="00FF4F2F" w:rsidRDefault="00FF4F2F">
            <w:pPr>
              <w:numPr>
                <w:ilvl w:val="0"/>
                <w:numId w:val="2"/>
              </w:numPr>
            </w:pPr>
            <w:r>
              <w:t>Sub</w:t>
            </w:r>
            <w:r>
              <w:noBreakHyphen/>
              <w:t>function not supported.</w:t>
            </w:r>
          </w:p>
        </w:tc>
      </w:tr>
      <w:tr w:rsidR="00FF4F2F">
        <w:trPr>
          <w:cantSplit/>
          <w:jc w:val="center"/>
        </w:trPr>
        <w:tc>
          <w:tcPr>
            <w:tcW w:w="1440" w:type="dxa"/>
            <w:tcBorders>
              <w:top w:val="nil"/>
            </w:tcBorders>
          </w:tcPr>
          <w:p w:rsidR="00FF4F2F" w:rsidRDefault="00FF4F2F">
            <w:pPr>
              <w:jc w:val="center"/>
            </w:pPr>
            <w:r>
              <w:t>$22</w:t>
            </w:r>
          </w:p>
        </w:tc>
        <w:tc>
          <w:tcPr>
            <w:tcW w:w="7200" w:type="dxa"/>
            <w:tcBorders>
              <w:top w:val="nil"/>
            </w:tcBorders>
          </w:tcPr>
          <w:p w:rsidR="00FF4F2F" w:rsidRDefault="00FF4F2F">
            <w:r>
              <w:t>ConditionsNotCorrectOrRequestSequenceError</w:t>
            </w:r>
          </w:p>
          <w:p w:rsidR="00FF4F2F" w:rsidRDefault="00FF4F2F">
            <w:pPr>
              <w:numPr>
                <w:ilvl w:val="0"/>
                <w:numId w:val="2"/>
              </w:numPr>
            </w:pPr>
            <w:r>
              <w:t>A request message is received with sub</w:t>
            </w:r>
            <w:r>
              <w:noBreakHyphen/>
              <w:t>function enableDTCsDuringDeviceCntrl ($03) while the DeviceControl ($AE) diagnostic service is active.</w:t>
            </w:r>
          </w:p>
          <w:p w:rsidR="00FF4F2F" w:rsidRDefault="00FF4F2F">
            <w:pPr>
              <w:numPr>
                <w:ilvl w:val="0"/>
                <w:numId w:val="2"/>
              </w:numPr>
            </w:pPr>
            <w:r>
              <w:t>A request message is received with sub</w:t>
            </w:r>
            <w:r>
              <w:noBreakHyphen/>
              <w:t>function enableDTCsDuringDeviceCntrl ($03) and DTC’s have been disabled by another diagnostic service.</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Not supported.</w:t>
            </w:r>
          </w:p>
        </w:tc>
      </w:tr>
    </w:tbl>
    <w:p w:rsidR="00FF4F2F" w:rsidRDefault="00FF4F2F">
      <w:pPr>
        <w:pStyle w:val="Caption"/>
      </w:pPr>
      <w:bookmarkStart w:id="57" w:name="_Toc223513451"/>
      <w:bookmarkStart w:id="58" w:name="_Ref97232"/>
      <w:bookmarkStart w:id="59" w:name="_Ref48961124"/>
      <w:r>
        <w:t xml:space="preserve">Table </w:t>
      </w:r>
      <w:fldSimple w:instr=" SEQ Table \* ARABIC ">
        <w:r w:rsidR="00167323">
          <w:rPr>
            <w:noProof/>
          </w:rPr>
          <w:t>7</w:t>
        </w:r>
      </w:fldSimple>
      <w:r>
        <w:t>: Negative Response Return Codes for InitiateDiagnosticOperation ($10) Service</w:t>
      </w:r>
      <w:bookmarkEnd w:id="57"/>
    </w:p>
    <w:bookmarkEnd w:id="58"/>
    <w:bookmarkEnd w:id="59"/>
    <w:p w:rsidR="00FF4F2F" w:rsidRDefault="00FF4F2F">
      <w:pPr>
        <w:keepNext w:val="0"/>
        <w:keepLines w:val="0"/>
      </w:pPr>
    </w:p>
    <w:p w:rsidR="00FF4F2F" w:rsidRDefault="00FF4F2F">
      <w:pPr>
        <w:pStyle w:val="Heading2"/>
      </w:pPr>
      <w:bookmarkStart w:id="60" w:name="_Toc223512724"/>
      <w:r>
        <w:t xml:space="preserve">FFRR </w:t>
      </w:r>
      <w:r>
        <w:noBreakHyphen/>
        <w:t xml:space="preserve"> ReadFailureRecordData ($12) Service</w:t>
      </w:r>
      <w:bookmarkEnd w:id="60"/>
    </w:p>
    <w:p w:rsidR="00FF4F2F" w:rsidRDefault="00FF4F2F"/>
    <w:p w:rsidR="00167323" w:rsidRDefault="00FF4F2F" w:rsidP="00167323">
      <w:r>
        <w:t>The sub</w:t>
      </w:r>
      <w:r>
        <w:noBreakHyphen/>
        <w:t xml:space="preserve">functions supported for this diagnostic service are specified in </w:t>
      </w:r>
      <w:r w:rsidR="00C03484">
        <w:fldChar w:fldCharType="begin"/>
      </w:r>
      <w:r>
        <w:instrText xml:space="preserve"> REF _Ref48961202 \h  \* MERGEFORMAT </w:instrText>
      </w:r>
      <w:r w:rsidR="00C03484">
        <w:fldChar w:fldCharType="separate"/>
      </w:r>
      <w:r w:rsidR="00167323">
        <w:t>Table 8: Sub</w:t>
      </w:r>
      <w:r w:rsidR="00167323">
        <w:noBreakHyphen/>
        <w:t>Functions for ReadFailureRecordData ($12) Service</w:t>
      </w:r>
    </w:p>
    <w:p w:rsidR="00FF4F2F" w:rsidRDefault="00C03484">
      <w:r>
        <w:fldChar w:fldCharType="end"/>
      </w:r>
      <w:r w:rsidR="00FF4F2F">
        <w: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4320"/>
      </w:tblGrid>
      <w:tr w:rsidR="00FF4F2F">
        <w:trPr>
          <w:cantSplit/>
          <w:jc w:val="center"/>
        </w:trPr>
        <w:tc>
          <w:tcPr>
            <w:tcW w:w="1440" w:type="dxa"/>
            <w:tcBorders>
              <w:bottom w:val="single" w:sz="12" w:space="0" w:color="000000"/>
            </w:tcBorders>
          </w:tcPr>
          <w:p w:rsidR="00FF4F2F" w:rsidRDefault="00FF4F2F">
            <w:pPr>
              <w:jc w:val="center"/>
              <w:rPr>
                <w:b/>
              </w:rPr>
            </w:pPr>
            <w:r>
              <w:rPr>
                <w:b/>
              </w:rPr>
              <w:t>Level</w:t>
            </w:r>
          </w:p>
        </w:tc>
        <w:tc>
          <w:tcPr>
            <w:tcW w:w="4320" w:type="dxa"/>
            <w:tcBorders>
              <w:bottom w:val="single" w:sz="12" w:space="0" w:color="000000"/>
            </w:tcBorders>
          </w:tcPr>
          <w:p w:rsidR="00FF4F2F" w:rsidRDefault="00FF4F2F">
            <w:pPr>
              <w:jc w:val="center"/>
              <w:rPr>
                <w:b/>
              </w:rPr>
            </w:pPr>
            <w:r>
              <w:rPr>
                <w:b/>
              </w:rPr>
              <w:t>Sub</w:t>
            </w:r>
            <w:r>
              <w:rPr>
                <w:b/>
              </w:rPr>
              <w:noBreakHyphen/>
              <w:t>Function</w:t>
            </w:r>
          </w:p>
        </w:tc>
      </w:tr>
      <w:tr w:rsidR="00FF4F2F">
        <w:trPr>
          <w:cantSplit/>
          <w:jc w:val="center"/>
        </w:trPr>
        <w:tc>
          <w:tcPr>
            <w:tcW w:w="1440" w:type="dxa"/>
            <w:tcBorders>
              <w:top w:val="nil"/>
            </w:tcBorders>
          </w:tcPr>
          <w:p w:rsidR="00FF4F2F" w:rsidRDefault="00FF4F2F">
            <w:pPr>
              <w:jc w:val="center"/>
            </w:pPr>
            <w:r>
              <w:t>$01</w:t>
            </w:r>
          </w:p>
        </w:tc>
        <w:tc>
          <w:tcPr>
            <w:tcW w:w="4320" w:type="dxa"/>
            <w:tcBorders>
              <w:top w:val="nil"/>
            </w:tcBorders>
          </w:tcPr>
          <w:p w:rsidR="00FF4F2F" w:rsidRDefault="00FF4F2F">
            <w:r>
              <w:t>readFailureRecordIdentifiers</w:t>
            </w:r>
          </w:p>
        </w:tc>
      </w:tr>
      <w:tr w:rsidR="00FF4F2F">
        <w:trPr>
          <w:cantSplit/>
          <w:jc w:val="center"/>
        </w:trPr>
        <w:tc>
          <w:tcPr>
            <w:tcW w:w="1440" w:type="dxa"/>
            <w:tcBorders>
              <w:top w:val="nil"/>
            </w:tcBorders>
          </w:tcPr>
          <w:p w:rsidR="00FF4F2F" w:rsidRDefault="00FF4F2F">
            <w:pPr>
              <w:jc w:val="center"/>
            </w:pPr>
            <w:r>
              <w:t>$02</w:t>
            </w:r>
          </w:p>
        </w:tc>
        <w:tc>
          <w:tcPr>
            <w:tcW w:w="4320" w:type="dxa"/>
            <w:tcBorders>
              <w:top w:val="nil"/>
            </w:tcBorders>
          </w:tcPr>
          <w:p w:rsidR="00FF4F2F" w:rsidRDefault="00FF4F2F">
            <w:r>
              <w:t>readFailureRecordParameters</w:t>
            </w:r>
          </w:p>
        </w:tc>
      </w:tr>
    </w:tbl>
    <w:p w:rsidR="00FF4F2F" w:rsidRDefault="00FF4F2F">
      <w:pPr>
        <w:pStyle w:val="Caption"/>
      </w:pPr>
      <w:bookmarkStart w:id="61" w:name="_Toc223513452"/>
      <w:bookmarkStart w:id="62" w:name="_Ref64553"/>
      <w:bookmarkStart w:id="63" w:name="_Ref48961202"/>
      <w:r>
        <w:t xml:space="preserve">Table </w:t>
      </w:r>
      <w:fldSimple w:instr=" SEQ Table \* ARABIC ">
        <w:r w:rsidR="00167323">
          <w:rPr>
            <w:noProof/>
          </w:rPr>
          <w:t>8</w:t>
        </w:r>
      </w:fldSimple>
      <w:r>
        <w:t>: Sub</w:t>
      </w:r>
      <w:r>
        <w:noBreakHyphen/>
        <w:t>Functions for ReadFailureRecordData ($12) Service</w:t>
      </w:r>
      <w:bookmarkEnd w:id="61"/>
    </w:p>
    <w:bookmarkEnd w:id="62"/>
    <w:bookmarkEnd w:id="63"/>
    <w:p w:rsidR="00FF4F2F" w:rsidRDefault="00FF4F2F"/>
    <w:p w:rsidR="00FF4F2F" w:rsidRDefault="00FF4F2F">
      <w:r>
        <w:t>A positive response to sub</w:t>
      </w:r>
      <w:r>
        <w:noBreakHyphen/>
        <w:t>function readFailureRecordIdentifiers ($01) of this diagnostic service shall always have a value of PID ($00) for the failureRecordDataStructureIdentifier parameter.</w:t>
      </w:r>
    </w:p>
    <w:p w:rsidR="00FF4F2F" w:rsidRDefault="00FF4F2F"/>
    <w:p w:rsidR="00FF4F2F" w:rsidRDefault="00FF4F2F">
      <w:r>
        <w:t xml:space="preserve">The content of the failure records supported for this diagnostic service are specified in Section </w:t>
      </w:r>
      <w:fldSimple w:instr=" REF _Ref49917366 \r \h  \* MERGEFORMAT ">
        <w:r w:rsidR="00167323">
          <w:t>7.1</w:t>
        </w:r>
      </w:fldSimple>
      <w:r>
        <w:t xml:space="preserve"> </w:t>
      </w:r>
      <w:fldSimple w:instr=" REF _Ref49917367 \h  \* MERGEFORMAT ">
        <w:r w:rsidR="00167323">
          <w:t>Corporate Standard Freeze Frame</w:t>
        </w:r>
      </w:fldSimple>
    </w:p>
    <w:p w:rsidR="00167323" w:rsidRDefault="00FF4F2F" w:rsidP="00167323">
      <w:r>
        <w:t xml:space="preserve">The conditions for each of the negative response return codes for this diagnostic service are documented in </w:t>
      </w:r>
      <w:r w:rsidR="00C03484">
        <w:fldChar w:fldCharType="begin"/>
      </w:r>
      <w:r>
        <w:instrText xml:space="preserve"> REF _Ref48961270 \h  \* MERGEFORMAT </w:instrText>
      </w:r>
      <w:r w:rsidR="00C03484">
        <w:fldChar w:fldCharType="separate"/>
      </w:r>
      <w:r w:rsidR="00167323">
        <w:t>Table 9: Negative Response Return Codes for ReadFailureRecordData ($12) Service</w:t>
      </w:r>
    </w:p>
    <w:p w:rsidR="00FF4F2F" w:rsidRDefault="00C03484">
      <w:r>
        <w:fldChar w:fldCharType="end"/>
      </w:r>
      <w:r w:rsidR="00FF4F2F">
        <w: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p w:rsidR="00FF4F2F" w:rsidRDefault="00FF4F2F">
            <w:pPr>
              <w:numPr>
                <w:ilvl w:val="0"/>
                <w:numId w:val="2"/>
              </w:numPr>
            </w:pPr>
            <w:r>
              <w:t>Sub</w:t>
            </w:r>
            <w:r>
              <w:noBreakHyphen/>
              <w:t>function not supported.</w:t>
            </w:r>
          </w:p>
        </w:tc>
      </w:tr>
      <w:tr w:rsidR="00FF4F2F">
        <w:trPr>
          <w:cantSplit/>
          <w:jc w:val="center"/>
        </w:trPr>
        <w:tc>
          <w:tcPr>
            <w:tcW w:w="1440" w:type="dxa"/>
          </w:tcPr>
          <w:p w:rsidR="00FF4F2F" w:rsidRDefault="00FF4F2F">
            <w:pPr>
              <w:jc w:val="center"/>
            </w:pPr>
            <w:r>
              <w:t>$31</w:t>
            </w:r>
          </w:p>
        </w:tc>
        <w:tc>
          <w:tcPr>
            <w:tcW w:w="7200" w:type="dxa"/>
          </w:tcPr>
          <w:p w:rsidR="00FF4F2F" w:rsidRDefault="00FF4F2F">
            <w:r>
              <w:t>RequestOutOfRange</w:t>
            </w:r>
          </w:p>
          <w:p w:rsidR="00FF4F2F" w:rsidRDefault="00FF4F2F">
            <w:pPr>
              <w:numPr>
                <w:ilvl w:val="0"/>
                <w:numId w:val="3"/>
              </w:numPr>
            </w:pPr>
            <w:r>
              <w:t>Failure record identifier requested is not valid (i.e., does not match a stored identifier in the failure records).</w:t>
            </w:r>
          </w:p>
        </w:tc>
      </w:tr>
      <w:tr w:rsidR="00FF4F2F">
        <w:trPr>
          <w:cantSplit/>
          <w:jc w:val="center"/>
        </w:trPr>
        <w:tc>
          <w:tcPr>
            <w:tcW w:w="1440" w:type="dxa"/>
          </w:tcPr>
          <w:p w:rsidR="00FF4F2F" w:rsidRDefault="00FF4F2F">
            <w:pPr>
              <w:jc w:val="center"/>
            </w:pPr>
            <w:r>
              <w:t>$78</w:t>
            </w:r>
          </w:p>
        </w:tc>
        <w:tc>
          <w:tcPr>
            <w:tcW w:w="7200" w:type="dxa"/>
          </w:tcPr>
          <w:p w:rsidR="00FF4F2F" w:rsidRDefault="00FF4F2F">
            <w:r>
              <w:t>RequestCorrectlyReceived</w:t>
            </w:r>
            <w:r>
              <w:noBreakHyphen/>
              <w:t>ResponsePending</w:t>
            </w:r>
          </w:p>
          <w:p w:rsidR="00FF4F2F" w:rsidRDefault="00FF4F2F">
            <w:pPr>
              <w:numPr>
                <w:ilvl w:val="0"/>
                <w:numId w:val="3"/>
              </w:numPr>
            </w:pPr>
            <w:r>
              <w:t>Not supported.</w:t>
            </w:r>
          </w:p>
        </w:tc>
      </w:tr>
    </w:tbl>
    <w:p w:rsidR="00FF4F2F" w:rsidRDefault="00FF4F2F">
      <w:pPr>
        <w:pStyle w:val="Caption"/>
      </w:pPr>
      <w:bookmarkStart w:id="64" w:name="_Toc223513453"/>
      <w:bookmarkStart w:id="65" w:name="_Ref97376"/>
      <w:bookmarkStart w:id="66" w:name="_Ref48961270"/>
      <w:r>
        <w:t xml:space="preserve">Table </w:t>
      </w:r>
      <w:fldSimple w:instr=" SEQ Table \* ARABIC ">
        <w:r w:rsidR="00167323">
          <w:rPr>
            <w:noProof/>
          </w:rPr>
          <w:t>9</w:t>
        </w:r>
      </w:fldSimple>
      <w:r>
        <w:t>: Negative Response Return Codes for ReadFailureRecordData ($12) Service</w:t>
      </w:r>
      <w:bookmarkEnd w:id="64"/>
    </w:p>
    <w:bookmarkEnd w:id="65"/>
    <w:bookmarkEnd w:id="66"/>
    <w:p w:rsidR="00FF4F2F" w:rsidRDefault="00FF4F2F">
      <w:pPr>
        <w:keepNext w:val="0"/>
        <w:keepLines w:val="0"/>
      </w:pPr>
    </w:p>
    <w:p w:rsidR="00FF4F2F" w:rsidRDefault="00FF4F2F">
      <w:pPr>
        <w:pStyle w:val="Heading2"/>
      </w:pPr>
      <w:bookmarkStart w:id="67" w:name="_Toc223512725"/>
      <w:r>
        <w:lastRenderedPageBreak/>
        <w:t xml:space="preserve">ODAR / BFPR </w:t>
      </w:r>
      <w:r>
        <w:noBreakHyphen/>
        <w:t xml:space="preserve"> ReadDataByIdentifier ($1A) Service</w:t>
      </w:r>
      <w:bookmarkEnd w:id="67"/>
    </w:p>
    <w:p w:rsidR="00FF4F2F" w:rsidRDefault="00FF4F2F"/>
    <w:p w:rsidR="00FF4F2F" w:rsidRDefault="00FF4F2F">
      <w:r>
        <w:t xml:space="preserve">The values supported for the dataIdentifier parameter of this diagnostic service are specified in Section </w:t>
      </w:r>
      <w:fldSimple w:instr=" REF _Ref251003 \r \h  \* MERGEFORMAT ">
        <w:r w:rsidR="00167323">
          <w:t>4</w:t>
        </w:r>
      </w:fldSimple>
      <w:r>
        <w:t xml:space="preserve">, </w:t>
      </w:r>
      <w:fldSimple w:instr=" REF _Ref251007 \h  \* MERGEFORMAT ">
        <w:r w:rsidR="00167323">
          <w:t>Data Identifiers (DIDs)</w:t>
        </w:r>
      </w:fldSimple>
      <w:r>
        <w:t xml:space="preserve"> (only DIDs $B0, $C1, and $CC are supported in boot).</w:t>
      </w:r>
    </w:p>
    <w:p w:rsidR="00FF4F2F" w:rsidRDefault="00FF4F2F"/>
    <w:p w:rsidR="00167323" w:rsidRDefault="00FF4F2F" w:rsidP="00167323">
      <w:r>
        <w:t xml:space="preserve">The conditions for each of the negative response return codes for this diagnostic service are documented in </w:t>
      </w:r>
      <w:r w:rsidR="00C03484">
        <w:fldChar w:fldCharType="begin"/>
      </w:r>
      <w:r>
        <w:instrText xml:space="preserve"> REF _Ref48961316 \h  \* MERGEFORMAT </w:instrText>
      </w:r>
      <w:r w:rsidR="00C03484">
        <w:fldChar w:fldCharType="separate"/>
      </w:r>
      <w:r w:rsidR="00167323">
        <w:t>Table 10: Negative Response Return Codes for ReadDataByIdentifier ($1A) Service</w:t>
      </w:r>
    </w:p>
    <w:p w:rsidR="00FF4F2F" w:rsidRDefault="00C03484">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tc>
      </w:tr>
      <w:tr w:rsidR="00FF4F2F">
        <w:trPr>
          <w:cantSplit/>
          <w:jc w:val="center"/>
        </w:trPr>
        <w:tc>
          <w:tcPr>
            <w:tcW w:w="1440" w:type="dxa"/>
            <w:tcBorders>
              <w:top w:val="nil"/>
            </w:tcBorders>
          </w:tcPr>
          <w:p w:rsidR="00FF4F2F" w:rsidRDefault="00FF4F2F">
            <w:pPr>
              <w:jc w:val="center"/>
            </w:pPr>
            <w:r>
              <w:t>$22</w:t>
            </w:r>
          </w:p>
        </w:tc>
        <w:tc>
          <w:tcPr>
            <w:tcW w:w="7200" w:type="dxa"/>
            <w:tcBorders>
              <w:top w:val="nil"/>
            </w:tcBorders>
          </w:tcPr>
          <w:p w:rsidR="00FF4F2F" w:rsidRDefault="00FF4F2F">
            <w:r>
              <w:t>ConditionsNotCorrectOrRequestSequenceError</w:t>
            </w:r>
          </w:p>
          <w:p w:rsidR="00FF4F2F" w:rsidRDefault="00FF4F2F">
            <w:pPr>
              <w:numPr>
                <w:ilvl w:val="0"/>
                <w:numId w:val="2"/>
              </w:numPr>
            </w:pPr>
            <w:r>
              <w:t>Not supported.</w:t>
            </w:r>
          </w:p>
        </w:tc>
      </w:tr>
      <w:tr w:rsidR="00FF4F2F">
        <w:trPr>
          <w:cantSplit/>
          <w:jc w:val="center"/>
        </w:trPr>
        <w:tc>
          <w:tcPr>
            <w:tcW w:w="1440" w:type="dxa"/>
            <w:tcBorders>
              <w:top w:val="nil"/>
            </w:tcBorders>
          </w:tcPr>
          <w:p w:rsidR="00FF4F2F" w:rsidRDefault="00FF4F2F">
            <w:pPr>
              <w:jc w:val="center"/>
            </w:pPr>
            <w:r>
              <w:t>$31</w:t>
            </w:r>
          </w:p>
        </w:tc>
        <w:tc>
          <w:tcPr>
            <w:tcW w:w="7200" w:type="dxa"/>
            <w:tcBorders>
              <w:top w:val="nil"/>
            </w:tcBorders>
          </w:tcPr>
          <w:p w:rsidR="00FF4F2F" w:rsidRDefault="00FF4F2F">
            <w:r>
              <w:t>RequestOutOfRange</w:t>
            </w:r>
          </w:p>
          <w:p w:rsidR="00FF4F2F" w:rsidRDefault="00FF4F2F">
            <w:pPr>
              <w:numPr>
                <w:ilvl w:val="0"/>
                <w:numId w:val="2"/>
              </w:numPr>
            </w:pPr>
            <w:r>
              <w:t>Requested DID not supported.</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Not supported.</w:t>
            </w:r>
          </w:p>
        </w:tc>
      </w:tr>
    </w:tbl>
    <w:p w:rsidR="00FF4F2F" w:rsidRDefault="00FF4F2F">
      <w:pPr>
        <w:pStyle w:val="Caption"/>
      </w:pPr>
      <w:bookmarkStart w:id="68" w:name="_Toc223513454"/>
      <w:bookmarkStart w:id="69" w:name="_Ref98138"/>
      <w:bookmarkStart w:id="70" w:name="_Ref48961316"/>
      <w:r>
        <w:t xml:space="preserve">Table </w:t>
      </w:r>
      <w:fldSimple w:instr=" SEQ Table \* ARABIC ">
        <w:r w:rsidR="00167323">
          <w:rPr>
            <w:noProof/>
          </w:rPr>
          <w:t>10</w:t>
        </w:r>
      </w:fldSimple>
      <w:r>
        <w:t>: Negative Response Return Codes for ReadDataByIdentifier ($1A) Service</w:t>
      </w:r>
      <w:bookmarkEnd w:id="68"/>
    </w:p>
    <w:bookmarkEnd w:id="69"/>
    <w:bookmarkEnd w:id="70"/>
    <w:p w:rsidR="00FF4F2F" w:rsidRDefault="00FF4F2F">
      <w:pPr>
        <w:keepNext w:val="0"/>
        <w:keepLines w:val="0"/>
      </w:pPr>
    </w:p>
    <w:p w:rsidR="00FF4F2F" w:rsidRDefault="00FF4F2F">
      <w:pPr>
        <w:pStyle w:val="Heading2"/>
      </w:pPr>
      <w:bookmarkStart w:id="71" w:name="_Toc223512726"/>
      <w:r>
        <w:t xml:space="preserve">OVIR / BFPR </w:t>
      </w:r>
      <w:r>
        <w:noBreakHyphen/>
        <w:t xml:space="preserve"> ReturnToNormalMode ($20) Service</w:t>
      </w:r>
      <w:bookmarkEnd w:id="71"/>
    </w:p>
    <w:p w:rsidR="00FF4F2F" w:rsidRDefault="00FF4F2F"/>
    <w:p w:rsidR="00167323" w:rsidRDefault="00FF4F2F" w:rsidP="00167323">
      <w:r>
        <w:t xml:space="preserve">The conditions for each of the negative response return codes for this diagnostic service are documented in </w:t>
      </w:r>
      <w:r w:rsidR="00C03484">
        <w:fldChar w:fldCharType="begin"/>
      </w:r>
      <w:r>
        <w:instrText xml:space="preserve"> REF _Ref48961380 \h  \* MERGEFORMAT </w:instrText>
      </w:r>
      <w:r w:rsidR="00C03484">
        <w:fldChar w:fldCharType="separate"/>
      </w:r>
      <w:r w:rsidR="00167323">
        <w:t>Table 11: Negative Response Return Codes for ReturnToNormalMode ($20) Service</w:t>
      </w:r>
    </w:p>
    <w:p w:rsidR="00FF4F2F" w:rsidRDefault="00C03484">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tc>
      </w:tr>
    </w:tbl>
    <w:p w:rsidR="00FF4F2F" w:rsidRDefault="00FF4F2F">
      <w:pPr>
        <w:pStyle w:val="Caption"/>
      </w:pPr>
      <w:bookmarkStart w:id="72" w:name="_Toc223513455"/>
      <w:bookmarkStart w:id="73" w:name="_Ref98486"/>
      <w:bookmarkStart w:id="74" w:name="_Ref48961380"/>
      <w:r>
        <w:t xml:space="preserve">Table </w:t>
      </w:r>
      <w:fldSimple w:instr=" SEQ Table \* ARABIC ">
        <w:r w:rsidR="00167323">
          <w:rPr>
            <w:noProof/>
          </w:rPr>
          <w:t>11</w:t>
        </w:r>
      </w:fldSimple>
      <w:r>
        <w:t>: Negative Response Return Codes for ReturnToNormalMode ($20) Service</w:t>
      </w:r>
      <w:bookmarkEnd w:id="72"/>
    </w:p>
    <w:bookmarkEnd w:id="73"/>
    <w:bookmarkEnd w:id="74"/>
    <w:p w:rsidR="00FF4F2F" w:rsidRDefault="00FF4F2F">
      <w:pPr>
        <w:keepNext w:val="0"/>
        <w:keepLines w:val="0"/>
      </w:pPr>
    </w:p>
    <w:p w:rsidR="00FF4F2F" w:rsidRDefault="00FF4F2F">
      <w:pPr>
        <w:pStyle w:val="Heading2"/>
      </w:pPr>
      <w:bookmarkStart w:id="75" w:name="_Toc223512727"/>
      <w:r>
        <w:lastRenderedPageBreak/>
        <w:t xml:space="preserve">ODAR </w:t>
      </w:r>
      <w:r>
        <w:noBreakHyphen/>
        <w:t xml:space="preserve"> ReadDataByParameterIdentifier ($22) Service</w:t>
      </w:r>
      <w:bookmarkEnd w:id="75"/>
    </w:p>
    <w:p w:rsidR="00FF4F2F" w:rsidRDefault="00FF4F2F"/>
    <w:p w:rsidR="00FF4F2F" w:rsidRDefault="00FF4F2F">
      <w:r>
        <w:t xml:space="preserve">The values supported for the parameterIdentifier parameter of this diagnostic service are specified in Section </w:t>
      </w:r>
      <w:fldSimple w:instr=" REF _Ref251073 \r \h  \* MERGEFORMAT ">
        <w:r w:rsidR="00167323">
          <w:t>3</w:t>
        </w:r>
      </w:fldSimple>
      <w:r>
        <w:t xml:space="preserve">, </w:t>
      </w:r>
      <w:fldSimple w:instr=" REF _Ref251073 \h  \* MERGEFORMAT ">
        <w:r w:rsidR="00167323">
          <w:t>Parameter Identifiers (PIDs)</w:t>
        </w:r>
      </w:fldSimple>
      <w:r>
        <w:t>.</w:t>
      </w:r>
    </w:p>
    <w:p w:rsidR="00FF4F2F" w:rsidRDefault="00FF4F2F"/>
    <w:p w:rsidR="00167323" w:rsidRDefault="00FF4F2F" w:rsidP="00167323">
      <w:r>
        <w:t xml:space="preserve">The conditions for each of the negative response return codes for this diagnostic service are documented in </w:t>
      </w:r>
      <w:r w:rsidR="00C03484">
        <w:fldChar w:fldCharType="begin"/>
      </w:r>
      <w:r>
        <w:instrText xml:space="preserve"> REF _Ref48961434 \h  \* MERGEFORMAT </w:instrText>
      </w:r>
      <w:r w:rsidR="00C03484">
        <w:fldChar w:fldCharType="separate"/>
      </w:r>
      <w:r w:rsidR="00167323">
        <w:t>Table 12: Negative Response Return Codes for ReadDataByParameterIdentifier ($22) Service</w:t>
      </w:r>
    </w:p>
    <w:p w:rsidR="00FF4F2F" w:rsidRDefault="00C03484">
      <w:r>
        <w:fldChar w:fldCharType="end"/>
      </w:r>
      <w:r w:rsidR="00FF4F2F">
        <w: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tc>
      </w:tr>
      <w:tr w:rsidR="00FF4F2F">
        <w:trPr>
          <w:cantSplit/>
          <w:jc w:val="center"/>
        </w:trPr>
        <w:tc>
          <w:tcPr>
            <w:tcW w:w="1440" w:type="dxa"/>
            <w:tcBorders>
              <w:top w:val="nil"/>
            </w:tcBorders>
          </w:tcPr>
          <w:p w:rsidR="00FF4F2F" w:rsidRDefault="00FF4F2F">
            <w:pPr>
              <w:jc w:val="center"/>
            </w:pPr>
            <w:r>
              <w:t>$22</w:t>
            </w:r>
          </w:p>
        </w:tc>
        <w:tc>
          <w:tcPr>
            <w:tcW w:w="7200" w:type="dxa"/>
            <w:tcBorders>
              <w:top w:val="nil"/>
            </w:tcBorders>
          </w:tcPr>
          <w:p w:rsidR="00FF4F2F" w:rsidRDefault="00FF4F2F">
            <w:r>
              <w:t>ConditionsNotCorrectOrRequestSequenceError</w:t>
            </w:r>
          </w:p>
          <w:p w:rsidR="00FF4F2F" w:rsidRDefault="00FF4F2F">
            <w:pPr>
              <w:numPr>
                <w:ilvl w:val="0"/>
                <w:numId w:val="2"/>
              </w:numPr>
            </w:pPr>
            <w:r>
              <w:t>Not supported.</w:t>
            </w:r>
          </w:p>
        </w:tc>
      </w:tr>
      <w:tr w:rsidR="00FF4F2F">
        <w:trPr>
          <w:cantSplit/>
          <w:jc w:val="center"/>
        </w:trPr>
        <w:tc>
          <w:tcPr>
            <w:tcW w:w="1440" w:type="dxa"/>
            <w:tcBorders>
              <w:top w:val="nil"/>
            </w:tcBorders>
          </w:tcPr>
          <w:p w:rsidR="00FF4F2F" w:rsidRDefault="00FF4F2F">
            <w:pPr>
              <w:jc w:val="center"/>
            </w:pPr>
            <w:r>
              <w:t>$31</w:t>
            </w:r>
          </w:p>
        </w:tc>
        <w:tc>
          <w:tcPr>
            <w:tcW w:w="7200" w:type="dxa"/>
            <w:tcBorders>
              <w:top w:val="nil"/>
            </w:tcBorders>
          </w:tcPr>
          <w:p w:rsidR="00FF4F2F" w:rsidRDefault="00FF4F2F">
            <w:r>
              <w:t>RequestOutOfRange</w:t>
            </w:r>
          </w:p>
          <w:p w:rsidR="00FF4F2F" w:rsidRDefault="00FF4F2F">
            <w:pPr>
              <w:numPr>
                <w:ilvl w:val="0"/>
                <w:numId w:val="2"/>
              </w:numPr>
            </w:pPr>
            <w:r>
              <w:t>Requested PID is not supported  (and request message was physically addressed).</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Sent when positive response may take longer than 100 ms to generate (request for a secondary processor PID).</w:t>
            </w:r>
          </w:p>
        </w:tc>
      </w:tr>
    </w:tbl>
    <w:p w:rsidR="00FF4F2F" w:rsidRDefault="00FF4F2F">
      <w:pPr>
        <w:pStyle w:val="Caption"/>
      </w:pPr>
      <w:bookmarkStart w:id="76" w:name="_Toc223513456"/>
      <w:bookmarkStart w:id="77" w:name="_Ref39369888"/>
      <w:bookmarkStart w:id="78" w:name="_Ref48961434"/>
      <w:r>
        <w:t xml:space="preserve">Table </w:t>
      </w:r>
      <w:fldSimple w:instr=" SEQ Table \* ARABIC ">
        <w:r w:rsidR="00167323">
          <w:rPr>
            <w:noProof/>
          </w:rPr>
          <w:t>12</w:t>
        </w:r>
      </w:fldSimple>
      <w:r>
        <w:t>: Negative Response Return Codes for ReadDataByParameterIdentifier ($22) Service</w:t>
      </w:r>
      <w:bookmarkEnd w:id="76"/>
    </w:p>
    <w:bookmarkEnd w:id="77"/>
    <w:bookmarkEnd w:id="78"/>
    <w:p w:rsidR="00FF4F2F" w:rsidRDefault="00FF4F2F">
      <w:pPr>
        <w:keepNext w:val="0"/>
        <w:keepLines w:val="0"/>
      </w:pPr>
    </w:p>
    <w:p w:rsidR="00FF4F2F" w:rsidRDefault="00FF4F2F">
      <w:pPr>
        <w:pStyle w:val="Heading2"/>
      </w:pPr>
      <w:bookmarkStart w:id="79" w:name="_Toc223512728"/>
      <w:r>
        <w:t xml:space="preserve">ODAR </w:t>
      </w:r>
      <w:r>
        <w:noBreakHyphen/>
        <w:t xml:space="preserve"> ReadMemoryByAddress ($23) Service</w:t>
      </w:r>
      <w:bookmarkEnd w:id="79"/>
    </w:p>
    <w:p w:rsidR="00FF4F2F" w:rsidRDefault="00FF4F2F"/>
    <w:p w:rsidR="00FF4F2F" w:rsidRDefault="00FF4F2F">
      <w:r>
        <w:t>The size of the memoryAddress parameter of this diagnostic service shall be 4 bytes in length.  The maximum value of the memorySize parameter of this diagnostic service shall be 16 bytes.</w:t>
      </w:r>
    </w:p>
    <w:p w:rsidR="00FF4F2F" w:rsidRDefault="00FF4F2F"/>
    <w:p w:rsidR="00167323" w:rsidRDefault="00FF4F2F" w:rsidP="00167323">
      <w:r>
        <w:t xml:space="preserve">The conditions for each of the negative response return codes for this diagnostic service are documented in </w:t>
      </w:r>
      <w:r w:rsidR="00C03484">
        <w:fldChar w:fldCharType="begin"/>
      </w:r>
      <w:r>
        <w:instrText xml:space="preserve"> REF _Ref48961505 \h  \* MERGEFORMAT </w:instrText>
      </w:r>
      <w:r w:rsidR="00C03484">
        <w:fldChar w:fldCharType="separate"/>
      </w:r>
      <w:r w:rsidR="00167323">
        <w:t>Table 13: Negative Response Return Codes for ReadMemoryByAddress ($23) Service</w:t>
      </w:r>
    </w:p>
    <w:p w:rsidR="00FF4F2F" w:rsidRDefault="00C03484">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tc>
      </w:tr>
      <w:tr w:rsidR="00FF4F2F">
        <w:trPr>
          <w:cantSplit/>
          <w:jc w:val="center"/>
        </w:trPr>
        <w:tc>
          <w:tcPr>
            <w:tcW w:w="1440" w:type="dxa"/>
            <w:tcBorders>
              <w:top w:val="nil"/>
            </w:tcBorders>
          </w:tcPr>
          <w:p w:rsidR="00FF4F2F" w:rsidRDefault="00FF4F2F">
            <w:pPr>
              <w:jc w:val="center"/>
            </w:pPr>
            <w:r>
              <w:t>$31</w:t>
            </w:r>
          </w:p>
        </w:tc>
        <w:tc>
          <w:tcPr>
            <w:tcW w:w="7200" w:type="dxa"/>
            <w:tcBorders>
              <w:top w:val="nil"/>
            </w:tcBorders>
          </w:tcPr>
          <w:p w:rsidR="00FF4F2F" w:rsidRDefault="00FF4F2F">
            <w:r>
              <w:t>RequestOutOfRange</w:t>
            </w:r>
          </w:p>
          <w:p w:rsidR="00FF4F2F" w:rsidRDefault="00FF4F2F">
            <w:pPr>
              <w:numPr>
                <w:ilvl w:val="0"/>
                <w:numId w:val="2"/>
              </w:numPr>
            </w:pPr>
            <w:r>
              <w:t>Memory address requested is invalid, restricted, or secure while the ECU is locked.</w:t>
            </w:r>
          </w:p>
          <w:p w:rsidR="00FF4F2F" w:rsidRDefault="00FF4F2F">
            <w:pPr>
              <w:numPr>
                <w:ilvl w:val="0"/>
                <w:numId w:val="2"/>
              </w:numPr>
            </w:pPr>
            <w:r>
              <w:t>More than 16 bytes requested.</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Not supported.</w:t>
            </w:r>
          </w:p>
        </w:tc>
      </w:tr>
    </w:tbl>
    <w:p w:rsidR="00FF4F2F" w:rsidRDefault="00FF4F2F">
      <w:pPr>
        <w:pStyle w:val="Caption"/>
      </w:pPr>
      <w:bookmarkStart w:id="80" w:name="_Toc223513457"/>
      <w:bookmarkStart w:id="81" w:name="_Ref98877"/>
      <w:bookmarkStart w:id="82" w:name="_Ref48961505"/>
      <w:r>
        <w:t xml:space="preserve">Table </w:t>
      </w:r>
      <w:fldSimple w:instr=" SEQ Table \* ARABIC ">
        <w:r w:rsidR="00167323">
          <w:rPr>
            <w:noProof/>
          </w:rPr>
          <w:t>13</w:t>
        </w:r>
      </w:fldSimple>
      <w:r>
        <w:t>: Negative Response Return Codes for ReadMemoryByAddress ($23) Service</w:t>
      </w:r>
      <w:bookmarkEnd w:id="80"/>
    </w:p>
    <w:bookmarkEnd w:id="81"/>
    <w:bookmarkEnd w:id="82"/>
    <w:p w:rsidR="00FF4F2F" w:rsidRDefault="00FF4F2F">
      <w:pPr>
        <w:keepNext w:val="0"/>
        <w:keepLines w:val="0"/>
      </w:pPr>
    </w:p>
    <w:p w:rsidR="00FF4F2F" w:rsidRDefault="00FF4F2F">
      <w:pPr>
        <w:pStyle w:val="Heading2"/>
      </w:pPr>
      <w:bookmarkStart w:id="83" w:name="_Toc223512729"/>
      <w:r>
        <w:lastRenderedPageBreak/>
        <w:t xml:space="preserve">OSAR / BFPR </w:t>
      </w:r>
      <w:r>
        <w:noBreakHyphen/>
        <w:t xml:space="preserve"> SecurityAccess ($27) Service</w:t>
      </w:r>
      <w:bookmarkEnd w:id="83"/>
    </w:p>
    <w:p w:rsidR="00FF4F2F" w:rsidRDefault="00FF4F2F"/>
    <w:p w:rsidR="00167323" w:rsidRDefault="00FF4F2F" w:rsidP="00167323">
      <w:r>
        <w:t>The sub</w:t>
      </w:r>
      <w:r>
        <w:noBreakHyphen/>
        <w:t xml:space="preserve">functions supported for this diagnostic service are specified in </w:t>
      </w:r>
      <w:r w:rsidR="00C03484">
        <w:fldChar w:fldCharType="begin"/>
      </w:r>
      <w:r>
        <w:instrText xml:space="preserve"> REF _Ref48961554 \h  \* MERGEFORMAT </w:instrText>
      </w:r>
      <w:r w:rsidR="00C03484">
        <w:fldChar w:fldCharType="separate"/>
      </w:r>
      <w:r w:rsidR="00167323">
        <w:t>Table 14: Sub</w:t>
      </w:r>
      <w:r w:rsidR="00167323">
        <w:noBreakHyphen/>
        <w:t>Functions for SecurityAccess ($27) Service</w:t>
      </w:r>
    </w:p>
    <w:p w:rsidR="00FF4F2F" w:rsidRDefault="00C03484">
      <w:r>
        <w:fldChar w:fldCharType="end"/>
      </w:r>
      <w:r w:rsidR="00FF4F2F">
        <w: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4320"/>
      </w:tblGrid>
      <w:tr w:rsidR="00FF4F2F">
        <w:trPr>
          <w:cantSplit/>
          <w:jc w:val="center"/>
        </w:trPr>
        <w:tc>
          <w:tcPr>
            <w:tcW w:w="1440" w:type="dxa"/>
            <w:tcBorders>
              <w:bottom w:val="single" w:sz="12" w:space="0" w:color="000000"/>
            </w:tcBorders>
          </w:tcPr>
          <w:p w:rsidR="00FF4F2F" w:rsidRDefault="00FF4F2F">
            <w:pPr>
              <w:jc w:val="center"/>
              <w:rPr>
                <w:b/>
              </w:rPr>
            </w:pPr>
            <w:r>
              <w:rPr>
                <w:b/>
              </w:rPr>
              <w:t>Level</w:t>
            </w:r>
          </w:p>
        </w:tc>
        <w:tc>
          <w:tcPr>
            <w:tcW w:w="4320" w:type="dxa"/>
            <w:tcBorders>
              <w:bottom w:val="single" w:sz="12" w:space="0" w:color="000000"/>
            </w:tcBorders>
          </w:tcPr>
          <w:p w:rsidR="00FF4F2F" w:rsidRDefault="00FF4F2F">
            <w:pPr>
              <w:jc w:val="center"/>
              <w:rPr>
                <w:b/>
              </w:rPr>
            </w:pPr>
            <w:r>
              <w:rPr>
                <w:b/>
              </w:rPr>
              <w:t>Sub</w:t>
            </w:r>
            <w:r>
              <w:rPr>
                <w:b/>
              </w:rPr>
              <w:noBreakHyphen/>
              <w:t>Function</w:t>
            </w:r>
          </w:p>
        </w:tc>
      </w:tr>
      <w:tr w:rsidR="00FF4F2F">
        <w:trPr>
          <w:cantSplit/>
          <w:jc w:val="center"/>
        </w:trPr>
        <w:tc>
          <w:tcPr>
            <w:tcW w:w="1440" w:type="dxa"/>
            <w:tcBorders>
              <w:top w:val="nil"/>
            </w:tcBorders>
          </w:tcPr>
          <w:p w:rsidR="00FF4F2F" w:rsidRDefault="00FF4F2F">
            <w:pPr>
              <w:jc w:val="center"/>
            </w:pPr>
            <w:r>
              <w:t>$01</w:t>
            </w:r>
          </w:p>
        </w:tc>
        <w:tc>
          <w:tcPr>
            <w:tcW w:w="4320" w:type="dxa"/>
            <w:tcBorders>
              <w:top w:val="nil"/>
            </w:tcBorders>
          </w:tcPr>
          <w:p w:rsidR="00FF4F2F" w:rsidRDefault="00FF4F2F">
            <w:r>
              <w:t>SPSrequestSeed</w:t>
            </w:r>
          </w:p>
        </w:tc>
      </w:tr>
      <w:tr w:rsidR="00FF4F2F">
        <w:trPr>
          <w:cantSplit/>
          <w:jc w:val="center"/>
        </w:trPr>
        <w:tc>
          <w:tcPr>
            <w:tcW w:w="1440" w:type="dxa"/>
            <w:tcBorders>
              <w:top w:val="nil"/>
            </w:tcBorders>
          </w:tcPr>
          <w:p w:rsidR="00FF4F2F" w:rsidRDefault="00FF4F2F">
            <w:pPr>
              <w:jc w:val="center"/>
            </w:pPr>
            <w:r>
              <w:t>$02</w:t>
            </w:r>
          </w:p>
        </w:tc>
        <w:tc>
          <w:tcPr>
            <w:tcW w:w="4320" w:type="dxa"/>
            <w:tcBorders>
              <w:top w:val="nil"/>
            </w:tcBorders>
          </w:tcPr>
          <w:p w:rsidR="00FF4F2F" w:rsidRDefault="00FF4F2F">
            <w:r>
              <w:t>SPSsendKey</w:t>
            </w:r>
          </w:p>
        </w:tc>
      </w:tr>
      <w:tr w:rsidR="00FF4F2F">
        <w:trPr>
          <w:cantSplit/>
          <w:jc w:val="center"/>
        </w:trPr>
        <w:tc>
          <w:tcPr>
            <w:tcW w:w="1440" w:type="dxa"/>
            <w:tcBorders>
              <w:top w:val="nil"/>
            </w:tcBorders>
          </w:tcPr>
          <w:p w:rsidR="00FF4F2F" w:rsidRDefault="00FF4F2F">
            <w:pPr>
              <w:jc w:val="center"/>
            </w:pPr>
            <w:r>
              <w:t>$03</w:t>
            </w:r>
          </w:p>
        </w:tc>
        <w:tc>
          <w:tcPr>
            <w:tcW w:w="4320" w:type="dxa"/>
            <w:tcBorders>
              <w:top w:val="nil"/>
            </w:tcBorders>
          </w:tcPr>
          <w:p w:rsidR="00FF4F2F" w:rsidRDefault="00FF4F2F">
            <w:r>
              <w:t>DevCtrlrequestSeed</w:t>
            </w:r>
          </w:p>
        </w:tc>
      </w:tr>
      <w:tr w:rsidR="00FF4F2F">
        <w:trPr>
          <w:cantSplit/>
          <w:jc w:val="center"/>
        </w:trPr>
        <w:tc>
          <w:tcPr>
            <w:tcW w:w="1440" w:type="dxa"/>
            <w:tcBorders>
              <w:top w:val="nil"/>
            </w:tcBorders>
          </w:tcPr>
          <w:p w:rsidR="00FF4F2F" w:rsidRDefault="00FF4F2F">
            <w:pPr>
              <w:jc w:val="center"/>
            </w:pPr>
            <w:r>
              <w:t>$04</w:t>
            </w:r>
          </w:p>
        </w:tc>
        <w:tc>
          <w:tcPr>
            <w:tcW w:w="4320" w:type="dxa"/>
            <w:tcBorders>
              <w:top w:val="nil"/>
            </w:tcBorders>
          </w:tcPr>
          <w:p w:rsidR="00FF4F2F" w:rsidRDefault="00FF4F2F">
            <w:r>
              <w:t>DevCtrlsendKey</w:t>
            </w:r>
          </w:p>
        </w:tc>
      </w:tr>
    </w:tbl>
    <w:p w:rsidR="00FF4F2F" w:rsidRDefault="00FF4F2F">
      <w:pPr>
        <w:pStyle w:val="Caption"/>
      </w:pPr>
      <w:bookmarkStart w:id="84" w:name="_Toc223513458"/>
      <w:bookmarkStart w:id="85" w:name="_Ref1004548"/>
      <w:bookmarkStart w:id="86" w:name="_Ref48961554"/>
      <w:r>
        <w:t xml:space="preserve">Table </w:t>
      </w:r>
      <w:fldSimple w:instr=" SEQ Table \* ARABIC ">
        <w:r w:rsidR="00167323">
          <w:rPr>
            <w:noProof/>
          </w:rPr>
          <w:t>14</w:t>
        </w:r>
      </w:fldSimple>
      <w:r>
        <w:t>: Sub</w:t>
      </w:r>
      <w:r>
        <w:noBreakHyphen/>
        <w:t>Functions for SecurityAccess ($27) Service</w:t>
      </w:r>
      <w:bookmarkEnd w:id="84"/>
    </w:p>
    <w:bookmarkEnd w:id="85"/>
    <w:bookmarkEnd w:id="86"/>
    <w:p w:rsidR="00FF4F2F" w:rsidRDefault="00FF4F2F"/>
    <w:p w:rsidR="00167323" w:rsidRDefault="00FF4F2F" w:rsidP="00167323">
      <w:r>
        <w:t xml:space="preserve">The conditions for each of the negative response return codes for this diagnostic service are documented in </w:t>
      </w:r>
      <w:r w:rsidR="00C03484">
        <w:fldChar w:fldCharType="begin"/>
      </w:r>
      <w:r>
        <w:instrText xml:space="preserve"> REF _Ref48961975 \h  \* MERGEFORMAT </w:instrText>
      </w:r>
      <w:r w:rsidR="00C03484">
        <w:fldChar w:fldCharType="separate"/>
      </w:r>
      <w:r w:rsidR="00167323">
        <w:t>Table 15: Negative Response Return Codes for SecurityAccess ($27) Service</w:t>
      </w:r>
    </w:p>
    <w:p w:rsidR="00FF4F2F" w:rsidRDefault="00C03484">
      <w:r>
        <w:fldChar w:fldCharType="end"/>
      </w:r>
      <w:r w:rsidR="00FF4F2F">
        <w: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p w:rsidR="00FF4F2F" w:rsidRDefault="00FF4F2F">
            <w:pPr>
              <w:numPr>
                <w:ilvl w:val="0"/>
                <w:numId w:val="2"/>
              </w:numPr>
            </w:pPr>
            <w:r>
              <w:t>Sub</w:t>
            </w:r>
            <w:r>
              <w:noBreakHyphen/>
              <w:t>function not supported.</w:t>
            </w:r>
          </w:p>
        </w:tc>
      </w:tr>
      <w:tr w:rsidR="00FF4F2F">
        <w:trPr>
          <w:cantSplit/>
          <w:jc w:val="center"/>
        </w:trPr>
        <w:tc>
          <w:tcPr>
            <w:tcW w:w="1440" w:type="dxa"/>
            <w:tcBorders>
              <w:top w:val="nil"/>
            </w:tcBorders>
          </w:tcPr>
          <w:p w:rsidR="00FF4F2F" w:rsidRDefault="00FF4F2F">
            <w:pPr>
              <w:jc w:val="center"/>
            </w:pPr>
            <w:r>
              <w:t>$22</w:t>
            </w:r>
          </w:p>
        </w:tc>
        <w:tc>
          <w:tcPr>
            <w:tcW w:w="7200" w:type="dxa"/>
            <w:tcBorders>
              <w:top w:val="nil"/>
            </w:tcBorders>
          </w:tcPr>
          <w:p w:rsidR="00FF4F2F" w:rsidRDefault="00FF4F2F">
            <w:r>
              <w:t>ConditionsNotCorrectOrRequestSequenceError</w:t>
            </w:r>
          </w:p>
          <w:p w:rsidR="00FF4F2F" w:rsidRDefault="00FF4F2F">
            <w:pPr>
              <w:numPr>
                <w:ilvl w:val="0"/>
                <w:numId w:val="2"/>
              </w:numPr>
            </w:pPr>
            <w:r>
              <w:t>A request message is received with sub</w:t>
            </w:r>
            <w:r>
              <w:noBreakHyphen/>
              <w:t>function sendKey ($02 or $04) prior to receiving a request message with sub</w:t>
            </w:r>
            <w:r>
              <w:noBreakHyphen/>
              <w:t>function requestSeed ($01 or $03, respectively).</w:t>
            </w:r>
          </w:p>
          <w:p w:rsidR="00FF4F2F" w:rsidRDefault="00FF4F2F">
            <w:pPr>
              <w:numPr>
                <w:ilvl w:val="0"/>
                <w:numId w:val="2"/>
              </w:numPr>
            </w:pPr>
            <w:r>
              <w:t>A request message is received with sub</w:t>
            </w:r>
            <w:r>
              <w:noBreakHyphen/>
              <w:t>function DevCtrlrequestSeed ($03) while the DeviceControl ($AE) diagnostic service is active.</w:t>
            </w:r>
          </w:p>
        </w:tc>
      </w:tr>
      <w:tr w:rsidR="00FF4F2F">
        <w:trPr>
          <w:cantSplit/>
          <w:jc w:val="center"/>
        </w:trPr>
        <w:tc>
          <w:tcPr>
            <w:tcW w:w="1440" w:type="dxa"/>
            <w:tcBorders>
              <w:top w:val="nil"/>
            </w:tcBorders>
          </w:tcPr>
          <w:p w:rsidR="00FF4F2F" w:rsidRDefault="00FF4F2F">
            <w:pPr>
              <w:jc w:val="center"/>
            </w:pPr>
            <w:r>
              <w:t>$35</w:t>
            </w:r>
          </w:p>
        </w:tc>
        <w:tc>
          <w:tcPr>
            <w:tcW w:w="7200" w:type="dxa"/>
            <w:tcBorders>
              <w:top w:val="nil"/>
            </w:tcBorders>
          </w:tcPr>
          <w:p w:rsidR="00FF4F2F" w:rsidRDefault="00FF4F2F">
            <w:r>
              <w:t>InvalidKey</w:t>
            </w:r>
          </w:p>
          <w:p w:rsidR="00FF4F2F" w:rsidRDefault="00FF4F2F">
            <w:pPr>
              <w:numPr>
                <w:ilvl w:val="0"/>
                <w:numId w:val="2"/>
              </w:numPr>
            </w:pPr>
            <w:r>
              <w:t>Value of the key is not valid.</w:t>
            </w:r>
          </w:p>
        </w:tc>
      </w:tr>
      <w:tr w:rsidR="00FF4F2F">
        <w:trPr>
          <w:cantSplit/>
          <w:jc w:val="center"/>
        </w:trPr>
        <w:tc>
          <w:tcPr>
            <w:tcW w:w="1440" w:type="dxa"/>
            <w:tcBorders>
              <w:top w:val="nil"/>
            </w:tcBorders>
          </w:tcPr>
          <w:p w:rsidR="00FF4F2F" w:rsidRDefault="00FF4F2F">
            <w:pPr>
              <w:jc w:val="center"/>
            </w:pPr>
            <w:r>
              <w:t>$36</w:t>
            </w:r>
          </w:p>
        </w:tc>
        <w:tc>
          <w:tcPr>
            <w:tcW w:w="7200" w:type="dxa"/>
            <w:tcBorders>
              <w:top w:val="nil"/>
            </w:tcBorders>
          </w:tcPr>
          <w:p w:rsidR="00FF4F2F" w:rsidRDefault="00FF4F2F">
            <w:r>
              <w:t>ExceededNumberOfAttempts</w:t>
            </w:r>
          </w:p>
          <w:p w:rsidR="00FF4F2F" w:rsidRDefault="00FF4F2F">
            <w:pPr>
              <w:numPr>
                <w:ilvl w:val="0"/>
                <w:numId w:val="2"/>
              </w:numPr>
            </w:pPr>
            <w:r>
              <w:t>Too many attempts with invalid key values.</w:t>
            </w:r>
          </w:p>
        </w:tc>
      </w:tr>
      <w:tr w:rsidR="00FF4F2F">
        <w:trPr>
          <w:cantSplit/>
          <w:jc w:val="center"/>
        </w:trPr>
        <w:tc>
          <w:tcPr>
            <w:tcW w:w="1440" w:type="dxa"/>
            <w:tcBorders>
              <w:top w:val="nil"/>
            </w:tcBorders>
          </w:tcPr>
          <w:p w:rsidR="00FF4F2F" w:rsidRDefault="00FF4F2F">
            <w:pPr>
              <w:jc w:val="center"/>
            </w:pPr>
            <w:r>
              <w:t>$37</w:t>
            </w:r>
          </w:p>
        </w:tc>
        <w:tc>
          <w:tcPr>
            <w:tcW w:w="7200" w:type="dxa"/>
            <w:tcBorders>
              <w:top w:val="nil"/>
            </w:tcBorders>
          </w:tcPr>
          <w:p w:rsidR="00FF4F2F" w:rsidRDefault="00FF4F2F">
            <w:r>
              <w:t>RequiredTimeDelayNotExpired</w:t>
            </w:r>
          </w:p>
          <w:p w:rsidR="00FF4F2F" w:rsidRDefault="00FF4F2F">
            <w:pPr>
              <w:numPr>
                <w:ilvl w:val="0"/>
                <w:numId w:val="2"/>
              </w:numPr>
            </w:pPr>
            <w:r>
              <w:t>Delay timer is active when a request is received.</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Not supported.</w:t>
            </w:r>
          </w:p>
        </w:tc>
      </w:tr>
    </w:tbl>
    <w:p w:rsidR="00FF4F2F" w:rsidRDefault="00FF4F2F">
      <w:pPr>
        <w:pStyle w:val="Caption"/>
      </w:pPr>
      <w:bookmarkStart w:id="87" w:name="_Toc223513459"/>
      <w:bookmarkStart w:id="88" w:name="_Ref99277"/>
      <w:bookmarkStart w:id="89" w:name="_Ref48961975"/>
      <w:r>
        <w:t xml:space="preserve">Table </w:t>
      </w:r>
      <w:fldSimple w:instr=" SEQ Table \* ARABIC ">
        <w:r w:rsidR="00167323">
          <w:rPr>
            <w:noProof/>
          </w:rPr>
          <w:t>15</w:t>
        </w:r>
      </w:fldSimple>
      <w:r>
        <w:t>: Negative Response Return Codes for SecurityAccess ($27) Service</w:t>
      </w:r>
      <w:bookmarkEnd w:id="87"/>
    </w:p>
    <w:bookmarkEnd w:id="88"/>
    <w:bookmarkEnd w:id="89"/>
    <w:p w:rsidR="00FF4F2F" w:rsidRDefault="00FF4F2F">
      <w:pPr>
        <w:keepNext w:val="0"/>
        <w:keepLines w:val="0"/>
      </w:pPr>
    </w:p>
    <w:p w:rsidR="00FF4F2F" w:rsidRDefault="00FF4F2F">
      <w:pPr>
        <w:pStyle w:val="Heading2"/>
      </w:pPr>
      <w:bookmarkStart w:id="90" w:name="_Toc223512730"/>
      <w:r>
        <w:lastRenderedPageBreak/>
        <w:t xml:space="preserve">OVIR / BFPR </w:t>
      </w:r>
      <w:r>
        <w:noBreakHyphen/>
        <w:t xml:space="preserve"> DisableNormalComm ($28) Service</w:t>
      </w:r>
      <w:bookmarkEnd w:id="90"/>
    </w:p>
    <w:p w:rsidR="00FF4F2F" w:rsidRDefault="00FF4F2F"/>
    <w:p w:rsidR="00167323" w:rsidRDefault="00FF4F2F" w:rsidP="00167323">
      <w:r>
        <w:t xml:space="preserve">The conditions for each of the negative response return codes for this diagnostic service are documented in </w:t>
      </w:r>
      <w:r w:rsidR="00C03484">
        <w:fldChar w:fldCharType="begin"/>
      </w:r>
      <w:r>
        <w:instrText xml:space="preserve"> REF _Ref48962019 \h  \* MERGEFORMAT </w:instrText>
      </w:r>
      <w:r w:rsidR="00C03484">
        <w:fldChar w:fldCharType="separate"/>
      </w:r>
      <w:r w:rsidR="00167323">
        <w:t>Table 16: Negative Response Return Codes for DisableNormalComm ($28) Service</w:t>
      </w:r>
    </w:p>
    <w:p w:rsidR="00FF4F2F" w:rsidRDefault="00C03484">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tc>
      </w:tr>
      <w:tr w:rsidR="00FF4F2F">
        <w:trPr>
          <w:cantSplit/>
          <w:jc w:val="center"/>
        </w:trPr>
        <w:tc>
          <w:tcPr>
            <w:tcW w:w="1440" w:type="dxa"/>
            <w:tcBorders>
              <w:top w:val="nil"/>
            </w:tcBorders>
          </w:tcPr>
          <w:p w:rsidR="00FF4F2F" w:rsidRDefault="00FF4F2F">
            <w:pPr>
              <w:jc w:val="center"/>
            </w:pPr>
            <w:r>
              <w:t>$22</w:t>
            </w:r>
          </w:p>
        </w:tc>
        <w:tc>
          <w:tcPr>
            <w:tcW w:w="7200" w:type="dxa"/>
            <w:tcBorders>
              <w:top w:val="nil"/>
            </w:tcBorders>
          </w:tcPr>
          <w:p w:rsidR="00FF4F2F" w:rsidRDefault="00FF4F2F">
            <w:r>
              <w:t>ConditionsNotCorrectOrRequestSequenceError</w:t>
            </w:r>
          </w:p>
          <w:p w:rsidR="00FF4F2F" w:rsidRDefault="00FF4F2F">
            <w:pPr>
              <w:numPr>
                <w:ilvl w:val="0"/>
                <w:numId w:val="2"/>
              </w:numPr>
            </w:pPr>
            <w:r>
              <w:t>Not supported.</w:t>
            </w:r>
          </w:p>
        </w:tc>
      </w:tr>
    </w:tbl>
    <w:p w:rsidR="00FF4F2F" w:rsidRDefault="00FF4F2F">
      <w:pPr>
        <w:pStyle w:val="Caption"/>
      </w:pPr>
      <w:bookmarkStart w:id="91" w:name="_Toc223513460"/>
      <w:bookmarkStart w:id="92" w:name="_Ref99894"/>
      <w:bookmarkStart w:id="93" w:name="_Ref48962019"/>
      <w:r>
        <w:t xml:space="preserve">Table </w:t>
      </w:r>
      <w:fldSimple w:instr=" SEQ Table \* ARABIC ">
        <w:r w:rsidR="00167323">
          <w:rPr>
            <w:noProof/>
          </w:rPr>
          <w:t>16</w:t>
        </w:r>
      </w:fldSimple>
      <w:r>
        <w:t>: Negative Response Return Codes for DisableNormalComm ($28) Service</w:t>
      </w:r>
      <w:bookmarkEnd w:id="91"/>
    </w:p>
    <w:bookmarkEnd w:id="92"/>
    <w:bookmarkEnd w:id="93"/>
    <w:p w:rsidR="00FF4F2F" w:rsidRDefault="00FF4F2F">
      <w:pPr>
        <w:keepNext w:val="0"/>
        <w:keepLines w:val="0"/>
      </w:pPr>
    </w:p>
    <w:p w:rsidR="00FF4F2F" w:rsidRDefault="00FF4F2F">
      <w:pPr>
        <w:pStyle w:val="Heading2"/>
      </w:pPr>
      <w:bookmarkStart w:id="94" w:name="_Toc223512731"/>
      <w:r>
        <w:t xml:space="preserve">ODAR </w:t>
      </w:r>
      <w:r>
        <w:noBreakHyphen/>
        <w:t xml:space="preserve"> DynamicallyDefineMessage ($2C) Service</w:t>
      </w:r>
      <w:bookmarkEnd w:id="94"/>
    </w:p>
    <w:p w:rsidR="00FF4F2F" w:rsidRDefault="00FF4F2F"/>
    <w:p w:rsidR="00FF4F2F" w:rsidRDefault="00FF4F2F">
      <w:r>
        <w:t>The values supported for the DPIDIdentifier parameter of this diagnostic service are $EF to $FE, for a total of 16 dynamic DPIDs.</w:t>
      </w:r>
    </w:p>
    <w:p w:rsidR="00FF4F2F" w:rsidRDefault="00FF4F2F"/>
    <w:p w:rsidR="00FF4F2F" w:rsidRDefault="00FF4F2F">
      <w:r>
        <w:t xml:space="preserve">The PID numbers supported for the PIDData parameter of this diagnostic service are specified in Section </w:t>
      </w:r>
      <w:fldSimple w:instr=" REF _Ref251073 \r \h  \* MERGEFORMAT ">
        <w:r w:rsidR="00167323">
          <w:t>3</w:t>
        </w:r>
      </w:fldSimple>
      <w:r>
        <w:t xml:space="preserve">, </w:t>
      </w:r>
      <w:fldSimple w:instr=" REF _Ref251077 \h  \* MERGEFORMAT ">
        <w:r w:rsidR="00167323">
          <w:t>Parameter Identifiers (PIDs)</w:t>
        </w:r>
      </w:fldSimple>
      <w:r>
        <w:t>.</w:t>
      </w:r>
    </w:p>
    <w:p w:rsidR="00FF4F2F" w:rsidRDefault="00FF4F2F"/>
    <w:p w:rsidR="00167323" w:rsidRDefault="00FF4F2F" w:rsidP="00167323">
      <w:r>
        <w:t xml:space="preserve">The conditions for each of the negative response return codes for this diagnostic service are documented in </w:t>
      </w:r>
      <w:r w:rsidR="00C03484">
        <w:fldChar w:fldCharType="begin"/>
      </w:r>
      <w:r>
        <w:instrText xml:space="preserve"> REF _Ref48962189 \h  \* MERGEFORMAT </w:instrText>
      </w:r>
      <w:r w:rsidR="00C03484">
        <w:fldChar w:fldCharType="separate"/>
      </w:r>
      <w:r w:rsidR="00167323">
        <w:t>Table 17: Negative Response Return Codes for DynamicallyDefineMessage ($2C) Service</w:t>
      </w:r>
    </w:p>
    <w:p w:rsidR="00FF4F2F" w:rsidRDefault="00C03484">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too short (must be at least 4 bytes).</w:t>
            </w:r>
          </w:p>
          <w:p w:rsidR="00FF4F2F" w:rsidRDefault="00FF4F2F">
            <w:pPr>
              <w:numPr>
                <w:ilvl w:val="0"/>
                <w:numId w:val="2"/>
              </w:numPr>
            </w:pPr>
            <w:r>
              <w:t>Request message data length not an even number (each PID is a 2 byte value).</w:t>
            </w:r>
          </w:p>
          <w:p w:rsidR="00FF4F2F" w:rsidRDefault="00FF4F2F">
            <w:pPr>
              <w:numPr>
                <w:ilvl w:val="0"/>
                <w:numId w:val="2"/>
              </w:numPr>
            </w:pPr>
            <w:r>
              <w:t>The total number of data bytes requested to be reported in a UUDT message exceeds 7 data bytes.</w:t>
            </w:r>
          </w:p>
        </w:tc>
      </w:tr>
      <w:tr w:rsidR="00FF4F2F">
        <w:trPr>
          <w:cantSplit/>
          <w:jc w:val="center"/>
        </w:trPr>
        <w:tc>
          <w:tcPr>
            <w:tcW w:w="1440" w:type="dxa"/>
            <w:tcBorders>
              <w:top w:val="nil"/>
            </w:tcBorders>
          </w:tcPr>
          <w:p w:rsidR="00FF4F2F" w:rsidRDefault="00FF4F2F">
            <w:pPr>
              <w:jc w:val="center"/>
            </w:pPr>
            <w:r>
              <w:t>$31</w:t>
            </w:r>
          </w:p>
        </w:tc>
        <w:tc>
          <w:tcPr>
            <w:tcW w:w="7200" w:type="dxa"/>
            <w:tcBorders>
              <w:top w:val="nil"/>
            </w:tcBorders>
          </w:tcPr>
          <w:p w:rsidR="00FF4F2F" w:rsidRDefault="00FF4F2F">
            <w:r>
              <w:t>RequestOutOfRange</w:t>
            </w:r>
          </w:p>
          <w:p w:rsidR="00FF4F2F" w:rsidRDefault="00FF4F2F">
            <w:pPr>
              <w:numPr>
                <w:ilvl w:val="0"/>
                <w:numId w:val="2"/>
              </w:numPr>
            </w:pPr>
            <w:r>
              <w:t>Requested PID is not supported.</w:t>
            </w:r>
          </w:p>
          <w:p w:rsidR="00FF4F2F" w:rsidRDefault="00FF4F2F">
            <w:pPr>
              <w:numPr>
                <w:ilvl w:val="0"/>
                <w:numId w:val="2"/>
              </w:numPr>
            </w:pPr>
            <w:r>
              <w:t>The dynamic DPID number is not supported.</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Not supported.</w:t>
            </w:r>
          </w:p>
        </w:tc>
      </w:tr>
    </w:tbl>
    <w:p w:rsidR="00FF4F2F" w:rsidRDefault="00FF4F2F">
      <w:pPr>
        <w:pStyle w:val="Caption"/>
      </w:pPr>
      <w:bookmarkStart w:id="95" w:name="_Toc223513461"/>
      <w:bookmarkStart w:id="96" w:name="_Ref100271"/>
      <w:bookmarkStart w:id="97" w:name="_Ref48962189"/>
      <w:r>
        <w:t xml:space="preserve">Table </w:t>
      </w:r>
      <w:fldSimple w:instr=" SEQ Table \* ARABIC ">
        <w:r w:rsidR="00167323">
          <w:rPr>
            <w:noProof/>
          </w:rPr>
          <w:t>17</w:t>
        </w:r>
      </w:fldSimple>
      <w:r>
        <w:t>: Negative Response Return Codes for DynamicallyDefineMessage ($2C) Service</w:t>
      </w:r>
      <w:bookmarkEnd w:id="95"/>
    </w:p>
    <w:bookmarkEnd w:id="96"/>
    <w:bookmarkEnd w:id="97"/>
    <w:p w:rsidR="00FF4F2F" w:rsidRDefault="00FF4F2F">
      <w:pPr>
        <w:keepNext w:val="0"/>
        <w:keepLines w:val="0"/>
      </w:pPr>
    </w:p>
    <w:p w:rsidR="00FF4F2F" w:rsidRDefault="00FF4F2F">
      <w:pPr>
        <w:pStyle w:val="Heading2"/>
      </w:pPr>
      <w:bookmarkStart w:id="98" w:name="_Toc223512732"/>
      <w:r>
        <w:lastRenderedPageBreak/>
        <w:t xml:space="preserve">ODAR </w:t>
      </w:r>
      <w:r>
        <w:noBreakHyphen/>
        <w:t xml:space="preserve"> DefinePIDByAddress ($2D) Service</w:t>
      </w:r>
      <w:bookmarkEnd w:id="98"/>
    </w:p>
    <w:p w:rsidR="00FF4F2F" w:rsidRDefault="00FF4F2F"/>
    <w:p w:rsidR="00FF4F2F" w:rsidRDefault="00FF4F2F">
      <w:r>
        <w:t>The values supported for the parameterIdentifier parameter of this diagnostic service are $FE00 to $FE3F, for a total of 64 main processor dynamic PIDs, and $FF00 to $FF3F, for a total of 64 secondary processor dynamic PIDs (if present).</w:t>
      </w:r>
    </w:p>
    <w:p w:rsidR="00FF4F2F" w:rsidRDefault="00FF4F2F"/>
    <w:p w:rsidR="00FF4F2F" w:rsidRDefault="00FF4F2F">
      <w:r>
        <w:t>The size of the memoryAddress parameter of this diagnostic service shall be 4 bytes in length.</w:t>
      </w:r>
    </w:p>
    <w:p w:rsidR="00FF4F2F" w:rsidRDefault="00FF4F2F"/>
    <w:p w:rsidR="00FF4F2F" w:rsidRDefault="00FF4F2F">
      <w:r>
        <w:t>The value of the memorySize parameter of this diagnostic service shall be 1, 2, or 4 bytes for main processor dynamic PIDs and shall be 2 bytes for secondary processor dynamic PIDs (if present).</w:t>
      </w:r>
    </w:p>
    <w:p w:rsidR="00FF4F2F" w:rsidRDefault="00FF4F2F"/>
    <w:p w:rsidR="00167323" w:rsidRDefault="00FF4F2F" w:rsidP="00167323">
      <w:r>
        <w:t xml:space="preserve">The conditions for each of the negative response return codes for this diagnostic service are documented in </w:t>
      </w:r>
      <w:r w:rsidR="00C03484">
        <w:fldChar w:fldCharType="begin"/>
      </w:r>
      <w:r>
        <w:instrText xml:space="preserve"> REF _Ref48962231 \h  \* MERGEFORMAT </w:instrText>
      </w:r>
      <w:r w:rsidR="00C03484">
        <w:fldChar w:fldCharType="separate"/>
      </w:r>
      <w:r w:rsidR="00167323">
        <w:t>Table 18: Negative Response Return Codes for DefinePIDByAddress ($2D) Service</w:t>
      </w:r>
    </w:p>
    <w:p w:rsidR="00FF4F2F" w:rsidRDefault="00C03484">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tc>
      </w:tr>
      <w:tr w:rsidR="00FF4F2F">
        <w:trPr>
          <w:cantSplit/>
          <w:jc w:val="center"/>
        </w:trPr>
        <w:tc>
          <w:tcPr>
            <w:tcW w:w="1440" w:type="dxa"/>
            <w:tcBorders>
              <w:top w:val="nil"/>
            </w:tcBorders>
          </w:tcPr>
          <w:p w:rsidR="00FF4F2F" w:rsidRDefault="00FF4F2F">
            <w:pPr>
              <w:jc w:val="center"/>
            </w:pPr>
            <w:r>
              <w:t>$31</w:t>
            </w:r>
          </w:p>
        </w:tc>
        <w:tc>
          <w:tcPr>
            <w:tcW w:w="7200" w:type="dxa"/>
            <w:tcBorders>
              <w:top w:val="nil"/>
            </w:tcBorders>
          </w:tcPr>
          <w:p w:rsidR="00FF4F2F" w:rsidRDefault="00FF4F2F">
            <w:r>
              <w:t>RequestOutOfRange</w:t>
            </w:r>
          </w:p>
          <w:p w:rsidR="00FF4F2F" w:rsidRDefault="00FF4F2F">
            <w:pPr>
              <w:numPr>
                <w:ilvl w:val="0"/>
                <w:numId w:val="2"/>
              </w:numPr>
            </w:pPr>
            <w:r>
              <w:t>Memory address requested is invalid, restricted, or secure while the ECU is locked.</w:t>
            </w:r>
          </w:p>
          <w:p w:rsidR="00FF4F2F" w:rsidRDefault="00FF4F2F">
            <w:pPr>
              <w:numPr>
                <w:ilvl w:val="0"/>
                <w:numId w:val="2"/>
              </w:numPr>
            </w:pPr>
            <w:r>
              <w:t>The size of a main processor dynamic PID is not 1, 2, or 4 bytes or the size of a secondary processor dynamic PID is not 2 bytes.</w:t>
            </w:r>
          </w:p>
          <w:p w:rsidR="00FF4F2F" w:rsidRDefault="00FF4F2F">
            <w:pPr>
              <w:numPr>
                <w:ilvl w:val="0"/>
                <w:numId w:val="2"/>
              </w:numPr>
            </w:pPr>
            <w:r>
              <w:t>The dynamic PID number is not supported.</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Not supported.</w:t>
            </w:r>
          </w:p>
        </w:tc>
      </w:tr>
    </w:tbl>
    <w:p w:rsidR="00FF4F2F" w:rsidRDefault="00FF4F2F">
      <w:pPr>
        <w:pStyle w:val="Caption"/>
      </w:pPr>
      <w:bookmarkStart w:id="99" w:name="_Toc223513462"/>
      <w:bookmarkStart w:id="100" w:name="_Ref35751350"/>
      <w:bookmarkStart w:id="101" w:name="_Ref48962231"/>
      <w:r>
        <w:t xml:space="preserve">Table </w:t>
      </w:r>
      <w:fldSimple w:instr=" SEQ Table \* ARABIC ">
        <w:r w:rsidR="00167323">
          <w:rPr>
            <w:noProof/>
          </w:rPr>
          <w:t>18</w:t>
        </w:r>
      </w:fldSimple>
      <w:r>
        <w:t>: Negative Response Return Codes for DefinePIDByAddress ($2D) Service</w:t>
      </w:r>
      <w:bookmarkEnd w:id="99"/>
    </w:p>
    <w:bookmarkEnd w:id="100"/>
    <w:bookmarkEnd w:id="101"/>
    <w:p w:rsidR="00FF4F2F" w:rsidRDefault="00FF4F2F">
      <w:pPr>
        <w:keepNext w:val="0"/>
        <w:keepLines w:val="0"/>
      </w:pPr>
    </w:p>
    <w:p w:rsidR="00FF4F2F" w:rsidRDefault="00FF4F2F">
      <w:pPr>
        <w:pStyle w:val="Heading2"/>
      </w:pPr>
      <w:bookmarkStart w:id="102" w:name="_Toc223512733"/>
      <w:r>
        <w:lastRenderedPageBreak/>
        <w:t xml:space="preserve">OFPR / BFPR </w:t>
      </w:r>
      <w:r>
        <w:noBreakHyphen/>
        <w:t xml:space="preserve"> RequestDownload ($34) Service</w:t>
      </w:r>
      <w:bookmarkEnd w:id="102"/>
    </w:p>
    <w:p w:rsidR="00FF4F2F" w:rsidRDefault="00FF4F2F"/>
    <w:p w:rsidR="00FF4F2F" w:rsidRDefault="00FF4F2F">
      <w:r>
        <w:t>Since encryption and compression techniques are not supported with the TransferData ($36) diagnostic service, the values of the dataFormatIdentifier and unCompressedMemorySize parameters of this diagnostic service shall be ignored.</w:t>
      </w:r>
    </w:p>
    <w:p w:rsidR="00FF4F2F" w:rsidRDefault="00FF4F2F"/>
    <w:p w:rsidR="00167323" w:rsidRDefault="00FF4F2F" w:rsidP="00167323">
      <w:r>
        <w:t xml:space="preserve">The conditions for each of the negative response return codes for this diagnostic service are documented in </w:t>
      </w:r>
      <w:r w:rsidR="00C03484">
        <w:fldChar w:fldCharType="begin"/>
      </w:r>
      <w:r>
        <w:instrText xml:space="preserve"> REF _Ref48962285 \h  \* MERGEFORMAT </w:instrText>
      </w:r>
      <w:r w:rsidR="00C03484">
        <w:fldChar w:fldCharType="separate"/>
      </w:r>
      <w:r w:rsidR="00167323">
        <w:t>Table 19: Negative Response Return Codes for RequestDownload ($34) Service</w:t>
      </w:r>
    </w:p>
    <w:p w:rsidR="00FF4F2F" w:rsidRDefault="00C03484">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tc>
      </w:tr>
      <w:tr w:rsidR="00FF4F2F">
        <w:trPr>
          <w:cantSplit/>
          <w:jc w:val="center"/>
        </w:trPr>
        <w:tc>
          <w:tcPr>
            <w:tcW w:w="1440" w:type="dxa"/>
            <w:tcBorders>
              <w:top w:val="nil"/>
            </w:tcBorders>
          </w:tcPr>
          <w:p w:rsidR="00FF4F2F" w:rsidRDefault="00FF4F2F">
            <w:pPr>
              <w:jc w:val="center"/>
            </w:pPr>
            <w:r>
              <w:t>$22</w:t>
            </w:r>
          </w:p>
        </w:tc>
        <w:tc>
          <w:tcPr>
            <w:tcW w:w="7200" w:type="dxa"/>
            <w:tcBorders>
              <w:top w:val="nil"/>
            </w:tcBorders>
          </w:tcPr>
          <w:p w:rsidR="00FF4F2F" w:rsidRDefault="00FF4F2F">
            <w:r>
              <w:t>ConditionsNotCorrectOrRequestSequenceError</w:t>
            </w:r>
          </w:p>
          <w:p w:rsidR="00FF4F2F" w:rsidRDefault="00FF4F2F">
            <w:pPr>
              <w:numPr>
                <w:ilvl w:val="0"/>
                <w:numId w:val="2"/>
              </w:numPr>
            </w:pPr>
            <w:r>
              <w:t>The DisableNormalComm ($28) diagnostic service is not active when a request message is received for this diagnostic service.</w:t>
            </w:r>
          </w:p>
          <w:p w:rsidR="00FF4F2F" w:rsidRDefault="00FF4F2F">
            <w:pPr>
              <w:numPr>
                <w:ilvl w:val="0"/>
                <w:numId w:val="2"/>
              </w:numPr>
            </w:pPr>
            <w:r>
              <w:t>The ProgrammingMode ($A5) diagnostic service is not active when a request message is received for this diagnostic service.</w:t>
            </w:r>
          </w:p>
          <w:p w:rsidR="00FF4F2F" w:rsidRDefault="00FF4F2F">
            <w:pPr>
              <w:numPr>
                <w:ilvl w:val="0"/>
                <w:numId w:val="2"/>
              </w:numPr>
            </w:pPr>
            <w:r>
              <w:t>The ECU is secure (i.e., has not been unlocked via the SecurityAccess ($27) diagnostic service) when a request message is received for this diagnostic service.</w:t>
            </w:r>
          </w:p>
          <w:p w:rsidR="00FF4F2F" w:rsidRDefault="00FF4F2F">
            <w:pPr>
              <w:numPr>
                <w:ilvl w:val="0"/>
                <w:numId w:val="2"/>
              </w:numPr>
            </w:pPr>
            <w:r>
              <w:t>The ECU is in the process of receiving a download, via the TransferData ($36) diagnostic service, when a request message is received for this diagnostic service.</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Transmitted prior to transitioning to boot (positive response is transmitted from boot).</w:t>
            </w:r>
          </w:p>
        </w:tc>
      </w:tr>
      <w:tr w:rsidR="00FF4F2F">
        <w:trPr>
          <w:cantSplit/>
          <w:jc w:val="center"/>
        </w:trPr>
        <w:tc>
          <w:tcPr>
            <w:tcW w:w="1440" w:type="dxa"/>
            <w:tcBorders>
              <w:top w:val="nil"/>
            </w:tcBorders>
          </w:tcPr>
          <w:p w:rsidR="00FF4F2F" w:rsidRDefault="00FF4F2F">
            <w:pPr>
              <w:jc w:val="center"/>
            </w:pPr>
            <w:r>
              <w:t>$99</w:t>
            </w:r>
          </w:p>
        </w:tc>
        <w:tc>
          <w:tcPr>
            <w:tcW w:w="7200" w:type="dxa"/>
            <w:tcBorders>
              <w:top w:val="nil"/>
            </w:tcBorders>
          </w:tcPr>
          <w:p w:rsidR="00FF4F2F" w:rsidRDefault="00FF4F2F">
            <w:r>
              <w:t>ReadyForDownload</w:t>
            </w:r>
            <w:r>
              <w:noBreakHyphen/>
              <w:t>DTCStored</w:t>
            </w:r>
          </w:p>
          <w:p w:rsidR="00FF4F2F" w:rsidRDefault="00FF4F2F">
            <w:pPr>
              <w:numPr>
                <w:ilvl w:val="0"/>
                <w:numId w:val="2"/>
              </w:numPr>
            </w:pPr>
            <w:r>
              <w:t>Not supported.</w:t>
            </w:r>
          </w:p>
        </w:tc>
      </w:tr>
    </w:tbl>
    <w:p w:rsidR="00FF4F2F" w:rsidRDefault="00FF4F2F">
      <w:pPr>
        <w:pStyle w:val="Caption"/>
      </w:pPr>
      <w:bookmarkStart w:id="103" w:name="_Toc223513463"/>
      <w:bookmarkStart w:id="104" w:name="_Ref101038"/>
      <w:bookmarkStart w:id="105" w:name="_Ref48962285"/>
      <w:r>
        <w:t xml:space="preserve">Table </w:t>
      </w:r>
      <w:fldSimple w:instr=" SEQ Table \* ARABIC ">
        <w:r w:rsidR="00167323">
          <w:rPr>
            <w:noProof/>
          </w:rPr>
          <w:t>19</w:t>
        </w:r>
      </w:fldSimple>
      <w:r>
        <w:t>: Negative Response Return Codes for RequestDownload ($34) Service</w:t>
      </w:r>
      <w:bookmarkEnd w:id="103"/>
    </w:p>
    <w:bookmarkEnd w:id="104"/>
    <w:bookmarkEnd w:id="105"/>
    <w:p w:rsidR="00FF4F2F" w:rsidRDefault="00FF4F2F">
      <w:pPr>
        <w:keepNext w:val="0"/>
        <w:keepLines w:val="0"/>
      </w:pPr>
    </w:p>
    <w:p w:rsidR="00FF4F2F" w:rsidRDefault="00FF4F2F">
      <w:pPr>
        <w:pStyle w:val="Heading2"/>
      </w:pPr>
      <w:bookmarkStart w:id="106" w:name="_Toc223512734"/>
      <w:r>
        <w:lastRenderedPageBreak/>
        <w:t xml:space="preserve">BFPR / OFPR </w:t>
      </w:r>
      <w:r>
        <w:noBreakHyphen/>
        <w:t xml:space="preserve"> TransferData ($36) Service</w:t>
      </w:r>
      <w:bookmarkEnd w:id="106"/>
    </w:p>
    <w:p w:rsidR="00FF4F2F" w:rsidRDefault="00FF4F2F"/>
    <w:p w:rsidR="00167323" w:rsidRDefault="00FF4F2F" w:rsidP="00167323">
      <w:r>
        <w:t>The sub</w:t>
      </w:r>
      <w:r>
        <w:noBreakHyphen/>
        <w:t xml:space="preserve">functions supported for this diagnostic service are specified in </w:t>
      </w:r>
      <w:r w:rsidR="00C03484">
        <w:fldChar w:fldCharType="begin"/>
      </w:r>
      <w:r>
        <w:instrText xml:space="preserve"> REF _Ref48962320 \h  \* MERGEFORMAT </w:instrText>
      </w:r>
      <w:r w:rsidR="00C03484">
        <w:fldChar w:fldCharType="separate"/>
      </w:r>
      <w:r w:rsidR="00167323">
        <w:t>Table 20: Sub</w:t>
      </w:r>
      <w:r w:rsidR="00167323">
        <w:noBreakHyphen/>
        <w:t>Functions TransferData ($36) Service</w:t>
      </w:r>
    </w:p>
    <w:p w:rsidR="00FF4F2F" w:rsidRDefault="00C03484">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4320"/>
      </w:tblGrid>
      <w:tr w:rsidR="00FF4F2F">
        <w:trPr>
          <w:cantSplit/>
          <w:jc w:val="center"/>
        </w:trPr>
        <w:tc>
          <w:tcPr>
            <w:tcW w:w="1440" w:type="dxa"/>
            <w:tcBorders>
              <w:bottom w:val="single" w:sz="12" w:space="0" w:color="000000"/>
            </w:tcBorders>
          </w:tcPr>
          <w:p w:rsidR="00FF4F2F" w:rsidRDefault="00FF4F2F">
            <w:pPr>
              <w:jc w:val="center"/>
              <w:rPr>
                <w:b/>
              </w:rPr>
            </w:pPr>
            <w:r>
              <w:rPr>
                <w:b/>
              </w:rPr>
              <w:t>Level</w:t>
            </w:r>
          </w:p>
        </w:tc>
        <w:tc>
          <w:tcPr>
            <w:tcW w:w="4320" w:type="dxa"/>
            <w:tcBorders>
              <w:bottom w:val="single" w:sz="12" w:space="0" w:color="000000"/>
            </w:tcBorders>
          </w:tcPr>
          <w:p w:rsidR="00FF4F2F" w:rsidRDefault="00FF4F2F">
            <w:pPr>
              <w:jc w:val="center"/>
              <w:rPr>
                <w:b/>
              </w:rPr>
            </w:pPr>
            <w:r>
              <w:rPr>
                <w:b/>
              </w:rPr>
              <w:t>Sub</w:t>
            </w:r>
            <w:r>
              <w:rPr>
                <w:b/>
              </w:rPr>
              <w:noBreakHyphen/>
              <w:t>Function</w:t>
            </w:r>
          </w:p>
        </w:tc>
      </w:tr>
      <w:tr w:rsidR="00FF4F2F">
        <w:trPr>
          <w:cantSplit/>
          <w:jc w:val="center"/>
        </w:trPr>
        <w:tc>
          <w:tcPr>
            <w:tcW w:w="1440" w:type="dxa"/>
            <w:tcBorders>
              <w:top w:val="nil"/>
            </w:tcBorders>
          </w:tcPr>
          <w:p w:rsidR="00FF4F2F" w:rsidRDefault="00FF4F2F">
            <w:pPr>
              <w:jc w:val="center"/>
            </w:pPr>
            <w:r>
              <w:t>$00</w:t>
            </w:r>
          </w:p>
        </w:tc>
        <w:tc>
          <w:tcPr>
            <w:tcW w:w="4320" w:type="dxa"/>
            <w:tcBorders>
              <w:top w:val="nil"/>
            </w:tcBorders>
          </w:tcPr>
          <w:p w:rsidR="00FF4F2F" w:rsidRDefault="00FF4F2F">
            <w:r>
              <w:t>download</w:t>
            </w:r>
          </w:p>
        </w:tc>
      </w:tr>
      <w:tr w:rsidR="00FF4F2F">
        <w:trPr>
          <w:cantSplit/>
          <w:jc w:val="center"/>
        </w:trPr>
        <w:tc>
          <w:tcPr>
            <w:tcW w:w="1440" w:type="dxa"/>
            <w:tcBorders>
              <w:top w:val="nil"/>
            </w:tcBorders>
          </w:tcPr>
          <w:p w:rsidR="00FF4F2F" w:rsidRDefault="00FF4F2F">
            <w:pPr>
              <w:jc w:val="center"/>
            </w:pPr>
            <w:r>
              <w:t>$80</w:t>
            </w:r>
          </w:p>
        </w:tc>
        <w:tc>
          <w:tcPr>
            <w:tcW w:w="4320" w:type="dxa"/>
            <w:tcBorders>
              <w:top w:val="nil"/>
            </w:tcBorders>
          </w:tcPr>
          <w:p w:rsidR="00FF4F2F" w:rsidRDefault="00FF4F2F">
            <w:r>
              <w:t>downloadAndExecuteOrExecute</w:t>
            </w:r>
          </w:p>
        </w:tc>
      </w:tr>
    </w:tbl>
    <w:p w:rsidR="00FF4F2F" w:rsidRDefault="00FF4F2F">
      <w:pPr>
        <w:pStyle w:val="Caption"/>
      </w:pPr>
      <w:bookmarkStart w:id="107" w:name="_Toc223513464"/>
      <w:bookmarkStart w:id="108" w:name="_Ref1045420"/>
      <w:bookmarkStart w:id="109" w:name="_Ref48962320"/>
      <w:r>
        <w:t xml:space="preserve">Table </w:t>
      </w:r>
      <w:fldSimple w:instr=" SEQ Table \* ARABIC ">
        <w:r w:rsidR="00167323">
          <w:rPr>
            <w:noProof/>
          </w:rPr>
          <w:t>20</w:t>
        </w:r>
      </w:fldSimple>
      <w:r>
        <w:t>: Sub</w:t>
      </w:r>
      <w:r>
        <w:noBreakHyphen/>
        <w:t>Functions TransferData ($36) Service</w:t>
      </w:r>
      <w:bookmarkEnd w:id="107"/>
    </w:p>
    <w:bookmarkEnd w:id="108"/>
    <w:bookmarkEnd w:id="109"/>
    <w:p w:rsidR="00FF4F2F" w:rsidRDefault="00FF4F2F"/>
    <w:p w:rsidR="00FF4F2F" w:rsidRDefault="00FF4F2F">
      <w:r>
        <w:t>The size of the startingAddress parameter of this diagnostic service shall be 4 bytes in length.</w:t>
      </w:r>
    </w:p>
    <w:p w:rsidR="00FF4F2F" w:rsidRDefault="00FF4F2F"/>
    <w:p w:rsidR="00167323" w:rsidRDefault="00FF4F2F" w:rsidP="00167323">
      <w:r>
        <w:t xml:space="preserve">The conditions for each of the negative response return codes for this diagnostic service are documented in </w:t>
      </w:r>
      <w:r w:rsidR="00C03484">
        <w:fldChar w:fldCharType="begin"/>
      </w:r>
      <w:r>
        <w:instrText xml:space="preserve"> REF _Ref48962371 \h  \* MERGEFORMAT </w:instrText>
      </w:r>
      <w:r w:rsidR="00C03484">
        <w:fldChar w:fldCharType="separate"/>
      </w:r>
      <w:r w:rsidR="00167323">
        <w:t>Table 21: Negative Response Return Codes for TransferData ($36) Service</w:t>
      </w:r>
    </w:p>
    <w:p w:rsidR="00FF4F2F" w:rsidRDefault="00C03484">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Not supported.</w:t>
            </w:r>
          </w:p>
        </w:tc>
      </w:tr>
      <w:tr w:rsidR="00FF4F2F">
        <w:trPr>
          <w:cantSplit/>
          <w:jc w:val="center"/>
        </w:trPr>
        <w:tc>
          <w:tcPr>
            <w:tcW w:w="1440" w:type="dxa"/>
            <w:tcBorders>
              <w:top w:val="nil"/>
            </w:tcBorders>
          </w:tcPr>
          <w:p w:rsidR="00FF4F2F" w:rsidRDefault="00FF4F2F">
            <w:pPr>
              <w:jc w:val="center"/>
            </w:pPr>
            <w:r>
              <w:t>$22</w:t>
            </w:r>
          </w:p>
        </w:tc>
        <w:tc>
          <w:tcPr>
            <w:tcW w:w="7200" w:type="dxa"/>
            <w:tcBorders>
              <w:top w:val="nil"/>
            </w:tcBorders>
          </w:tcPr>
          <w:p w:rsidR="00FF4F2F" w:rsidRDefault="00FF4F2F">
            <w:r>
              <w:t>ConditionsNotCorrectOrRequestSequenceError</w:t>
            </w:r>
          </w:p>
          <w:p w:rsidR="00FF4F2F" w:rsidRDefault="00FF4F2F">
            <w:pPr>
              <w:numPr>
                <w:ilvl w:val="0"/>
                <w:numId w:val="2"/>
              </w:numPr>
            </w:pPr>
            <w:r>
              <w:t>RequestDownload ($34) service has not been received prior to the TransferData ($36) service.</w:t>
            </w:r>
          </w:p>
          <w:p w:rsidR="00FF4F2F" w:rsidRDefault="00FF4F2F">
            <w:pPr>
              <w:numPr>
                <w:ilvl w:val="0"/>
                <w:numId w:val="2"/>
              </w:numPr>
            </w:pPr>
            <w:r>
              <w:t>The order of software and/or calibration parts downloaded is invalid</w:t>
            </w:r>
          </w:p>
        </w:tc>
      </w:tr>
      <w:tr w:rsidR="00FF4F2F">
        <w:trPr>
          <w:cantSplit/>
          <w:jc w:val="center"/>
        </w:trPr>
        <w:tc>
          <w:tcPr>
            <w:tcW w:w="1440" w:type="dxa"/>
            <w:tcBorders>
              <w:top w:val="nil"/>
            </w:tcBorders>
          </w:tcPr>
          <w:p w:rsidR="00FF4F2F" w:rsidRDefault="00FF4F2F">
            <w:pPr>
              <w:jc w:val="center"/>
            </w:pPr>
            <w:r>
              <w:t>$31</w:t>
            </w:r>
          </w:p>
        </w:tc>
        <w:tc>
          <w:tcPr>
            <w:tcW w:w="7200" w:type="dxa"/>
            <w:tcBorders>
              <w:top w:val="nil"/>
            </w:tcBorders>
          </w:tcPr>
          <w:p w:rsidR="00FF4F2F" w:rsidRDefault="00FF4F2F">
            <w:r>
              <w:t>RequestOutOfRange</w:t>
            </w:r>
          </w:p>
          <w:p w:rsidR="00FF4F2F" w:rsidRDefault="00FF4F2F">
            <w:pPr>
              <w:numPr>
                <w:ilvl w:val="0"/>
                <w:numId w:val="2"/>
              </w:numPr>
            </w:pPr>
            <w:r>
              <w:t>Not supported.</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Transmitted after each TransferData ($36) message (positive response is transmitted after the data is processed).</w:t>
            </w:r>
          </w:p>
        </w:tc>
      </w:tr>
      <w:tr w:rsidR="00FF4F2F">
        <w:trPr>
          <w:cantSplit/>
          <w:jc w:val="center"/>
        </w:trPr>
        <w:tc>
          <w:tcPr>
            <w:tcW w:w="1440" w:type="dxa"/>
            <w:tcBorders>
              <w:top w:val="nil"/>
            </w:tcBorders>
          </w:tcPr>
          <w:p w:rsidR="00FF4F2F" w:rsidRDefault="00FF4F2F">
            <w:pPr>
              <w:jc w:val="center"/>
            </w:pPr>
            <w:r>
              <w:t>$83</w:t>
            </w:r>
          </w:p>
        </w:tc>
        <w:tc>
          <w:tcPr>
            <w:tcW w:w="7200" w:type="dxa"/>
            <w:tcBorders>
              <w:top w:val="nil"/>
            </w:tcBorders>
          </w:tcPr>
          <w:p w:rsidR="00FF4F2F" w:rsidRDefault="00FF4F2F">
            <w:r>
              <w:t>VoltageOutOfRangeFault (High / Low)</w:t>
            </w:r>
          </w:p>
          <w:p w:rsidR="00FF4F2F" w:rsidRDefault="00FF4F2F">
            <w:pPr>
              <w:numPr>
                <w:ilvl w:val="0"/>
                <w:numId w:val="2"/>
              </w:numPr>
            </w:pPr>
            <w:r>
              <w:t>Not supported.</w:t>
            </w:r>
          </w:p>
        </w:tc>
      </w:tr>
      <w:tr w:rsidR="00FF4F2F">
        <w:trPr>
          <w:cantSplit/>
          <w:jc w:val="center"/>
        </w:trPr>
        <w:tc>
          <w:tcPr>
            <w:tcW w:w="1440" w:type="dxa"/>
            <w:tcBorders>
              <w:top w:val="nil"/>
            </w:tcBorders>
          </w:tcPr>
          <w:p w:rsidR="00FF4F2F" w:rsidRDefault="00FF4F2F">
            <w:pPr>
              <w:jc w:val="center"/>
            </w:pPr>
            <w:r>
              <w:t>$85</w:t>
            </w:r>
          </w:p>
        </w:tc>
        <w:tc>
          <w:tcPr>
            <w:tcW w:w="7200" w:type="dxa"/>
            <w:tcBorders>
              <w:top w:val="nil"/>
            </w:tcBorders>
          </w:tcPr>
          <w:p w:rsidR="00FF4F2F" w:rsidRDefault="00FF4F2F">
            <w:r>
              <w:t>GeneralProgrammingFailure</w:t>
            </w:r>
          </w:p>
          <w:p w:rsidR="00FF4F2F" w:rsidRDefault="00FF4F2F">
            <w:pPr>
              <w:numPr>
                <w:ilvl w:val="0"/>
                <w:numId w:val="2"/>
              </w:numPr>
            </w:pPr>
            <w:r>
              <w:t>Write or erase error during programming.</w:t>
            </w:r>
          </w:p>
        </w:tc>
      </w:tr>
      <w:tr w:rsidR="00FF4F2F">
        <w:trPr>
          <w:cantSplit/>
          <w:jc w:val="center"/>
        </w:trPr>
        <w:tc>
          <w:tcPr>
            <w:tcW w:w="1440" w:type="dxa"/>
            <w:tcBorders>
              <w:top w:val="nil"/>
            </w:tcBorders>
          </w:tcPr>
          <w:p w:rsidR="00FF4F2F" w:rsidRDefault="00FF4F2F">
            <w:pPr>
              <w:jc w:val="center"/>
            </w:pPr>
            <w:r>
              <w:t>$89</w:t>
            </w:r>
          </w:p>
        </w:tc>
        <w:tc>
          <w:tcPr>
            <w:tcW w:w="7200" w:type="dxa"/>
            <w:tcBorders>
              <w:top w:val="nil"/>
            </w:tcBorders>
          </w:tcPr>
          <w:p w:rsidR="00FF4F2F" w:rsidRDefault="00FF4F2F">
            <w:r>
              <w:t>DeviceTypeError</w:t>
            </w:r>
          </w:p>
          <w:p w:rsidR="00FF4F2F" w:rsidRDefault="00FF4F2F">
            <w:pPr>
              <w:numPr>
                <w:ilvl w:val="0"/>
                <w:numId w:val="2"/>
              </w:numPr>
            </w:pPr>
            <w:r>
              <w:t>Not supported.</w:t>
            </w:r>
          </w:p>
        </w:tc>
      </w:tr>
    </w:tbl>
    <w:p w:rsidR="00FF4F2F" w:rsidRDefault="00FF4F2F">
      <w:pPr>
        <w:pStyle w:val="Caption"/>
      </w:pPr>
      <w:bookmarkStart w:id="110" w:name="_Toc223513465"/>
      <w:bookmarkStart w:id="111" w:name="_Ref101369"/>
      <w:bookmarkStart w:id="112" w:name="_Ref48962371"/>
      <w:r>
        <w:t xml:space="preserve">Table </w:t>
      </w:r>
      <w:fldSimple w:instr=" SEQ Table \* ARABIC ">
        <w:r w:rsidR="00167323">
          <w:rPr>
            <w:noProof/>
          </w:rPr>
          <w:t>21</w:t>
        </w:r>
      </w:fldSimple>
      <w:r>
        <w:t>: Negative Response Return Codes for TransferData ($36) Service</w:t>
      </w:r>
      <w:bookmarkEnd w:id="110"/>
    </w:p>
    <w:bookmarkEnd w:id="111"/>
    <w:bookmarkEnd w:id="112"/>
    <w:p w:rsidR="00FF4F2F" w:rsidRDefault="00FF4F2F">
      <w:pPr>
        <w:keepNext w:val="0"/>
        <w:keepLines w:val="0"/>
      </w:pPr>
    </w:p>
    <w:p w:rsidR="00FF4F2F" w:rsidRDefault="00FF4F2F">
      <w:pPr>
        <w:pStyle w:val="Heading2"/>
      </w:pPr>
      <w:bookmarkStart w:id="113" w:name="_Toc223512735"/>
      <w:r>
        <w:lastRenderedPageBreak/>
        <w:t xml:space="preserve">ODAR </w:t>
      </w:r>
      <w:r>
        <w:noBreakHyphen/>
        <w:t xml:space="preserve"> WriteDataByIdentifier ($3B) Service</w:t>
      </w:r>
      <w:bookmarkEnd w:id="113"/>
    </w:p>
    <w:p w:rsidR="00FF4F2F" w:rsidRDefault="00FF4F2F"/>
    <w:p w:rsidR="00FF4F2F" w:rsidRDefault="00FF4F2F">
      <w:r>
        <w:t xml:space="preserve">The values supported for the dataIdentifier parameter of this diagnostic service are specified in Section </w:t>
      </w:r>
      <w:fldSimple w:instr=" REF _Ref251102 \r \h  \* MERGEFORMAT ">
        <w:r w:rsidR="00167323">
          <w:t>4</w:t>
        </w:r>
      </w:fldSimple>
      <w:r>
        <w:t xml:space="preserve">, </w:t>
      </w:r>
      <w:fldSimple w:instr=" REF _Ref251105 \h  \* MERGEFORMAT ">
        <w:r w:rsidR="00167323">
          <w:t>Data Identifiers (DIDs)</w:t>
        </w:r>
      </w:fldSimple>
      <w:r>
        <w:t>.</w:t>
      </w:r>
    </w:p>
    <w:p w:rsidR="00FF4F2F" w:rsidRDefault="00FF4F2F"/>
    <w:p w:rsidR="00167323" w:rsidRDefault="00FF4F2F" w:rsidP="00167323">
      <w:r>
        <w:t xml:space="preserve">The conditions for each of the negative response return codes for this diagnostic service are documented in </w:t>
      </w:r>
      <w:r w:rsidR="00C03484">
        <w:fldChar w:fldCharType="begin"/>
      </w:r>
      <w:r>
        <w:instrText xml:space="preserve"> REF _Ref48962430 \h  \* MERGEFORMAT </w:instrText>
      </w:r>
      <w:r w:rsidR="00C03484">
        <w:fldChar w:fldCharType="separate"/>
      </w:r>
      <w:r w:rsidR="00167323">
        <w:t>Table 22: Negative Response Return Codes for WriteDataByIdentifier ($3B) Service</w:t>
      </w:r>
    </w:p>
    <w:p w:rsidR="00FF4F2F" w:rsidRDefault="00C03484">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 (correct number of data bytes not provided with the requested DID).</w:t>
            </w:r>
          </w:p>
        </w:tc>
      </w:tr>
      <w:tr w:rsidR="00FF4F2F">
        <w:trPr>
          <w:cantSplit/>
          <w:jc w:val="center"/>
        </w:trPr>
        <w:tc>
          <w:tcPr>
            <w:tcW w:w="1440" w:type="dxa"/>
            <w:tcBorders>
              <w:top w:val="nil"/>
            </w:tcBorders>
          </w:tcPr>
          <w:p w:rsidR="00FF4F2F" w:rsidRDefault="00FF4F2F">
            <w:pPr>
              <w:jc w:val="center"/>
            </w:pPr>
            <w:r>
              <w:t>$22</w:t>
            </w:r>
          </w:p>
        </w:tc>
        <w:tc>
          <w:tcPr>
            <w:tcW w:w="7200" w:type="dxa"/>
            <w:tcBorders>
              <w:top w:val="nil"/>
            </w:tcBorders>
          </w:tcPr>
          <w:p w:rsidR="00FF4F2F" w:rsidRDefault="00FF4F2F">
            <w:r>
              <w:t>ConditionsNotCorrectOrRequestSequenceError</w:t>
            </w:r>
          </w:p>
          <w:p w:rsidR="00FF4F2F" w:rsidRDefault="00FF4F2F">
            <w:pPr>
              <w:numPr>
                <w:ilvl w:val="0"/>
                <w:numId w:val="2"/>
              </w:numPr>
            </w:pPr>
            <w:r>
              <w:t>Not supported.</w:t>
            </w:r>
          </w:p>
        </w:tc>
      </w:tr>
      <w:tr w:rsidR="00FF4F2F">
        <w:trPr>
          <w:cantSplit/>
          <w:jc w:val="center"/>
        </w:trPr>
        <w:tc>
          <w:tcPr>
            <w:tcW w:w="1440" w:type="dxa"/>
            <w:tcBorders>
              <w:top w:val="nil"/>
            </w:tcBorders>
          </w:tcPr>
          <w:p w:rsidR="00FF4F2F" w:rsidRDefault="00FF4F2F">
            <w:pPr>
              <w:jc w:val="center"/>
            </w:pPr>
            <w:r>
              <w:t>$31</w:t>
            </w:r>
          </w:p>
        </w:tc>
        <w:tc>
          <w:tcPr>
            <w:tcW w:w="7200" w:type="dxa"/>
            <w:tcBorders>
              <w:top w:val="nil"/>
            </w:tcBorders>
          </w:tcPr>
          <w:p w:rsidR="00FF4F2F" w:rsidRDefault="00FF4F2F">
            <w:r>
              <w:t>RequestOutOfRange</w:t>
            </w:r>
          </w:p>
          <w:p w:rsidR="00FF4F2F" w:rsidRDefault="00FF4F2F">
            <w:pPr>
              <w:numPr>
                <w:ilvl w:val="0"/>
                <w:numId w:val="2"/>
              </w:numPr>
            </w:pPr>
            <w:r>
              <w:t>Requested DID not supported or read</w:t>
            </w:r>
            <w:r>
              <w:noBreakHyphen/>
              <w:t>only.</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Not supported.</w:t>
            </w:r>
          </w:p>
        </w:tc>
      </w:tr>
    </w:tbl>
    <w:p w:rsidR="00FF4F2F" w:rsidRDefault="00FF4F2F">
      <w:pPr>
        <w:pStyle w:val="Caption"/>
      </w:pPr>
      <w:bookmarkStart w:id="114" w:name="_Toc223513466"/>
      <w:bookmarkStart w:id="115" w:name="_Ref101552"/>
      <w:bookmarkStart w:id="116" w:name="_Ref48962430"/>
      <w:r>
        <w:t xml:space="preserve">Table </w:t>
      </w:r>
      <w:fldSimple w:instr=" SEQ Table \* ARABIC ">
        <w:r w:rsidR="00167323">
          <w:rPr>
            <w:noProof/>
          </w:rPr>
          <w:t>22</w:t>
        </w:r>
      </w:fldSimple>
      <w:r>
        <w:t>: Negative Response Return Codes for WriteDataByIdentifier ($3B) Service</w:t>
      </w:r>
      <w:bookmarkEnd w:id="114"/>
    </w:p>
    <w:bookmarkEnd w:id="115"/>
    <w:bookmarkEnd w:id="116"/>
    <w:p w:rsidR="00FF4F2F" w:rsidRDefault="00FF4F2F">
      <w:pPr>
        <w:keepNext w:val="0"/>
        <w:keepLines w:val="0"/>
      </w:pPr>
    </w:p>
    <w:p w:rsidR="00FF4F2F" w:rsidRDefault="00FF4F2F">
      <w:pPr>
        <w:pStyle w:val="Heading2"/>
      </w:pPr>
      <w:bookmarkStart w:id="117" w:name="_Toc223512736"/>
      <w:r>
        <w:t xml:space="preserve">OVIR / BFPR </w:t>
      </w:r>
      <w:r>
        <w:noBreakHyphen/>
        <w:t xml:space="preserve"> TesterPresent ($3E) Service</w:t>
      </w:r>
      <w:bookmarkEnd w:id="117"/>
    </w:p>
    <w:p w:rsidR="00FF4F2F" w:rsidRDefault="00FF4F2F"/>
    <w:p w:rsidR="00167323" w:rsidRDefault="00FF4F2F" w:rsidP="00167323">
      <w:r>
        <w:t xml:space="preserve">The conditions for each of the negative response return codes for this diagnostic service are documented in </w:t>
      </w:r>
      <w:r w:rsidR="00C03484">
        <w:fldChar w:fldCharType="begin"/>
      </w:r>
      <w:r>
        <w:instrText xml:space="preserve"> REF _Ref48962463 \h  \* MERGEFORMAT </w:instrText>
      </w:r>
      <w:r w:rsidR="00C03484">
        <w:fldChar w:fldCharType="separate"/>
      </w:r>
      <w:r w:rsidR="00167323">
        <w:t>Table 23: Negative Response Return Codes for TesterPresent ($3E) Service</w:t>
      </w:r>
    </w:p>
    <w:p w:rsidR="00FF4F2F" w:rsidRDefault="00C03484">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tc>
      </w:tr>
    </w:tbl>
    <w:p w:rsidR="00FF4F2F" w:rsidRDefault="00FF4F2F">
      <w:pPr>
        <w:pStyle w:val="Caption"/>
      </w:pPr>
      <w:bookmarkStart w:id="118" w:name="_Toc223513467"/>
      <w:bookmarkStart w:id="119" w:name="_Ref101957"/>
      <w:bookmarkStart w:id="120" w:name="_Ref48962463"/>
      <w:r>
        <w:t xml:space="preserve">Table </w:t>
      </w:r>
      <w:fldSimple w:instr=" SEQ Table \* ARABIC ">
        <w:r w:rsidR="00167323">
          <w:rPr>
            <w:noProof/>
          </w:rPr>
          <w:t>23</w:t>
        </w:r>
      </w:fldSimple>
      <w:r>
        <w:t>: Negative Response Return Codes for TesterPresent ($3E) Service</w:t>
      </w:r>
      <w:bookmarkEnd w:id="118"/>
    </w:p>
    <w:bookmarkEnd w:id="119"/>
    <w:bookmarkEnd w:id="120"/>
    <w:p w:rsidR="00FF4F2F" w:rsidRDefault="00FF4F2F">
      <w:pPr>
        <w:keepNext w:val="0"/>
        <w:keepLines w:val="0"/>
      </w:pPr>
    </w:p>
    <w:p w:rsidR="00FF4F2F" w:rsidRDefault="00FF4F2F">
      <w:pPr>
        <w:pStyle w:val="Heading2"/>
      </w:pPr>
      <w:bookmarkStart w:id="121" w:name="_Toc223512737"/>
      <w:r>
        <w:lastRenderedPageBreak/>
        <w:t xml:space="preserve">BFPR / OFPR </w:t>
      </w:r>
      <w:r>
        <w:noBreakHyphen/>
        <w:t xml:space="preserve"> ReportProgrammedState ($A2) Service</w:t>
      </w:r>
      <w:bookmarkEnd w:id="121"/>
    </w:p>
    <w:p w:rsidR="00FF4F2F" w:rsidRDefault="00FF4F2F"/>
    <w:p w:rsidR="00FF4F2F" w:rsidRDefault="00FF4F2F">
      <w:r>
        <w:t>The values supported for the programmedState parameter of this diagnostic service are fully programmed ($00) and op s/w present, cal data missing ($02).</w:t>
      </w:r>
    </w:p>
    <w:p w:rsidR="00FF4F2F" w:rsidRDefault="00FF4F2F"/>
    <w:p w:rsidR="00167323" w:rsidRDefault="00FF4F2F" w:rsidP="00167323">
      <w:r>
        <w:t xml:space="preserve">The conditions for each of the negative response return codes for this diagnostic service are documented in </w:t>
      </w:r>
      <w:r w:rsidR="00C03484">
        <w:fldChar w:fldCharType="begin"/>
      </w:r>
      <w:r>
        <w:instrText xml:space="preserve"> REF _Ref48962504 \h  \* MERGEFORMAT </w:instrText>
      </w:r>
      <w:r w:rsidR="00C03484">
        <w:fldChar w:fldCharType="separate"/>
      </w:r>
      <w:r w:rsidR="00167323">
        <w:t>Table 24: Negative Response Return Codes for ReportProgrammedState ($A2) Service</w:t>
      </w:r>
    </w:p>
    <w:p w:rsidR="00FF4F2F" w:rsidRDefault="00C03484">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Not supported.</w:t>
            </w:r>
          </w:p>
        </w:tc>
      </w:tr>
    </w:tbl>
    <w:p w:rsidR="00FF4F2F" w:rsidRDefault="00FF4F2F">
      <w:pPr>
        <w:pStyle w:val="Caption"/>
      </w:pPr>
      <w:bookmarkStart w:id="122" w:name="_Toc223513468"/>
      <w:bookmarkStart w:id="123" w:name="_Ref102113"/>
      <w:bookmarkStart w:id="124" w:name="_Ref48962504"/>
      <w:r>
        <w:t xml:space="preserve">Table </w:t>
      </w:r>
      <w:fldSimple w:instr=" SEQ Table \* ARABIC ">
        <w:r w:rsidR="00167323">
          <w:rPr>
            <w:noProof/>
          </w:rPr>
          <w:t>24</w:t>
        </w:r>
      </w:fldSimple>
      <w:r>
        <w:t>: Negative Response Return Codes for ReportProgrammedState ($A2) Service</w:t>
      </w:r>
      <w:bookmarkEnd w:id="122"/>
    </w:p>
    <w:bookmarkEnd w:id="123"/>
    <w:bookmarkEnd w:id="124"/>
    <w:p w:rsidR="00FF4F2F" w:rsidRDefault="00FF4F2F">
      <w:pPr>
        <w:keepNext w:val="0"/>
        <w:keepLines w:val="0"/>
      </w:pPr>
    </w:p>
    <w:p w:rsidR="00FF4F2F" w:rsidRDefault="00FF4F2F">
      <w:pPr>
        <w:pStyle w:val="Heading2"/>
      </w:pPr>
      <w:bookmarkStart w:id="125" w:name="_Toc223512738"/>
      <w:r>
        <w:t xml:space="preserve">OFPR / BFPR </w:t>
      </w:r>
      <w:r>
        <w:noBreakHyphen/>
        <w:t xml:space="preserve"> ProgrammingMode ($A5) Service</w:t>
      </w:r>
      <w:bookmarkEnd w:id="125"/>
    </w:p>
    <w:p w:rsidR="00FF4F2F" w:rsidRDefault="00FF4F2F"/>
    <w:p w:rsidR="00167323" w:rsidRDefault="00FF4F2F" w:rsidP="00167323">
      <w:r>
        <w:t>The sub</w:t>
      </w:r>
      <w:r>
        <w:noBreakHyphen/>
        <w:t xml:space="preserve">functions supported for this diagnostic service are specified in </w:t>
      </w:r>
      <w:r w:rsidR="00C03484">
        <w:fldChar w:fldCharType="begin"/>
      </w:r>
      <w:r>
        <w:instrText xml:space="preserve"> REF _Ref48962536 \h  \* MERGEFORMAT </w:instrText>
      </w:r>
      <w:r w:rsidR="00C03484">
        <w:fldChar w:fldCharType="separate"/>
      </w:r>
      <w:r w:rsidR="00167323">
        <w:t>Table 25: Sub</w:t>
      </w:r>
      <w:r w:rsidR="00167323">
        <w:noBreakHyphen/>
        <w:t>Functions for ProgrammingMode ($A5) Service</w:t>
      </w:r>
    </w:p>
    <w:p w:rsidR="00FF4F2F" w:rsidRDefault="00C03484">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4320"/>
      </w:tblGrid>
      <w:tr w:rsidR="00FF4F2F">
        <w:trPr>
          <w:cantSplit/>
          <w:jc w:val="center"/>
        </w:trPr>
        <w:tc>
          <w:tcPr>
            <w:tcW w:w="1440" w:type="dxa"/>
            <w:tcBorders>
              <w:bottom w:val="single" w:sz="12" w:space="0" w:color="000000"/>
            </w:tcBorders>
          </w:tcPr>
          <w:p w:rsidR="00FF4F2F" w:rsidRDefault="00FF4F2F">
            <w:pPr>
              <w:jc w:val="center"/>
              <w:rPr>
                <w:b/>
              </w:rPr>
            </w:pPr>
            <w:r>
              <w:rPr>
                <w:b/>
              </w:rPr>
              <w:t>Level</w:t>
            </w:r>
          </w:p>
        </w:tc>
        <w:tc>
          <w:tcPr>
            <w:tcW w:w="4320" w:type="dxa"/>
            <w:tcBorders>
              <w:bottom w:val="single" w:sz="12" w:space="0" w:color="000000"/>
            </w:tcBorders>
          </w:tcPr>
          <w:p w:rsidR="00FF4F2F" w:rsidRDefault="00FF4F2F">
            <w:pPr>
              <w:jc w:val="center"/>
              <w:rPr>
                <w:b/>
              </w:rPr>
            </w:pPr>
            <w:r>
              <w:rPr>
                <w:b/>
              </w:rPr>
              <w:t>Sub</w:t>
            </w:r>
            <w:r>
              <w:rPr>
                <w:b/>
              </w:rPr>
              <w:noBreakHyphen/>
              <w:t>Function</w:t>
            </w:r>
          </w:p>
        </w:tc>
      </w:tr>
      <w:tr w:rsidR="00FF4F2F">
        <w:trPr>
          <w:cantSplit/>
          <w:jc w:val="center"/>
        </w:trPr>
        <w:tc>
          <w:tcPr>
            <w:tcW w:w="1440" w:type="dxa"/>
            <w:tcBorders>
              <w:top w:val="nil"/>
            </w:tcBorders>
          </w:tcPr>
          <w:p w:rsidR="00FF4F2F" w:rsidRDefault="00FF4F2F">
            <w:pPr>
              <w:jc w:val="center"/>
            </w:pPr>
            <w:r>
              <w:t>$01</w:t>
            </w:r>
          </w:p>
        </w:tc>
        <w:tc>
          <w:tcPr>
            <w:tcW w:w="4320" w:type="dxa"/>
            <w:tcBorders>
              <w:top w:val="nil"/>
            </w:tcBorders>
          </w:tcPr>
          <w:p w:rsidR="00FF4F2F" w:rsidRDefault="00FF4F2F">
            <w:r>
              <w:t>requestProgrammingMode</w:t>
            </w:r>
          </w:p>
        </w:tc>
      </w:tr>
      <w:tr w:rsidR="00FF4F2F">
        <w:trPr>
          <w:cantSplit/>
          <w:jc w:val="center"/>
        </w:trPr>
        <w:tc>
          <w:tcPr>
            <w:tcW w:w="1440" w:type="dxa"/>
            <w:tcBorders>
              <w:top w:val="nil"/>
            </w:tcBorders>
          </w:tcPr>
          <w:p w:rsidR="00FF4F2F" w:rsidRDefault="00FF4F2F">
            <w:pPr>
              <w:jc w:val="center"/>
            </w:pPr>
            <w:r>
              <w:t>$03</w:t>
            </w:r>
          </w:p>
        </w:tc>
        <w:tc>
          <w:tcPr>
            <w:tcW w:w="4320" w:type="dxa"/>
            <w:tcBorders>
              <w:top w:val="nil"/>
            </w:tcBorders>
          </w:tcPr>
          <w:p w:rsidR="00FF4F2F" w:rsidRDefault="00FF4F2F">
            <w:r>
              <w:t>enableProgrammingMode</w:t>
            </w:r>
          </w:p>
        </w:tc>
      </w:tr>
    </w:tbl>
    <w:p w:rsidR="00FF4F2F" w:rsidRDefault="00FF4F2F">
      <w:pPr>
        <w:pStyle w:val="Caption"/>
      </w:pPr>
      <w:bookmarkStart w:id="126" w:name="_Toc223513469"/>
      <w:bookmarkStart w:id="127" w:name="_Ref1095519"/>
      <w:bookmarkStart w:id="128" w:name="_Ref48962536"/>
      <w:r>
        <w:t xml:space="preserve">Table </w:t>
      </w:r>
      <w:fldSimple w:instr=" SEQ Table \* ARABIC ">
        <w:r w:rsidR="00167323">
          <w:rPr>
            <w:noProof/>
          </w:rPr>
          <w:t>25</w:t>
        </w:r>
      </w:fldSimple>
      <w:r>
        <w:t>: Sub</w:t>
      </w:r>
      <w:r>
        <w:noBreakHyphen/>
        <w:t>Functions for ProgrammingMode ($A5) Service</w:t>
      </w:r>
      <w:bookmarkEnd w:id="126"/>
    </w:p>
    <w:bookmarkEnd w:id="127"/>
    <w:bookmarkEnd w:id="128"/>
    <w:p w:rsidR="00FF4F2F" w:rsidRDefault="00FF4F2F"/>
    <w:p w:rsidR="00167323" w:rsidRDefault="00FF4F2F" w:rsidP="00167323">
      <w:r>
        <w:t xml:space="preserve">The conditions for each of the negative response return codes for this diagnostic service are documented in </w:t>
      </w:r>
      <w:r w:rsidR="00C03484">
        <w:fldChar w:fldCharType="begin"/>
      </w:r>
      <w:r>
        <w:instrText xml:space="preserve"> REF _Ref48962568 \h  \* MERGEFORMAT </w:instrText>
      </w:r>
      <w:r w:rsidR="00C03484">
        <w:fldChar w:fldCharType="separate"/>
      </w:r>
      <w:r w:rsidR="00167323">
        <w:t>Table 26: Negative Response Return Codes for ProgrammingMode ($A5) Service</w:t>
      </w:r>
    </w:p>
    <w:p w:rsidR="00FF4F2F" w:rsidRDefault="00C03484">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p w:rsidR="00FF4F2F" w:rsidRDefault="00FF4F2F">
            <w:pPr>
              <w:numPr>
                <w:ilvl w:val="0"/>
                <w:numId w:val="2"/>
              </w:numPr>
            </w:pPr>
            <w:r>
              <w:t>Sub</w:t>
            </w:r>
            <w:r>
              <w:noBreakHyphen/>
              <w:t>function not supported.</w:t>
            </w:r>
          </w:p>
        </w:tc>
      </w:tr>
      <w:tr w:rsidR="00FF4F2F">
        <w:trPr>
          <w:cantSplit/>
          <w:jc w:val="center"/>
        </w:trPr>
        <w:tc>
          <w:tcPr>
            <w:tcW w:w="1440" w:type="dxa"/>
            <w:tcBorders>
              <w:top w:val="nil"/>
            </w:tcBorders>
          </w:tcPr>
          <w:p w:rsidR="00FF4F2F" w:rsidRDefault="00FF4F2F">
            <w:pPr>
              <w:jc w:val="center"/>
            </w:pPr>
            <w:r>
              <w:t>$22</w:t>
            </w:r>
          </w:p>
        </w:tc>
        <w:tc>
          <w:tcPr>
            <w:tcW w:w="7200" w:type="dxa"/>
            <w:tcBorders>
              <w:top w:val="nil"/>
            </w:tcBorders>
          </w:tcPr>
          <w:p w:rsidR="00FF4F2F" w:rsidRDefault="00FF4F2F">
            <w:r>
              <w:t>ConditionsNotCorrectOrRequestSequenceError</w:t>
            </w:r>
          </w:p>
          <w:p w:rsidR="00FF4F2F" w:rsidRDefault="00FF4F2F">
            <w:pPr>
              <w:numPr>
                <w:ilvl w:val="0"/>
                <w:numId w:val="2"/>
              </w:numPr>
            </w:pPr>
            <w:r>
              <w:t>A request message is received with sub</w:t>
            </w:r>
            <w:r>
              <w:noBreakHyphen/>
              <w:t>function enableProgrammingMode ($03) prior to receiving a request message with sub</w:t>
            </w:r>
            <w:r>
              <w:noBreakHyphen/>
              <w:t>function requestProgrammingMode ($01).</w:t>
            </w:r>
          </w:p>
          <w:p w:rsidR="00FF4F2F" w:rsidRDefault="00FF4F2F">
            <w:pPr>
              <w:numPr>
                <w:ilvl w:val="0"/>
                <w:numId w:val="2"/>
              </w:numPr>
            </w:pPr>
            <w:r>
              <w:t>DisableNormalComm ($28) service has not been received prior to the ProgrammingMode ($A5) service.</w:t>
            </w:r>
          </w:p>
          <w:p w:rsidR="00FF4F2F" w:rsidRDefault="00FF4F2F">
            <w:pPr>
              <w:numPr>
                <w:ilvl w:val="0"/>
                <w:numId w:val="2"/>
              </w:numPr>
            </w:pPr>
            <w:r>
              <w:t>Programming mode is already active.</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Not supported.</w:t>
            </w:r>
          </w:p>
        </w:tc>
      </w:tr>
    </w:tbl>
    <w:p w:rsidR="00FF4F2F" w:rsidRDefault="00FF4F2F">
      <w:pPr>
        <w:pStyle w:val="Caption"/>
      </w:pPr>
      <w:bookmarkStart w:id="129" w:name="_Toc223513470"/>
      <w:bookmarkStart w:id="130" w:name="_Ref102330"/>
      <w:bookmarkStart w:id="131" w:name="_Ref48962568"/>
      <w:r>
        <w:t xml:space="preserve">Table </w:t>
      </w:r>
      <w:fldSimple w:instr=" SEQ Table \* ARABIC ">
        <w:r w:rsidR="00167323">
          <w:rPr>
            <w:noProof/>
          </w:rPr>
          <w:t>26</w:t>
        </w:r>
      </w:fldSimple>
      <w:r>
        <w:t>: Negative Response Return Codes for ProgrammingMode ($A5) Service</w:t>
      </w:r>
      <w:bookmarkEnd w:id="129"/>
    </w:p>
    <w:bookmarkEnd w:id="130"/>
    <w:bookmarkEnd w:id="131"/>
    <w:p w:rsidR="00FF4F2F" w:rsidRDefault="00FF4F2F">
      <w:pPr>
        <w:keepNext w:val="0"/>
        <w:keepLines w:val="0"/>
      </w:pPr>
    </w:p>
    <w:p w:rsidR="00FF4F2F" w:rsidRDefault="00FF4F2F">
      <w:pPr>
        <w:pStyle w:val="Heading2"/>
      </w:pPr>
      <w:bookmarkStart w:id="132" w:name="_Toc223512739"/>
      <w:r>
        <w:lastRenderedPageBreak/>
        <w:t xml:space="preserve">DFIR </w:t>
      </w:r>
      <w:r>
        <w:noBreakHyphen/>
        <w:t xml:space="preserve"> ReadDiagnosticInformation ($A9) Service</w:t>
      </w:r>
      <w:bookmarkEnd w:id="132"/>
    </w:p>
    <w:p w:rsidR="00FF4F2F" w:rsidRDefault="00FF4F2F"/>
    <w:p w:rsidR="00167323" w:rsidRDefault="00FF4F2F" w:rsidP="00167323">
      <w:r>
        <w:t>The sub</w:t>
      </w:r>
      <w:r>
        <w:noBreakHyphen/>
        <w:t xml:space="preserve">functions supported for this diagnostic service are specified in </w:t>
      </w:r>
      <w:r w:rsidR="00C03484">
        <w:fldChar w:fldCharType="begin"/>
      </w:r>
      <w:r>
        <w:instrText xml:space="preserve"> REF _Ref48962614 \h  \* MERGEFORMAT </w:instrText>
      </w:r>
      <w:r w:rsidR="00C03484">
        <w:fldChar w:fldCharType="separate"/>
      </w:r>
      <w:r w:rsidR="00167323">
        <w:t>Table 27: Sub</w:t>
      </w:r>
      <w:r w:rsidR="00167323">
        <w:noBreakHyphen/>
        <w:t>Functions for ReadDiagnosticInformation ($A9) Service</w:t>
      </w:r>
    </w:p>
    <w:p w:rsidR="00FF4F2F" w:rsidRDefault="00C03484">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4320"/>
      </w:tblGrid>
      <w:tr w:rsidR="00FF4F2F">
        <w:trPr>
          <w:cantSplit/>
          <w:jc w:val="center"/>
        </w:trPr>
        <w:tc>
          <w:tcPr>
            <w:tcW w:w="1440" w:type="dxa"/>
            <w:tcBorders>
              <w:bottom w:val="single" w:sz="12" w:space="0" w:color="000000"/>
            </w:tcBorders>
          </w:tcPr>
          <w:p w:rsidR="00FF4F2F" w:rsidRDefault="00FF4F2F">
            <w:pPr>
              <w:jc w:val="center"/>
              <w:rPr>
                <w:b/>
              </w:rPr>
            </w:pPr>
            <w:r>
              <w:rPr>
                <w:b/>
              </w:rPr>
              <w:t>Level</w:t>
            </w:r>
          </w:p>
        </w:tc>
        <w:tc>
          <w:tcPr>
            <w:tcW w:w="4320" w:type="dxa"/>
            <w:tcBorders>
              <w:bottom w:val="single" w:sz="12" w:space="0" w:color="000000"/>
            </w:tcBorders>
          </w:tcPr>
          <w:p w:rsidR="00FF4F2F" w:rsidRDefault="00FF4F2F">
            <w:pPr>
              <w:jc w:val="center"/>
              <w:rPr>
                <w:b/>
              </w:rPr>
            </w:pPr>
            <w:r>
              <w:rPr>
                <w:b/>
              </w:rPr>
              <w:t>Sub</w:t>
            </w:r>
            <w:r>
              <w:rPr>
                <w:b/>
              </w:rPr>
              <w:noBreakHyphen/>
              <w:t>Function</w:t>
            </w:r>
          </w:p>
        </w:tc>
      </w:tr>
      <w:tr w:rsidR="00FF4F2F">
        <w:trPr>
          <w:cantSplit/>
          <w:jc w:val="center"/>
        </w:trPr>
        <w:tc>
          <w:tcPr>
            <w:tcW w:w="1440" w:type="dxa"/>
            <w:tcBorders>
              <w:top w:val="nil"/>
            </w:tcBorders>
          </w:tcPr>
          <w:p w:rsidR="00FF4F2F" w:rsidRDefault="00FF4F2F">
            <w:pPr>
              <w:jc w:val="center"/>
            </w:pPr>
            <w:r>
              <w:t>$80</w:t>
            </w:r>
          </w:p>
        </w:tc>
        <w:tc>
          <w:tcPr>
            <w:tcW w:w="4320" w:type="dxa"/>
            <w:tcBorders>
              <w:top w:val="nil"/>
            </w:tcBorders>
          </w:tcPr>
          <w:p w:rsidR="00FF4F2F" w:rsidRDefault="00FF4F2F">
            <w:r>
              <w:t>readStatusOfDTCByNumber</w:t>
            </w:r>
          </w:p>
        </w:tc>
      </w:tr>
      <w:tr w:rsidR="00FF4F2F">
        <w:trPr>
          <w:cantSplit/>
          <w:jc w:val="center"/>
        </w:trPr>
        <w:tc>
          <w:tcPr>
            <w:tcW w:w="1440" w:type="dxa"/>
            <w:tcBorders>
              <w:top w:val="nil"/>
            </w:tcBorders>
          </w:tcPr>
          <w:p w:rsidR="00FF4F2F" w:rsidRDefault="00FF4F2F">
            <w:pPr>
              <w:jc w:val="center"/>
            </w:pPr>
            <w:r>
              <w:t>$81</w:t>
            </w:r>
          </w:p>
        </w:tc>
        <w:tc>
          <w:tcPr>
            <w:tcW w:w="4320" w:type="dxa"/>
            <w:tcBorders>
              <w:top w:val="nil"/>
            </w:tcBorders>
          </w:tcPr>
          <w:p w:rsidR="00FF4F2F" w:rsidRDefault="00FF4F2F">
            <w:r>
              <w:t>readStatusOfDTCByStatusMask</w:t>
            </w:r>
          </w:p>
        </w:tc>
      </w:tr>
      <w:tr w:rsidR="00FF4F2F">
        <w:trPr>
          <w:cantSplit/>
          <w:jc w:val="center"/>
        </w:trPr>
        <w:tc>
          <w:tcPr>
            <w:tcW w:w="1440" w:type="dxa"/>
            <w:tcBorders>
              <w:top w:val="nil"/>
            </w:tcBorders>
          </w:tcPr>
          <w:p w:rsidR="00FF4F2F" w:rsidRDefault="00FF4F2F">
            <w:pPr>
              <w:jc w:val="center"/>
            </w:pPr>
            <w:r>
              <w:t>$82</w:t>
            </w:r>
          </w:p>
        </w:tc>
        <w:tc>
          <w:tcPr>
            <w:tcW w:w="4320" w:type="dxa"/>
            <w:tcBorders>
              <w:top w:val="nil"/>
            </w:tcBorders>
          </w:tcPr>
          <w:p w:rsidR="00FF4F2F" w:rsidRDefault="00FF4F2F">
            <w:r>
              <w:t>sendOnChangeDTCCount</w:t>
            </w:r>
          </w:p>
        </w:tc>
      </w:tr>
    </w:tbl>
    <w:p w:rsidR="00FF4F2F" w:rsidRDefault="00FF4F2F">
      <w:pPr>
        <w:pStyle w:val="Caption"/>
      </w:pPr>
      <w:bookmarkStart w:id="133" w:name="_Toc223513471"/>
      <w:bookmarkStart w:id="134" w:name="_Ref1096811"/>
      <w:bookmarkStart w:id="135" w:name="_Ref48962614"/>
      <w:r>
        <w:t xml:space="preserve">Table </w:t>
      </w:r>
      <w:fldSimple w:instr=" SEQ Table \* ARABIC ">
        <w:r w:rsidR="00167323">
          <w:rPr>
            <w:noProof/>
          </w:rPr>
          <w:t>27</w:t>
        </w:r>
      </w:fldSimple>
      <w:r>
        <w:t>: Sub</w:t>
      </w:r>
      <w:r>
        <w:noBreakHyphen/>
        <w:t>Functions for ReadDiagnosticInformation ($A9) Service</w:t>
      </w:r>
      <w:bookmarkEnd w:id="133"/>
    </w:p>
    <w:bookmarkEnd w:id="134"/>
    <w:bookmarkEnd w:id="135"/>
    <w:p w:rsidR="00FF4F2F" w:rsidRDefault="00FF4F2F"/>
    <w:p w:rsidR="00FF4F2F" w:rsidRDefault="00FF4F2F">
      <w:r>
        <w:t>The values supported for the DTCMaskRecord parameter of sub</w:t>
      </w:r>
      <w:r>
        <w:noBreakHyphen/>
        <w:t xml:space="preserve">function readStatusOfDTCByNumber ($80) of this diagnostic service are specified in Section </w:t>
      </w:r>
      <w:fldSimple w:instr=" REF _Ref17869824 \r \h  \* MERGEFORMAT ">
        <w:r w:rsidR="00167323">
          <w:t>6</w:t>
        </w:r>
      </w:fldSimple>
      <w:r>
        <w:t xml:space="preserve">, </w:t>
      </w:r>
      <w:fldSimple w:instr=" REF _Ref17869824 \h  \* MERGEFORMAT ">
        <w:r w:rsidR="00167323">
          <w:t>Diagnostic Trouble Codes (DTCs)</w:t>
        </w:r>
      </w:fldSimple>
      <w:r>
        <w:t>.</w:t>
      </w:r>
    </w:p>
    <w:p w:rsidR="00FF4F2F" w:rsidRDefault="00FF4F2F"/>
    <w:p w:rsidR="00FF4F2F" w:rsidRDefault="00FF4F2F">
      <w:r>
        <w:t>The DTC count for sub</w:t>
      </w:r>
      <w:r>
        <w:noBreakHyphen/>
        <w:t>function sendOnChangeDTCCount ($82) of this diagnostic service is updated at an interval of 1.0 second.</w:t>
      </w:r>
    </w:p>
    <w:p w:rsidR="00FF4F2F" w:rsidRDefault="00FF4F2F"/>
    <w:p w:rsidR="00167323" w:rsidRDefault="00FF4F2F" w:rsidP="00167323">
      <w:r>
        <w:t xml:space="preserve">The conditions for each of the negative response return codes for this diagnostic service are documented in </w:t>
      </w:r>
      <w:r w:rsidR="00C03484">
        <w:fldChar w:fldCharType="begin"/>
      </w:r>
      <w:r>
        <w:instrText xml:space="preserve"> REF _Ref48962643 \h  \* MERGEFORMAT </w:instrText>
      </w:r>
      <w:r w:rsidR="00C03484">
        <w:fldChar w:fldCharType="separate"/>
      </w:r>
      <w:r w:rsidR="00167323">
        <w:t>Table 28: Negative Response Return Codes for ReadDiagnosticInformation ($A9) Service</w:t>
      </w:r>
    </w:p>
    <w:p w:rsidR="00FF4F2F" w:rsidRDefault="00C03484">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p w:rsidR="00FF4F2F" w:rsidRDefault="00FF4F2F">
            <w:pPr>
              <w:numPr>
                <w:ilvl w:val="0"/>
                <w:numId w:val="2"/>
              </w:numPr>
            </w:pPr>
            <w:r>
              <w:t>Sub</w:t>
            </w:r>
            <w:r>
              <w:noBreakHyphen/>
              <w:t>function not supported.</w:t>
            </w:r>
          </w:p>
        </w:tc>
      </w:tr>
      <w:tr w:rsidR="00FF4F2F">
        <w:trPr>
          <w:cantSplit/>
          <w:jc w:val="center"/>
        </w:trPr>
        <w:tc>
          <w:tcPr>
            <w:tcW w:w="1440" w:type="dxa"/>
            <w:tcBorders>
              <w:top w:val="nil"/>
            </w:tcBorders>
          </w:tcPr>
          <w:p w:rsidR="00FF4F2F" w:rsidRDefault="00FF4F2F">
            <w:pPr>
              <w:jc w:val="center"/>
            </w:pPr>
            <w:r>
              <w:t>$31</w:t>
            </w:r>
          </w:p>
        </w:tc>
        <w:tc>
          <w:tcPr>
            <w:tcW w:w="7200" w:type="dxa"/>
            <w:tcBorders>
              <w:top w:val="nil"/>
            </w:tcBorders>
          </w:tcPr>
          <w:p w:rsidR="00FF4F2F" w:rsidRDefault="00FF4F2F">
            <w:r>
              <w:t>RequestOutOfRange</w:t>
            </w:r>
          </w:p>
          <w:p w:rsidR="00FF4F2F" w:rsidRDefault="00FF4F2F">
            <w:pPr>
              <w:numPr>
                <w:ilvl w:val="0"/>
                <w:numId w:val="2"/>
              </w:numPr>
            </w:pPr>
            <w:r>
              <w:t>DTC and fault type requested with sub</w:t>
            </w:r>
            <w:r>
              <w:noBreakHyphen/>
              <w:t>function readStatusOfDTCByNumber ($80) is not valid.</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Not supported.</w:t>
            </w:r>
          </w:p>
        </w:tc>
      </w:tr>
    </w:tbl>
    <w:p w:rsidR="00FF4F2F" w:rsidRDefault="00FF4F2F">
      <w:pPr>
        <w:pStyle w:val="Caption"/>
      </w:pPr>
      <w:bookmarkStart w:id="136" w:name="_Toc223513472"/>
      <w:bookmarkStart w:id="137" w:name="_Ref102935"/>
      <w:bookmarkStart w:id="138" w:name="_Ref48962643"/>
      <w:r>
        <w:t xml:space="preserve">Table </w:t>
      </w:r>
      <w:fldSimple w:instr=" SEQ Table \* ARABIC ">
        <w:r w:rsidR="00167323">
          <w:rPr>
            <w:noProof/>
          </w:rPr>
          <w:t>28</w:t>
        </w:r>
      </w:fldSimple>
      <w:r>
        <w:t>: Negative Response Return Codes for ReadDiagnosticInformation ($A9) Service</w:t>
      </w:r>
      <w:bookmarkEnd w:id="136"/>
    </w:p>
    <w:bookmarkEnd w:id="137"/>
    <w:bookmarkEnd w:id="138"/>
    <w:p w:rsidR="00FF4F2F" w:rsidRDefault="00FF4F2F">
      <w:pPr>
        <w:keepNext w:val="0"/>
        <w:keepLines w:val="0"/>
      </w:pPr>
    </w:p>
    <w:p w:rsidR="00FF4F2F" w:rsidRDefault="00FF4F2F">
      <w:pPr>
        <w:pStyle w:val="Heading2"/>
      </w:pPr>
      <w:bookmarkStart w:id="139" w:name="_Toc223512740"/>
      <w:r>
        <w:lastRenderedPageBreak/>
        <w:t xml:space="preserve">ODAR </w:t>
      </w:r>
      <w:r>
        <w:noBreakHyphen/>
        <w:t xml:space="preserve"> ReadDataByPacketIdentifier ($AA) Service</w:t>
      </w:r>
      <w:bookmarkEnd w:id="139"/>
    </w:p>
    <w:p w:rsidR="00FF4F2F" w:rsidRDefault="00FF4F2F"/>
    <w:p w:rsidR="00167323" w:rsidRDefault="00FF4F2F" w:rsidP="00167323">
      <w:r>
        <w:t>The sub</w:t>
      </w:r>
      <w:r>
        <w:noBreakHyphen/>
        <w:t xml:space="preserve">functions supported for this diagnostic service are specified in </w:t>
      </w:r>
      <w:r w:rsidR="00C03484">
        <w:fldChar w:fldCharType="begin"/>
      </w:r>
      <w:r>
        <w:instrText xml:space="preserve"> REF _Ref48962672 \h  \* MERGEFORMAT </w:instrText>
      </w:r>
      <w:r w:rsidR="00C03484">
        <w:fldChar w:fldCharType="separate"/>
      </w:r>
      <w:r w:rsidR="00167323">
        <w:t>Table 29: Sub</w:t>
      </w:r>
      <w:r w:rsidR="00167323">
        <w:noBreakHyphen/>
        <w:t>Functions for ReadDataByPacketIdentifier ($AA) Service</w:t>
      </w:r>
    </w:p>
    <w:p w:rsidR="00FF4F2F" w:rsidRDefault="00C03484">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4320"/>
      </w:tblGrid>
      <w:tr w:rsidR="00FF4F2F">
        <w:trPr>
          <w:cantSplit/>
          <w:jc w:val="center"/>
        </w:trPr>
        <w:tc>
          <w:tcPr>
            <w:tcW w:w="1440" w:type="dxa"/>
            <w:tcBorders>
              <w:bottom w:val="single" w:sz="12" w:space="0" w:color="000000"/>
            </w:tcBorders>
          </w:tcPr>
          <w:p w:rsidR="00FF4F2F" w:rsidRDefault="00FF4F2F">
            <w:pPr>
              <w:pStyle w:val="Footer"/>
              <w:tabs>
                <w:tab w:val="clear" w:pos="4320"/>
                <w:tab w:val="clear" w:pos="8640"/>
              </w:tabs>
              <w:rPr>
                <w:b/>
              </w:rPr>
            </w:pPr>
            <w:r>
              <w:rPr>
                <w:b/>
              </w:rPr>
              <w:t>Level</w:t>
            </w:r>
          </w:p>
        </w:tc>
        <w:tc>
          <w:tcPr>
            <w:tcW w:w="4320" w:type="dxa"/>
            <w:tcBorders>
              <w:bottom w:val="single" w:sz="12" w:space="0" w:color="000000"/>
            </w:tcBorders>
          </w:tcPr>
          <w:p w:rsidR="00FF4F2F" w:rsidRDefault="00FF4F2F">
            <w:pPr>
              <w:jc w:val="center"/>
              <w:rPr>
                <w:b/>
              </w:rPr>
            </w:pPr>
            <w:r>
              <w:rPr>
                <w:b/>
              </w:rPr>
              <w:t>Sub</w:t>
            </w:r>
            <w:r>
              <w:rPr>
                <w:b/>
              </w:rPr>
              <w:noBreakHyphen/>
              <w:t>Function</w:t>
            </w:r>
          </w:p>
        </w:tc>
      </w:tr>
      <w:tr w:rsidR="00FF4F2F">
        <w:trPr>
          <w:cantSplit/>
          <w:jc w:val="center"/>
        </w:trPr>
        <w:tc>
          <w:tcPr>
            <w:tcW w:w="1440" w:type="dxa"/>
            <w:tcBorders>
              <w:top w:val="nil"/>
            </w:tcBorders>
          </w:tcPr>
          <w:p w:rsidR="00FF4F2F" w:rsidRDefault="00FF4F2F">
            <w:pPr>
              <w:jc w:val="center"/>
            </w:pPr>
            <w:r>
              <w:t>$00</w:t>
            </w:r>
          </w:p>
        </w:tc>
        <w:tc>
          <w:tcPr>
            <w:tcW w:w="4320" w:type="dxa"/>
            <w:tcBorders>
              <w:top w:val="nil"/>
            </w:tcBorders>
          </w:tcPr>
          <w:p w:rsidR="00FF4F2F" w:rsidRDefault="00FF4F2F">
            <w:r>
              <w:t>stopSending</w:t>
            </w:r>
          </w:p>
        </w:tc>
      </w:tr>
      <w:tr w:rsidR="00FF4F2F">
        <w:trPr>
          <w:cantSplit/>
          <w:jc w:val="center"/>
        </w:trPr>
        <w:tc>
          <w:tcPr>
            <w:tcW w:w="1440" w:type="dxa"/>
            <w:tcBorders>
              <w:top w:val="nil"/>
            </w:tcBorders>
          </w:tcPr>
          <w:p w:rsidR="00FF4F2F" w:rsidRDefault="00FF4F2F">
            <w:pPr>
              <w:jc w:val="center"/>
            </w:pPr>
            <w:r>
              <w:t>$01</w:t>
            </w:r>
          </w:p>
        </w:tc>
        <w:tc>
          <w:tcPr>
            <w:tcW w:w="4320" w:type="dxa"/>
            <w:tcBorders>
              <w:top w:val="nil"/>
            </w:tcBorders>
          </w:tcPr>
          <w:p w:rsidR="00FF4F2F" w:rsidRDefault="00FF4F2F">
            <w:r>
              <w:t>sendOneResponse</w:t>
            </w:r>
          </w:p>
        </w:tc>
      </w:tr>
      <w:tr w:rsidR="00FF4F2F">
        <w:trPr>
          <w:cantSplit/>
          <w:jc w:val="center"/>
        </w:trPr>
        <w:tc>
          <w:tcPr>
            <w:tcW w:w="1440" w:type="dxa"/>
            <w:tcBorders>
              <w:top w:val="nil"/>
            </w:tcBorders>
          </w:tcPr>
          <w:p w:rsidR="00FF4F2F" w:rsidRDefault="00FF4F2F">
            <w:pPr>
              <w:jc w:val="center"/>
            </w:pPr>
            <w:r>
              <w:t>$02</w:t>
            </w:r>
          </w:p>
        </w:tc>
        <w:tc>
          <w:tcPr>
            <w:tcW w:w="4320" w:type="dxa"/>
            <w:tcBorders>
              <w:top w:val="nil"/>
            </w:tcBorders>
          </w:tcPr>
          <w:p w:rsidR="00FF4F2F" w:rsidRDefault="00FF4F2F">
            <w:r>
              <w:t>scheduleAtSlowRate</w:t>
            </w:r>
          </w:p>
        </w:tc>
      </w:tr>
      <w:tr w:rsidR="00FF4F2F">
        <w:trPr>
          <w:cantSplit/>
          <w:jc w:val="center"/>
        </w:trPr>
        <w:tc>
          <w:tcPr>
            <w:tcW w:w="1440" w:type="dxa"/>
            <w:tcBorders>
              <w:top w:val="nil"/>
            </w:tcBorders>
          </w:tcPr>
          <w:p w:rsidR="00FF4F2F" w:rsidRDefault="00FF4F2F">
            <w:pPr>
              <w:jc w:val="center"/>
            </w:pPr>
            <w:r>
              <w:t>$03</w:t>
            </w:r>
          </w:p>
        </w:tc>
        <w:tc>
          <w:tcPr>
            <w:tcW w:w="4320" w:type="dxa"/>
            <w:tcBorders>
              <w:top w:val="nil"/>
            </w:tcBorders>
          </w:tcPr>
          <w:p w:rsidR="00FF4F2F" w:rsidRDefault="00FF4F2F">
            <w:r>
              <w:t>scheduleAtMediumRate</w:t>
            </w:r>
          </w:p>
        </w:tc>
      </w:tr>
      <w:tr w:rsidR="00FF4F2F">
        <w:trPr>
          <w:cantSplit/>
          <w:jc w:val="center"/>
        </w:trPr>
        <w:tc>
          <w:tcPr>
            <w:tcW w:w="1440" w:type="dxa"/>
            <w:tcBorders>
              <w:top w:val="nil"/>
            </w:tcBorders>
          </w:tcPr>
          <w:p w:rsidR="00FF4F2F" w:rsidRDefault="00FF4F2F">
            <w:pPr>
              <w:jc w:val="center"/>
            </w:pPr>
            <w:r>
              <w:t>$04</w:t>
            </w:r>
          </w:p>
        </w:tc>
        <w:tc>
          <w:tcPr>
            <w:tcW w:w="4320" w:type="dxa"/>
            <w:tcBorders>
              <w:top w:val="nil"/>
            </w:tcBorders>
          </w:tcPr>
          <w:p w:rsidR="00FF4F2F" w:rsidRDefault="00FF4F2F">
            <w:r>
              <w:t>scheduleAtFastRate</w:t>
            </w:r>
          </w:p>
        </w:tc>
      </w:tr>
    </w:tbl>
    <w:p w:rsidR="00FF4F2F" w:rsidRDefault="00FF4F2F">
      <w:pPr>
        <w:pStyle w:val="Caption"/>
      </w:pPr>
      <w:bookmarkStart w:id="140" w:name="_Toc223513473"/>
      <w:bookmarkStart w:id="141" w:name="_Ref103231"/>
      <w:bookmarkStart w:id="142" w:name="_Ref48962672"/>
      <w:r>
        <w:t xml:space="preserve">Table </w:t>
      </w:r>
      <w:fldSimple w:instr=" SEQ Table \* ARABIC ">
        <w:r w:rsidR="00167323">
          <w:rPr>
            <w:noProof/>
          </w:rPr>
          <w:t>29</w:t>
        </w:r>
      </w:fldSimple>
      <w:r>
        <w:t>: Sub</w:t>
      </w:r>
      <w:r>
        <w:noBreakHyphen/>
        <w:t>Functions for ReadDataByPacketIdentifier ($AA) Service</w:t>
      </w:r>
      <w:bookmarkEnd w:id="140"/>
    </w:p>
    <w:bookmarkEnd w:id="141"/>
    <w:bookmarkEnd w:id="142"/>
    <w:p w:rsidR="00FF4F2F" w:rsidRDefault="00FF4F2F"/>
    <w:p w:rsidR="00FF4F2F" w:rsidRDefault="00FF4F2F">
      <w:r>
        <w:t>The values supported for each element of the request_DPIDs parameter of this diagnostic service are $EF to $FE, for a total of 16 dynamic DPIDs.  Static DPIDs are not supported.</w:t>
      </w:r>
    </w:p>
    <w:p w:rsidR="00FF4F2F" w:rsidRDefault="00FF4F2F"/>
    <w:p w:rsidR="00FF4F2F" w:rsidRDefault="00FF4F2F">
      <w:r>
        <w:t>The ECU shall support up to 5 DPID numbers in a request for sub</w:t>
      </w:r>
      <w:r>
        <w:noBreakHyphen/>
        <w:t>function sendOneResponse ($01) of this diagnostic service.</w:t>
      </w:r>
    </w:p>
    <w:p w:rsidR="00FF4F2F" w:rsidRDefault="00FF4F2F"/>
    <w:p w:rsidR="00167323" w:rsidRDefault="00FF4F2F" w:rsidP="00167323">
      <w:r>
        <w:t xml:space="preserve">The ECU shall have a Periodic DPID Scheduler (PDS) with up to 16 DPIDs.  The ECU’s actual scheduling rates for the PDS are specified in </w:t>
      </w:r>
      <w:r w:rsidR="00C03484">
        <w:fldChar w:fldCharType="begin"/>
      </w:r>
      <w:r>
        <w:instrText xml:space="preserve"> REF _Ref48962890 \h  \* MERGEFORMAT </w:instrText>
      </w:r>
      <w:r w:rsidR="00C03484">
        <w:fldChar w:fldCharType="separate"/>
      </w:r>
      <w:r w:rsidR="00167323">
        <w:t>Table 30: Actual Scheduling Periods for ReadDataByPacketIdentifier ($AA) Service</w:t>
      </w:r>
    </w:p>
    <w:p w:rsidR="00FF4F2F" w:rsidRDefault="00C03484">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880"/>
        <w:gridCol w:w="2880"/>
      </w:tblGrid>
      <w:tr w:rsidR="00FF4F2F">
        <w:trPr>
          <w:cantSplit/>
          <w:jc w:val="center"/>
        </w:trPr>
        <w:tc>
          <w:tcPr>
            <w:tcW w:w="2880" w:type="dxa"/>
            <w:tcBorders>
              <w:bottom w:val="single" w:sz="12" w:space="0" w:color="000000"/>
            </w:tcBorders>
          </w:tcPr>
          <w:p w:rsidR="00FF4F2F" w:rsidRDefault="00FF4F2F">
            <w:pPr>
              <w:jc w:val="center"/>
              <w:rPr>
                <w:b/>
              </w:rPr>
            </w:pPr>
            <w:r>
              <w:rPr>
                <w:b/>
              </w:rPr>
              <w:t>Sub</w:t>
            </w:r>
            <w:r>
              <w:rPr>
                <w:b/>
              </w:rPr>
              <w:noBreakHyphen/>
              <w:t>Function</w:t>
            </w:r>
          </w:p>
        </w:tc>
        <w:tc>
          <w:tcPr>
            <w:tcW w:w="2880" w:type="dxa"/>
            <w:tcBorders>
              <w:bottom w:val="single" w:sz="12" w:space="0" w:color="000000"/>
            </w:tcBorders>
          </w:tcPr>
          <w:p w:rsidR="00FF4F2F" w:rsidRDefault="00FF4F2F">
            <w:pPr>
              <w:jc w:val="center"/>
              <w:rPr>
                <w:b/>
              </w:rPr>
            </w:pPr>
            <w:r>
              <w:rPr>
                <w:b/>
              </w:rPr>
              <w:t>Actual Scheduling Period</w:t>
            </w:r>
          </w:p>
        </w:tc>
      </w:tr>
      <w:tr w:rsidR="00FF4F2F">
        <w:trPr>
          <w:cantSplit/>
          <w:jc w:val="center"/>
        </w:trPr>
        <w:tc>
          <w:tcPr>
            <w:tcW w:w="2880" w:type="dxa"/>
            <w:tcBorders>
              <w:top w:val="nil"/>
            </w:tcBorders>
          </w:tcPr>
          <w:p w:rsidR="00FF4F2F" w:rsidRDefault="00FF4F2F">
            <w:pPr>
              <w:jc w:val="center"/>
            </w:pPr>
            <w:r>
              <w:t>scheduleAtSlowRate ($02)</w:t>
            </w:r>
          </w:p>
        </w:tc>
        <w:tc>
          <w:tcPr>
            <w:tcW w:w="2880" w:type="dxa"/>
            <w:tcBorders>
              <w:top w:val="nil"/>
            </w:tcBorders>
          </w:tcPr>
          <w:p w:rsidR="00FF4F2F" w:rsidRDefault="00FF4F2F">
            <w:pPr>
              <w:jc w:val="center"/>
            </w:pPr>
            <w:r>
              <w:t>1000.0 ms</w:t>
            </w:r>
          </w:p>
        </w:tc>
      </w:tr>
      <w:tr w:rsidR="00FF4F2F">
        <w:trPr>
          <w:cantSplit/>
          <w:jc w:val="center"/>
        </w:trPr>
        <w:tc>
          <w:tcPr>
            <w:tcW w:w="2880" w:type="dxa"/>
          </w:tcPr>
          <w:p w:rsidR="00FF4F2F" w:rsidRDefault="00FF4F2F">
            <w:pPr>
              <w:jc w:val="center"/>
            </w:pPr>
            <w:r>
              <w:t>scheduleAtMediumRate ($03)</w:t>
            </w:r>
          </w:p>
        </w:tc>
        <w:tc>
          <w:tcPr>
            <w:tcW w:w="2880" w:type="dxa"/>
          </w:tcPr>
          <w:p w:rsidR="00FF4F2F" w:rsidRDefault="00FF4F2F">
            <w:pPr>
              <w:jc w:val="center"/>
            </w:pPr>
            <w:r>
              <w:t>200.0 ms</w:t>
            </w:r>
          </w:p>
        </w:tc>
      </w:tr>
      <w:tr w:rsidR="00FF4F2F">
        <w:trPr>
          <w:cantSplit/>
          <w:jc w:val="center"/>
        </w:trPr>
        <w:tc>
          <w:tcPr>
            <w:tcW w:w="2880" w:type="dxa"/>
          </w:tcPr>
          <w:p w:rsidR="00FF4F2F" w:rsidRDefault="00FF4F2F">
            <w:pPr>
              <w:jc w:val="center"/>
            </w:pPr>
            <w:r>
              <w:t>scheduleAtFastRate ($04)</w:t>
            </w:r>
          </w:p>
        </w:tc>
        <w:tc>
          <w:tcPr>
            <w:tcW w:w="2880" w:type="dxa"/>
          </w:tcPr>
          <w:p w:rsidR="00FF4F2F" w:rsidRDefault="00FF4F2F">
            <w:pPr>
              <w:jc w:val="center"/>
            </w:pPr>
            <w:r>
              <w:t>25.0 ms</w:t>
            </w:r>
          </w:p>
        </w:tc>
      </w:tr>
    </w:tbl>
    <w:p w:rsidR="00FF4F2F" w:rsidRDefault="00FF4F2F">
      <w:pPr>
        <w:pStyle w:val="Caption"/>
      </w:pPr>
      <w:bookmarkStart w:id="143" w:name="_Toc223513474"/>
      <w:bookmarkStart w:id="144" w:name="_Ref14786316"/>
      <w:bookmarkStart w:id="145" w:name="_Ref48962890"/>
      <w:r>
        <w:t xml:space="preserve">Table </w:t>
      </w:r>
      <w:fldSimple w:instr=" SEQ Table \* ARABIC ">
        <w:r w:rsidR="00167323">
          <w:rPr>
            <w:noProof/>
          </w:rPr>
          <w:t>30</w:t>
        </w:r>
      </w:fldSimple>
      <w:r>
        <w:t>: Actual Scheduling Periods for ReadDataByPacketIdentifier ($AA) Service</w:t>
      </w:r>
      <w:bookmarkEnd w:id="143"/>
    </w:p>
    <w:bookmarkEnd w:id="144"/>
    <w:bookmarkEnd w:id="145"/>
    <w:p w:rsidR="00FF4F2F" w:rsidRDefault="00FF4F2F"/>
    <w:p w:rsidR="00167323" w:rsidRDefault="00FF4F2F" w:rsidP="00167323">
      <w:r>
        <w:t xml:space="preserve">The conditions for each of the negative response return codes for this diagnostic service are documented in </w:t>
      </w:r>
      <w:r w:rsidR="00C03484">
        <w:fldChar w:fldCharType="begin"/>
      </w:r>
      <w:r>
        <w:instrText xml:space="preserve"> REF _Ref48962925 \h  \* MERGEFORMAT </w:instrText>
      </w:r>
      <w:r w:rsidR="00C03484">
        <w:fldChar w:fldCharType="separate"/>
      </w:r>
      <w:r w:rsidR="00167323">
        <w:t>Table 31: Negative Response Return Codes for ReadDataByPacketIdentifier ($AA) Service</w:t>
      </w:r>
    </w:p>
    <w:p w:rsidR="00FF4F2F" w:rsidRDefault="00C03484">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p w:rsidR="00FF4F2F" w:rsidRDefault="00FF4F2F">
            <w:pPr>
              <w:numPr>
                <w:ilvl w:val="0"/>
                <w:numId w:val="2"/>
              </w:numPr>
            </w:pPr>
            <w:r>
              <w:t>Sub</w:t>
            </w:r>
            <w:r>
              <w:noBreakHyphen/>
              <w:t>function not supported.</w:t>
            </w:r>
          </w:p>
          <w:p w:rsidR="00FF4F2F" w:rsidRDefault="00FF4F2F">
            <w:pPr>
              <w:numPr>
                <w:ilvl w:val="0"/>
                <w:numId w:val="2"/>
              </w:numPr>
            </w:pPr>
            <w:r>
              <w:t>Number of DPIDs requested in a one shot is greater than 5.</w:t>
            </w:r>
          </w:p>
          <w:p w:rsidR="00FF4F2F" w:rsidRDefault="00FF4F2F">
            <w:pPr>
              <w:numPr>
                <w:ilvl w:val="0"/>
                <w:numId w:val="2"/>
              </w:numPr>
            </w:pPr>
            <w:r>
              <w:t>Request contains more than 16 DPIDs to be scheduled.</w:t>
            </w:r>
          </w:p>
        </w:tc>
      </w:tr>
      <w:tr w:rsidR="00FF4F2F">
        <w:trPr>
          <w:cantSplit/>
          <w:jc w:val="center"/>
        </w:trPr>
        <w:tc>
          <w:tcPr>
            <w:tcW w:w="1440" w:type="dxa"/>
            <w:tcBorders>
              <w:top w:val="nil"/>
            </w:tcBorders>
          </w:tcPr>
          <w:p w:rsidR="00FF4F2F" w:rsidRDefault="00FF4F2F">
            <w:pPr>
              <w:jc w:val="center"/>
            </w:pPr>
            <w:r>
              <w:t>$31</w:t>
            </w:r>
          </w:p>
        </w:tc>
        <w:tc>
          <w:tcPr>
            <w:tcW w:w="7200" w:type="dxa"/>
            <w:tcBorders>
              <w:top w:val="nil"/>
            </w:tcBorders>
          </w:tcPr>
          <w:p w:rsidR="00FF4F2F" w:rsidRDefault="00FF4F2F">
            <w:r>
              <w:t>RequestOutOfRange</w:t>
            </w:r>
          </w:p>
          <w:p w:rsidR="00FF4F2F" w:rsidRDefault="00FF4F2F">
            <w:pPr>
              <w:numPr>
                <w:ilvl w:val="0"/>
                <w:numId w:val="2"/>
              </w:numPr>
            </w:pPr>
            <w:r>
              <w:t>DPID requested is not supported or has not yet been defined.</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Not supported.</w:t>
            </w:r>
          </w:p>
        </w:tc>
      </w:tr>
      <w:tr w:rsidR="00FF4F2F">
        <w:trPr>
          <w:cantSplit/>
          <w:jc w:val="center"/>
        </w:trPr>
        <w:tc>
          <w:tcPr>
            <w:tcW w:w="1440" w:type="dxa"/>
            <w:tcBorders>
              <w:top w:val="nil"/>
            </w:tcBorders>
          </w:tcPr>
          <w:p w:rsidR="00FF4F2F" w:rsidRDefault="00FF4F2F">
            <w:pPr>
              <w:jc w:val="center"/>
            </w:pPr>
            <w:r>
              <w:t>$81</w:t>
            </w:r>
          </w:p>
        </w:tc>
        <w:tc>
          <w:tcPr>
            <w:tcW w:w="7200" w:type="dxa"/>
            <w:tcBorders>
              <w:top w:val="nil"/>
            </w:tcBorders>
          </w:tcPr>
          <w:p w:rsidR="00FF4F2F" w:rsidRDefault="00FF4F2F">
            <w:r>
              <w:t>SchedulerFull</w:t>
            </w:r>
          </w:p>
          <w:p w:rsidR="00FF4F2F" w:rsidRDefault="00FF4F2F">
            <w:pPr>
              <w:numPr>
                <w:ilvl w:val="0"/>
                <w:numId w:val="2"/>
              </w:numPr>
            </w:pPr>
            <w:r>
              <w:t>Request would result in more than 16 DPIDs being scheduled.</w:t>
            </w:r>
          </w:p>
        </w:tc>
      </w:tr>
    </w:tbl>
    <w:p w:rsidR="00FF4F2F" w:rsidRDefault="00FF4F2F">
      <w:pPr>
        <w:pStyle w:val="Caption"/>
      </w:pPr>
      <w:bookmarkStart w:id="146" w:name="_Toc223513475"/>
      <w:bookmarkStart w:id="147" w:name="_Ref103241"/>
      <w:bookmarkStart w:id="148" w:name="_Ref48962925"/>
      <w:r>
        <w:t xml:space="preserve">Table </w:t>
      </w:r>
      <w:fldSimple w:instr=" SEQ Table \* ARABIC ">
        <w:r w:rsidR="00167323">
          <w:rPr>
            <w:noProof/>
          </w:rPr>
          <w:t>31</w:t>
        </w:r>
      </w:fldSimple>
      <w:r>
        <w:t>: Negative Response Return Codes for ReadDataByPacketIdentifier ($AA) Service</w:t>
      </w:r>
      <w:bookmarkEnd w:id="146"/>
    </w:p>
    <w:bookmarkEnd w:id="147"/>
    <w:bookmarkEnd w:id="148"/>
    <w:p w:rsidR="00FF4F2F" w:rsidRDefault="00FF4F2F">
      <w:pPr>
        <w:keepNext w:val="0"/>
        <w:keepLines w:val="0"/>
      </w:pPr>
    </w:p>
    <w:p w:rsidR="00FF4F2F" w:rsidRDefault="00FF4F2F">
      <w:pPr>
        <w:pStyle w:val="Heading2"/>
      </w:pPr>
      <w:bookmarkStart w:id="149" w:name="_Toc223512741"/>
      <w:r>
        <w:lastRenderedPageBreak/>
        <w:t xml:space="preserve">ODCR </w:t>
      </w:r>
      <w:r>
        <w:noBreakHyphen/>
        <w:t xml:space="preserve"> DeviceControl ($AE) Service</w:t>
      </w:r>
      <w:bookmarkEnd w:id="149"/>
    </w:p>
    <w:p w:rsidR="00FF4F2F" w:rsidRDefault="00FF4F2F"/>
    <w:p w:rsidR="00FF4F2F" w:rsidRDefault="00FF4F2F">
      <w:r>
        <w:t xml:space="preserve">The values supported for the CPIDNumber parameter of this diagnostic service are specified in Section </w:t>
      </w:r>
      <w:fldSimple w:instr=" REF _Ref251197 \r \h  \* MERGEFORMAT ">
        <w:r w:rsidR="00167323">
          <w:t>5</w:t>
        </w:r>
      </w:fldSimple>
      <w:r>
        <w:t xml:space="preserve">, </w:t>
      </w:r>
      <w:fldSimple w:instr=" REF _Ref251200 \h  \* MERGEFORMAT ">
        <w:r w:rsidR="00167323">
          <w:t>Control Packet Identifiers (CPIDs)</w:t>
        </w:r>
      </w:fldSimple>
      <w:r>
        <w:t>.</w:t>
      </w:r>
    </w:p>
    <w:p w:rsidR="00FF4F2F" w:rsidRDefault="00FF4F2F"/>
    <w:p w:rsidR="00167323" w:rsidRDefault="00FF4F2F" w:rsidP="00167323">
      <w:r>
        <w:t xml:space="preserve">The conditions for each of the negative response return codes for this diagnostic service are documented in </w:t>
      </w:r>
      <w:r w:rsidR="00C03484">
        <w:fldChar w:fldCharType="begin"/>
      </w:r>
      <w:r>
        <w:instrText xml:space="preserve"> REF _Ref48962967 \h  \* MERGEFORMAT </w:instrText>
      </w:r>
      <w:r w:rsidR="00C03484">
        <w:fldChar w:fldCharType="separate"/>
      </w:r>
      <w:r w:rsidR="00167323">
        <w:t>Table 32: Negative Response Return Codes for DeviceControl ($AE) Service</w:t>
      </w:r>
    </w:p>
    <w:p w:rsidR="00FF4F2F" w:rsidRDefault="00C03484">
      <w:r>
        <w:fldChar w:fldCharType="end"/>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Return Code</w:t>
            </w:r>
          </w:p>
        </w:tc>
        <w:tc>
          <w:tcPr>
            <w:tcW w:w="7200" w:type="dxa"/>
            <w:tcBorders>
              <w:bottom w:val="single" w:sz="12" w:space="0" w:color="000000"/>
            </w:tcBorders>
          </w:tcPr>
          <w:p w:rsidR="00FF4F2F" w:rsidRDefault="00FF4F2F">
            <w:pPr>
              <w:jc w:val="center"/>
              <w:rPr>
                <w:b/>
              </w:rPr>
            </w:pPr>
            <w:r>
              <w:rPr>
                <w:b/>
              </w:rPr>
              <w:t>Conditions</w:t>
            </w:r>
          </w:p>
        </w:tc>
      </w:tr>
      <w:tr w:rsidR="00FF4F2F">
        <w:trPr>
          <w:cantSplit/>
          <w:jc w:val="center"/>
        </w:trPr>
        <w:tc>
          <w:tcPr>
            <w:tcW w:w="1440" w:type="dxa"/>
            <w:tcBorders>
              <w:top w:val="nil"/>
            </w:tcBorders>
          </w:tcPr>
          <w:p w:rsidR="00FF4F2F" w:rsidRDefault="00FF4F2F">
            <w:pPr>
              <w:jc w:val="center"/>
            </w:pPr>
            <w:r>
              <w:t>$12</w:t>
            </w:r>
          </w:p>
        </w:tc>
        <w:tc>
          <w:tcPr>
            <w:tcW w:w="7200" w:type="dxa"/>
            <w:tcBorders>
              <w:top w:val="nil"/>
            </w:tcBorders>
          </w:tcPr>
          <w:p w:rsidR="00FF4F2F" w:rsidRDefault="00FF4F2F">
            <w:r>
              <w:t>SubFunctionNotSupported</w:t>
            </w:r>
            <w:r>
              <w:noBreakHyphen/>
              <w:t>InvalidFormat</w:t>
            </w:r>
          </w:p>
          <w:p w:rsidR="00FF4F2F" w:rsidRDefault="00FF4F2F">
            <w:pPr>
              <w:numPr>
                <w:ilvl w:val="0"/>
                <w:numId w:val="2"/>
              </w:numPr>
            </w:pPr>
            <w:r>
              <w:t>Request message data length incorrect.</w:t>
            </w:r>
          </w:p>
        </w:tc>
      </w:tr>
      <w:tr w:rsidR="00FF4F2F">
        <w:trPr>
          <w:cantSplit/>
          <w:jc w:val="center"/>
        </w:trPr>
        <w:tc>
          <w:tcPr>
            <w:tcW w:w="1440" w:type="dxa"/>
            <w:tcBorders>
              <w:top w:val="nil"/>
            </w:tcBorders>
          </w:tcPr>
          <w:p w:rsidR="00FF4F2F" w:rsidRDefault="00FF4F2F">
            <w:pPr>
              <w:jc w:val="center"/>
            </w:pPr>
            <w:r>
              <w:t>$31</w:t>
            </w:r>
          </w:p>
        </w:tc>
        <w:tc>
          <w:tcPr>
            <w:tcW w:w="7200" w:type="dxa"/>
            <w:tcBorders>
              <w:top w:val="nil"/>
            </w:tcBorders>
          </w:tcPr>
          <w:p w:rsidR="00FF4F2F" w:rsidRDefault="00FF4F2F">
            <w:r>
              <w:t>RequestOutOfRange</w:t>
            </w:r>
          </w:p>
          <w:p w:rsidR="00FF4F2F" w:rsidRDefault="00FF4F2F">
            <w:pPr>
              <w:numPr>
                <w:ilvl w:val="0"/>
                <w:numId w:val="2"/>
              </w:numPr>
            </w:pPr>
            <w:r>
              <w:t>CPID requested is not supported.</w:t>
            </w:r>
          </w:p>
        </w:tc>
      </w:tr>
      <w:tr w:rsidR="00FF4F2F">
        <w:trPr>
          <w:cantSplit/>
          <w:jc w:val="center"/>
        </w:trPr>
        <w:tc>
          <w:tcPr>
            <w:tcW w:w="1440" w:type="dxa"/>
            <w:tcBorders>
              <w:top w:val="nil"/>
            </w:tcBorders>
          </w:tcPr>
          <w:p w:rsidR="00FF4F2F" w:rsidRDefault="00FF4F2F">
            <w:pPr>
              <w:jc w:val="center"/>
            </w:pPr>
            <w:r>
              <w:t>$78</w:t>
            </w:r>
          </w:p>
        </w:tc>
        <w:tc>
          <w:tcPr>
            <w:tcW w:w="7200" w:type="dxa"/>
            <w:tcBorders>
              <w:top w:val="nil"/>
            </w:tcBorders>
          </w:tcPr>
          <w:p w:rsidR="00FF4F2F" w:rsidRDefault="00FF4F2F">
            <w:r>
              <w:t>RequestCorrectlyReceived</w:t>
            </w:r>
            <w:r>
              <w:noBreakHyphen/>
              <w:t>ResponsePending</w:t>
            </w:r>
          </w:p>
          <w:p w:rsidR="00FF4F2F" w:rsidRDefault="00FF4F2F">
            <w:pPr>
              <w:numPr>
                <w:ilvl w:val="0"/>
                <w:numId w:val="2"/>
              </w:numPr>
            </w:pPr>
            <w:r>
              <w:t>Not supported.</w:t>
            </w:r>
          </w:p>
        </w:tc>
      </w:tr>
      <w:tr w:rsidR="00FF4F2F">
        <w:trPr>
          <w:cantSplit/>
          <w:jc w:val="center"/>
        </w:trPr>
        <w:tc>
          <w:tcPr>
            <w:tcW w:w="1440" w:type="dxa"/>
            <w:tcBorders>
              <w:top w:val="nil"/>
            </w:tcBorders>
          </w:tcPr>
          <w:p w:rsidR="00FF4F2F" w:rsidRDefault="00FF4F2F">
            <w:pPr>
              <w:jc w:val="center"/>
            </w:pPr>
            <w:r>
              <w:t>$E3 $xx $yy</w:t>
            </w:r>
          </w:p>
        </w:tc>
        <w:tc>
          <w:tcPr>
            <w:tcW w:w="7200" w:type="dxa"/>
            <w:tcBorders>
              <w:top w:val="nil"/>
            </w:tcBorders>
          </w:tcPr>
          <w:p w:rsidR="00FF4F2F" w:rsidRDefault="00FF4F2F">
            <w:r>
              <w:t>DeviceControlLimitsExceeded</w:t>
            </w:r>
          </w:p>
          <w:p w:rsidR="00FF4F2F" w:rsidRDefault="00FF4F2F">
            <w:pPr>
              <w:numPr>
                <w:ilvl w:val="0"/>
                <w:numId w:val="2"/>
              </w:numPr>
            </w:pPr>
            <w:r>
              <w:t xml:space="preserve">Device control exited due to internal protection algorithms.  A device control limits exceeded return code ($xx $yy) is appended to the negative response to indicate which limit was exceeded.  The device control limits exceeded return codes supported for each device control are specified in Section </w:t>
            </w:r>
            <w:fldSimple w:instr=" REF _Ref251197 \r \h  \* MERGEFORMAT ">
              <w:r w:rsidR="00167323">
                <w:t>5</w:t>
              </w:r>
            </w:fldSimple>
            <w:r>
              <w:t xml:space="preserve">, </w:t>
            </w:r>
            <w:fldSimple w:instr=" REF _Ref251200 \h  \* MERGEFORMAT ">
              <w:r w:rsidR="00167323">
                <w:t>Control Packet Identifiers (CPIDs)</w:t>
              </w:r>
            </w:fldSimple>
            <w:r>
              <w:t>.</w:t>
            </w:r>
          </w:p>
        </w:tc>
      </w:tr>
    </w:tbl>
    <w:p w:rsidR="00FF4F2F" w:rsidRDefault="00FF4F2F">
      <w:pPr>
        <w:pStyle w:val="Caption"/>
      </w:pPr>
      <w:bookmarkStart w:id="150" w:name="_Toc223513476"/>
      <w:bookmarkStart w:id="151" w:name="_Ref103945"/>
      <w:bookmarkStart w:id="152" w:name="_Ref48962967"/>
      <w:r>
        <w:t xml:space="preserve">Table </w:t>
      </w:r>
      <w:fldSimple w:instr=" SEQ Table \* ARABIC ">
        <w:r w:rsidR="00167323">
          <w:rPr>
            <w:noProof/>
          </w:rPr>
          <w:t>32</w:t>
        </w:r>
      </w:fldSimple>
      <w:r>
        <w:t>: Negative Response Return Codes for DeviceControl ($AE) Service</w:t>
      </w:r>
      <w:bookmarkEnd w:id="150"/>
    </w:p>
    <w:bookmarkEnd w:id="151"/>
    <w:bookmarkEnd w:id="152"/>
    <w:p w:rsidR="00FF4F2F" w:rsidRDefault="00FF4F2F">
      <w:pPr>
        <w:keepNext w:val="0"/>
        <w:keepLines w:val="0"/>
      </w:pPr>
    </w:p>
    <w:p w:rsidR="00FF4F2F" w:rsidRDefault="00FF4F2F">
      <w:pPr>
        <w:keepNext w:val="0"/>
        <w:keepLines w:val="0"/>
        <w:sectPr w:rsidR="00FF4F2F">
          <w:type w:val="oddPage"/>
          <w:pgSz w:w="12240" w:h="15840"/>
          <w:pgMar w:top="1440" w:right="1440" w:bottom="1440" w:left="1440" w:header="706" w:footer="706" w:gutter="0"/>
          <w:cols w:space="720"/>
        </w:sectPr>
      </w:pPr>
    </w:p>
    <w:p w:rsidR="00FF4F2F" w:rsidRDefault="00FF4F2F">
      <w:pPr>
        <w:pStyle w:val="Heading1"/>
      </w:pPr>
      <w:bookmarkStart w:id="153" w:name="_Ref251073"/>
      <w:bookmarkStart w:id="154" w:name="_Ref251077"/>
      <w:bookmarkStart w:id="155" w:name="_Ref251138"/>
      <w:bookmarkStart w:id="156" w:name="_Ref251142"/>
      <w:bookmarkStart w:id="157" w:name="_Toc223512742"/>
      <w:r>
        <w:lastRenderedPageBreak/>
        <w:t>Parameter Identifiers (PIDs)</w:t>
      </w:r>
      <w:bookmarkEnd w:id="153"/>
      <w:bookmarkEnd w:id="154"/>
      <w:bookmarkEnd w:id="155"/>
      <w:bookmarkEnd w:id="156"/>
      <w:bookmarkEnd w:id="157"/>
    </w:p>
    <w:p w:rsidR="00FF4F2F" w:rsidRDefault="00FF4F2F"/>
    <w:p w:rsidR="00167323" w:rsidRDefault="00FF4F2F" w:rsidP="00167323">
      <w:r>
        <w:t xml:space="preserve">PIDs are divided into several ranges that determine their usage and the ownership of their requirements, as shown in </w:t>
      </w:r>
      <w:r w:rsidR="00C03484">
        <w:fldChar w:fldCharType="begin"/>
      </w:r>
      <w:r>
        <w:instrText xml:space="preserve"> REF _Ref48963015 \h  \* MERGEFORMAT </w:instrText>
      </w:r>
      <w:r w:rsidR="00C03484">
        <w:fldChar w:fldCharType="separate"/>
      </w:r>
      <w:r w:rsidR="00167323">
        <w:t>Table 33: PID Ranges</w:t>
      </w:r>
    </w:p>
    <w:p w:rsidR="00FF4F2F" w:rsidRDefault="00C03484">
      <w:r>
        <w:fldChar w:fldCharType="end"/>
      </w:r>
      <w:r w:rsidR="00FF4F2F">
        <w:t xml:space="preserve"> Definitions for legislated PIDs, corporate PIDs, and development PIDs are provided in the following sections.  Definitions for controller specific PIDs must be provided in the associated controller specific diagnostic CTS.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2160"/>
        <w:gridCol w:w="5400"/>
      </w:tblGrid>
      <w:tr w:rsidR="00FF4F2F">
        <w:trPr>
          <w:cantSplit/>
          <w:jc w:val="center"/>
        </w:trPr>
        <w:tc>
          <w:tcPr>
            <w:tcW w:w="2160" w:type="dxa"/>
            <w:tcBorders>
              <w:bottom w:val="single" w:sz="12" w:space="0" w:color="000000"/>
            </w:tcBorders>
          </w:tcPr>
          <w:p w:rsidR="00FF4F2F" w:rsidRDefault="00FF4F2F">
            <w:pPr>
              <w:jc w:val="center"/>
              <w:rPr>
                <w:b/>
              </w:rPr>
            </w:pPr>
            <w:r>
              <w:rPr>
                <w:b/>
              </w:rPr>
              <w:t>Range</w:t>
            </w:r>
          </w:p>
        </w:tc>
        <w:tc>
          <w:tcPr>
            <w:tcW w:w="5400" w:type="dxa"/>
            <w:tcBorders>
              <w:bottom w:val="single" w:sz="12" w:space="0" w:color="000000"/>
            </w:tcBorders>
          </w:tcPr>
          <w:p w:rsidR="00FF4F2F" w:rsidRDefault="00FF4F2F">
            <w:pPr>
              <w:jc w:val="center"/>
              <w:rPr>
                <w:b/>
              </w:rPr>
            </w:pPr>
            <w:r>
              <w:rPr>
                <w:b/>
              </w:rPr>
              <w:t>Usage</w:t>
            </w:r>
          </w:p>
        </w:tc>
      </w:tr>
      <w:tr w:rsidR="00FF4F2F">
        <w:trPr>
          <w:cantSplit/>
          <w:jc w:val="center"/>
        </w:trPr>
        <w:tc>
          <w:tcPr>
            <w:tcW w:w="2160" w:type="dxa"/>
          </w:tcPr>
          <w:p w:rsidR="00FF4F2F" w:rsidRDefault="00FF4F2F">
            <w:r>
              <w:t>$0000 to $3FFF</w:t>
            </w:r>
          </w:p>
        </w:tc>
        <w:tc>
          <w:tcPr>
            <w:tcW w:w="5400" w:type="dxa"/>
          </w:tcPr>
          <w:p w:rsidR="00FF4F2F" w:rsidRDefault="00FF4F2F">
            <w:r>
              <w:t>Powertrain PIDs</w:t>
            </w:r>
          </w:p>
        </w:tc>
      </w:tr>
      <w:tr w:rsidR="00FF4F2F">
        <w:trPr>
          <w:cantSplit/>
          <w:jc w:val="center"/>
        </w:trPr>
        <w:tc>
          <w:tcPr>
            <w:tcW w:w="2160" w:type="dxa"/>
          </w:tcPr>
          <w:p w:rsidR="00FF4F2F" w:rsidRDefault="00FF4F2F">
            <w:pPr>
              <w:ind w:left="360"/>
            </w:pPr>
            <w:r>
              <w:t>$0000 to $00FF</w:t>
            </w:r>
          </w:p>
        </w:tc>
        <w:tc>
          <w:tcPr>
            <w:tcW w:w="5400" w:type="dxa"/>
          </w:tcPr>
          <w:p w:rsidR="00FF4F2F" w:rsidRDefault="00FF4F2F">
            <w:pPr>
              <w:ind w:left="360"/>
            </w:pPr>
            <w:r>
              <w:t xml:space="preserve">Legislated PIDs (see Section </w:t>
            </w:r>
            <w:fldSimple w:instr=" REF _Ref19944522 \r \h  \* MERGEFORMAT ">
              <w:r w:rsidR="00167323">
                <w:t>3.1</w:t>
              </w:r>
            </w:fldSimple>
            <w:r>
              <w:t>)</w:t>
            </w:r>
          </w:p>
        </w:tc>
      </w:tr>
      <w:tr w:rsidR="00FF4F2F">
        <w:trPr>
          <w:cantSplit/>
          <w:jc w:val="center"/>
        </w:trPr>
        <w:tc>
          <w:tcPr>
            <w:tcW w:w="2160" w:type="dxa"/>
          </w:tcPr>
          <w:p w:rsidR="00FF4F2F" w:rsidRDefault="00FF4F2F">
            <w:pPr>
              <w:ind w:left="360"/>
            </w:pPr>
            <w:r>
              <w:t>$0100 to $0FFF</w:t>
            </w:r>
          </w:p>
        </w:tc>
        <w:tc>
          <w:tcPr>
            <w:tcW w:w="5400" w:type="dxa"/>
          </w:tcPr>
          <w:p w:rsidR="00FF4F2F" w:rsidRDefault="00FF4F2F">
            <w:pPr>
              <w:ind w:left="360"/>
            </w:pPr>
            <w:r>
              <w:t>Reserved</w:t>
            </w:r>
          </w:p>
        </w:tc>
      </w:tr>
      <w:tr w:rsidR="00FF4F2F">
        <w:trPr>
          <w:cantSplit/>
          <w:jc w:val="center"/>
        </w:trPr>
        <w:tc>
          <w:tcPr>
            <w:tcW w:w="2160" w:type="dxa"/>
          </w:tcPr>
          <w:p w:rsidR="00FF4F2F" w:rsidRDefault="00FF4F2F">
            <w:pPr>
              <w:ind w:left="360"/>
            </w:pPr>
            <w:r>
              <w:t>$1000 to $2FFF</w:t>
            </w:r>
          </w:p>
        </w:tc>
        <w:tc>
          <w:tcPr>
            <w:tcW w:w="5400" w:type="dxa"/>
          </w:tcPr>
          <w:p w:rsidR="00FF4F2F" w:rsidRDefault="00FF4F2F">
            <w:pPr>
              <w:ind w:left="360"/>
            </w:pPr>
            <w:r>
              <w:t xml:space="preserve">Powertrain Corporate Standard PIDs (see Section </w:t>
            </w:r>
            <w:fldSimple w:instr=" REF _Ref19944539 \r \h  \* MERGEFORMAT ">
              <w:r w:rsidR="00167323">
                <w:t>3.2</w:t>
              </w:r>
            </w:fldSimple>
            <w:r>
              <w:t>)</w:t>
            </w:r>
          </w:p>
        </w:tc>
      </w:tr>
      <w:tr w:rsidR="00FF4F2F">
        <w:trPr>
          <w:cantSplit/>
          <w:jc w:val="center"/>
        </w:trPr>
        <w:tc>
          <w:tcPr>
            <w:tcW w:w="2160" w:type="dxa"/>
          </w:tcPr>
          <w:p w:rsidR="00FF4F2F" w:rsidRDefault="00FF4F2F">
            <w:pPr>
              <w:ind w:left="360"/>
            </w:pPr>
            <w:r>
              <w:t>$3000 to $3FFF</w:t>
            </w:r>
          </w:p>
        </w:tc>
        <w:tc>
          <w:tcPr>
            <w:tcW w:w="5400" w:type="dxa"/>
          </w:tcPr>
          <w:p w:rsidR="00FF4F2F" w:rsidRDefault="00FF4F2F">
            <w:pPr>
              <w:ind w:left="360"/>
            </w:pPr>
            <w:r>
              <w:t>Powertrain Controller Specific PIDs</w:t>
            </w:r>
          </w:p>
        </w:tc>
      </w:tr>
      <w:tr w:rsidR="00FF4F2F">
        <w:trPr>
          <w:cantSplit/>
          <w:jc w:val="center"/>
        </w:trPr>
        <w:tc>
          <w:tcPr>
            <w:tcW w:w="2160" w:type="dxa"/>
          </w:tcPr>
          <w:p w:rsidR="00FF4F2F" w:rsidRDefault="00FF4F2F">
            <w:r>
              <w:t>$4000 to $7FFF</w:t>
            </w:r>
          </w:p>
        </w:tc>
        <w:tc>
          <w:tcPr>
            <w:tcW w:w="5400" w:type="dxa"/>
          </w:tcPr>
          <w:p w:rsidR="00FF4F2F" w:rsidRDefault="00FF4F2F">
            <w:r>
              <w:t>Chassis PIDs (Reserved)</w:t>
            </w:r>
          </w:p>
        </w:tc>
      </w:tr>
      <w:tr w:rsidR="00FF4F2F">
        <w:trPr>
          <w:cantSplit/>
          <w:jc w:val="center"/>
        </w:trPr>
        <w:tc>
          <w:tcPr>
            <w:tcW w:w="2160" w:type="dxa"/>
          </w:tcPr>
          <w:p w:rsidR="00FF4F2F" w:rsidRDefault="00FF4F2F">
            <w:r>
              <w:t>$8000 to $BFFF</w:t>
            </w:r>
          </w:p>
        </w:tc>
        <w:tc>
          <w:tcPr>
            <w:tcW w:w="5400" w:type="dxa"/>
          </w:tcPr>
          <w:p w:rsidR="00FF4F2F" w:rsidRDefault="00FF4F2F">
            <w:r>
              <w:t>Body PIDs (Reserved)</w:t>
            </w:r>
          </w:p>
        </w:tc>
      </w:tr>
      <w:tr w:rsidR="00FF4F2F">
        <w:trPr>
          <w:cantSplit/>
          <w:jc w:val="center"/>
        </w:trPr>
        <w:tc>
          <w:tcPr>
            <w:tcW w:w="2160" w:type="dxa"/>
          </w:tcPr>
          <w:p w:rsidR="00FF4F2F" w:rsidRDefault="00FF4F2F">
            <w:r>
              <w:t>$C000 to $FFFF</w:t>
            </w:r>
          </w:p>
        </w:tc>
        <w:tc>
          <w:tcPr>
            <w:tcW w:w="5400" w:type="dxa"/>
          </w:tcPr>
          <w:p w:rsidR="00FF4F2F" w:rsidRDefault="00FF4F2F">
            <w:r>
              <w:t>Development PIDs</w:t>
            </w:r>
          </w:p>
        </w:tc>
      </w:tr>
      <w:tr w:rsidR="00FF4F2F">
        <w:trPr>
          <w:cantSplit/>
          <w:jc w:val="center"/>
        </w:trPr>
        <w:tc>
          <w:tcPr>
            <w:tcW w:w="2160" w:type="dxa"/>
          </w:tcPr>
          <w:p w:rsidR="00FF4F2F" w:rsidRDefault="00FF4F2F">
            <w:pPr>
              <w:ind w:left="360"/>
            </w:pPr>
            <w:r>
              <w:t>$C000 to $FBFF</w:t>
            </w:r>
          </w:p>
        </w:tc>
        <w:tc>
          <w:tcPr>
            <w:tcW w:w="5400" w:type="dxa"/>
          </w:tcPr>
          <w:p w:rsidR="00FF4F2F" w:rsidRDefault="00FF4F2F">
            <w:r>
              <w:t>Reserved</w:t>
            </w:r>
          </w:p>
        </w:tc>
      </w:tr>
      <w:tr w:rsidR="00FF4F2F">
        <w:trPr>
          <w:cantSplit/>
          <w:jc w:val="center"/>
        </w:trPr>
        <w:tc>
          <w:tcPr>
            <w:tcW w:w="2160" w:type="dxa"/>
          </w:tcPr>
          <w:p w:rsidR="00FF4F2F" w:rsidRDefault="00FF4F2F">
            <w:pPr>
              <w:ind w:left="360"/>
            </w:pPr>
            <w:r>
              <w:t>$FC00 to $FCFF</w:t>
            </w:r>
          </w:p>
        </w:tc>
        <w:tc>
          <w:tcPr>
            <w:tcW w:w="5400" w:type="dxa"/>
          </w:tcPr>
          <w:p w:rsidR="00FF4F2F" w:rsidRDefault="00FF4F2F">
            <w:pPr>
              <w:ind w:left="360"/>
            </w:pPr>
            <w:r>
              <w:t xml:space="preserve">Main Processor Development PIDs (see Section </w:t>
            </w:r>
            <w:fldSimple w:instr=" REF _Ref43794500 \r \h  \* MERGEFORMAT ">
              <w:r w:rsidR="00167323">
                <w:t>3.3</w:t>
              </w:r>
            </w:fldSimple>
            <w:r>
              <w:t>)</w:t>
            </w:r>
          </w:p>
        </w:tc>
      </w:tr>
      <w:tr w:rsidR="00FF4F2F">
        <w:trPr>
          <w:cantSplit/>
          <w:jc w:val="center"/>
        </w:trPr>
        <w:tc>
          <w:tcPr>
            <w:tcW w:w="2160" w:type="dxa"/>
          </w:tcPr>
          <w:p w:rsidR="00FF4F2F" w:rsidRDefault="00FF4F2F">
            <w:pPr>
              <w:ind w:left="360"/>
            </w:pPr>
            <w:r>
              <w:t>$FD00 to $FDFF</w:t>
            </w:r>
          </w:p>
        </w:tc>
        <w:tc>
          <w:tcPr>
            <w:tcW w:w="5400" w:type="dxa"/>
          </w:tcPr>
          <w:p w:rsidR="00FF4F2F" w:rsidRDefault="00FF4F2F">
            <w:pPr>
              <w:ind w:left="360"/>
            </w:pPr>
            <w:r>
              <w:t xml:space="preserve">Secondary Processor Development PIDs (see Section </w:t>
            </w:r>
            <w:fldSimple w:instr=" REF _Ref43794500 \r \h  \* MERGEFORMAT ">
              <w:r w:rsidR="00167323">
                <w:t>3.3</w:t>
              </w:r>
            </w:fldSimple>
            <w:r>
              <w:t>)</w:t>
            </w:r>
          </w:p>
        </w:tc>
      </w:tr>
      <w:tr w:rsidR="00FF4F2F">
        <w:trPr>
          <w:cantSplit/>
          <w:jc w:val="center"/>
        </w:trPr>
        <w:tc>
          <w:tcPr>
            <w:tcW w:w="2160" w:type="dxa"/>
          </w:tcPr>
          <w:p w:rsidR="00FF4F2F" w:rsidRDefault="00FF4F2F">
            <w:pPr>
              <w:ind w:left="360"/>
            </w:pPr>
            <w:r>
              <w:t>$FE00 to $FEFF</w:t>
            </w:r>
          </w:p>
        </w:tc>
        <w:tc>
          <w:tcPr>
            <w:tcW w:w="5400" w:type="dxa"/>
          </w:tcPr>
          <w:p w:rsidR="00FF4F2F" w:rsidRDefault="00FF4F2F">
            <w:pPr>
              <w:ind w:left="360"/>
            </w:pPr>
            <w:r>
              <w:t>Secondary Processor Dynamic PIDs</w:t>
            </w:r>
          </w:p>
        </w:tc>
      </w:tr>
      <w:tr w:rsidR="00FF4F2F">
        <w:trPr>
          <w:cantSplit/>
          <w:jc w:val="center"/>
        </w:trPr>
        <w:tc>
          <w:tcPr>
            <w:tcW w:w="2160" w:type="dxa"/>
          </w:tcPr>
          <w:p w:rsidR="00FF4F2F" w:rsidRDefault="00FF4F2F">
            <w:pPr>
              <w:ind w:left="360"/>
            </w:pPr>
            <w:bookmarkStart w:id="158" w:name="_Ref19944224"/>
            <w:r>
              <w:t>$FF00 to $FFFF</w:t>
            </w:r>
          </w:p>
        </w:tc>
        <w:tc>
          <w:tcPr>
            <w:tcW w:w="5400" w:type="dxa"/>
          </w:tcPr>
          <w:p w:rsidR="00FF4F2F" w:rsidRDefault="00FF4F2F">
            <w:pPr>
              <w:ind w:left="360"/>
            </w:pPr>
            <w:r>
              <w:t>Main Processor Dynamic PIDs</w:t>
            </w:r>
          </w:p>
        </w:tc>
      </w:tr>
    </w:tbl>
    <w:p w:rsidR="00FF4F2F" w:rsidRDefault="00FF4F2F">
      <w:pPr>
        <w:pStyle w:val="Caption"/>
      </w:pPr>
      <w:bookmarkStart w:id="159" w:name="_Toc223513477"/>
      <w:bookmarkStart w:id="160" w:name="_Ref39371570"/>
      <w:bookmarkStart w:id="161" w:name="_Ref48963015"/>
      <w:r>
        <w:t xml:space="preserve">Table </w:t>
      </w:r>
      <w:fldSimple w:instr=" SEQ Table \* ARABIC ">
        <w:r w:rsidR="00167323">
          <w:rPr>
            <w:noProof/>
          </w:rPr>
          <w:t>33</w:t>
        </w:r>
      </w:fldSimple>
      <w:r>
        <w:t xml:space="preserve">: </w:t>
      </w:r>
      <w:smartTag w:uri="urn:schemas-microsoft-com:office:smarttags" w:element="place">
        <w:smartTag w:uri="urn:schemas-microsoft-com:office:smarttags" w:element="PlaceName">
          <w:r>
            <w:t>PID</w:t>
          </w:r>
        </w:smartTag>
        <w:r>
          <w:t xml:space="preserve"> </w:t>
        </w:r>
        <w:smartTag w:uri="urn:schemas-microsoft-com:office:smarttags" w:element="PlaceType">
          <w:r>
            <w:t>Ranges</w:t>
          </w:r>
        </w:smartTag>
      </w:smartTag>
      <w:bookmarkEnd w:id="159"/>
    </w:p>
    <w:bookmarkEnd w:id="158"/>
    <w:bookmarkEnd w:id="160"/>
    <w:bookmarkEnd w:id="161"/>
    <w:p w:rsidR="00FF4F2F" w:rsidRDefault="00FF4F2F">
      <w:pPr>
        <w:keepNext w:val="0"/>
        <w:keepLines w:val="0"/>
      </w:pPr>
    </w:p>
    <w:p w:rsidR="00FF4F2F" w:rsidRDefault="00FF4F2F">
      <w:pPr>
        <w:pStyle w:val="Heading2"/>
      </w:pPr>
      <w:bookmarkStart w:id="162" w:name="_Ref19944522"/>
      <w:bookmarkStart w:id="163" w:name="_Toc223512743"/>
      <w:r>
        <w:lastRenderedPageBreak/>
        <w:t>Legislated PIDs</w:t>
      </w:r>
      <w:bookmarkEnd w:id="162"/>
      <w:bookmarkEnd w:id="163"/>
    </w:p>
    <w:p w:rsidR="00FF4F2F" w:rsidRDefault="00FF4F2F"/>
    <w:p w:rsidR="00FF4F2F" w:rsidRDefault="00FF4F2F">
      <w:bookmarkStart w:id="164" w:name="_Ref532214554"/>
      <w:r>
        <w:t>The legislated PIDs below are also specified within [3].  In the event of a conflict between this document and [3], the later shall take precedence. Refer to [11] (Implementation Specification for SAE J1979 Test Modes) for the GM interpretation of the PIDs required to be supported.</w:t>
      </w:r>
    </w:p>
    <w:p w:rsidR="00FF4F2F" w:rsidRDefault="00FF4F2F"/>
    <w:p w:rsidR="00FF4F2F" w:rsidRDefault="00FF4F2F">
      <w:pPr>
        <w:pStyle w:val="Heading3"/>
      </w:pPr>
      <w:bookmarkStart w:id="165" w:name="_Toc17862100"/>
      <w:bookmarkStart w:id="166" w:name="_Toc223512744"/>
      <w:bookmarkEnd w:id="164"/>
      <w:r>
        <w:t>ODAR – PID $0000 – Parameter Identifiers Supported - $01 to $20</w:t>
      </w:r>
      <w:bookmarkEnd w:id="165"/>
      <w:bookmarkEnd w:id="16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$0000</w:t>
            </w:r>
          </w:p>
        </w:tc>
        <w:tc>
          <w:tcPr>
            <w:tcW w:w="2880" w:type="dxa"/>
            <w:tcBorders>
              <w:top w:val="nil"/>
            </w:tcBorders>
          </w:tcPr>
          <w:p w:rsidR="00FF4F2F" w:rsidRDefault="00FF4F2F">
            <w:pPr>
              <w:rPr>
                <w:rFonts w:ascii="Arial" w:hAnsi="Arial"/>
                <w:sz w:val="16"/>
              </w:rPr>
            </w:pPr>
            <w:r>
              <w:rPr>
                <w:rFonts w:ascii="Arial" w:hAnsi="Arial"/>
                <w:sz w:val="16"/>
              </w:rPr>
              <w:t>Parameter Identifiers Supported - $01 to $20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$01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$02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$03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$04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$05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$06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$07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$08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$09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$0A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$0B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$0C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$0D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$0E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$0F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$10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$11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$12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$13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$14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$15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$16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$17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$18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$19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$1A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$1B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$1C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$1D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$1E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$1F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$20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indicates which legislated PIDs, within the range of $01 to $20, are supported.</w:t>
      </w:r>
      <w:ins w:id="167" w:author="Matthew L Kaufer" w:date="2009-04-15T15:25: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168" w:name="_Toc17862101"/>
      <w:bookmarkStart w:id="169" w:name="_Toc223512745"/>
      <w:r>
        <w:lastRenderedPageBreak/>
        <w:t>DFIR – PID $0001 – Emission Related Monitor Status</w:t>
      </w:r>
      <w:bookmarkEnd w:id="168"/>
      <w:bookmarkEnd w:id="16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$0001</w:t>
            </w:r>
          </w:p>
        </w:tc>
        <w:tc>
          <w:tcPr>
            <w:tcW w:w="2880" w:type="dxa"/>
            <w:tcBorders>
              <w:top w:val="nil"/>
            </w:tcBorders>
          </w:tcPr>
          <w:p w:rsidR="00FF4F2F" w:rsidRDefault="00FF4F2F">
            <w:pPr>
              <w:rPr>
                <w:rFonts w:ascii="Arial" w:hAnsi="Arial"/>
                <w:sz w:val="16"/>
              </w:rPr>
            </w:pPr>
            <w:r>
              <w:rPr>
                <w:rFonts w:ascii="Arial" w:hAnsi="Arial"/>
                <w:sz w:val="16"/>
              </w:rPr>
              <w:t>Emission Related Monitor Status</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Malfunction Indicator Lamp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$0=Off; </w:t>
            </w:r>
            <w:r>
              <w:rPr>
                <w:rFonts w:ascii="Arial" w:hAnsi="Arial"/>
                <w:sz w:val="16"/>
              </w:rPr>
              <w:br/>
              <w:t>$1=On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Number of Emission Related DTCs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0 - 127</w:t>
            </w:r>
          </w:p>
        </w:tc>
        <w:tc>
          <w:tcPr>
            <w:tcW w:w="2016" w:type="dxa"/>
            <w:tcBorders>
              <w:top w:val="nil"/>
            </w:tcBorders>
          </w:tcPr>
          <w:p w:rsidR="00FF4F2F" w:rsidRDefault="00FF4F2F">
            <w:pPr>
              <w:rPr>
                <w:rFonts w:ascii="Arial" w:hAnsi="Arial"/>
                <w:sz w:val="16"/>
              </w:rPr>
            </w:pPr>
            <w:r>
              <w:rPr>
                <w:rFonts w:ascii="Arial" w:hAnsi="Arial"/>
                <w:sz w:val="16"/>
              </w:rPr>
              <w:t>E = N * 1</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Comprehensive Component Monitoring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System Monitoring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Misfire Monitoring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Comprehensive Component Monitoring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System Monitoring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Misfire Monitoring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Gas Recirculation System Monitoring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Monitoring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Monitoring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System Refrigerant Monitoring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Air System Monitoring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Evaporative System Monitoring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Heated Catalyst Monitoring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Catalyst Monitoring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Gas Recirculation System Monitoring Status</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Monitoring Status</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Monitoring Status</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System Refrigerant Monitoring Status</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Air System Monitoring Status</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Evaporative System Monitoring Status</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Heated Catalyst Monitoring Status</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Catalyst Monitoring Status</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bl>
    <w:p w:rsidR="00FF4F2F" w:rsidRDefault="00FF4F2F">
      <w:pPr>
        <w:keepNext w:val="0"/>
        <w:keepLines w:val="0"/>
      </w:pPr>
    </w:p>
    <w:p w:rsidR="00FF4F2F" w:rsidRDefault="00FF4F2F">
      <w:r>
        <w:lastRenderedPageBreak/>
        <w:t>This PID contains the following information associated with the status of the legislated emission related monitors.</w:t>
      </w:r>
    </w:p>
    <w:p w:rsidR="00FF4F2F" w:rsidRDefault="00FF4F2F"/>
    <w:p w:rsidR="00FF4F2F" w:rsidRDefault="00FF4F2F">
      <w:r>
        <w:t>The status of the malfunction indicator lamp (MIL).  Note that the MIL status shall indicate “Off” during the key on, engine off bulb check unless the MIL has also been commanded “On” for a detected malfunction.</w:t>
      </w:r>
    </w:p>
    <w:p w:rsidR="00FF4F2F" w:rsidRDefault="00FF4F2F"/>
    <w:p w:rsidR="00FF4F2F" w:rsidRDefault="00FF4F2F">
      <w:r>
        <w:t>The number of emission related DTCs stored in the ECU.</w:t>
      </w:r>
    </w:p>
    <w:p w:rsidR="00FF4F2F" w:rsidRDefault="00FF4F2F"/>
    <w:p w:rsidR="00FF4F2F" w:rsidRDefault="00FF4F2F">
      <w:r>
        <w:t>The set of continuous monitors (comprehensive component, fuel system, and misfire) and non</w:t>
      </w:r>
      <w:r>
        <w:noBreakHyphen/>
        <w:t>continuous monitors (exhaust gas recirculation system, oxygen sensor heater, oxygen sensor, air conditioning system refrigerant, secondary air system, evaporative system, heated catalyst, catalyst) supported and the status of each monitor since DTCs were cleared.</w:t>
      </w:r>
    </w:p>
    <w:p w:rsidR="00FF4F2F" w:rsidRDefault="00FF4F2F">
      <w:pPr>
        <w:keepNext w:val="0"/>
        <w:keepLines w:val="0"/>
        <w:rPr>
          <w:ins w:id="170" w:author="Matthew L Kaufer" w:date="2009-04-15T15:25:00Z"/>
        </w:rPr>
      </w:pPr>
    </w:p>
    <w:p w:rsidR="003A7CE6" w:rsidRDefault="003A7CE6">
      <w:pPr>
        <w:keepNext w:val="0"/>
        <w:keepLines w:val="0"/>
        <w:rPr>
          <w:ins w:id="171" w:author="Matthew L Kaufer" w:date="2009-04-15T15:25:00Z"/>
        </w:rPr>
      </w:pPr>
      <w:ins w:id="172" w:author="Matthew L Kaufer" w:date="2009-04-15T15:25:00Z">
        <w:r w:rsidRPr="00E62580">
          <w:t>Additional PID information and usage examples are detailed in SAE J1979 and ISO 15031-5.</w:t>
        </w:r>
      </w:ins>
    </w:p>
    <w:p w:rsidR="003A7CE6" w:rsidRDefault="003A7CE6">
      <w:pPr>
        <w:keepNext w:val="0"/>
        <w:keepLines w:val="0"/>
      </w:pPr>
    </w:p>
    <w:p w:rsidR="00FF4F2F" w:rsidRDefault="00FF4F2F">
      <w:pPr>
        <w:pStyle w:val="Heading3"/>
      </w:pPr>
      <w:bookmarkStart w:id="173" w:name="_Toc17862102"/>
      <w:bookmarkStart w:id="174" w:name="_Toc223512746"/>
      <w:r>
        <w:t>FFRR – PID $0002 – Freeze Frame Diagnostic Trouble Code</w:t>
      </w:r>
      <w:bookmarkEnd w:id="173"/>
      <w:bookmarkEnd w:id="17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$0002</w:t>
            </w:r>
          </w:p>
        </w:tc>
        <w:tc>
          <w:tcPr>
            <w:tcW w:w="2880" w:type="dxa"/>
            <w:tcBorders>
              <w:top w:val="nil"/>
            </w:tcBorders>
          </w:tcPr>
          <w:p w:rsidR="00FF4F2F" w:rsidRDefault="00FF4F2F">
            <w:pPr>
              <w:rPr>
                <w:rFonts w:ascii="Arial" w:hAnsi="Arial"/>
                <w:sz w:val="16"/>
              </w:rPr>
            </w:pPr>
            <w:r>
              <w:rPr>
                <w:rFonts w:ascii="Arial" w:hAnsi="Arial"/>
                <w:sz w:val="16"/>
              </w:rPr>
              <w:t>Freeze Frame Diagnostic Trouble Code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diagnostic trouble code (DTC) that caused the freeze frame to be stored.  The mapping of values to DTCs is specified by [4].  A value of zero indicates that a freeze frame has not been stored.</w:t>
      </w:r>
      <w:ins w:id="175" w:author="Matthew L Kaufer" w:date="2009-04-15T15:26: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176" w:name="_Toc223512747"/>
      <w:bookmarkStart w:id="177" w:name="_Toc17862103"/>
      <w:r>
        <w:lastRenderedPageBreak/>
        <w:t>FULR – PID $0003 – Fuel System Status</w:t>
      </w:r>
      <w:bookmarkEnd w:id="17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$0003</w:t>
            </w:r>
          </w:p>
        </w:tc>
        <w:tc>
          <w:tcPr>
            <w:tcW w:w="2880" w:type="dxa"/>
            <w:tcBorders>
              <w:top w:val="nil"/>
            </w:tcBorders>
          </w:tcPr>
          <w:p w:rsidR="00FF4F2F" w:rsidRDefault="00FF4F2F">
            <w:pPr>
              <w:rPr>
                <w:rFonts w:ascii="Arial" w:hAnsi="Arial"/>
                <w:sz w:val="16"/>
              </w:rPr>
            </w:pPr>
            <w:r>
              <w:rPr>
                <w:rFonts w:ascii="Arial" w:hAnsi="Arial"/>
                <w:sz w:val="16"/>
              </w:rPr>
              <w:t>Fuel System Status</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Bank 1 Closed </w:t>
            </w:r>
            <w:smartTag w:uri="urn:schemas-microsoft-com:office:smarttags" w:element="place">
              <w:r>
                <w:rPr>
                  <w:rFonts w:ascii="Arial" w:hAnsi="Arial"/>
                  <w:sz w:val="16"/>
                </w:rPr>
                <w:t>Loop</w:t>
              </w:r>
            </w:smartTag>
            <w:r>
              <w:rPr>
                <w:rFonts w:ascii="Arial" w:hAnsi="Arial"/>
                <w:sz w:val="16"/>
              </w:rPr>
              <w:t xml:space="preserve"> - Alternate Control</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1 Open Loop - System Fault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1 Open Loop - Driving Conditions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Bank 1 Closed </w:t>
            </w:r>
            <w:smartTag w:uri="urn:schemas-microsoft-com:office:smarttags" w:element="place">
              <w:r>
                <w:rPr>
                  <w:rFonts w:ascii="Arial" w:hAnsi="Arial"/>
                  <w:sz w:val="16"/>
                </w:rPr>
                <w:t>Loop</w:t>
              </w:r>
            </w:smartTag>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Bank 1 Open Loop - Minimum Criteria for Closed </w:t>
            </w:r>
            <w:smartTag w:uri="urn:schemas-microsoft-com:office:smarttags" w:element="place">
              <w:r>
                <w:rPr>
                  <w:rFonts w:ascii="Arial" w:hAnsi="Arial"/>
                  <w:sz w:val="16"/>
                </w:rPr>
                <w:t>Loop</w:t>
              </w:r>
            </w:smartTag>
            <w:r>
              <w:rPr>
                <w:rFonts w:ascii="Arial" w:hAnsi="Arial"/>
                <w:sz w:val="16"/>
              </w:rPr>
              <w:t xml:space="preserve"> Not Met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Bank 2 Closed </w:t>
            </w:r>
            <w:smartTag w:uri="urn:schemas-microsoft-com:office:smarttags" w:element="place">
              <w:r>
                <w:rPr>
                  <w:rFonts w:ascii="Arial" w:hAnsi="Arial"/>
                  <w:sz w:val="16"/>
                </w:rPr>
                <w:t>Loop</w:t>
              </w:r>
            </w:smartTag>
            <w:r>
              <w:rPr>
                <w:rFonts w:ascii="Arial" w:hAnsi="Arial"/>
                <w:sz w:val="16"/>
              </w:rPr>
              <w:t xml:space="preserve"> - Alternate Control</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2 Open Loop - System Fault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2 Open Loop - Driving Conditions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Bank 2 Closed </w:t>
            </w:r>
            <w:smartTag w:uri="urn:schemas-microsoft-com:office:smarttags" w:element="place">
              <w:r>
                <w:rPr>
                  <w:rFonts w:ascii="Arial" w:hAnsi="Arial"/>
                  <w:sz w:val="16"/>
                </w:rPr>
                <w:t>Loop</w:t>
              </w:r>
            </w:smartTag>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Bank 2 Open Loop - Minimum Criteria for Closed </w:t>
            </w:r>
            <w:smartTag w:uri="urn:schemas-microsoft-com:office:smarttags" w:element="place">
              <w:r>
                <w:rPr>
                  <w:rFonts w:ascii="Arial" w:hAnsi="Arial"/>
                  <w:sz w:val="16"/>
                </w:rPr>
                <w:t>Loop</w:t>
              </w:r>
            </w:smartTag>
            <w:r>
              <w:rPr>
                <w:rFonts w:ascii="Arial" w:hAnsi="Arial"/>
                <w:sz w:val="16"/>
              </w:rPr>
              <w:t xml:space="preserve"> Not Met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the status of each bank of the closed loop fuel control system.  For each fuel control bank, exactly one signal within this PID shall have a value of True.  The value of the PID for each fuel control bank should equal 0 when the engine is not running.</w:t>
      </w:r>
      <w:ins w:id="178" w:author="Matthew L Kaufer" w:date="2009-04-15T15:26: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179" w:name="_Toc223512748"/>
      <w:r>
        <w:t>MAFR – PID $0004 – Calculated Engine Load</w:t>
      </w:r>
      <w:bookmarkEnd w:id="17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$0004</w:t>
            </w:r>
          </w:p>
        </w:tc>
        <w:tc>
          <w:tcPr>
            <w:tcW w:w="2880" w:type="dxa"/>
            <w:tcBorders>
              <w:top w:val="nil"/>
            </w:tcBorders>
          </w:tcPr>
          <w:p w:rsidR="00FF4F2F" w:rsidRDefault="00FF4F2F">
            <w:pPr>
              <w:rPr>
                <w:rFonts w:ascii="Arial" w:hAnsi="Arial"/>
                <w:sz w:val="16"/>
              </w:rPr>
            </w:pPr>
            <w:r>
              <w:rPr>
                <w:rFonts w:ascii="Arial" w:hAnsi="Arial"/>
                <w:sz w:val="16"/>
              </w:rPr>
              <w:t>Calculated Engine Load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calculated engine load, mass airflow as a percentage of the maximum mass airflow, where the maximum mass airflow is determined at wide open throttle (WOT) and the current operating conditions (ambient temperature, ambient pressure, and engine speed).</w:t>
      </w:r>
      <w:ins w:id="180" w:author="Matthew L Kaufer" w:date="2009-04-15T15:26: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181" w:name="_Toc223512749"/>
      <w:r>
        <w:lastRenderedPageBreak/>
        <w:t>ECTR – PID $0005 – Engine Coolant Temperature</w:t>
      </w:r>
      <w:bookmarkEnd w:id="18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$0005</w:t>
            </w:r>
          </w:p>
        </w:tc>
        <w:tc>
          <w:tcPr>
            <w:tcW w:w="2880" w:type="dxa"/>
            <w:tcBorders>
              <w:top w:val="nil"/>
            </w:tcBorders>
          </w:tcPr>
          <w:p w:rsidR="00FF4F2F" w:rsidRDefault="00FF4F2F">
            <w:pPr>
              <w:rPr>
                <w:rFonts w:ascii="Arial" w:hAnsi="Arial"/>
                <w:sz w:val="16"/>
              </w:rPr>
            </w:pPr>
            <w:r>
              <w:rPr>
                <w:rFonts w:ascii="Arial" w:hAnsi="Arial"/>
                <w:sz w:val="16"/>
              </w:rPr>
              <w:t>Engine Coolant Temperature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-40 - 215 °C</w:t>
            </w:r>
          </w:p>
        </w:tc>
        <w:tc>
          <w:tcPr>
            <w:tcW w:w="2160" w:type="dxa"/>
            <w:tcBorders>
              <w:top w:val="nil"/>
            </w:tcBorders>
          </w:tcPr>
          <w:p w:rsidR="00FF4F2F" w:rsidRDefault="00FF4F2F">
            <w:pPr>
              <w:rPr>
                <w:rFonts w:ascii="Arial" w:hAnsi="Arial"/>
                <w:sz w:val="16"/>
              </w:rPr>
            </w:pPr>
            <w:r>
              <w:rPr>
                <w:rFonts w:ascii="Arial" w:hAnsi="Arial"/>
                <w:sz w:val="16"/>
              </w:rPr>
              <w:t>E = N * 1 - 40</w:t>
            </w:r>
          </w:p>
        </w:tc>
      </w:tr>
    </w:tbl>
    <w:p w:rsidR="00FF4F2F" w:rsidRDefault="00FF4F2F"/>
    <w:p w:rsidR="00FF4F2F" w:rsidRDefault="00FF4F2F">
      <w:r>
        <w:t>This PID contains the undefaulted engine coolant temperature measured by a sensor.</w:t>
      </w:r>
      <w:r w:rsidR="006B7C9C">
        <w:t xml:space="preserve">  </w:t>
      </w:r>
      <w:r w:rsidR="006B7C9C" w:rsidRPr="00107617">
        <w:t>If the data used to compute engine coolant temperature is obtained from a serial data signal, then, if the signal is not received, the value of PID $0005 shall be set to $00 = -40 °C.</w:t>
      </w:r>
      <w:ins w:id="182" w:author="Matthew L Kaufer" w:date="2009-04-15T15:26: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183" w:name="_Toc223512750"/>
      <w:r>
        <w:t>FADR – PID $0006 – Short Term Fuel Trim Bank 1</w:t>
      </w:r>
      <w:bookmarkEnd w:id="18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$0006</w:t>
            </w:r>
          </w:p>
        </w:tc>
        <w:tc>
          <w:tcPr>
            <w:tcW w:w="2880" w:type="dxa"/>
            <w:tcBorders>
              <w:top w:val="nil"/>
            </w:tcBorders>
          </w:tcPr>
          <w:p w:rsidR="00FF4F2F" w:rsidRDefault="00FF4F2F">
            <w:pPr>
              <w:rPr>
                <w:rFonts w:ascii="Arial" w:hAnsi="Arial"/>
                <w:sz w:val="16"/>
              </w:rPr>
            </w:pPr>
            <w:r>
              <w:rPr>
                <w:rFonts w:ascii="Arial" w:hAnsi="Arial"/>
                <w:sz w:val="16"/>
              </w:rPr>
              <w:t>Short Term Fuel Trim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-100 - 99.21875 %</w:t>
            </w:r>
          </w:p>
        </w:tc>
        <w:tc>
          <w:tcPr>
            <w:tcW w:w="2160" w:type="dxa"/>
            <w:tcBorders>
              <w:top w:val="nil"/>
            </w:tcBorders>
          </w:tcPr>
          <w:p w:rsidR="00FF4F2F" w:rsidRDefault="00FF4F2F">
            <w:pPr>
              <w:rPr>
                <w:rFonts w:ascii="Arial" w:hAnsi="Arial"/>
                <w:sz w:val="16"/>
              </w:rPr>
            </w:pPr>
            <w:r>
              <w:rPr>
                <w:rFonts w:ascii="Arial" w:hAnsi="Arial"/>
                <w:sz w:val="16"/>
              </w:rPr>
              <w:t>E = N * 100 / 128 - 100</w:t>
            </w:r>
          </w:p>
        </w:tc>
      </w:tr>
    </w:tbl>
    <w:p w:rsidR="00FF4F2F" w:rsidRDefault="00FF4F2F"/>
    <w:p w:rsidR="00FF4F2F" w:rsidRDefault="00FF4F2F">
      <w:r>
        <w:t>This PID contains the short term closed loop fuel correction for bank 1.</w:t>
      </w:r>
      <w:ins w:id="184" w:author="Matthew L Kaufer" w:date="2009-04-15T15:26: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185" w:name="_Toc223512751"/>
      <w:r>
        <w:t>FADR – PID $0007 – Long Term Fuel Trim Bank 1</w:t>
      </w:r>
      <w:bookmarkEnd w:id="18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$0007</w:t>
            </w:r>
          </w:p>
        </w:tc>
        <w:tc>
          <w:tcPr>
            <w:tcW w:w="2880" w:type="dxa"/>
            <w:tcBorders>
              <w:top w:val="nil"/>
            </w:tcBorders>
          </w:tcPr>
          <w:p w:rsidR="00FF4F2F" w:rsidRDefault="00FF4F2F">
            <w:pPr>
              <w:rPr>
                <w:rFonts w:ascii="Arial" w:hAnsi="Arial"/>
                <w:sz w:val="16"/>
              </w:rPr>
            </w:pPr>
            <w:r>
              <w:rPr>
                <w:rFonts w:ascii="Arial" w:hAnsi="Arial"/>
                <w:sz w:val="16"/>
              </w:rPr>
              <w:t>Long Term Fuel Trim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-100 - 99.21875 %</w:t>
            </w:r>
          </w:p>
        </w:tc>
        <w:tc>
          <w:tcPr>
            <w:tcW w:w="2160" w:type="dxa"/>
            <w:tcBorders>
              <w:top w:val="nil"/>
            </w:tcBorders>
          </w:tcPr>
          <w:p w:rsidR="00FF4F2F" w:rsidRDefault="00FF4F2F">
            <w:pPr>
              <w:rPr>
                <w:rFonts w:ascii="Arial" w:hAnsi="Arial"/>
                <w:sz w:val="16"/>
              </w:rPr>
            </w:pPr>
            <w:r>
              <w:rPr>
                <w:rFonts w:ascii="Arial" w:hAnsi="Arial"/>
                <w:sz w:val="16"/>
              </w:rPr>
              <w:t>E = N * 100 / 128 - 100</w:t>
            </w:r>
          </w:p>
        </w:tc>
      </w:tr>
    </w:tbl>
    <w:p w:rsidR="00FF4F2F" w:rsidRDefault="00FF4F2F"/>
    <w:p w:rsidR="00FF4F2F" w:rsidRDefault="00FF4F2F">
      <w:r>
        <w:t>This PID contains the long term fuel correction for bank 1.</w:t>
      </w:r>
      <w:ins w:id="186" w:author="Matthew L Kaufer" w:date="2009-04-15T15:26: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187" w:name="_Toc223512752"/>
      <w:r>
        <w:t>FADR – PID $0008 – Short Term Fuel Trim Bank 2</w:t>
      </w:r>
      <w:bookmarkEnd w:id="18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$0008</w:t>
            </w:r>
          </w:p>
        </w:tc>
        <w:tc>
          <w:tcPr>
            <w:tcW w:w="2880" w:type="dxa"/>
            <w:tcBorders>
              <w:top w:val="nil"/>
            </w:tcBorders>
          </w:tcPr>
          <w:p w:rsidR="00FF4F2F" w:rsidRDefault="00FF4F2F">
            <w:pPr>
              <w:rPr>
                <w:rFonts w:ascii="Arial" w:hAnsi="Arial"/>
                <w:sz w:val="16"/>
              </w:rPr>
            </w:pPr>
            <w:r>
              <w:rPr>
                <w:rFonts w:ascii="Arial" w:hAnsi="Arial"/>
                <w:sz w:val="16"/>
              </w:rPr>
              <w:t>Short Term Fuel Trim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-100 - 99.21875 %</w:t>
            </w:r>
          </w:p>
        </w:tc>
        <w:tc>
          <w:tcPr>
            <w:tcW w:w="2160" w:type="dxa"/>
            <w:tcBorders>
              <w:top w:val="nil"/>
            </w:tcBorders>
          </w:tcPr>
          <w:p w:rsidR="00FF4F2F" w:rsidRDefault="00FF4F2F">
            <w:pPr>
              <w:rPr>
                <w:rFonts w:ascii="Arial" w:hAnsi="Arial"/>
                <w:sz w:val="16"/>
              </w:rPr>
            </w:pPr>
            <w:r>
              <w:rPr>
                <w:rFonts w:ascii="Arial" w:hAnsi="Arial"/>
                <w:sz w:val="16"/>
              </w:rPr>
              <w:t>E = N * 100 / 128 - 100</w:t>
            </w:r>
          </w:p>
        </w:tc>
      </w:tr>
    </w:tbl>
    <w:p w:rsidR="00FF4F2F" w:rsidRDefault="00FF4F2F"/>
    <w:p w:rsidR="00FF4F2F" w:rsidRDefault="00FF4F2F">
      <w:r>
        <w:t>This PID contains the short term closed loop fuel correction for bank 2.</w:t>
      </w:r>
      <w:ins w:id="188" w:author="Matthew L Kaufer" w:date="2009-04-15T15:26: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189" w:name="_Toc223512753"/>
      <w:r>
        <w:lastRenderedPageBreak/>
        <w:t>FADR – PID $0009 – Long Term Fuel Trim Bank 2</w:t>
      </w:r>
      <w:bookmarkEnd w:id="18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$0009</w:t>
            </w:r>
          </w:p>
        </w:tc>
        <w:tc>
          <w:tcPr>
            <w:tcW w:w="2880" w:type="dxa"/>
            <w:tcBorders>
              <w:top w:val="nil"/>
            </w:tcBorders>
          </w:tcPr>
          <w:p w:rsidR="00FF4F2F" w:rsidRDefault="00FF4F2F">
            <w:pPr>
              <w:rPr>
                <w:rFonts w:ascii="Arial" w:hAnsi="Arial"/>
                <w:sz w:val="16"/>
              </w:rPr>
            </w:pPr>
            <w:r>
              <w:rPr>
                <w:rFonts w:ascii="Arial" w:hAnsi="Arial"/>
                <w:sz w:val="16"/>
              </w:rPr>
              <w:t>Long Term Fuel Trim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-100 - 99.21875 %</w:t>
            </w:r>
          </w:p>
        </w:tc>
        <w:tc>
          <w:tcPr>
            <w:tcW w:w="2160" w:type="dxa"/>
            <w:tcBorders>
              <w:top w:val="nil"/>
            </w:tcBorders>
          </w:tcPr>
          <w:p w:rsidR="00FF4F2F" w:rsidRDefault="00FF4F2F">
            <w:pPr>
              <w:rPr>
                <w:rFonts w:ascii="Arial" w:hAnsi="Arial"/>
                <w:sz w:val="16"/>
              </w:rPr>
            </w:pPr>
            <w:r>
              <w:rPr>
                <w:rFonts w:ascii="Arial" w:hAnsi="Arial"/>
                <w:sz w:val="16"/>
              </w:rPr>
              <w:t>E = N * 100 / 128 - 100</w:t>
            </w:r>
          </w:p>
        </w:tc>
      </w:tr>
    </w:tbl>
    <w:p w:rsidR="00FF4F2F" w:rsidRDefault="00FF4F2F"/>
    <w:p w:rsidR="00FF4F2F" w:rsidRDefault="00FF4F2F">
      <w:r>
        <w:t>This PID contains the long term fuel correction for bank 2.</w:t>
      </w:r>
      <w:ins w:id="190" w:author="Matthew L Kaufer" w:date="2009-04-15T15:26:00Z">
        <w:r w:rsidR="003A7CE6">
          <w:t xml:space="preserve">  </w:t>
        </w:r>
        <w:r w:rsidR="003A7CE6" w:rsidRPr="00E62580">
          <w:t>Additional PID information and usage examples are detailed in SAE J1979 and ISO 15031-5.</w:t>
        </w:r>
      </w:ins>
    </w:p>
    <w:p w:rsidR="00FF4F2F" w:rsidRDefault="00FF4F2F"/>
    <w:p w:rsidR="00FF4F2F" w:rsidRDefault="00FF4F2F">
      <w:pPr>
        <w:pStyle w:val="Heading3"/>
      </w:pPr>
      <w:bookmarkStart w:id="191" w:name="_Toc98651777"/>
      <w:bookmarkStart w:id="192" w:name="_Toc223512754"/>
      <w:r>
        <w:t>FRPR – PID $000A – Fuel Rail Pressure (Gauge)</w:t>
      </w:r>
      <w:bookmarkEnd w:id="191"/>
      <w:bookmarkEnd w:id="19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$000A</w:t>
            </w:r>
          </w:p>
        </w:tc>
        <w:tc>
          <w:tcPr>
            <w:tcW w:w="2880" w:type="dxa"/>
            <w:tcBorders>
              <w:top w:val="nil"/>
            </w:tcBorders>
          </w:tcPr>
          <w:p w:rsidR="00FF4F2F" w:rsidRDefault="00FF4F2F">
            <w:pPr>
              <w:rPr>
                <w:rFonts w:ascii="Arial" w:hAnsi="Arial"/>
                <w:sz w:val="16"/>
              </w:rPr>
            </w:pPr>
            <w:r>
              <w:rPr>
                <w:rFonts w:ascii="Arial" w:hAnsi="Arial"/>
                <w:sz w:val="16"/>
              </w:rPr>
              <w:t>Fuel Rail Pressure (Gauge)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0 - 765 kPa</w:t>
            </w:r>
          </w:p>
        </w:tc>
        <w:tc>
          <w:tcPr>
            <w:tcW w:w="2160" w:type="dxa"/>
            <w:tcBorders>
              <w:top w:val="nil"/>
            </w:tcBorders>
          </w:tcPr>
          <w:p w:rsidR="00FF4F2F" w:rsidRDefault="00FF4F2F">
            <w:pPr>
              <w:rPr>
                <w:rFonts w:ascii="Arial" w:hAnsi="Arial"/>
                <w:sz w:val="16"/>
              </w:rPr>
            </w:pPr>
            <w:r>
              <w:rPr>
                <w:rFonts w:ascii="Arial" w:hAnsi="Arial"/>
                <w:sz w:val="16"/>
              </w:rPr>
              <w:t>E = N * 3</w:t>
            </w:r>
          </w:p>
        </w:tc>
      </w:tr>
    </w:tbl>
    <w:p w:rsidR="00FF4F2F" w:rsidRDefault="00FF4F2F"/>
    <w:p w:rsidR="00FF4F2F" w:rsidRDefault="00FF4F2F">
      <w:r>
        <w:t>This PID displays fuel rail pressure at the engine when the reading is referenced to atmosphere (gauge pressure).  If the data used to compute fuel pressure is obtained from a serial data signal, then, if the signal is not received, the value of PID $000A shall be set to $00 = 0 kPaG.</w:t>
      </w:r>
      <w:ins w:id="193" w:author="Matthew L Kaufer" w:date="2009-04-15T15:26:00Z">
        <w:r w:rsidR="003A7CE6">
          <w:t xml:space="preserve">  </w:t>
        </w:r>
        <w:r w:rsidR="003A7CE6" w:rsidRPr="00E62580">
          <w:t>Additional PID information and usage examples are detailed in SAE J1979 and ISO 15031-5.</w:t>
        </w:r>
      </w:ins>
    </w:p>
    <w:p w:rsidR="00FF4F2F" w:rsidRDefault="00FF4F2F"/>
    <w:p w:rsidR="00FF4F2F" w:rsidRDefault="00FF4F2F">
      <w:pPr>
        <w:keepNext w:val="0"/>
        <w:keepLines w:val="0"/>
      </w:pPr>
    </w:p>
    <w:p w:rsidR="00FF4F2F" w:rsidRDefault="00FF4F2F">
      <w:pPr>
        <w:pStyle w:val="Heading3"/>
      </w:pPr>
      <w:bookmarkStart w:id="194" w:name="_Toc223512755"/>
      <w:r>
        <w:t>MAPR – PID $000B – Intake Manifold Absolute Pressure</w:t>
      </w:r>
      <w:bookmarkEnd w:id="19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$000B</w:t>
            </w:r>
          </w:p>
        </w:tc>
        <w:tc>
          <w:tcPr>
            <w:tcW w:w="2880" w:type="dxa"/>
            <w:tcBorders>
              <w:top w:val="nil"/>
            </w:tcBorders>
          </w:tcPr>
          <w:p w:rsidR="00FF4F2F" w:rsidRDefault="00FF4F2F">
            <w:pPr>
              <w:rPr>
                <w:rFonts w:ascii="Arial" w:hAnsi="Arial"/>
                <w:sz w:val="16"/>
              </w:rPr>
            </w:pPr>
            <w:r>
              <w:rPr>
                <w:rFonts w:ascii="Arial" w:hAnsi="Arial"/>
                <w:sz w:val="16"/>
              </w:rPr>
              <w:t>Intake Manifold Absolute Pressure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kPa</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unfiltered engine intake manifold absolute pressure (MAP).</w:t>
      </w:r>
      <w:ins w:id="195" w:author="Matthew L Kaufer" w:date="2009-04-15T15:26: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196" w:name="_Toc223512756"/>
      <w:r>
        <w:t>EPSR – PID $000C – Engine Speed</w:t>
      </w:r>
      <w:bookmarkEnd w:id="19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$000C</w:t>
            </w:r>
          </w:p>
        </w:tc>
        <w:tc>
          <w:tcPr>
            <w:tcW w:w="2880" w:type="dxa"/>
            <w:tcBorders>
              <w:top w:val="nil"/>
            </w:tcBorders>
          </w:tcPr>
          <w:p w:rsidR="00FF4F2F" w:rsidRDefault="00FF4F2F">
            <w:pPr>
              <w:rPr>
                <w:rFonts w:ascii="Arial" w:hAnsi="Arial"/>
                <w:sz w:val="16"/>
              </w:rPr>
            </w:pPr>
            <w:r>
              <w:rPr>
                <w:rFonts w:ascii="Arial" w:hAnsi="Arial"/>
                <w:sz w:val="16"/>
              </w:rPr>
              <w:t>Engine Speed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0 - 16383.75 rpm</w:t>
            </w:r>
          </w:p>
        </w:tc>
        <w:tc>
          <w:tcPr>
            <w:tcW w:w="2160" w:type="dxa"/>
            <w:tcBorders>
              <w:top w:val="nil"/>
            </w:tcBorders>
          </w:tcPr>
          <w:p w:rsidR="00FF4F2F" w:rsidRDefault="00FF4F2F">
            <w:pPr>
              <w:rPr>
                <w:rFonts w:ascii="Arial" w:hAnsi="Arial"/>
                <w:sz w:val="16"/>
              </w:rPr>
            </w:pPr>
            <w:r>
              <w:rPr>
                <w:rFonts w:ascii="Arial" w:hAnsi="Arial"/>
                <w:sz w:val="16"/>
              </w:rPr>
              <w:t>E = N * 0.25</w:t>
            </w:r>
          </w:p>
        </w:tc>
      </w:tr>
    </w:tbl>
    <w:p w:rsidR="00FF4F2F" w:rsidRDefault="00FF4F2F"/>
    <w:p w:rsidR="00FF4F2F" w:rsidRDefault="00FF4F2F">
      <w:r>
        <w:t>This PID contains the undefaulted engine speed determined from the low resolution (LORES) period of the crank position sensor.</w:t>
      </w:r>
      <w:r w:rsidR="006B7C9C">
        <w:t xml:space="preserve">  </w:t>
      </w:r>
      <w:r w:rsidR="006B7C9C" w:rsidRPr="00FC2693">
        <w:t xml:space="preserve">If the data used to compute </w:t>
      </w:r>
      <w:r w:rsidR="006B7C9C">
        <w:t>engine speed</w:t>
      </w:r>
      <w:r w:rsidR="006B7C9C" w:rsidRPr="00FC2693">
        <w:t xml:space="preserve"> is obtained from a serial data signal, then, if the signal is not received, the value of PID $000</w:t>
      </w:r>
      <w:r w:rsidR="006B7C9C">
        <w:t>C</w:t>
      </w:r>
      <w:r w:rsidR="006B7C9C" w:rsidRPr="00FC2693">
        <w:t xml:space="preserve"> shall be set to $</w:t>
      </w:r>
      <w:r w:rsidR="006B7C9C">
        <w:t>FF</w:t>
      </w:r>
      <w:r w:rsidR="006B7C9C" w:rsidRPr="00FC2693">
        <w:t xml:space="preserve"> = </w:t>
      </w:r>
      <w:r w:rsidR="006B7C9C">
        <w:t>16383.75 rpm</w:t>
      </w:r>
      <w:r w:rsidR="006B7C9C" w:rsidRPr="00FC2693">
        <w:t>.</w:t>
      </w:r>
      <w:ins w:id="197" w:author="Matthew L Kaufer" w:date="2009-04-15T15:26: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198" w:name="_Toc223512757"/>
      <w:r>
        <w:lastRenderedPageBreak/>
        <w:t>VSPR – PID $000D – Vehicle Speed</w:t>
      </w:r>
      <w:bookmarkEnd w:id="177"/>
      <w:bookmarkEnd w:id="19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$000D</w:t>
            </w:r>
          </w:p>
        </w:tc>
        <w:tc>
          <w:tcPr>
            <w:tcW w:w="2880" w:type="dxa"/>
            <w:tcBorders>
              <w:top w:val="nil"/>
            </w:tcBorders>
          </w:tcPr>
          <w:p w:rsidR="00FF4F2F" w:rsidRDefault="00FF4F2F">
            <w:pPr>
              <w:rPr>
                <w:rFonts w:ascii="Arial" w:hAnsi="Arial"/>
                <w:sz w:val="16"/>
              </w:rPr>
            </w:pPr>
            <w:r>
              <w:rPr>
                <w:rFonts w:ascii="Arial" w:hAnsi="Arial"/>
                <w:sz w:val="16"/>
              </w:rPr>
              <w:t>Vehicle Speed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kph</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undefaulted vehicle speed calculated from the transmission output speed.  If the data used to compute vehicle speed is obtained from a serial data signal, then, if the signal is not received, the value of PID $000D shall be set to $FF = 255.</w:t>
      </w:r>
      <w:ins w:id="199" w:author="Matthew L Kaufer" w:date="2009-04-15T15:26: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00" w:name="_Toc223512758"/>
      <w:bookmarkStart w:id="201" w:name="_Toc17862104"/>
      <w:r>
        <w:t>SPKR – PID $000E – Spark Advance</w:t>
      </w:r>
      <w:bookmarkEnd w:id="20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$000E</w:t>
            </w:r>
          </w:p>
        </w:tc>
        <w:tc>
          <w:tcPr>
            <w:tcW w:w="2880" w:type="dxa"/>
            <w:tcBorders>
              <w:top w:val="nil"/>
            </w:tcBorders>
          </w:tcPr>
          <w:p w:rsidR="00FF4F2F" w:rsidRDefault="00FF4F2F">
            <w:pPr>
              <w:rPr>
                <w:rFonts w:ascii="Arial" w:hAnsi="Arial"/>
                <w:sz w:val="16"/>
              </w:rPr>
            </w:pPr>
            <w:r>
              <w:rPr>
                <w:rFonts w:ascii="Arial" w:hAnsi="Arial"/>
                <w:sz w:val="16"/>
              </w:rPr>
              <w:t>Spark Advance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-64 - 63.5 °</w:t>
            </w:r>
          </w:p>
        </w:tc>
        <w:tc>
          <w:tcPr>
            <w:tcW w:w="2160" w:type="dxa"/>
            <w:tcBorders>
              <w:top w:val="nil"/>
            </w:tcBorders>
          </w:tcPr>
          <w:p w:rsidR="00FF4F2F" w:rsidRDefault="00FF4F2F">
            <w:pPr>
              <w:rPr>
                <w:rFonts w:ascii="Arial" w:hAnsi="Arial"/>
                <w:sz w:val="16"/>
              </w:rPr>
            </w:pPr>
            <w:r>
              <w:rPr>
                <w:rFonts w:ascii="Arial" w:hAnsi="Arial"/>
                <w:sz w:val="16"/>
              </w:rPr>
              <w:t>E = N * 0.5 - 64</w:t>
            </w:r>
          </w:p>
        </w:tc>
      </w:tr>
    </w:tbl>
    <w:p w:rsidR="00FF4F2F" w:rsidRDefault="00FF4F2F"/>
    <w:p w:rsidR="00FF4F2F" w:rsidRDefault="00FF4F2F">
      <w:r>
        <w:t>This PID contains the final spark advance in terms of a crankshaft angle.</w:t>
      </w:r>
      <w:ins w:id="202" w:author="Matthew L Kaufer" w:date="2009-04-15T15:26: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03" w:name="_Toc223512759"/>
      <w:r>
        <w:t>EITR – PID $000F – Intake Air Temperature</w:t>
      </w:r>
      <w:bookmarkEnd w:id="20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$000F</w:t>
            </w:r>
          </w:p>
        </w:tc>
        <w:tc>
          <w:tcPr>
            <w:tcW w:w="2880" w:type="dxa"/>
            <w:tcBorders>
              <w:top w:val="nil"/>
            </w:tcBorders>
          </w:tcPr>
          <w:p w:rsidR="00FF4F2F" w:rsidRDefault="00FF4F2F">
            <w:pPr>
              <w:rPr>
                <w:rFonts w:ascii="Arial" w:hAnsi="Arial"/>
                <w:sz w:val="16"/>
              </w:rPr>
            </w:pPr>
            <w:r>
              <w:rPr>
                <w:rFonts w:ascii="Arial" w:hAnsi="Arial"/>
                <w:sz w:val="16"/>
              </w:rPr>
              <w:t>Intake Air Temperature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-40 - 215 °C</w:t>
            </w:r>
          </w:p>
        </w:tc>
        <w:tc>
          <w:tcPr>
            <w:tcW w:w="2160" w:type="dxa"/>
            <w:tcBorders>
              <w:top w:val="nil"/>
            </w:tcBorders>
          </w:tcPr>
          <w:p w:rsidR="00FF4F2F" w:rsidRDefault="00FF4F2F">
            <w:pPr>
              <w:rPr>
                <w:rFonts w:ascii="Arial" w:hAnsi="Arial"/>
                <w:sz w:val="16"/>
              </w:rPr>
            </w:pPr>
            <w:r>
              <w:rPr>
                <w:rFonts w:ascii="Arial" w:hAnsi="Arial"/>
                <w:sz w:val="16"/>
              </w:rPr>
              <w:t>E = N * 1 - 40</w:t>
            </w:r>
          </w:p>
        </w:tc>
      </w:tr>
    </w:tbl>
    <w:p w:rsidR="00FF4F2F" w:rsidRDefault="00FF4F2F"/>
    <w:p w:rsidR="00FF4F2F" w:rsidRDefault="00FF4F2F">
      <w:r>
        <w:t>This PID contains the undefaulted intake air temperature measured by a sensor that is typically integrated with the MAF sensor and located near the throttle body.</w:t>
      </w:r>
      <w:ins w:id="204" w:author="Matthew L Kaufer" w:date="2009-04-15T15:26: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05" w:name="_Toc223512760"/>
      <w:r>
        <w:t>MAFR – PID $0010 – MAF Sensor Mass Airflow</w:t>
      </w:r>
      <w:bookmarkEnd w:id="20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$0010</w:t>
            </w:r>
          </w:p>
        </w:tc>
        <w:tc>
          <w:tcPr>
            <w:tcW w:w="2880" w:type="dxa"/>
            <w:tcBorders>
              <w:top w:val="nil"/>
            </w:tcBorders>
          </w:tcPr>
          <w:p w:rsidR="00FF4F2F" w:rsidRDefault="00FF4F2F">
            <w:pPr>
              <w:rPr>
                <w:rFonts w:ascii="Arial" w:hAnsi="Arial"/>
                <w:sz w:val="16"/>
              </w:rPr>
            </w:pPr>
            <w:r>
              <w:rPr>
                <w:rFonts w:ascii="Arial" w:hAnsi="Arial"/>
                <w:sz w:val="16"/>
              </w:rPr>
              <w:t>MAF Sensor Mass Airflow</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g/s</w:t>
            </w:r>
          </w:p>
        </w:tc>
        <w:tc>
          <w:tcPr>
            <w:tcW w:w="2160" w:type="dxa"/>
            <w:tcBorders>
              <w:top w:val="nil"/>
            </w:tcBorders>
          </w:tcPr>
          <w:p w:rsidR="00FF4F2F" w:rsidRDefault="00FF4F2F">
            <w:pPr>
              <w:rPr>
                <w:rFonts w:ascii="Arial" w:hAnsi="Arial"/>
                <w:sz w:val="16"/>
              </w:rPr>
            </w:pPr>
            <w:r>
              <w:rPr>
                <w:rFonts w:ascii="Arial" w:hAnsi="Arial"/>
                <w:sz w:val="16"/>
              </w:rPr>
              <w:t>E = N * 0.01</w:t>
            </w:r>
          </w:p>
        </w:tc>
      </w:tr>
    </w:tbl>
    <w:p w:rsidR="00FF4F2F" w:rsidRDefault="00FF4F2F"/>
    <w:p w:rsidR="00FF4F2F" w:rsidRDefault="00FF4F2F">
      <w:r>
        <w:t>This PID contains the mass airflow measured by a MAF sensor.</w:t>
      </w:r>
      <w:ins w:id="206" w:author="Matthew L Kaufer" w:date="2009-04-15T15:26: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07" w:name="_Toc223512761"/>
      <w:r>
        <w:t>TPSR – PID $0011 – Absolute Throttle Position</w:t>
      </w:r>
      <w:bookmarkEnd w:id="201"/>
      <w:bookmarkEnd w:id="20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$0011</w:t>
            </w:r>
          </w:p>
        </w:tc>
        <w:tc>
          <w:tcPr>
            <w:tcW w:w="2880" w:type="dxa"/>
            <w:tcBorders>
              <w:top w:val="nil"/>
            </w:tcBorders>
          </w:tcPr>
          <w:p w:rsidR="00FF4F2F" w:rsidRDefault="00FF4F2F">
            <w:pPr>
              <w:rPr>
                <w:rFonts w:ascii="Arial" w:hAnsi="Arial"/>
                <w:sz w:val="16"/>
              </w:rPr>
            </w:pPr>
            <w:r>
              <w:rPr>
                <w:rFonts w:ascii="Arial" w:hAnsi="Arial"/>
                <w:sz w:val="16"/>
              </w:rPr>
              <w:t>Absolute Throttle Position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absolute throttle position (no correction based upon learned minimum position) from throttle position sensor 1.</w:t>
      </w:r>
      <w:r w:rsidR="006B7C9C">
        <w:t xml:space="preserve">  </w:t>
      </w:r>
      <w:r w:rsidR="006B7C9C" w:rsidRPr="00FC2693">
        <w:t xml:space="preserve">If the data used to compute </w:t>
      </w:r>
      <w:r w:rsidR="006B7C9C">
        <w:t>absolute throttle position</w:t>
      </w:r>
      <w:r w:rsidR="006B7C9C" w:rsidRPr="00FC2693">
        <w:t xml:space="preserve"> is obtained from a serial data signal, then, if the signal is not received, the value of PID $00</w:t>
      </w:r>
      <w:r w:rsidR="006B7C9C">
        <w:t>11</w:t>
      </w:r>
      <w:r w:rsidR="006B7C9C" w:rsidRPr="00FC2693">
        <w:t xml:space="preserve"> shall be set to $00 = </w:t>
      </w:r>
      <w:r w:rsidR="006B7C9C">
        <w:t>0 %</w:t>
      </w:r>
      <w:r w:rsidR="006B7C9C" w:rsidRPr="00FC2693">
        <w:t>.</w:t>
      </w:r>
      <w:ins w:id="208" w:author="Matthew L Kaufer" w:date="2009-04-15T15:26: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09" w:name="_Ref532214575"/>
      <w:bookmarkStart w:id="210" w:name="_Toc223512762"/>
      <w:bookmarkStart w:id="211" w:name="_Toc17862105"/>
      <w:r>
        <w:lastRenderedPageBreak/>
        <w:t xml:space="preserve">AIRR – PID $0012 – </w:t>
      </w:r>
      <w:bookmarkEnd w:id="209"/>
      <w:r>
        <w:t>Commanded Secondary Air Injection Status</w:t>
      </w:r>
      <w:bookmarkEnd w:id="21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$0012</w:t>
            </w:r>
          </w:p>
        </w:tc>
        <w:tc>
          <w:tcPr>
            <w:tcW w:w="2880" w:type="dxa"/>
            <w:tcBorders>
              <w:top w:val="nil"/>
            </w:tcBorders>
          </w:tcPr>
          <w:p w:rsidR="00FF4F2F" w:rsidRDefault="00FF4F2F">
            <w:pPr>
              <w:rPr>
                <w:rFonts w:ascii="Arial" w:hAnsi="Arial"/>
                <w:sz w:val="16"/>
              </w:rPr>
            </w:pPr>
            <w:r>
              <w:rPr>
                <w:rFonts w:ascii="Arial" w:hAnsi="Arial"/>
                <w:sz w:val="16"/>
              </w:rPr>
              <w:t>Commanded Secondary Air Injection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Diverted to Atmosphere / Pump Off</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Diverted Downstream of First Catalyst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Diverted Upstream of First Catalyst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the commanded state of the secondary air injection (SAI) system.  When the SAI system is active, the signal Air Diverted Upstream of First Catalyst shall be set to True, and the other signals within this PID shall be set to False.  When the SAI system is not active, the signal Air Diverted to Atmosphere / Pump Off shall be set to True, and the other signals within this PID shall be set to False.  Note that the signal Air Diverted Downstream of First Catalyst is always set to False.</w:t>
      </w:r>
      <w:ins w:id="212" w:author="Matthew L Kaufer" w:date="2009-04-15T15:26: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13" w:name="_Toc223512763"/>
      <w:r>
        <w:t>OXYR – PID $0013 – Location of Oxygen Sensors</w:t>
      </w:r>
      <w:bookmarkEnd w:id="21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$0013</w:t>
            </w:r>
          </w:p>
        </w:tc>
        <w:tc>
          <w:tcPr>
            <w:tcW w:w="2880" w:type="dxa"/>
            <w:tcBorders>
              <w:top w:val="nil"/>
            </w:tcBorders>
          </w:tcPr>
          <w:p w:rsidR="00FF4F2F" w:rsidRDefault="00FF4F2F">
            <w:pPr>
              <w:rPr>
                <w:rFonts w:ascii="Arial" w:hAnsi="Arial"/>
                <w:sz w:val="16"/>
              </w:rPr>
            </w:pPr>
            <w:r>
              <w:rPr>
                <w:rFonts w:ascii="Arial" w:hAnsi="Arial"/>
                <w:sz w:val="16"/>
              </w:rPr>
              <w:t>Location of Oxygen Sensors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2 Sensor 4 Present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2 Sensor 3 Present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2 Sensor 2 Present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2 Sensor 1 Present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1 Sensor 4 Present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1 Sensor 3 Present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1 Sensor 2 Present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1 Sensor 1 Present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indicates the locations of the set of oxygen sensors that are present on the vehicle.</w:t>
      </w:r>
      <w:ins w:id="214" w:author="Matthew L Kaufer" w:date="2009-04-15T15:26: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15" w:name="_Toc223512764"/>
      <w:r>
        <w:lastRenderedPageBreak/>
        <w:t>OXYR – PID $0014 – Oxygen Sensor Voltage Bank 1 Sensor 1 / Short Term Fuel Trim Bank 1</w:t>
      </w:r>
      <w:bookmarkEnd w:id="21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$0014</w:t>
            </w:r>
          </w:p>
        </w:tc>
        <w:tc>
          <w:tcPr>
            <w:tcW w:w="2880" w:type="dxa"/>
            <w:tcBorders>
              <w:top w:val="nil"/>
            </w:tcBorders>
          </w:tcPr>
          <w:p w:rsidR="00FF4F2F" w:rsidRDefault="00FF4F2F">
            <w:pPr>
              <w:rPr>
                <w:rFonts w:ascii="Arial" w:hAnsi="Arial"/>
                <w:sz w:val="16"/>
              </w:rPr>
            </w:pPr>
            <w:r>
              <w:rPr>
                <w:rFonts w:ascii="Arial" w:hAnsi="Arial"/>
                <w:sz w:val="16"/>
              </w:rPr>
              <w:t>Oxygen Sensor Voltage Bank 1 Sensor 1 / Short Term Fuel Trim Bank 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Voltage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0 - 1.275 V</w:t>
            </w:r>
          </w:p>
        </w:tc>
        <w:tc>
          <w:tcPr>
            <w:tcW w:w="2016" w:type="dxa"/>
            <w:tcBorders>
              <w:top w:val="nil"/>
            </w:tcBorders>
          </w:tcPr>
          <w:p w:rsidR="00FF4F2F" w:rsidRDefault="00FF4F2F">
            <w:pPr>
              <w:rPr>
                <w:rFonts w:ascii="Arial" w:hAnsi="Arial"/>
                <w:sz w:val="16"/>
              </w:rPr>
            </w:pPr>
            <w:r>
              <w:rPr>
                <w:rFonts w:ascii="Arial" w:hAnsi="Arial"/>
                <w:sz w:val="16"/>
              </w:rPr>
              <w:t>E = N * 0.005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Short Term Fuel Trim</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-100 - 99.21875 %</w:t>
            </w:r>
          </w:p>
        </w:tc>
        <w:tc>
          <w:tcPr>
            <w:tcW w:w="2016" w:type="dxa"/>
            <w:tcBorders>
              <w:top w:val="nil"/>
            </w:tcBorders>
          </w:tcPr>
          <w:p w:rsidR="00FF4F2F" w:rsidRDefault="00FF4F2F">
            <w:pPr>
              <w:rPr>
                <w:rFonts w:ascii="Arial" w:hAnsi="Arial"/>
                <w:sz w:val="16"/>
              </w:rPr>
            </w:pPr>
            <w:r>
              <w:rPr>
                <w:rFonts w:ascii="Arial" w:hAnsi="Arial"/>
                <w:sz w:val="16"/>
              </w:rPr>
              <w:t>E = N * 100 / 128 - 100</w:t>
            </w:r>
          </w:p>
        </w:tc>
      </w:tr>
    </w:tbl>
    <w:p w:rsidR="00FF4F2F" w:rsidRDefault="00FF4F2F"/>
    <w:p w:rsidR="00FF4F2F" w:rsidRDefault="00FF4F2F">
      <w:r>
        <w:t>This PID contains the oxygen sensor voltage for bank 1 sensor 1 and the short term fuel correction based upon feedback from this sensor.</w:t>
      </w:r>
      <w:ins w:id="216" w:author="Matthew L Kaufer" w:date="2009-04-15T15:26: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Pr="00287CCB" w:rsidRDefault="00FF4F2F">
      <w:pPr>
        <w:pStyle w:val="Heading3"/>
        <w:rPr>
          <w:lang w:val="de-DE"/>
        </w:rPr>
      </w:pPr>
      <w:bookmarkStart w:id="217" w:name="_Toc223512765"/>
      <w:r w:rsidRPr="00287CCB">
        <w:rPr>
          <w:lang w:val="de-DE"/>
        </w:rPr>
        <w:t>OXYR – PID $0015 – Oxygen Sensor Voltage Bank 1 Sensor 2</w:t>
      </w:r>
      <w:bookmarkEnd w:id="217"/>
    </w:p>
    <w:p w:rsidR="00FF4F2F" w:rsidRPr="00287CCB" w:rsidRDefault="00FF4F2F">
      <w:pPr>
        <w:rPr>
          <w:lang w:val="de-DE"/>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$0015</w:t>
            </w:r>
          </w:p>
        </w:tc>
        <w:tc>
          <w:tcPr>
            <w:tcW w:w="2880" w:type="dxa"/>
            <w:tcBorders>
              <w:top w:val="nil"/>
            </w:tcBorders>
          </w:tcPr>
          <w:p w:rsidR="00FF4F2F" w:rsidRPr="00287CCB" w:rsidRDefault="00FF4F2F">
            <w:pPr>
              <w:rPr>
                <w:rFonts w:ascii="Arial" w:hAnsi="Arial"/>
                <w:sz w:val="16"/>
                <w:lang w:val="de-DE"/>
              </w:rPr>
            </w:pPr>
            <w:r w:rsidRPr="00287CCB">
              <w:rPr>
                <w:rFonts w:ascii="Arial" w:hAnsi="Arial"/>
                <w:sz w:val="16"/>
                <w:lang w:val="de-DE"/>
              </w:rPr>
              <w:t>Oxygen Sensor Voltage Bank 1 Sensor 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Voltage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0 - 1.275 V</w:t>
            </w:r>
          </w:p>
        </w:tc>
        <w:tc>
          <w:tcPr>
            <w:tcW w:w="2016" w:type="dxa"/>
            <w:tcBorders>
              <w:top w:val="nil"/>
            </w:tcBorders>
          </w:tcPr>
          <w:p w:rsidR="00FF4F2F" w:rsidRDefault="00FF4F2F">
            <w:pPr>
              <w:rPr>
                <w:rFonts w:ascii="Arial" w:hAnsi="Arial"/>
                <w:sz w:val="16"/>
              </w:rPr>
            </w:pPr>
            <w:r>
              <w:rPr>
                <w:rFonts w:ascii="Arial" w:hAnsi="Arial"/>
                <w:sz w:val="16"/>
              </w:rPr>
              <w:t>E = N * 0.005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Short Term Fuel Trim</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-100 - 99.21875 %</w:t>
            </w:r>
          </w:p>
        </w:tc>
        <w:tc>
          <w:tcPr>
            <w:tcW w:w="2016" w:type="dxa"/>
            <w:tcBorders>
              <w:top w:val="nil"/>
            </w:tcBorders>
          </w:tcPr>
          <w:p w:rsidR="00FF4F2F" w:rsidRDefault="00FF4F2F">
            <w:pPr>
              <w:rPr>
                <w:rFonts w:ascii="Arial" w:hAnsi="Arial"/>
                <w:sz w:val="16"/>
              </w:rPr>
            </w:pPr>
            <w:r>
              <w:rPr>
                <w:rFonts w:ascii="Arial" w:hAnsi="Arial"/>
                <w:sz w:val="16"/>
              </w:rPr>
              <w:t>E = N * 100 / 128 - 100</w:t>
            </w:r>
          </w:p>
        </w:tc>
      </w:tr>
    </w:tbl>
    <w:p w:rsidR="00FF4F2F" w:rsidRDefault="00FF4F2F"/>
    <w:p w:rsidR="00FF4F2F" w:rsidRDefault="00FF4F2F">
      <w:r>
        <w:t>This PID contains the oxygen sensor voltage for bank 1 sensor 2 (the short term fuel trim signal shall always contain its maximum representable value since short term fuel correction is not based upon feedback from this sensor).</w:t>
      </w:r>
      <w:ins w:id="218" w:author="Matthew L Kaufer" w:date="2009-04-15T15:26: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19" w:name="_Toc223512766"/>
      <w:r>
        <w:t>OXYR – PID $0018 – Oxygen Sensor Voltage Bank 2 Sensor 1 / Short Term Fuel Trim Bank 2</w:t>
      </w:r>
      <w:bookmarkEnd w:id="21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$0018</w:t>
            </w:r>
          </w:p>
        </w:tc>
        <w:tc>
          <w:tcPr>
            <w:tcW w:w="2880" w:type="dxa"/>
            <w:tcBorders>
              <w:top w:val="nil"/>
            </w:tcBorders>
          </w:tcPr>
          <w:p w:rsidR="00FF4F2F" w:rsidRDefault="00FF4F2F">
            <w:pPr>
              <w:rPr>
                <w:rFonts w:ascii="Arial" w:hAnsi="Arial"/>
                <w:sz w:val="16"/>
              </w:rPr>
            </w:pPr>
            <w:r>
              <w:rPr>
                <w:rFonts w:ascii="Arial" w:hAnsi="Arial"/>
                <w:sz w:val="16"/>
              </w:rPr>
              <w:t>Oxygen Sensor Voltage Bank 2 Sensor 1 / Short Term Fuel Trim Bank 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Voltage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0 - 1.275 V</w:t>
            </w:r>
          </w:p>
        </w:tc>
        <w:tc>
          <w:tcPr>
            <w:tcW w:w="2016" w:type="dxa"/>
            <w:tcBorders>
              <w:top w:val="nil"/>
            </w:tcBorders>
          </w:tcPr>
          <w:p w:rsidR="00FF4F2F" w:rsidRDefault="00FF4F2F">
            <w:pPr>
              <w:rPr>
                <w:rFonts w:ascii="Arial" w:hAnsi="Arial"/>
                <w:sz w:val="16"/>
              </w:rPr>
            </w:pPr>
            <w:r>
              <w:rPr>
                <w:rFonts w:ascii="Arial" w:hAnsi="Arial"/>
                <w:sz w:val="16"/>
              </w:rPr>
              <w:t>E = N * 0.005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Short Term Fuel Trim</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-100 - 99.21875 %</w:t>
            </w:r>
          </w:p>
        </w:tc>
        <w:tc>
          <w:tcPr>
            <w:tcW w:w="2016" w:type="dxa"/>
            <w:tcBorders>
              <w:top w:val="nil"/>
            </w:tcBorders>
          </w:tcPr>
          <w:p w:rsidR="00FF4F2F" w:rsidRDefault="00FF4F2F">
            <w:pPr>
              <w:rPr>
                <w:rFonts w:ascii="Arial" w:hAnsi="Arial"/>
                <w:sz w:val="16"/>
              </w:rPr>
            </w:pPr>
            <w:r>
              <w:rPr>
                <w:rFonts w:ascii="Arial" w:hAnsi="Arial"/>
                <w:sz w:val="16"/>
              </w:rPr>
              <w:t>E = N * 100 / 128 - 100</w:t>
            </w:r>
          </w:p>
        </w:tc>
      </w:tr>
    </w:tbl>
    <w:p w:rsidR="00FF4F2F" w:rsidRDefault="00FF4F2F"/>
    <w:p w:rsidR="00FF4F2F" w:rsidRDefault="00FF4F2F">
      <w:r>
        <w:t>This PID contains the oxygen sensor voltage for bank 2 sensor 1 and the short term fuel correction based upon feedback from this sensor.</w:t>
      </w:r>
      <w:ins w:id="220" w:author="Matthew L Kaufer" w:date="2009-04-15T15:26: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Pr="00287CCB" w:rsidRDefault="00FF4F2F">
      <w:pPr>
        <w:pStyle w:val="Heading3"/>
        <w:rPr>
          <w:lang w:val="de-DE"/>
        </w:rPr>
      </w:pPr>
      <w:bookmarkStart w:id="221" w:name="_Toc223512767"/>
      <w:r w:rsidRPr="00287CCB">
        <w:rPr>
          <w:lang w:val="de-DE"/>
        </w:rPr>
        <w:lastRenderedPageBreak/>
        <w:t>OXYR – PID $0019 – Oxygen Sensor Voltage Bank 2 Sensor 2</w:t>
      </w:r>
      <w:bookmarkEnd w:id="221"/>
    </w:p>
    <w:p w:rsidR="00FF4F2F" w:rsidRPr="00287CCB" w:rsidRDefault="00FF4F2F">
      <w:pPr>
        <w:rPr>
          <w:lang w:val="de-DE"/>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$0019</w:t>
            </w:r>
          </w:p>
        </w:tc>
        <w:tc>
          <w:tcPr>
            <w:tcW w:w="2880" w:type="dxa"/>
            <w:tcBorders>
              <w:top w:val="nil"/>
            </w:tcBorders>
          </w:tcPr>
          <w:p w:rsidR="00FF4F2F" w:rsidRPr="00287CCB" w:rsidRDefault="00FF4F2F">
            <w:pPr>
              <w:rPr>
                <w:rFonts w:ascii="Arial" w:hAnsi="Arial"/>
                <w:sz w:val="16"/>
                <w:lang w:val="de-DE"/>
              </w:rPr>
            </w:pPr>
            <w:r w:rsidRPr="00287CCB">
              <w:rPr>
                <w:rFonts w:ascii="Arial" w:hAnsi="Arial"/>
                <w:sz w:val="16"/>
                <w:lang w:val="de-DE"/>
              </w:rPr>
              <w:t>Oxygen Sensor Voltage Bank 2 Sensor 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Voltage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0 - 1.275 V</w:t>
            </w:r>
          </w:p>
        </w:tc>
        <w:tc>
          <w:tcPr>
            <w:tcW w:w="2016" w:type="dxa"/>
            <w:tcBorders>
              <w:top w:val="nil"/>
            </w:tcBorders>
          </w:tcPr>
          <w:p w:rsidR="00FF4F2F" w:rsidRDefault="00FF4F2F">
            <w:pPr>
              <w:rPr>
                <w:rFonts w:ascii="Arial" w:hAnsi="Arial"/>
                <w:sz w:val="16"/>
              </w:rPr>
            </w:pPr>
            <w:r>
              <w:rPr>
                <w:rFonts w:ascii="Arial" w:hAnsi="Arial"/>
                <w:sz w:val="16"/>
              </w:rPr>
              <w:t>E = N * 0.005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Short Term Fuel Trim</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-100 - 99.21875 %</w:t>
            </w:r>
          </w:p>
        </w:tc>
        <w:tc>
          <w:tcPr>
            <w:tcW w:w="2016" w:type="dxa"/>
            <w:tcBorders>
              <w:top w:val="nil"/>
            </w:tcBorders>
          </w:tcPr>
          <w:p w:rsidR="00FF4F2F" w:rsidRDefault="00FF4F2F">
            <w:pPr>
              <w:rPr>
                <w:rFonts w:ascii="Arial" w:hAnsi="Arial"/>
                <w:sz w:val="16"/>
              </w:rPr>
            </w:pPr>
            <w:r>
              <w:rPr>
                <w:rFonts w:ascii="Arial" w:hAnsi="Arial"/>
                <w:sz w:val="16"/>
              </w:rPr>
              <w:t>E = N * 100 / 128 - 100</w:t>
            </w:r>
          </w:p>
        </w:tc>
      </w:tr>
    </w:tbl>
    <w:p w:rsidR="00FF4F2F" w:rsidRDefault="00FF4F2F"/>
    <w:p w:rsidR="00FF4F2F" w:rsidRDefault="00FF4F2F">
      <w:r>
        <w:t>This PID contains the oxygen sensor voltage for bank 2 sensor 2 (the short term fuel trim signal shall always contain its maximum representable value since short term fuel correction is not based upon feedback from this sensor).</w:t>
      </w:r>
      <w:ins w:id="222"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23" w:name="_Toc223512768"/>
      <w:r>
        <w:lastRenderedPageBreak/>
        <w:t>DFIR – PID $001C – On Board Diagnostic System Type</w:t>
      </w:r>
      <w:bookmarkEnd w:id="211"/>
      <w:bookmarkEnd w:id="22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$001C</w:t>
            </w:r>
          </w:p>
        </w:tc>
        <w:tc>
          <w:tcPr>
            <w:tcW w:w="2880" w:type="dxa"/>
            <w:tcBorders>
              <w:top w:val="nil"/>
            </w:tcBorders>
          </w:tcPr>
          <w:p w:rsidR="00FF4F2F" w:rsidRDefault="00FF4F2F">
            <w:pPr>
              <w:rPr>
                <w:rFonts w:ascii="Arial" w:hAnsi="Arial"/>
                <w:sz w:val="16"/>
              </w:rPr>
            </w:pPr>
            <w:r>
              <w:rPr>
                <w:rFonts w:ascii="Arial" w:hAnsi="Arial"/>
                <w:sz w:val="16"/>
              </w:rPr>
              <w:t>On Board Diagnostic System Type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$01=OBD II (CARB); </w:t>
            </w:r>
            <w:r>
              <w:rPr>
                <w:rFonts w:ascii="Arial" w:hAnsi="Arial"/>
                <w:sz w:val="16"/>
              </w:rPr>
              <w:br/>
              <w:t xml:space="preserve">$02=OBD (Federal EPA); </w:t>
            </w:r>
            <w:r>
              <w:rPr>
                <w:rFonts w:ascii="Arial" w:hAnsi="Arial"/>
                <w:sz w:val="16"/>
              </w:rPr>
              <w:br/>
              <w:t xml:space="preserve">$03=OBD and OBD II; </w:t>
            </w:r>
            <w:r>
              <w:rPr>
                <w:rFonts w:ascii="Arial" w:hAnsi="Arial"/>
                <w:sz w:val="16"/>
              </w:rPr>
              <w:br/>
              <w:t xml:space="preserve">$04=OBD I; </w:t>
            </w:r>
            <w:r>
              <w:rPr>
                <w:rFonts w:ascii="Arial" w:hAnsi="Arial"/>
                <w:sz w:val="16"/>
              </w:rPr>
              <w:br/>
              <w:t xml:space="preserve">$05=Not OBD Compliant; </w:t>
            </w:r>
            <w:r>
              <w:rPr>
                <w:rFonts w:ascii="Arial" w:hAnsi="Arial"/>
                <w:sz w:val="16"/>
              </w:rPr>
              <w:br/>
              <w:t xml:space="preserve">$06=EOBD; </w:t>
            </w:r>
            <w:r>
              <w:rPr>
                <w:rFonts w:ascii="Arial" w:hAnsi="Arial"/>
                <w:sz w:val="16"/>
              </w:rPr>
              <w:br/>
              <w:t xml:space="preserve">$07=EOBD and OBD II; </w:t>
            </w:r>
            <w:r>
              <w:rPr>
                <w:rFonts w:ascii="Arial" w:hAnsi="Arial"/>
                <w:sz w:val="16"/>
              </w:rPr>
              <w:br/>
              <w:t xml:space="preserve">$08=EOBD and OBD; </w:t>
            </w:r>
            <w:r>
              <w:rPr>
                <w:rFonts w:ascii="Arial" w:hAnsi="Arial"/>
                <w:sz w:val="16"/>
              </w:rPr>
              <w:br/>
              <w:t xml:space="preserve">$09=EOBD, OBD, and OBD II; </w:t>
            </w:r>
            <w:r>
              <w:rPr>
                <w:rFonts w:ascii="Arial" w:hAnsi="Arial"/>
                <w:sz w:val="16"/>
              </w:rPr>
              <w:br/>
              <w:t xml:space="preserve">$0A=JOBD; </w:t>
            </w:r>
            <w:r>
              <w:rPr>
                <w:rFonts w:ascii="Arial" w:hAnsi="Arial"/>
                <w:sz w:val="16"/>
              </w:rPr>
              <w:br/>
              <w:t xml:space="preserve">$0B=JOBD and OBD II; </w:t>
            </w:r>
            <w:r>
              <w:rPr>
                <w:rFonts w:ascii="Arial" w:hAnsi="Arial"/>
                <w:sz w:val="16"/>
              </w:rPr>
              <w:br/>
              <w:t xml:space="preserve">$0C=JOBD and EOBD; </w:t>
            </w:r>
            <w:r>
              <w:rPr>
                <w:rFonts w:ascii="Arial" w:hAnsi="Arial"/>
                <w:sz w:val="16"/>
              </w:rPr>
              <w:br/>
              <w:t>$0D=JOBD, EOBD, and OBD II</w:t>
            </w:r>
            <w:r w:rsidR="00686E50">
              <w:rPr>
                <w:rFonts w:ascii="Arial" w:hAnsi="Arial"/>
                <w:sz w:val="16"/>
              </w:rPr>
              <w:t>;</w:t>
            </w:r>
          </w:p>
          <w:p w:rsidR="00FF4F2F" w:rsidRPr="00686E50" w:rsidRDefault="00FF4F2F">
            <w:pPr>
              <w:rPr>
                <w:rFonts w:ascii="Arial" w:hAnsi="Arial"/>
                <w:sz w:val="16"/>
              </w:rPr>
            </w:pPr>
            <w:r w:rsidRPr="00686E50">
              <w:rPr>
                <w:rFonts w:ascii="Arial" w:hAnsi="Arial"/>
                <w:sz w:val="16"/>
              </w:rPr>
              <w:t>$0E=</w:t>
            </w:r>
            <w:r w:rsidR="00686E50" w:rsidRPr="007D559D">
              <w:rPr>
                <w:rFonts w:ascii="Arial" w:hAnsi="Arial" w:cs="Arial"/>
                <w:sz w:val="16"/>
                <w:szCs w:val="16"/>
              </w:rPr>
              <w:t>ISO/SAE reserved</w:t>
            </w:r>
            <w:r w:rsidR="00686E50">
              <w:rPr>
                <w:rFonts w:ascii="Arial" w:hAnsi="Arial" w:cs="Arial"/>
                <w:sz w:val="16"/>
                <w:szCs w:val="16"/>
              </w:rPr>
              <w:t>;</w:t>
            </w:r>
          </w:p>
          <w:p w:rsidR="00FF4F2F" w:rsidRDefault="00FF4F2F">
            <w:pPr>
              <w:rPr>
                <w:rFonts w:ascii="Arial" w:hAnsi="Arial"/>
                <w:sz w:val="16"/>
              </w:rPr>
            </w:pPr>
            <w:r>
              <w:rPr>
                <w:rFonts w:ascii="Arial" w:hAnsi="Arial"/>
                <w:sz w:val="16"/>
              </w:rPr>
              <w:t>$0F=</w:t>
            </w:r>
            <w:r w:rsidR="00686E50" w:rsidRPr="007D559D">
              <w:rPr>
                <w:rFonts w:ascii="Arial" w:hAnsi="Arial" w:cs="Arial"/>
                <w:sz w:val="16"/>
                <w:szCs w:val="16"/>
              </w:rPr>
              <w:t>ISO/SAE reserved</w:t>
            </w:r>
            <w:r w:rsidR="00686E50">
              <w:rPr>
                <w:rFonts w:ascii="Arial" w:hAnsi="Arial" w:cs="Arial"/>
                <w:sz w:val="16"/>
                <w:szCs w:val="16"/>
              </w:rPr>
              <w:t>;</w:t>
            </w:r>
          </w:p>
          <w:p w:rsidR="00FF4F2F" w:rsidRDefault="00FF4F2F">
            <w:pPr>
              <w:rPr>
                <w:rFonts w:ascii="Arial" w:hAnsi="Arial"/>
                <w:sz w:val="16"/>
              </w:rPr>
            </w:pPr>
            <w:r>
              <w:rPr>
                <w:rFonts w:ascii="Arial" w:hAnsi="Arial"/>
                <w:sz w:val="16"/>
              </w:rPr>
              <w:t>$10=</w:t>
            </w:r>
            <w:r w:rsidR="00686E50" w:rsidRPr="007D559D">
              <w:rPr>
                <w:rFonts w:ascii="Arial" w:hAnsi="Arial" w:cs="Arial"/>
                <w:sz w:val="16"/>
                <w:szCs w:val="16"/>
              </w:rPr>
              <w:t>ISO/SAE reserved</w:t>
            </w:r>
            <w:r w:rsidR="00686E50">
              <w:rPr>
                <w:rFonts w:ascii="Arial" w:hAnsi="Arial" w:cs="Arial"/>
                <w:sz w:val="16"/>
                <w:szCs w:val="16"/>
              </w:rPr>
              <w:t>;</w:t>
            </w:r>
          </w:p>
          <w:p w:rsidR="00FF4F2F" w:rsidRDefault="00FF4F2F">
            <w:pPr>
              <w:rPr>
                <w:rFonts w:ascii="Arial" w:hAnsi="Arial"/>
                <w:sz w:val="16"/>
              </w:rPr>
            </w:pPr>
            <w:r>
              <w:rPr>
                <w:rFonts w:ascii="Arial" w:hAnsi="Arial"/>
                <w:sz w:val="16"/>
              </w:rPr>
              <w:t>$11=Engine Manufacturer Diagnostics (EMD)</w:t>
            </w:r>
            <w:r w:rsidR="00686E50">
              <w:rPr>
                <w:rFonts w:ascii="Arial" w:hAnsi="Arial"/>
                <w:sz w:val="16"/>
              </w:rPr>
              <w:t>;</w:t>
            </w:r>
          </w:p>
          <w:p w:rsidR="00686E50" w:rsidRPr="00027F24" w:rsidRDefault="00686E50" w:rsidP="00686E50">
            <w:pPr>
              <w:rPr>
                <w:rFonts w:ascii="Arial" w:hAnsi="Arial" w:cs="Arial"/>
                <w:sz w:val="16"/>
                <w:szCs w:val="16"/>
              </w:rPr>
            </w:pPr>
            <w:r w:rsidRPr="00027F24">
              <w:rPr>
                <w:rFonts w:ascii="Arial" w:hAnsi="Arial" w:cs="Arial"/>
                <w:sz w:val="16"/>
                <w:szCs w:val="16"/>
              </w:rPr>
              <w:t>$12=Engine Manufacturer Diagnostics Enhanced (EMD+);</w:t>
            </w:r>
          </w:p>
          <w:p w:rsidR="00686E50" w:rsidRPr="00027F24" w:rsidRDefault="00686E50" w:rsidP="00686E50">
            <w:pPr>
              <w:rPr>
                <w:rFonts w:ascii="Arial" w:hAnsi="Arial" w:cs="Arial"/>
                <w:sz w:val="16"/>
                <w:szCs w:val="16"/>
              </w:rPr>
            </w:pPr>
            <w:r w:rsidRPr="00027F24">
              <w:rPr>
                <w:rFonts w:ascii="Arial" w:hAnsi="Arial" w:cs="Arial"/>
                <w:sz w:val="16"/>
                <w:szCs w:val="16"/>
              </w:rPr>
              <w:t>$13=Heavy Duty On-Board Diagnostics (Child/Partial);</w:t>
            </w:r>
          </w:p>
          <w:p w:rsidR="00686E50" w:rsidRPr="00027F24" w:rsidRDefault="00686E50" w:rsidP="00686E50">
            <w:pPr>
              <w:rPr>
                <w:rFonts w:ascii="Arial" w:hAnsi="Arial" w:cs="Arial"/>
                <w:sz w:val="16"/>
                <w:szCs w:val="16"/>
              </w:rPr>
            </w:pPr>
            <w:r w:rsidRPr="00027F24">
              <w:rPr>
                <w:rFonts w:ascii="Arial" w:hAnsi="Arial" w:cs="Arial"/>
                <w:sz w:val="16"/>
                <w:szCs w:val="16"/>
              </w:rPr>
              <w:t>$14=Heavy Duty On-Board Diagnostics;</w:t>
            </w:r>
          </w:p>
          <w:p w:rsidR="00686E50" w:rsidRPr="00027F24" w:rsidRDefault="00686E50" w:rsidP="00686E50">
            <w:pPr>
              <w:rPr>
                <w:rFonts w:ascii="Arial" w:hAnsi="Arial" w:cs="Arial"/>
                <w:sz w:val="16"/>
                <w:szCs w:val="16"/>
              </w:rPr>
            </w:pPr>
            <w:r w:rsidRPr="00027F24">
              <w:rPr>
                <w:rFonts w:ascii="Arial" w:hAnsi="Arial" w:cs="Arial"/>
                <w:sz w:val="16"/>
                <w:szCs w:val="16"/>
              </w:rPr>
              <w:t>$15=World Wide Harmonized OBD;</w:t>
            </w:r>
          </w:p>
          <w:p w:rsidR="00686E50" w:rsidRPr="00027F24" w:rsidRDefault="00686E50" w:rsidP="00686E50">
            <w:pPr>
              <w:rPr>
                <w:rFonts w:ascii="Arial" w:hAnsi="Arial" w:cs="Arial"/>
                <w:sz w:val="16"/>
                <w:szCs w:val="16"/>
              </w:rPr>
            </w:pPr>
            <w:r w:rsidRPr="00027F24">
              <w:rPr>
                <w:rFonts w:ascii="Arial" w:hAnsi="Arial" w:cs="Arial"/>
                <w:sz w:val="16"/>
                <w:szCs w:val="16"/>
              </w:rPr>
              <w:t>$16=ISO/SAE reserved;</w:t>
            </w:r>
          </w:p>
          <w:p w:rsidR="00686E50" w:rsidRPr="00027F24" w:rsidRDefault="00686E50" w:rsidP="00686E50">
            <w:pPr>
              <w:rPr>
                <w:rFonts w:ascii="Arial" w:hAnsi="Arial" w:cs="Arial"/>
                <w:sz w:val="16"/>
                <w:szCs w:val="16"/>
              </w:rPr>
            </w:pPr>
            <w:r w:rsidRPr="00027F24">
              <w:rPr>
                <w:rFonts w:ascii="Arial" w:hAnsi="Arial" w:cs="Arial"/>
                <w:sz w:val="16"/>
                <w:szCs w:val="16"/>
              </w:rPr>
              <w:t>$17=Heavy Duty Euro OBD Stage I without NOx control;</w:t>
            </w:r>
          </w:p>
          <w:p w:rsidR="00686E50" w:rsidRPr="00027F24" w:rsidRDefault="00686E50" w:rsidP="00686E50">
            <w:pPr>
              <w:rPr>
                <w:rFonts w:ascii="Arial" w:hAnsi="Arial" w:cs="Arial"/>
                <w:sz w:val="16"/>
                <w:szCs w:val="16"/>
              </w:rPr>
            </w:pPr>
            <w:r w:rsidRPr="00027F24">
              <w:rPr>
                <w:rFonts w:ascii="Arial" w:hAnsi="Arial" w:cs="Arial"/>
                <w:sz w:val="16"/>
                <w:szCs w:val="16"/>
              </w:rPr>
              <w:t>$18=Heavy Duty Euro OBD Stage I with NOx control;</w:t>
            </w:r>
          </w:p>
          <w:p w:rsidR="00686E50" w:rsidRPr="00027F24" w:rsidRDefault="00686E50" w:rsidP="00686E50">
            <w:pPr>
              <w:rPr>
                <w:rFonts w:ascii="Arial" w:hAnsi="Arial" w:cs="Arial"/>
                <w:sz w:val="16"/>
                <w:szCs w:val="16"/>
              </w:rPr>
            </w:pPr>
            <w:r w:rsidRPr="00027F24">
              <w:rPr>
                <w:rFonts w:ascii="Arial" w:hAnsi="Arial" w:cs="Arial"/>
                <w:sz w:val="16"/>
                <w:szCs w:val="16"/>
              </w:rPr>
              <w:t>$19=Heavy Duty Euro OBD Stage II without NOx control;</w:t>
            </w:r>
          </w:p>
          <w:p w:rsidR="00686E50" w:rsidRPr="00027F24" w:rsidRDefault="00686E50" w:rsidP="00686E50">
            <w:pPr>
              <w:rPr>
                <w:rFonts w:ascii="Arial" w:hAnsi="Arial" w:cs="Arial"/>
                <w:sz w:val="16"/>
                <w:szCs w:val="16"/>
              </w:rPr>
            </w:pPr>
            <w:r w:rsidRPr="00027F24">
              <w:rPr>
                <w:rFonts w:ascii="Arial" w:hAnsi="Arial" w:cs="Arial"/>
                <w:sz w:val="16"/>
                <w:szCs w:val="16"/>
              </w:rPr>
              <w:t>$1A=Heavy Duty Euro OBD Stage II with NOx control;</w:t>
            </w:r>
          </w:p>
          <w:p w:rsidR="00686E50" w:rsidRPr="00027F24" w:rsidRDefault="00686E50" w:rsidP="00686E50">
            <w:pPr>
              <w:rPr>
                <w:rFonts w:ascii="Arial" w:hAnsi="Arial" w:cs="Arial"/>
                <w:sz w:val="16"/>
                <w:szCs w:val="16"/>
              </w:rPr>
            </w:pPr>
            <w:r w:rsidRPr="00027F24">
              <w:rPr>
                <w:rFonts w:ascii="Arial" w:hAnsi="Arial" w:cs="Arial"/>
                <w:sz w:val="16"/>
                <w:szCs w:val="16"/>
              </w:rPr>
              <w:t>$1B=ISO/SAE reserved;</w:t>
            </w:r>
          </w:p>
          <w:p w:rsidR="00686E50" w:rsidRPr="00027F24" w:rsidRDefault="00686E50" w:rsidP="00686E50">
            <w:pPr>
              <w:rPr>
                <w:rFonts w:ascii="Arial" w:hAnsi="Arial" w:cs="Arial"/>
                <w:sz w:val="16"/>
                <w:szCs w:val="16"/>
              </w:rPr>
            </w:pPr>
            <w:r w:rsidRPr="00027F24">
              <w:rPr>
                <w:rFonts w:ascii="Arial" w:hAnsi="Arial" w:cs="Arial"/>
                <w:sz w:val="16"/>
                <w:szCs w:val="16"/>
              </w:rPr>
              <w:t>$1C=</w:t>
            </w:r>
            <w:smartTag w:uri="urn:schemas-microsoft-com:office:smarttags" w:element="place">
              <w:smartTag w:uri="urn:schemas-microsoft-com:office:smarttags" w:element="country-region">
                <w:r w:rsidRPr="00027F24">
                  <w:rPr>
                    <w:rFonts w:ascii="Arial" w:hAnsi="Arial" w:cs="Arial"/>
                    <w:sz w:val="16"/>
                    <w:szCs w:val="16"/>
                  </w:rPr>
                  <w:t>Brazil</w:t>
                </w:r>
              </w:smartTag>
            </w:smartTag>
            <w:r w:rsidRPr="00027F24">
              <w:rPr>
                <w:rFonts w:ascii="Arial" w:hAnsi="Arial" w:cs="Arial"/>
                <w:sz w:val="16"/>
                <w:szCs w:val="16"/>
              </w:rPr>
              <w:t xml:space="preserve"> OBD Phase 1;</w:t>
            </w:r>
          </w:p>
          <w:p w:rsidR="00686E50" w:rsidRDefault="00686E50" w:rsidP="00686E50">
            <w:pPr>
              <w:numPr>
                <w:ins w:id="224" w:author="Matt Kaufer" w:date="2007-11-21T14:01:00Z"/>
              </w:numPr>
              <w:rPr>
                <w:rFonts w:ascii="Arial" w:hAnsi="Arial"/>
                <w:sz w:val="16"/>
              </w:rPr>
            </w:pPr>
            <w:r w:rsidRPr="00027F24">
              <w:rPr>
                <w:rFonts w:ascii="Arial" w:hAnsi="Arial" w:cs="Arial"/>
                <w:sz w:val="16"/>
                <w:szCs w:val="16"/>
              </w:rPr>
              <w:t>$1D=</w:t>
            </w:r>
            <w:smartTag w:uri="urn:schemas-microsoft-com:office:smarttags" w:element="place">
              <w:smartTag w:uri="urn:schemas-microsoft-com:office:smarttags" w:element="country-region">
                <w:r w:rsidRPr="00027F24">
                  <w:rPr>
                    <w:rFonts w:ascii="Arial" w:hAnsi="Arial" w:cs="Arial"/>
                    <w:sz w:val="16"/>
                    <w:szCs w:val="16"/>
                  </w:rPr>
                  <w:t>Brazil</w:t>
                </w:r>
              </w:smartTag>
            </w:smartTag>
            <w:r w:rsidRPr="00027F24">
              <w:rPr>
                <w:rFonts w:ascii="Arial" w:hAnsi="Arial" w:cs="Arial"/>
                <w:sz w:val="16"/>
                <w:szCs w:val="16"/>
              </w:rPr>
              <w:t xml:space="preserve"> OBD Phase 2</w:t>
            </w:r>
          </w:p>
        </w:tc>
      </w:tr>
    </w:tbl>
    <w:p w:rsidR="00FF4F2F" w:rsidRDefault="00FF4F2F"/>
    <w:p w:rsidR="00FF4F2F" w:rsidRDefault="00FF4F2F">
      <w:r>
        <w:t>This PID contains the on board diagnostic (OBD) system type required by worldwide OBD regulations.</w:t>
      </w:r>
      <w:ins w:id="225"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26" w:name="_Toc223512769"/>
      <w:bookmarkStart w:id="227" w:name="_Toc17862106"/>
      <w:r>
        <w:lastRenderedPageBreak/>
        <w:t>PTOR – PID $001E – Power Take Off Status</w:t>
      </w:r>
      <w:bookmarkEnd w:id="22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$001E</w:t>
            </w:r>
          </w:p>
        </w:tc>
        <w:tc>
          <w:tcPr>
            <w:tcW w:w="2880" w:type="dxa"/>
            <w:tcBorders>
              <w:top w:val="nil"/>
            </w:tcBorders>
          </w:tcPr>
          <w:p w:rsidR="00FF4F2F" w:rsidRDefault="00FF4F2F">
            <w:pPr>
              <w:rPr>
                <w:rFonts w:ascii="Arial" w:hAnsi="Arial"/>
                <w:sz w:val="16"/>
              </w:rPr>
            </w:pPr>
            <w:r>
              <w:rPr>
                <w:rFonts w:ascii="Arial" w:hAnsi="Arial"/>
                <w:sz w:val="16"/>
              </w:rPr>
              <w:t>Power Take Off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 Take Off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an indication that power take off (PTO) is active.</w:t>
      </w:r>
      <w:r w:rsidR="006B7C9C">
        <w:t xml:space="preserve">  </w:t>
      </w:r>
      <w:r w:rsidR="006B7C9C" w:rsidRPr="00FC2693">
        <w:t xml:space="preserve">If the data used to compute </w:t>
      </w:r>
      <w:r w:rsidR="006B7C9C">
        <w:t>the power take off status</w:t>
      </w:r>
      <w:r w:rsidR="006B7C9C" w:rsidRPr="00FC2693">
        <w:t xml:space="preserve"> is obtained from a serial data signal, then, if the signal is not received, the value of PID $00</w:t>
      </w:r>
      <w:r w:rsidR="006B7C9C">
        <w:t>1E</w:t>
      </w:r>
      <w:r w:rsidR="006B7C9C" w:rsidRPr="00FC2693">
        <w:t xml:space="preserve"> shall be set to 00</w:t>
      </w:r>
      <w:r w:rsidR="006B7C9C">
        <w:t>00 0000 (binary) = False for bit 0</w:t>
      </w:r>
      <w:r w:rsidR="006B7C9C" w:rsidRPr="00FC2693">
        <w:t>.</w:t>
      </w:r>
      <w:ins w:id="228"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29" w:name="_Toc223512770"/>
      <w:r>
        <w:t>EPSR – PID $001F – Engine Run Time</w:t>
      </w:r>
      <w:bookmarkEnd w:id="22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$001F</w:t>
            </w:r>
          </w:p>
        </w:tc>
        <w:tc>
          <w:tcPr>
            <w:tcW w:w="2880" w:type="dxa"/>
            <w:tcBorders>
              <w:top w:val="nil"/>
            </w:tcBorders>
          </w:tcPr>
          <w:p w:rsidR="00FF4F2F" w:rsidRDefault="00FF4F2F">
            <w:pPr>
              <w:rPr>
                <w:rFonts w:ascii="Arial" w:hAnsi="Arial"/>
                <w:sz w:val="16"/>
              </w:rPr>
            </w:pPr>
            <w:r>
              <w:rPr>
                <w:rFonts w:ascii="Arial" w:hAnsi="Arial"/>
                <w:sz w:val="16"/>
              </w:rPr>
              <w:t>Engine Run Time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time that the engine has been running.  The value of this PID shall freeze if an engine stall occurs and shall be reset to zero at power-up (Run/Crank transition from low to high).</w:t>
      </w:r>
      <w:r w:rsidR="006B7C9C">
        <w:t xml:space="preserve">  </w:t>
      </w:r>
      <w:r w:rsidR="006B7C9C" w:rsidRPr="00FC2693">
        <w:t xml:space="preserve">If the data used to compute </w:t>
      </w:r>
      <w:r w:rsidR="006B7C9C">
        <w:t>engine run time</w:t>
      </w:r>
      <w:r w:rsidR="006B7C9C" w:rsidRPr="00FC2693">
        <w:t xml:space="preserve"> is obtained from a serial data signal, then, if the signal is not received, the value of PID $00</w:t>
      </w:r>
      <w:r w:rsidR="006B7C9C">
        <w:t>1F</w:t>
      </w:r>
      <w:r w:rsidR="006B7C9C" w:rsidRPr="00FC2693">
        <w:t xml:space="preserve"> shall be set to $</w:t>
      </w:r>
      <w:r w:rsidR="006B7C9C">
        <w:t>FF</w:t>
      </w:r>
      <w:r w:rsidR="006B7C9C" w:rsidRPr="00FC2693">
        <w:t xml:space="preserve"> = </w:t>
      </w:r>
      <w:r w:rsidR="006B7C9C">
        <w:t>65535 s</w:t>
      </w:r>
      <w:r w:rsidR="006B7C9C" w:rsidRPr="00FC2693">
        <w:t>.</w:t>
      </w:r>
      <w:ins w:id="230"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31" w:name="_Toc223512771"/>
      <w:r>
        <w:lastRenderedPageBreak/>
        <w:t>ODAR – PID $0020 – Parameter Identifiers Supported - $21 to $40</w:t>
      </w:r>
      <w:bookmarkEnd w:id="227"/>
      <w:bookmarkEnd w:id="23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$0020</w:t>
            </w:r>
          </w:p>
        </w:tc>
        <w:tc>
          <w:tcPr>
            <w:tcW w:w="2880" w:type="dxa"/>
            <w:tcBorders>
              <w:top w:val="nil"/>
            </w:tcBorders>
          </w:tcPr>
          <w:p w:rsidR="00FF4F2F" w:rsidRDefault="00FF4F2F">
            <w:pPr>
              <w:rPr>
                <w:rFonts w:ascii="Arial" w:hAnsi="Arial"/>
                <w:sz w:val="16"/>
              </w:rPr>
            </w:pPr>
            <w:r>
              <w:rPr>
                <w:rFonts w:ascii="Arial" w:hAnsi="Arial"/>
                <w:sz w:val="16"/>
              </w:rPr>
              <w:t>Parameter Identifiers Supported - $21 to $40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$21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$22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$23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$24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$25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$26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$27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$28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$29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$2A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$2B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$2C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$2D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$2E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$2F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$30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$31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$32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$33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$34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$35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$36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$37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$38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$39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$3A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$3B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$3C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$3D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$3E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$3F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$40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indicates which legislated PIDs, within the range of $21 to $40, are supported.</w:t>
      </w:r>
      <w:ins w:id="232"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33" w:name="_Toc17862107"/>
      <w:bookmarkStart w:id="234" w:name="_Toc223512772"/>
      <w:r>
        <w:t>VSPR – PID $0021 – Distance With Malfunction Indicator Lamp On</w:t>
      </w:r>
      <w:bookmarkEnd w:id="233"/>
      <w:bookmarkEnd w:id="23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$0021</w:t>
            </w:r>
          </w:p>
        </w:tc>
        <w:tc>
          <w:tcPr>
            <w:tcW w:w="2880" w:type="dxa"/>
            <w:tcBorders>
              <w:top w:val="nil"/>
            </w:tcBorders>
          </w:tcPr>
          <w:p w:rsidR="00FF4F2F" w:rsidRDefault="00FF4F2F">
            <w:pPr>
              <w:rPr>
                <w:rFonts w:ascii="Arial" w:hAnsi="Arial"/>
                <w:sz w:val="16"/>
              </w:rPr>
            </w:pPr>
            <w:r>
              <w:rPr>
                <w:rFonts w:ascii="Arial" w:hAnsi="Arial"/>
                <w:sz w:val="16"/>
              </w:rPr>
              <w:t>Distance With Malfunction Indicator Lamp On</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km</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accumulated distance driven with the malfunction indicator lamp (MIL) on.</w:t>
      </w:r>
      <w:ins w:id="235"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36" w:name="_Toc223512773"/>
      <w:bookmarkStart w:id="237" w:name="_Toc17862108"/>
      <w:r>
        <w:lastRenderedPageBreak/>
        <w:t>EGRR – PID $002C – Exhaust Gas Recirculation Desired Pintle Lift</w:t>
      </w:r>
      <w:bookmarkEnd w:id="23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$002C</w:t>
            </w:r>
          </w:p>
        </w:tc>
        <w:tc>
          <w:tcPr>
            <w:tcW w:w="2880" w:type="dxa"/>
            <w:tcBorders>
              <w:top w:val="nil"/>
            </w:tcBorders>
          </w:tcPr>
          <w:p w:rsidR="00FF4F2F" w:rsidRDefault="00FF4F2F">
            <w:pPr>
              <w:rPr>
                <w:rFonts w:ascii="Arial" w:hAnsi="Arial"/>
                <w:sz w:val="16"/>
              </w:rPr>
            </w:pPr>
            <w:r>
              <w:rPr>
                <w:rFonts w:ascii="Arial" w:hAnsi="Arial"/>
                <w:sz w:val="16"/>
              </w:rPr>
              <w:t>Exhaust Gas Recirculation Desired Pintle Lift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exhaust gas recirculation (EGR) desired pintle lift as a percentage of maximum pintle lift.</w:t>
      </w:r>
      <w:ins w:id="238"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39" w:name="_Toc223512774"/>
      <w:r>
        <w:t>EGRR – PID $002D – Exhaust Gas Recirculation Error</w:t>
      </w:r>
      <w:bookmarkEnd w:id="23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$002D</w:t>
            </w:r>
          </w:p>
        </w:tc>
        <w:tc>
          <w:tcPr>
            <w:tcW w:w="2880" w:type="dxa"/>
            <w:tcBorders>
              <w:top w:val="nil"/>
            </w:tcBorders>
          </w:tcPr>
          <w:p w:rsidR="00FF4F2F" w:rsidRDefault="00FF4F2F">
            <w:pPr>
              <w:rPr>
                <w:rFonts w:ascii="Arial" w:hAnsi="Arial"/>
                <w:sz w:val="16"/>
              </w:rPr>
            </w:pPr>
            <w:r>
              <w:rPr>
                <w:rFonts w:ascii="Arial" w:hAnsi="Arial"/>
                <w:sz w:val="16"/>
              </w:rPr>
              <w:t>Exhaust Gas Recirculation Error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-100 - 99.21875 %</w:t>
            </w:r>
          </w:p>
        </w:tc>
        <w:tc>
          <w:tcPr>
            <w:tcW w:w="2160" w:type="dxa"/>
            <w:tcBorders>
              <w:top w:val="nil"/>
            </w:tcBorders>
          </w:tcPr>
          <w:p w:rsidR="00FF4F2F" w:rsidRDefault="00FF4F2F">
            <w:pPr>
              <w:rPr>
                <w:rFonts w:ascii="Arial" w:hAnsi="Arial"/>
                <w:sz w:val="16"/>
              </w:rPr>
            </w:pPr>
            <w:r>
              <w:rPr>
                <w:rFonts w:ascii="Arial" w:hAnsi="Arial"/>
                <w:sz w:val="16"/>
              </w:rPr>
              <w:t>E = N * 100 / 128 - 100</w:t>
            </w:r>
          </w:p>
        </w:tc>
      </w:tr>
    </w:tbl>
    <w:p w:rsidR="00FF4F2F" w:rsidRDefault="00FF4F2F"/>
    <w:p w:rsidR="00FF4F2F" w:rsidRDefault="00FF4F2F">
      <w:r>
        <w:t>This PID contains the exhaust gas recirculation (EGR) error, the difference between the actual and desired EGR pintle lift, as a percentage of the desired EGR pintle lift.</w:t>
      </w:r>
      <w:ins w:id="240"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41" w:name="_Toc223512775"/>
      <w:r>
        <w:t>EVPR – PID $002E – Canister Purge Duty Cycle</w:t>
      </w:r>
      <w:bookmarkEnd w:id="24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$002E</w:t>
            </w:r>
          </w:p>
        </w:tc>
        <w:tc>
          <w:tcPr>
            <w:tcW w:w="2880" w:type="dxa"/>
            <w:tcBorders>
              <w:top w:val="nil"/>
            </w:tcBorders>
          </w:tcPr>
          <w:p w:rsidR="00FF4F2F" w:rsidRDefault="00FF4F2F">
            <w:pPr>
              <w:rPr>
                <w:rFonts w:ascii="Arial" w:hAnsi="Arial"/>
                <w:sz w:val="16"/>
              </w:rPr>
            </w:pPr>
            <w:r>
              <w:rPr>
                <w:rFonts w:ascii="Arial" w:hAnsi="Arial"/>
                <w:sz w:val="16"/>
              </w:rPr>
              <w:t>Canister Purge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commanded duty cycle for the canister purge output.</w:t>
      </w:r>
      <w:ins w:id="242"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43" w:name="_Toc223512776"/>
      <w:r>
        <w:t>FLVR – PID $002F – Total Fuel Level Percentage</w:t>
      </w:r>
      <w:bookmarkEnd w:id="237"/>
      <w:bookmarkEnd w:id="24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$002F</w:t>
            </w:r>
          </w:p>
        </w:tc>
        <w:tc>
          <w:tcPr>
            <w:tcW w:w="2880" w:type="dxa"/>
            <w:tcBorders>
              <w:top w:val="nil"/>
            </w:tcBorders>
          </w:tcPr>
          <w:p w:rsidR="00FF4F2F" w:rsidRDefault="00FF4F2F">
            <w:pPr>
              <w:rPr>
                <w:rFonts w:ascii="Arial" w:hAnsi="Arial"/>
                <w:sz w:val="16"/>
              </w:rPr>
            </w:pPr>
            <w:r>
              <w:rPr>
                <w:rFonts w:ascii="Arial" w:hAnsi="Arial"/>
                <w:sz w:val="16"/>
              </w:rPr>
              <w:t>Total Fuel Level Percentage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undefaulted, total fuel level as a percentage of the rated (advertised) capacity of the fuel tank(s).  If the data used to compute fuel level is obtained from a serial data signal, then, if the signal is not received, the value of PID $002F shall be set to $00=0 %.</w:t>
      </w:r>
      <w:ins w:id="244"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45" w:name="_Toc17862109"/>
      <w:bookmarkStart w:id="246" w:name="_Toc223512777"/>
      <w:r>
        <w:t>DRER – PID $0030 – Warm</w:t>
      </w:r>
      <w:r>
        <w:noBreakHyphen/>
        <w:t>Up Cycles Since Code Clear</w:t>
      </w:r>
      <w:bookmarkEnd w:id="245"/>
      <w:bookmarkEnd w:id="24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$0030</w:t>
            </w:r>
          </w:p>
        </w:tc>
        <w:tc>
          <w:tcPr>
            <w:tcW w:w="2880" w:type="dxa"/>
            <w:tcBorders>
              <w:top w:val="nil"/>
            </w:tcBorders>
          </w:tcPr>
          <w:p w:rsidR="00FF4F2F" w:rsidRDefault="00FF4F2F">
            <w:pPr>
              <w:rPr>
                <w:rFonts w:ascii="Arial" w:hAnsi="Arial"/>
                <w:sz w:val="16"/>
              </w:rPr>
            </w:pPr>
            <w:r>
              <w:rPr>
                <w:rFonts w:ascii="Arial" w:hAnsi="Arial"/>
                <w:sz w:val="16"/>
              </w:rPr>
              <w:t>Warm</w:t>
            </w:r>
            <w:r>
              <w:rPr>
                <w:rFonts w:ascii="Arial" w:hAnsi="Arial"/>
                <w:sz w:val="16"/>
              </w:rPr>
              <w:noBreakHyphen/>
              <w:t>Up Cycles Since Code Clear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OBD defined warm</w:t>
      </w:r>
      <w:r>
        <w:noBreakHyphen/>
        <w:t>up cycles since the last time codes were cleared with a scan tool or, when applicable, with a battery disconnect.  Once this counter reaches its maximum value, it will stop counting and will remain at its maximum value until codes are cleared.</w:t>
      </w:r>
      <w:ins w:id="247"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48" w:name="_Toc17862110"/>
      <w:bookmarkStart w:id="249" w:name="_Toc223512778"/>
      <w:r>
        <w:lastRenderedPageBreak/>
        <w:t>VSPR – PID $0031 – Distance Since Code Clear</w:t>
      </w:r>
      <w:bookmarkEnd w:id="248"/>
      <w:bookmarkEnd w:id="24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$0031</w:t>
            </w:r>
          </w:p>
        </w:tc>
        <w:tc>
          <w:tcPr>
            <w:tcW w:w="2880" w:type="dxa"/>
            <w:tcBorders>
              <w:top w:val="nil"/>
            </w:tcBorders>
          </w:tcPr>
          <w:p w:rsidR="00FF4F2F" w:rsidRDefault="00FF4F2F">
            <w:pPr>
              <w:rPr>
                <w:rFonts w:ascii="Arial" w:hAnsi="Arial"/>
                <w:sz w:val="16"/>
              </w:rPr>
            </w:pPr>
            <w:r>
              <w:rPr>
                <w:rFonts w:ascii="Arial" w:hAnsi="Arial"/>
                <w:sz w:val="16"/>
              </w:rPr>
              <w:t>Distance Since Code Clear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km</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accumulated distance driven since the last code clear or memory reset.  Note that this distance is not reset by a natural code clear (i.e., 40 warm up cycles without a failure being reported).</w:t>
      </w:r>
      <w:ins w:id="250"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51" w:name="_Toc223512779"/>
      <w:bookmarkStart w:id="252" w:name="_Toc17862111"/>
      <w:r>
        <w:t>EVPR – PID $0032 – Fuel Tank Vapor Pressure</w:t>
      </w:r>
      <w:bookmarkEnd w:id="25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$0032</w:t>
            </w:r>
          </w:p>
        </w:tc>
        <w:tc>
          <w:tcPr>
            <w:tcW w:w="2880" w:type="dxa"/>
            <w:tcBorders>
              <w:top w:val="nil"/>
            </w:tcBorders>
          </w:tcPr>
          <w:p w:rsidR="00FF4F2F" w:rsidRDefault="00FF4F2F">
            <w:pPr>
              <w:rPr>
                <w:rFonts w:ascii="Arial" w:hAnsi="Arial"/>
                <w:sz w:val="16"/>
              </w:rPr>
            </w:pPr>
            <w:r>
              <w:rPr>
                <w:rFonts w:ascii="Arial" w:hAnsi="Arial"/>
                <w:sz w:val="16"/>
              </w:rPr>
              <w:t>Fuel Tank Vapor Pressure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-8192 - 8191.75 Pa</w:t>
            </w:r>
          </w:p>
        </w:tc>
        <w:tc>
          <w:tcPr>
            <w:tcW w:w="2160" w:type="dxa"/>
            <w:tcBorders>
              <w:top w:val="nil"/>
            </w:tcBorders>
          </w:tcPr>
          <w:p w:rsidR="00FF4F2F" w:rsidRDefault="00FF4F2F">
            <w:pPr>
              <w:rPr>
                <w:rFonts w:ascii="Arial" w:hAnsi="Arial"/>
                <w:sz w:val="16"/>
              </w:rPr>
            </w:pPr>
            <w:r>
              <w:rPr>
                <w:rFonts w:ascii="Arial" w:hAnsi="Arial"/>
                <w:sz w:val="16"/>
              </w:rPr>
              <w:t>E = N * 0.25</w:t>
            </w:r>
          </w:p>
        </w:tc>
      </w:tr>
    </w:tbl>
    <w:p w:rsidR="00FF4F2F" w:rsidRDefault="00FF4F2F"/>
    <w:p w:rsidR="00FF4F2F" w:rsidRDefault="00FF4F2F" w:rsidP="00092BF4">
      <w:r>
        <w:t xml:space="preserve">This PID contains the undefaulted fuel tank vapor pressure measured by a sensor.  If the data used to compute fuel </w:t>
      </w:r>
      <w:r w:rsidR="00092BF4">
        <w:t>tank vapor pressure</w:t>
      </w:r>
      <w:r>
        <w:t xml:space="preserve"> is obtained from a serial data signal, then if the signal is not received, the value of PID $0032 shall be set to $8000 = -8192 Pa.</w:t>
      </w:r>
      <w:ins w:id="253"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54" w:name="_Toc223512780"/>
      <w:r>
        <w:t>AAPR – PID $0033 – Barometric Pressure</w:t>
      </w:r>
      <w:bookmarkEnd w:id="25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$0033</w:t>
            </w:r>
          </w:p>
        </w:tc>
        <w:tc>
          <w:tcPr>
            <w:tcW w:w="2880" w:type="dxa"/>
            <w:tcBorders>
              <w:top w:val="nil"/>
            </w:tcBorders>
          </w:tcPr>
          <w:p w:rsidR="00FF4F2F" w:rsidRDefault="00FF4F2F">
            <w:pPr>
              <w:rPr>
                <w:rFonts w:ascii="Arial" w:hAnsi="Arial"/>
                <w:sz w:val="16"/>
              </w:rPr>
            </w:pPr>
            <w:r>
              <w:rPr>
                <w:rFonts w:ascii="Arial" w:hAnsi="Arial"/>
                <w:sz w:val="16"/>
              </w:rPr>
              <w:t>Barometric Pressure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kPa</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pPr>
        <w:pStyle w:val="BodyText"/>
        <w:rPr>
          <w:color w:val="auto"/>
          <w:u w:val="none"/>
        </w:rPr>
      </w:pPr>
      <w:r>
        <w:rPr>
          <w:color w:val="auto"/>
          <w:u w:val="none"/>
        </w:rPr>
        <w:t>This PID contains the ambient air (barometric) pressure.  Ambient air pressure is determined directly from a barometric pressure sensor in applications where this sensor is available and is estimated (as a function of MAP and other parameters) in all other applications.</w:t>
      </w:r>
      <w:ins w:id="255"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56" w:name="_Toc223512781"/>
      <w:r>
        <w:t>EGTR – PID $003C – Catalyst Temperature Bank 1 Sensor 1</w:t>
      </w:r>
      <w:bookmarkEnd w:id="25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$003C</w:t>
            </w:r>
          </w:p>
        </w:tc>
        <w:tc>
          <w:tcPr>
            <w:tcW w:w="2880" w:type="dxa"/>
            <w:tcBorders>
              <w:top w:val="nil"/>
            </w:tcBorders>
          </w:tcPr>
          <w:p w:rsidR="00FF4F2F" w:rsidRDefault="00FF4F2F">
            <w:pPr>
              <w:rPr>
                <w:rFonts w:ascii="Arial" w:hAnsi="Arial"/>
                <w:sz w:val="16"/>
              </w:rPr>
            </w:pPr>
            <w:r>
              <w:rPr>
                <w:rFonts w:ascii="Arial" w:hAnsi="Arial"/>
                <w:sz w:val="16"/>
              </w:rPr>
              <w:t>Catalyst Temperature Bank 1 Sensor 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-40 - 6513.5 °C</w:t>
            </w:r>
          </w:p>
        </w:tc>
        <w:tc>
          <w:tcPr>
            <w:tcW w:w="2160" w:type="dxa"/>
            <w:tcBorders>
              <w:top w:val="nil"/>
            </w:tcBorders>
          </w:tcPr>
          <w:p w:rsidR="00FF4F2F" w:rsidRDefault="00FF4F2F">
            <w:pPr>
              <w:rPr>
                <w:rFonts w:ascii="Arial" w:hAnsi="Arial"/>
                <w:sz w:val="16"/>
              </w:rPr>
            </w:pPr>
            <w:r>
              <w:rPr>
                <w:rFonts w:ascii="Arial" w:hAnsi="Arial"/>
                <w:sz w:val="16"/>
              </w:rPr>
              <w:t>E = N * 0.1 - 40</w:t>
            </w:r>
          </w:p>
        </w:tc>
      </w:tr>
    </w:tbl>
    <w:p w:rsidR="00FF4F2F" w:rsidRDefault="00FF4F2F"/>
    <w:p w:rsidR="00FF4F2F" w:rsidRDefault="00FF4F2F">
      <w:r>
        <w:t>This PID contains the estimated catalyst temperature for bank 1 sensor 1 (as a function of engine speed, engine airflow, and fuel ethanol percentage) for use in the oxygen sensor and catalyst monitor diagnostic algorithms.</w:t>
      </w:r>
      <w:ins w:id="257"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58" w:name="_Toc223512782"/>
      <w:r>
        <w:lastRenderedPageBreak/>
        <w:t>EGTR – PID $003D – Catalyst Temperature Bank 2 Sensor 1</w:t>
      </w:r>
      <w:bookmarkEnd w:id="25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$003D</w:t>
            </w:r>
          </w:p>
        </w:tc>
        <w:tc>
          <w:tcPr>
            <w:tcW w:w="2880" w:type="dxa"/>
            <w:tcBorders>
              <w:top w:val="nil"/>
            </w:tcBorders>
          </w:tcPr>
          <w:p w:rsidR="00FF4F2F" w:rsidRDefault="00FF4F2F">
            <w:pPr>
              <w:rPr>
                <w:rFonts w:ascii="Arial" w:hAnsi="Arial"/>
                <w:sz w:val="16"/>
              </w:rPr>
            </w:pPr>
            <w:r>
              <w:rPr>
                <w:rFonts w:ascii="Arial" w:hAnsi="Arial"/>
                <w:sz w:val="16"/>
              </w:rPr>
              <w:t>Catalyst Temperature Bank 2 Sensor 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-40 - 6513.5 °C</w:t>
            </w:r>
          </w:p>
        </w:tc>
        <w:tc>
          <w:tcPr>
            <w:tcW w:w="2160" w:type="dxa"/>
            <w:tcBorders>
              <w:top w:val="nil"/>
            </w:tcBorders>
          </w:tcPr>
          <w:p w:rsidR="00FF4F2F" w:rsidRDefault="00FF4F2F">
            <w:pPr>
              <w:rPr>
                <w:rFonts w:ascii="Arial" w:hAnsi="Arial"/>
                <w:sz w:val="16"/>
              </w:rPr>
            </w:pPr>
            <w:r>
              <w:rPr>
                <w:rFonts w:ascii="Arial" w:hAnsi="Arial"/>
                <w:sz w:val="16"/>
              </w:rPr>
              <w:t>E = N * 0.1 - 40</w:t>
            </w:r>
          </w:p>
        </w:tc>
      </w:tr>
    </w:tbl>
    <w:p w:rsidR="00FF4F2F" w:rsidRDefault="00FF4F2F"/>
    <w:p w:rsidR="00FF4F2F" w:rsidRDefault="00FF4F2F">
      <w:r>
        <w:t>This PID contains the estimated catalyst temperature for bank 2 sensor 1 (as a function of engine speed, engine airflow, and fuel ethanol percentage) for use in the oxygen sensor and catalyst monitor diagnostic algorithms.</w:t>
      </w:r>
      <w:ins w:id="259"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60" w:name="_Toc223512783"/>
      <w:r>
        <w:t>ODAR – PID $0040 – Parameter Identifiers Supported - $41 to $60</w:t>
      </w:r>
      <w:bookmarkEnd w:id="252"/>
      <w:bookmarkEnd w:id="26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$0040</w:t>
            </w:r>
          </w:p>
        </w:tc>
        <w:tc>
          <w:tcPr>
            <w:tcW w:w="2880" w:type="dxa"/>
            <w:tcBorders>
              <w:top w:val="nil"/>
            </w:tcBorders>
          </w:tcPr>
          <w:p w:rsidR="00FF4F2F" w:rsidRDefault="00FF4F2F">
            <w:pPr>
              <w:rPr>
                <w:rFonts w:ascii="Arial" w:hAnsi="Arial"/>
                <w:sz w:val="16"/>
              </w:rPr>
            </w:pPr>
            <w:r>
              <w:rPr>
                <w:rFonts w:ascii="Arial" w:hAnsi="Arial"/>
                <w:sz w:val="16"/>
              </w:rPr>
              <w:t>Parameter Identifiers Supported - $41 to $60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$41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$42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$43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$44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$45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$46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$47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$48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$49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$4A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$4B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$4C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$4D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$4E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$4F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$50 Supported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$51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$52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$53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$54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$55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$56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$57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$58 Supported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$59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$5A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$5B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$5C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$5D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$5E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$5F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PID $60 Supported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indicates which legislated PIDs, within the range of $41 to $60, are supported.</w:t>
      </w:r>
      <w:ins w:id="261"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62" w:name="_Toc17862112"/>
      <w:bookmarkStart w:id="263" w:name="_Toc223512784"/>
      <w:r>
        <w:lastRenderedPageBreak/>
        <w:t>DFIR – PID $0041 – Emission Related Monitor Status This Driving Cycle</w:t>
      </w:r>
      <w:bookmarkEnd w:id="262"/>
      <w:bookmarkEnd w:id="26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$0041</w:t>
            </w:r>
          </w:p>
        </w:tc>
        <w:tc>
          <w:tcPr>
            <w:tcW w:w="2880" w:type="dxa"/>
            <w:tcBorders>
              <w:top w:val="nil"/>
            </w:tcBorders>
          </w:tcPr>
          <w:p w:rsidR="00FF4F2F" w:rsidRDefault="00FF4F2F">
            <w:pPr>
              <w:rPr>
                <w:rFonts w:ascii="Arial" w:hAnsi="Arial"/>
                <w:sz w:val="16"/>
              </w:rPr>
            </w:pPr>
            <w:r>
              <w:rPr>
                <w:rFonts w:ascii="Arial" w:hAnsi="Arial"/>
                <w:sz w:val="16"/>
              </w:rPr>
              <w:t>Emission Related Monitor Status This Driving Cycle</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Comprehensive Component Monitoring Status This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System Monitoring Status This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Misfire Monitoring Status This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Comprehensive Component Monitoring Enabled For This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System Monitoring Enabled For This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Misfire Monitoring Enabled For This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Exhaust Gas Recirculation </w:t>
            </w:r>
            <w:r w:rsidR="004E1EA3">
              <w:rPr>
                <w:rFonts w:ascii="Arial" w:hAnsi="Arial"/>
                <w:sz w:val="16"/>
              </w:rPr>
              <w:t xml:space="preserve">and/or Variable Valve Timing </w:t>
            </w:r>
            <w:r>
              <w:rPr>
                <w:rFonts w:ascii="Arial" w:hAnsi="Arial"/>
                <w:sz w:val="16"/>
              </w:rPr>
              <w:t>System Monitoring Enabled For This Cycle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Monitoring Enabled For This Cycle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Monitoring Enabled For This Cycle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System Refrigerant Monitoring Enabled For This Cycle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Air System Monitoring Enabled For This Cycle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Evaporative System Monitoring Enabled For This Cycle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Heated Catalyst Monitoring Enabled For This Cycle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Catalyst Monitoring Enabled For This Cycle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pStyle w:val="FootnoteText"/>
              <w:rPr>
                <w:rFonts w:ascii="Arial" w:hAnsi="Arial"/>
              </w:rPr>
            </w:pPr>
            <w:r>
              <w:rPr>
                <w:rFonts w:ascii="Arial" w:hAnsi="Arial"/>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Exhaust Gas Recirculation </w:t>
            </w:r>
            <w:r w:rsidR="004E1EA3">
              <w:rPr>
                <w:rFonts w:ascii="Arial" w:hAnsi="Arial"/>
                <w:sz w:val="16"/>
              </w:rPr>
              <w:t xml:space="preserve">and/or Variable Valve Timing </w:t>
            </w:r>
            <w:r>
              <w:rPr>
                <w:rFonts w:ascii="Arial" w:hAnsi="Arial"/>
                <w:sz w:val="16"/>
              </w:rPr>
              <w:t>System Monitoring Status This Cycle</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Monitoring Status This Cycle</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Monitoring Status This Cycle</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System Refrigerant Monitoring Status This Cycle</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Air System Monitoring Status This Cycle</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Evaporative System Monitoring Status This Cycle</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Heated Catalyst Monitoring Status This Cycle</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Catalyst Monitoring Status This Cycle</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$0=Monitor Complete; </w:t>
            </w:r>
            <w:r>
              <w:rPr>
                <w:rFonts w:ascii="Arial" w:hAnsi="Arial"/>
                <w:sz w:val="16"/>
              </w:rPr>
              <w:br/>
              <w:t>$1=Monitor Not Complete</w:t>
            </w:r>
          </w:p>
        </w:tc>
      </w:tr>
    </w:tbl>
    <w:p w:rsidR="00FF4F2F" w:rsidRDefault="00FF4F2F">
      <w:pPr>
        <w:keepNext w:val="0"/>
        <w:keepLines w:val="0"/>
      </w:pPr>
    </w:p>
    <w:p w:rsidR="00FF4F2F" w:rsidRDefault="00FF4F2F">
      <w:r>
        <w:t>This PID contains the enable and completion status during the current driving / monitoring cycle of each continuous legislated emission related monitor (comprehensive component, fuel system, and misfire) and non</w:t>
      </w:r>
      <w:r>
        <w:noBreakHyphen/>
        <w:t>continuous legislated emission related monitor (exhaust gas recirculation system, oxygen sensor heater, oxygen sensor, air conditioning system refrigerant, secondary air system, evaporative system, heated catalyst, catalyst).</w:t>
      </w:r>
      <w:ins w:id="264"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65" w:name="_Toc17862113"/>
      <w:bookmarkStart w:id="266" w:name="_Toc223512785"/>
      <w:r>
        <w:t>PMDR – PID $0042 – Control Module Voltage</w:t>
      </w:r>
      <w:bookmarkEnd w:id="265"/>
      <w:bookmarkEnd w:id="26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$0042</w:t>
            </w:r>
          </w:p>
        </w:tc>
        <w:tc>
          <w:tcPr>
            <w:tcW w:w="2880" w:type="dxa"/>
            <w:tcBorders>
              <w:top w:val="nil"/>
            </w:tcBorders>
          </w:tcPr>
          <w:p w:rsidR="00FF4F2F" w:rsidRDefault="00FF4F2F">
            <w:pPr>
              <w:rPr>
                <w:rFonts w:ascii="Arial" w:hAnsi="Arial"/>
                <w:sz w:val="16"/>
              </w:rPr>
            </w:pPr>
            <w:r>
              <w:rPr>
                <w:rFonts w:ascii="Arial" w:hAnsi="Arial"/>
                <w:sz w:val="16"/>
              </w:rPr>
              <w:t>Control Module Voltage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V</w:t>
            </w:r>
          </w:p>
        </w:tc>
        <w:tc>
          <w:tcPr>
            <w:tcW w:w="2160" w:type="dxa"/>
            <w:tcBorders>
              <w:top w:val="nil"/>
            </w:tcBorders>
          </w:tcPr>
          <w:p w:rsidR="00FF4F2F" w:rsidRDefault="00FF4F2F">
            <w:pPr>
              <w:rPr>
                <w:rFonts w:ascii="Arial" w:hAnsi="Arial"/>
                <w:sz w:val="16"/>
              </w:rPr>
            </w:pPr>
            <w:r>
              <w:rPr>
                <w:rFonts w:ascii="Arial" w:hAnsi="Arial"/>
                <w:sz w:val="16"/>
              </w:rPr>
              <w:t>E = N * 0.001</w:t>
            </w:r>
          </w:p>
        </w:tc>
      </w:tr>
    </w:tbl>
    <w:p w:rsidR="00FF4F2F" w:rsidRDefault="00FF4F2F"/>
    <w:p w:rsidR="00FF4F2F" w:rsidRDefault="00FF4F2F">
      <w:r>
        <w:t>This PID contains the voltage of the power input to the control module.  Since battery voltage is not directly measured by powertrain controllers, switched battery voltage, available from the Run/Crank input to the controller, shall be used to populate this PID.</w:t>
      </w:r>
      <w:ins w:id="267"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68" w:name="_Toc223512786"/>
      <w:bookmarkStart w:id="269" w:name="_Toc17862114"/>
      <w:r>
        <w:t>MAFR – PID $0043 – Absolute Engine Load</w:t>
      </w:r>
      <w:bookmarkEnd w:id="26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$0043</w:t>
            </w:r>
          </w:p>
        </w:tc>
        <w:tc>
          <w:tcPr>
            <w:tcW w:w="2880" w:type="dxa"/>
            <w:tcBorders>
              <w:top w:val="nil"/>
            </w:tcBorders>
          </w:tcPr>
          <w:p w:rsidR="00FF4F2F" w:rsidRDefault="00FF4F2F">
            <w:pPr>
              <w:rPr>
                <w:rFonts w:ascii="Arial" w:hAnsi="Arial"/>
                <w:sz w:val="16"/>
              </w:rPr>
            </w:pPr>
            <w:r>
              <w:rPr>
                <w:rFonts w:ascii="Arial" w:hAnsi="Arial"/>
                <w:sz w:val="16"/>
              </w:rPr>
              <w:t>Absolute Engine Load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0 - 25700 %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absolute engine load, air mass per cylinder as a percentage of the maximum air mass per cylinder, where the maximum air mass per cylinder is determined at wide open throttle (WOT), standard temperature and pressure (STP), and 100% volumetric efficiency.</w:t>
      </w:r>
      <w:ins w:id="270"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71" w:name="_Toc223512787"/>
      <w:r>
        <w:t>FULR – PID $0044 – Equivalence Ratio</w:t>
      </w:r>
      <w:bookmarkEnd w:id="27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$0044</w:t>
            </w:r>
          </w:p>
        </w:tc>
        <w:tc>
          <w:tcPr>
            <w:tcW w:w="2880" w:type="dxa"/>
            <w:tcBorders>
              <w:top w:val="nil"/>
            </w:tcBorders>
          </w:tcPr>
          <w:p w:rsidR="00FF4F2F" w:rsidRDefault="00FF4F2F">
            <w:pPr>
              <w:rPr>
                <w:rFonts w:ascii="Arial" w:hAnsi="Arial"/>
                <w:sz w:val="16"/>
              </w:rPr>
            </w:pPr>
            <w:r>
              <w:rPr>
                <w:rFonts w:ascii="Arial" w:hAnsi="Arial"/>
                <w:sz w:val="16"/>
              </w:rPr>
              <w:t>Equivalence Ratio</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0 - 1.999969482422</w:t>
            </w:r>
          </w:p>
        </w:tc>
        <w:tc>
          <w:tcPr>
            <w:tcW w:w="2160" w:type="dxa"/>
            <w:tcBorders>
              <w:top w:val="nil"/>
            </w:tcBorders>
          </w:tcPr>
          <w:p w:rsidR="00FF4F2F" w:rsidRDefault="00FF4F2F">
            <w:pPr>
              <w:rPr>
                <w:rFonts w:ascii="Arial" w:hAnsi="Arial"/>
                <w:sz w:val="16"/>
              </w:rPr>
            </w:pPr>
            <w:r>
              <w:rPr>
                <w:rFonts w:ascii="Arial" w:hAnsi="Arial"/>
                <w:sz w:val="16"/>
              </w:rPr>
              <w:t>E = N / 32768</w:t>
            </w:r>
          </w:p>
        </w:tc>
      </w:tr>
    </w:tbl>
    <w:p w:rsidR="00FF4F2F" w:rsidRDefault="00FF4F2F"/>
    <w:p w:rsidR="00FF4F2F" w:rsidRDefault="00FF4F2F">
      <w:r>
        <w:t>This PID contains the commanded equivalence ratio.  The equivalence ratio should be reported as 1.0 when PID $0003 indicates that the vehicle is closed loop.</w:t>
      </w:r>
      <w:ins w:id="272"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73" w:name="_Toc223512788"/>
      <w:r>
        <w:t>TPSR – PID $0045 – Relative Throttle Position</w:t>
      </w:r>
      <w:bookmarkEnd w:id="269"/>
      <w:bookmarkEnd w:id="27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$0045</w:t>
            </w:r>
          </w:p>
        </w:tc>
        <w:tc>
          <w:tcPr>
            <w:tcW w:w="2880" w:type="dxa"/>
            <w:tcBorders>
              <w:top w:val="nil"/>
            </w:tcBorders>
          </w:tcPr>
          <w:p w:rsidR="00FF4F2F" w:rsidRDefault="00FF4F2F">
            <w:pPr>
              <w:rPr>
                <w:rFonts w:ascii="Arial" w:hAnsi="Arial"/>
                <w:sz w:val="16"/>
              </w:rPr>
            </w:pPr>
            <w:r>
              <w:rPr>
                <w:rFonts w:ascii="Arial" w:hAnsi="Arial"/>
                <w:sz w:val="16"/>
              </w:rPr>
              <w:t>Relative Throttle Position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relative throttle position (corrected based upon its learned minimum position) from throttle position sensor 1.</w:t>
      </w:r>
      <w:ins w:id="274"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75" w:name="_Toc223512789"/>
      <w:r>
        <w:lastRenderedPageBreak/>
        <w:t>EVPR – PID $0046 – Ambient Air Temperature</w:t>
      </w:r>
      <w:bookmarkEnd w:id="27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$0046</w:t>
            </w:r>
          </w:p>
        </w:tc>
        <w:tc>
          <w:tcPr>
            <w:tcW w:w="2880" w:type="dxa"/>
            <w:tcBorders>
              <w:top w:val="nil"/>
            </w:tcBorders>
          </w:tcPr>
          <w:p w:rsidR="00FF4F2F" w:rsidRDefault="00FF4F2F">
            <w:pPr>
              <w:rPr>
                <w:rFonts w:ascii="Arial" w:hAnsi="Arial"/>
                <w:sz w:val="16"/>
              </w:rPr>
            </w:pPr>
            <w:r>
              <w:rPr>
                <w:rFonts w:ascii="Arial" w:hAnsi="Arial"/>
                <w:sz w:val="16"/>
              </w:rPr>
              <w:t>Ambient Air Temperature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-40 - 215 °C</w:t>
            </w:r>
          </w:p>
        </w:tc>
        <w:tc>
          <w:tcPr>
            <w:tcW w:w="2160" w:type="dxa"/>
            <w:tcBorders>
              <w:top w:val="nil"/>
            </w:tcBorders>
          </w:tcPr>
          <w:p w:rsidR="00FF4F2F" w:rsidRDefault="00FF4F2F">
            <w:pPr>
              <w:rPr>
                <w:rFonts w:ascii="Arial" w:hAnsi="Arial"/>
                <w:sz w:val="16"/>
              </w:rPr>
            </w:pPr>
            <w:r>
              <w:rPr>
                <w:rFonts w:ascii="Arial" w:hAnsi="Arial"/>
                <w:sz w:val="16"/>
              </w:rPr>
              <w:t>E = N * 1 - 40</w:t>
            </w:r>
          </w:p>
        </w:tc>
      </w:tr>
    </w:tbl>
    <w:p w:rsidR="00FF4F2F" w:rsidRPr="006B7C9C" w:rsidRDefault="00FF4F2F"/>
    <w:p w:rsidR="00FF4F2F" w:rsidRPr="006B7C9C" w:rsidRDefault="00F107DC">
      <w:r w:rsidRPr="00F107DC">
        <w:t>This PID shall display the estimated ambient air temperature.  The variable used for the estimated ambient air temperature shall be the variable that estimates the ambient air temperature by using minimum intake air temperature sampled at a calibrated number of counts.</w:t>
      </w:r>
      <w:r w:rsidR="006B7C9C">
        <w:t xml:space="preserve">  </w:t>
      </w:r>
      <w:r w:rsidR="006B7C9C" w:rsidRPr="00107617">
        <w:t>If the data used to compute outside air temperature is obtained from a serial data signal, then, if the signal is not received, the value of PID $0046 shall be set to $00 = -40 °C.</w:t>
      </w:r>
      <w:ins w:id="276" w:author="Matthew L Kaufer" w:date="2009-04-15T15:27:00Z">
        <w:r w:rsidR="003A7CE6">
          <w:t xml:space="preserve">  </w:t>
        </w:r>
        <w:r w:rsidR="003A7CE6" w:rsidRPr="00E62580">
          <w:t>Additional PID information and usage examples are detailed in SAE J1979 and ISO 15031-5.</w:t>
        </w:r>
      </w:ins>
    </w:p>
    <w:p w:rsidR="00FF4F2F" w:rsidRPr="006B7C9C" w:rsidRDefault="00FF4F2F">
      <w:pPr>
        <w:keepNext w:val="0"/>
        <w:keepLines w:val="0"/>
      </w:pPr>
    </w:p>
    <w:p w:rsidR="00FF4F2F" w:rsidRDefault="00FF4F2F">
      <w:pPr>
        <w:pStyle w:val="Heading3"/>
      </w:pPr>
      <w:bookmarkStart w:id="277" w:name="_Toc17862115"/>
      <w:bookmarkStart w:id="278" w:name="_Toc223512790"/>
      <w:r>
        <w:t>TPSR – PID $0047 – Absolute Throttle Position B</w:t>
      </w:r>
      <w:bookmarkEnd w:id="277"/>
      <w:bookmarkEnd w:id="27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$0047</w:t>
            </w:r>
          </w:p>
        </w:tc>
        <w:tc>
          <w:tcPr>
            <w:tcW w:w="2880" w:type="dxa"/>
            <w:tcBorders>
              <w:top w:val="nil"/>
            </w:tcBorders>
          </w:tcPr>
          <w:p w:rsidR="00FF4F2F" w:rsidRDefault="00FF4F2F">
            <w:pPr>
              <w:rPr>
                <w:rFonts w:ascii="Arial" w:hAnsi="Arial"/>
                <w:sz w:val="16"/>
              </w:rPr>
            </w:pPr>
            <w:r>
              <w:rPr>
                <w:rFonts w:ascii="Arial" w:hAnsi="Arial"/>
                <w:sz w:val="16"/>
              </w:rPr>
              <w:t>Absolute Throttle Position B</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absolute throttle position (no correction based upon learned minimum position) from throttle position sensor 2.</w:t>
      </w:r>
      <w:ins w:id="279"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Pr="00DD2ECF" w:rsidRDefault="00FF4F2F">
      <w:pPr>
        <w:pStyle w:val="Heading3"/>
        <w:rPr>
          <w:lang w:val="it-IT"/>
        </w:rPr>
      </w:pPr>
      <w:bookmarkStart w:id="280" w:name="_Toc17862116"/>
      <w:bookmarkStart w:id="281" w:name="_Toc223512791"/>
      <w:r w:rsidRPr="00DD2ECF">
        <w:rPr>
          <w:lang w:val="it-IT"/>
        </w:rPr>
        <w:t>APSR – PID $0049 – Accelerator Pedal Position D</w:t>
      </w:r>
      <w:bookmarkEnd w:id="280"/>
      <w:bookmarkEnd w:id="281"/>
    </w:p>
    <w:p w:rsidR="00FF4F2F" w:rsidRPr="00DD2ECF" w:rsidRDefault="00FF4F2F">
      <w:pPr>
        <w:rPr>
          <w:lang w:val="it-IT"/>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$0049</w:t>
            </w:r>
          </w:p>
        </w:tc>
        <w:tc>
          <w:tcPr>
            <w:tcW w:w="2880" w:type="dxa"/>
            <w:tcBorders>
              <w:top w:val="nil"/>
            </w:tcBorders>
          </w:tcPr>
          <w:p w:rsidR="00FF4F2F" w:rsidRDefault="00FF4F2F">
            <w:pPr>
              <w:rPr>
                <w:rFonts w:ascii="Arial" w:hAnsi="Arial"/>
                <w:sz w:val="16"/>
              </w:rPr>
            </w:pPr>
            <w:r>
              <w:rPr>
                <w:rFonts w:ascii="Arial" w:hAnsi="Arial"/>
                <w:sz w:val="16"/>
              </w:rPr>
              <w:t>Accelerator Pedal Position 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absolute accelerator pedal position (no correction or normalization based upon learned minimum or maximum positions) from accelerator pedal position sensor 1.</w:t>
      </w:r>
      <w:ins w:id="282"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Pr="00DD2ECF" w:rsidRDefault="00FF4F2F">
      <w:pPr>
        <w:pStyle w:val="Heading3"/>
        <w:rPr>
          <w:lang w:val="it-IT"/>
        </w:rPr>
      </w:pPr>
      <w:bookmarkStart w:id="283" w:name="_Toc17862117"/>
      <w:bookmarkStart w:id="284" w:name="_Toc223512792"/>
      <w:r w:rsidRPr="00DD2ECF">
        <w:rPr>
          <w:lang w:val="it-IT"/>
        </w:rPr>
        <w:t>APSR – PID $004A – Accelerator Pedal Position E</w:t>
      </w:r>
      <w:bookmarkEnd w:id="283"/>
      <w:bookmarkEnd w:id="284"/>
    </w:p>
    <w:p w:rsidR="00FF4F2F" w:rsidRPr="00DD2ECF" w:rsidRDefault="00FF4F2F">
      <w:pPr>
        <w:rPr>
          <w:lang w:val="it-IT"/>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$004A</w:t>
            </w:r>
          </w:p>
        </w:tc>
        <w:tc>
          <w:tcPr>
            <w:tcW w:w="2880" w:type="dxa"/>
            <w:tcBorders>
              <w:top w:val="nil"/>
            </w:tcBorders>
          </w:tcPr>
          <w:p w:rsidR="00FF4F2F" w:rsidRDefault="00FF4F2F">
            <w:pPr>
              <w:rPr>
                <w:rFonts w:ascii="Arial" w:hAnsi="Arial"/>
                <w:sz w:val="16"/>
              </w:rPr>
            </w:pPr>
            <w:r>
              <w:rPr>
                <w:rFonts w:ascii="Arial" w:hAnsi="Arial"/>
                <w:sz w:val="16"/>
              </w:rPr>
              <w:t>Accelerator Pedal Position 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absolute accelerator pedal position (no correction or normalization based upon learned minimum or maximum positions) from accelerator pedal position sensor 2.</w:t>
      </w:r>
      <w:ins w:id="285" w:author="Matthew L Kaufer" w:date="2009-04-15T15:27: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86" w:name="_Toc17862118"/>
      <w:bookmarkStart w:id="287" w:name="_Toc223512793"/>
      <w:r>
        <w:lastRenderedPageBreak/>
        <w:t>TPSR – PID $004C – Commanded Throttle Position</w:t>
      </w:r>
      <w:bookmarkEnd w:id="286"/>
      <w:bookmarkEnd w:id="28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$004C</w:t>
            </w:r>
          </w:p>
        </w:tc>
        <w:tc>
          <w:tcPr>
            <w:tcW w:w="2880" w:type="dxa"/>
            <w:tcBorders>
              <w:top w:val="nil"/>
            </w:tcBorders>
          </w:tcPr>
          <w:p w:rsidR="00FF4F2F" w:rsidRDefault="00FF4F2F">
            <w:pPr>
              <w:rPr>
                <w:rFonts w:ascii="Arial" w:hAnsi="Arial"/>
                <w:sz w:val="16"/>
              </w:rPr>
            </w:pPr>
            <w:r>
              <w:rPr>
                <w:rFonts w:ascii="Arial" w:hAnsi="Arial"/>
                <w:sz w:val="16"/>
              </w:rPr>
              <w:t>Commanded Throttle Position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pPr>
        <w:rPr>
          <w:ins w:id="288" w:author="Matthew L Kaufer" w:date="2009-04-15T15:28:00Z"/>
        </w:rPr>
      </w:pPr>
      <w:r>
        <w:t>This PID contains the commanded throttle position used to control the throttle motor, which is determined from the arbitration of the various requests for the authority to control the throttle, including remedial actions.  A value of 0% indicates that closed throttle is commanded, and a value of 100% indicates that wide open throttle (WOT) is commanded.</w:t>
      </w:r>
      <w:ins w:id="289" w:author="Matthew L Kaufer" w:date="2009-04-15T15:28:00Z">
        <w:r w:rsidR="003A7CE6">
          <w:t xml:space="preserve">  </w:t>
        </w:r>
        <w:r w:rsidR="003A7CE6" w:rsidRPr="00E62580">
          <w:t>Additional PID information and usage examples are detailed in SAE J1979 and ISO 15031-5.</w:t>
        </w:r>
      </w:ins>
    </w:p>
    <w:p w:rsidR="003A7CE6" w:rsidRDefault="003A7CE6"/>
    <w:p w:rsidR="00FF4F2F" w:rsidRDefault="00FF4F2F">
      <w:pPr>
        <w:pStyle w:val="Heading3"/>
      </w:pPr>
      <w:bookmarkStart w:id="290" w:name="_Toc80751453"/>
      <w:bookmarkStart w:id="291" w:name="_Toc84666385"/>
      <w:bookmarkStart w:id="292" w:name="_Toc223512794"/>
      <w:r>
        <w:t>FULR – PID $0051 – Type of fuel currently being utilized by the vehicle</w:t>
      </w:r>
      <w:bookmarkEnd w:id="290"/>
      <w:bookmarkEnd w:id="291"/>
      <w:bookmarkEnd w:id="29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$0051</w:t>
            </w:r>
          </w:p>
        </w:tc>
        <w:tc>
          <w:tcPr>
            <w:tcW w:w="2880" w:type="dxa"/>
            <w:tcBorders>
              <w:top w:val="nil"/>
            </w:tcBorders>
          </w:tcPr>
          <w:p w:rsidR="00FF4F2F" w:rsidRDefault="00FF4F2F">
            <w:pPr>
              <w:rPr>
                <w:rFonts w:ascii="Arial" w:hAnsi="Arial" w:cs="Arial"/>
                <w:sz w:val="16"/>
              </w:rPr>
            </w:pPr>
            <w:r>
              <w:rPr>
                <w:rFonts w:ascii="Arial" w:hAnsi="Arial" w:cs="Arial"/>
                <w:sz w:val="16"/>
              </w:rPr>
              <w:t>Type of fuel currently being utilized by the vehicle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cs="Arial"/>
                <w:sz w:val="16"/>
              </w:rPr>
            </w:pPr>
            <w:r>
              <w:rPr>
                <w:rFonts w:ascii="Arial" w:hAnsi="Arial" w:cs="Arial"/>
                <w:sz w:val="16"/>
              </w:rPr>
              <w:t xml:space="preserve">$01= Gasoline/petrol; </w:t>
            </w:r>
            <w:r>
              <w:rPr>
                <w:rFonts w:ascii="Arial" w:hAnsi="Arial" w:cs="Arial"/>
                <w:sz w:val="16"/>
              </w:rPr>
              <w:br/>
              <w:t xml:space="preserve">$02= Methanol; </w:t>
            </w:r>
            <w:r>
              <w:rPr>
                <w:rFonts w:ascii="Arial" w:hAnsi="Arial" w:cs="Arial"/>
                <w:sz w:val="16"/>
              </w:rPr>
              <w:br/>
              <w:t>$03=</w:t>
            </w:r>
            <w:r w:rsidRPr="00287CCB">
              <w:rPr>
                <w:rFonts w:ascii="Arial" w:hAnsi="Arial" w:cs="Arial"/>
                <w:sz w:val="16"/>
              </w:rPr>
              <w:t xml:space="preserve"> Ethanol</w:t>
            </w:r>
            <w:r>
              <w:rPr>
                <w:rFonts w:ascii="Arial" w:hAnsi="Arial" w:cs="Arial"/>
                <w:sz w:val="16"/>
              </w:rPr>
              <w:t xml:space="preserve">; </w:t>
            </w:r>
            <w:r>
              <w:rPr>
                <w:rFonts w:ascii="Arial" w:hAnsi="Arial" w:cs="Arial"/>
                <w:sz w:val="16"/>
              </w:rPr>
              <w:br/>
              <w:t>$04=</w:t>
            </w:r>
            <w:r w:rsidRPr="00287CCB">
              <w:rPr>
                <w:rFonts w:ascii="Arial" w:hAnsi="Arial" w:cs="Arial"/>
                <w:sz w:val="16"/>
              </w:rPr>
              <w:t xml:space="preserve"> Diesel</w:t>
            </w:r>
            <w:r>
              <w:rPr>
                <w:rFonts w:ascii="Arial" w:hAnsi="Arial" w:cs="Arial"/>
                <w:sz w:val="16"/>
              </w:rPr>
              <w:t xml:space="preserve">; </w:t>
            </w:r>
            <w:r>
              <w:rPr>
                <w:rFonts w:ascii="Arial" w:hAnsi="Arial" w:cs="Arial"/>
                <w:sz w:val="16"/>
              </w:rPr>
              <w:br/>
              <w:t xml:space="preserve">$05= Liquefied Petroleum Gas (LPG); </w:t>
            </w:r>
            <w:r>
              <w:rPr>
                <w:rFonts w:ascii="Arial" w:hAnsi="Arial" w:cs="Arial"/>
                <w:sz w:val="16"/>
              </w:rPr>
              <w:br/>
              <w:t xml:space="preserve">$06= Compressed Natural Gas (CNG); </w:t>
            </w:r>
            <w:r>
              <w:rPr>
                <w:rFonts w:ascii="Arial" w:hAnsi="Arial" w:cs="Arial"/>
                <w:sz w:val="16"/>
              </w:rPr>
              <w:br/>
              <w:t xml:space="preserve">$07= Propane; </w:t>
            </w:r>
            <w:r>
              <w:rPr>
                <w:rFonts w:ascii="Arial" w:hAnsi="Arial" w:cs="Arial"/>
                <w:sz w:val="16"/>
              </w:rPr>
              <w:br/>
              <w:t xml:space="preserve">$08= Battery/electric; </w:t>
            </w:r>
            <w:r>
              <w:rPr>
                <w:rFonts w:ascii="Arial" w:hAnsi="Arial" w:cs="Arial"/>
                <w:sz w:val="16"/>
              </w:rPr>
              <w:br/>
              <w:t xml:space="preserve">$09= Bi-fuel vehicle using gasoline; </w:t>
            </w:r>
            <w:r>
              <w:rPr>
                <w:rFonts w:ascii="Arial" w:hAnsi="Arial" w:cs="Arial"/>
                <w:sz w:val="16"/>
              </w:rPr>
              <w:br/>
              <w:t xml:space="preserve">$0A= Bi-fuel vehicle using methanol; </w:t>
            </w:r>
            <w:r>
              <w:rPr>
                <w:rFonts w:ascii="Arial" w:hAnsi="Arial" w:cs="Arial"/>
                <w:sz w:val="16"/>
              </w:rPr>
              <w:br/>
              <w:t xml:space="preserve">$0B= Bi-fuel vehicle using ethanol; </w:t>
            </w:r>
            <w:r>
              <w:rPr>
                <w:rFonts w:ascii="Arial" w:hAnsi="Arial" w:cs="Arial"/>
                <w:sz w:val="16"/>
              </w:rPr>
              <w:br/>
              <w:t xml:space="preserve">$0C= Bi-fuel vehicle using LPG; </w:t>
            </w:r>
            <w:r>
              <w:rPr>
                <w:rFonts w:ascii="Arial" w:hAnsi="Arial" w:cs="Arial"/>
                <w:sz w:val="16"/>
              </w:rPr>
              <w:br/>
              <w:t>$0D= Bi-fuel vehicle using CNG;</w:t>
            </w:r>
          </w:p>
          <w:p w:rsidR="00FF4F2F" w:rsidRDefault="00FF4F2F">
            <w:pPr>
              <w:rPr>
                <w:rFonts w:ascii="Arial" w:hAnsi="Arial" w:cs="Arial"/>
                <w:sz w:val="16"/>
              </w:rPr>
            </w:pPr>
            <w:r>
              <w:rPr>
                <w:rFonts w:ascii="Arial" w:hAnsi="Arial" w:cs="Arial"/>
                <w:sz w:val="16"/>
              </w:rPr>
              <w:t>$0E= Bi-fuel vehicle using propane;</w:t>
            </w:r>
          </w:p>
          <w:p w:rsidR="00FF4F2F" w:rsidRDefault="00FF4F2F">
            <w:pPr>
              <w:rPr>
                <w:rFonts w:ascii="Arial" w:hAnsi="Arial" w:cs="Arial"/>
                <w:sz w:val="16"/>
              </w:rPr>
            </w:pPr>
            <w:r>
              <w:rPr>
                <w:rFonts w:ascii="Arial" w:hAnsi="Arial" w:cs="Arial"/>
                <w:sz w:val="16"/>
              </w:rPr>
              <w:t>$0F= Bi-fuel vehicle using battery;</w:t>
            </w:r>
          </w:p>
          <w:p w:rsidR="00FF4F2F" w:rsidRDefault="00FF4F2F">
            <w:pPr>
              <w:rPr>
                <w:rFonts w:ascii="Arial" w:hAnsi="Arial" w:cs="Arial"/>
                <w:sz w:val="16"/>
              </w:rPr>
            </w:pPr>
            <w:r>
              <w:rPr>
                <w:rFonts w:ascii="Arial" w:hAnsi="Arial" w:cs="Arial"/>
                <w:sz w:val="16"/>
              </w:rPr>
              <w:t>$10-$FF= ISO/SAE reserved</w:t>
            </w:r>
          </w:p>
        </w:tc>
      </w:tr>
    </w:tbl>
    <w:p w:rsidR="00FF4F2F" w:rsidRDefault="00FF4F2F"/>
    <w:p w:rsidR="00FF4F2F" w:rsidRDefault="00FF4F2F">
      <w:r>
        <w:t>This PID contains the type of fuel currently being utilized by the vehicle.</w:t>
      </w:r>
      <w:ins w:id="293" w:author="Matthew L Kaufer" w:date="2009-04-15T15:28:00Z">
        <w:r w:rsidR="003A7CE6">
          <w:t xml:space="preserve">  </w:t>
        </w:r>
        <w:r w:rsidR="003A7CE6" w:rsidRPr="00E62580">
          <w:t>Additional PID information and usage examples are detailed in SAE J1979 and ISO 15031-5.</w:t>
        </w:r>
      </w:ins>
    </w:p>
    <w:p w:rsidR="00FF4F2F" w:rsidRDefault="00FF4F2F">
      <w:pPr>
        <w:keepNext w:val="0"/>
        <w:keepLines w:val="0"/>
      </w:pPr>
    </w:p>
    <w:p w:rsidR="00FF4F2F" w:rsidRDefault="00FF4F2F">
      <w:pPr>
        <w:pStyle w:val="Heading3"/>
      </w:pPr>
      <w:bookmarkStart w:id="294" w:name="_Toc65372143"/>
      <w:bookmarkStart w:id="295" w:name="_Toc223512795"/>
      <w:r>
        <w:lastRenderedPageBreak/>
        <w:t>E85R – PID $0052 – Alcohol Fuel Percentage</w:t>
      </w:r>
      <w:bookmarkEnd w:id="294"/>
      <w:bookmarkEnd w:id="29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$0052</w:t>
            </w:r>
          </w:p>
        </w:tc>
        <w:tc>
          <w:tcPr>
            <w:tcW w:w="2880" w:type="dxa"/>
            <w:tcBorders>
              <w:top w:val="nil"/>
            </w:tcBorders>
          </w:tcPr>
          <w:p w:rsidR="00FF4F2F" w:rsidRDefault="00FF4F2F">
            <w:pPr>
              <w:rPr>
                <w:rFonts w:ascii="Arial" w:hAnsi="Arial"/>
                <w:sz w:val="16"/>
              </w:rPr>
            </w:pPr>
            <w:r>
              <w:rPr>
                <w:rFonts w:ascii="Arial" w:hAnsi="Arial"/>
                <w:sz w:val="16"/>
              </w:rPr>
              <w:t>Alcohol Fuel Percentage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rsidP="0057107B">
            <w:pPr>
              <w:rPr>
                <w:rFonts w:ascii="Arial" w:hAnsi="Arial"/>
                <w:sz w:val="16"/>
              </w:rPr>
            </w:pPr>
            <w:r>
              <w:rPr>
                <w:rFonts w:ascii="Arial" w:hAnsi="Arial"/>
                <w:sz w:val="16"/>
              </w:rPr>
              <w:t xml:space="preserve">0 </w:t>
            </w:r>
            <w:r w:rsidR="0057107B">
              <w:rPr>
                <w:rFonts w:ascii="Arial" w:hAnsi="Arial"/>
                <w:sz w:val="16"/>
              </w:rPr>
              <w:t xml:space="preserve">to </w:t>
            </w:r>
            <w:r>
              <w:rPr>
                <w:rFonts w:ascii="Arial" w:hAnsi="Arial"/>
                <w:sz w:val="16"/>
              </w:rPr>
              <w:t>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Pr="0057107B" w:rsidRDefault="00FF4F2F"/>
    <w:p w:rsidR="00FF4F2F" w:rsidRPr="0057107B" w:rsidRDefault="00FF4F2F">
      <w:r w:rsidRPr="0057107B">
        <w:t xml:space="preserve">PID $0052 shall indicate the percentage of alcohol contained in ethanol or methanol fuels, if </w:t>
      </w:r>
      <w:r w:rsidR="0012240E" w:rsidRPr="0057107B">
        <w:t>utilized</w:t>
      </w:r>
      <w:r w:rsidRPr="0057107B">
        <w:t xml:space="preserve">. Alcohol percentage can be determined using a sensor or can be inferred by the fuel control software.  If alcohol percentage is </w:t>
      </w:r>
      <w:r w:rsidR="0057107B" w:rsidRPr="0057107B">
        <w:t>determined</w:t>
      </w:r>
      <w:r w:rsidRPr="0057107B">
        <w:t xml:space="preserve"> using a sensor, PID $0052 must display the undefaulted representation of that sensor.</w:t>
      </w:r>
      <w:ins w:id="296" w:author="Matthew L Kaufer" w:date="2009-04-15T15:28:00Z">
        <w:r w:rsidR="003A7CE6">
          <w:t xml:space="preserve">  </w:t>
        </w:r>
        <w:r w:rsidR="003A7CE6" w:rsidRPr="00E62580">
          <w:t>Additional PID information and usage examples are detailed in SAE J1979 and ISO 15031-5.</w:t>
        </w:r>
      </w:ins>
    </w:p>
    <w:p w:rsidR="00FF4F2F" w:rsidRPr="0057107B" w:rsidRDefault="00FF4F2F"/>
    <w:p w:rsidR="006D29E0" w:rsidRDefault="006D29E0" w:rsidP="006D29E0">
      <w:pPr>
        <w:pStyle w:val="Heading3"/>
      </w:pPr>
      <w:bookmarkStart w:id="297" w:name="_Toc172022869"/>
      <w:bookmarkStart w:id="298" w:name="_Toc191368096"/>
      <w:bookmarkStart w:id="299" w:name="_Toc217457113"/>
      <w:bookmarkStart w:id="300" w:name="_Toc223512796"/>
      <w:bookmarkStart w:id="301" w:name="_Toc172022855"/>
      <w:bookmarkStart w:id="302" w:name="_Toc191368098"/>
      <w:bookmarkStart w:id="303" w:name="_Toc205971877"/>
      <w:r>
        <w:t>ODAR – PID $0060 – Parameter Identifiers Supported - $61 to $80</w:t>
      </w:r>
      <w:bookmarkEnd w:id="297"/>
      <w:bookmarkEnd w:id="298"/>
      <w:bookmarkEnd w:id="299"/>
      <w:bookmarkEnd w:id="300"/>
    </w:p>
    <w:p w:rsidR="006D29E0" w:rsidRDefault="006D29E0" w:rsidP="006D29E0"/>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D29E0" w:rsidTr="009A6E41">
        <w:trPr>
          <w:cantSplit/>
          <w:jc w:val="center"/>
        </w:trPr>
        <w:tc>
          <w:tcPr>
            <w:tcW w:w="720" w:type="dxa"/>
            <w:tcBorders>
              <w:bottom w:val="single" w:sz="12" w:space="0" w:color="000000"/>
            </w:tcBorders>
          </w:tcPr>
          <w:p w:rsidR="006D29E0" w:rsidRDefault="006D29E0" w:rsidP="009A6E41">
            <w:pPr>
              <w:jc w:val="center"/>
              <w:rPr>
                <w:b/>
                <w:sz w:val="16"/>
              </w:rPr>
            </w:pPr>
            <w:r>
              <w:rPr>
                <w:b/>
                <w:sz w:val="16"/>
              </w:rPr>
              <w:t>PID</w:t>
            </w:r>
          </w:p>
        </w:tc>
        <w:tc>
          <w:tcPr>
            <w:tcW w:w="2880" w:type="dxa"/>
            <w:tcBorders>
              <w:bottom w:val="single" w:sz="12" w:space="0" w:color="000000"/>
            </w:tcBorders>
          </w:tcPr>
          <w:p w:rsidR="006D29E0" w:rsidRDefault="006D29E0" w:rsidP="009A6E41">
            <w:pPr>
              <w:jc w:val="center"/>
              <w:rPr>
                <w:b/>
                <w:sz w:val="16"/>
              </w:rPr>
            </w:pPr>
            <w:r>
              <w:rPr>
                <w:b/>
                <w:sz w:val="16"/>
              </w:rPr>
              <w:t>Signal</w:t>
            </w:r>
          </w:p>
        </w:tc>
        <w:tc>
          <w:tcPr>
            <w:tcW w:w="720" w:type="dxa"/>
            <w:tcBorders>
              <w:bottom w:val="single" w:sz="12" w:space="0" w:color="000000"/>
            </w:tcBorders>
          </w:tcPr>
          <w:p w:rsidR="006D29E0" w:rsidRDefault="006D29E0" w:rsidP="009A6E41">
            <w:pPr>
              <w:jc w:val="center"/>
              <w:rPr>
                <w:b/>
                <w:sz w:val="16"/>
              </w:rPr>
            </w:pPr>
            <w:r>
              <w:rPr>
                <w:b/>
                <w:sz w:val="16"/>
              </w:rPr>
              <w:t>Length (Bytes)</w:t>
            </w:r>
          </w:p>
        </w:tc>
        <w:tc>
          <w:tcPr>
            <w:tcW w:w="720" w:type="dxa"/>
            <w:tcBorders>
              <w:bottom w:val="single" w:sz="12" w:space="0" w:color="000000"/>
            </w:tcBorders>
          </w:tcPr>
          <w:p w:rsidR="006D29E0" w:rsidRDefault="006D29E0" w:rsidP="009A6E41">
            <w:pPr>
              <w:jc w:val="center"/>
              <w:rPr>
                <w:b/>
                <w:sz w:val="16"/>
              </w:rPr>
            </w:pPr>
            <w:r>
              <w:rPr>
                <w:b/>
                <w:sz w:val="16"/>
              </w:rPr>
              <w:t>Data Type</w:t>
            </w:r>
          </w:p>
        </w:tc>
        <w:tc>
          <w:tcPr>
            <w:tcW w:w="2160" w:type="dxa"/>
            <w:tcBorders>
              <w:bottom w:val="single" w:sz="12" w:space="0" w:color="000000"/>
            </w:tcBorders>
          </w:tcPr>
          <w:p w:rsidR="006D29E0" w:rsidRDefault="006D29E0" w:rsidP="009A6E41">
            <w:pPr>
              <w:jc w:val="center"/>
              <w:rPr>
                <w:b/>
                <w:sz w:val="16"/>
              </w:rPr>
            </w:pPr>
            <w:r>
              <w:rPr>
                <w:b/>
                <w:sz w:val="16"/>
              </w:rPr>
              <w:t>Range</w:t>
            </w:r>
          </w:p>
        </w:tc>
        <w:tc>
          <w:tcPr>
            <w:tcW w:w="2160" w:type="dxa"/>
            <w:tcBorders>
              <w:bottom w:val="single" w:sz="12" w:space="0" w:color="000000"/>
            </w:tcBorders>
          </w:tcPr>
          <w:p w:rsidR="006D29E0" w:rsidRDefault="006D29E0" w:rsidP="009A6E41">
            <w:pPr>
              <w:jc w:val="center"/>
              <w:rPr>
                <w:b/>
                <w:sz w:val="16"/>
              </w:rPr>
            </w:pPr>
            <w:r>
              <w:rPr>
                <w:b/>
                <w:sz w:val="16"/>
              </w:rPr>
              <w:t>Conversion</w:t>
            </w:r>
          </w:p>
        </w:tc>
      </w:tr>
      <w:tr w:rsidR="006D29E0" w:rsidTr="009A6E41">
        <w:trPr>
          <w:cantSplit/>
          <w:jc w:val="center"/>
        </w:trPr>
        <w:tc>
          <w:tcPr>
            <w:tcW w:w="720" w:type="dxa"/>
            <w:tcBorders>
              <w:top w:val="nil"/>
            </w:tcBorders>
          </w:tcPr>
          <w:p w:rsidR="006D29E0" w:rsidRDefault="006D29E0" w:rsidP="009A6E41">
            <w:pPr>
              <w:jc w:val="right"/>
              <w:rPr>
                <w:rFonts w:ascii="Arial" w:hAnsi="Arial"/>
                <w:sz w:val="16"/>
              </w:rPr>
            </w:pPr>
            <w:r>
              <w:rPr>
                <w:rFonts w:ascii="Arial" w:hAnsi="Arial"/>
                <w:sz w:val="16"/>
              </w:rPr>
              <w:t>$0060</w:t>
            </w:r>
          </w:p>
        </w:tc>
        <w:tc>
          <w:tcPr>
            <w:tcW w:w="2880" w:type="dxa"/>
            <w:tcBorders>
              <w:top w:val="nil"/>
            </w:tcBorders>
          </w:tcPr>
          <w:p w:rsidR="006D29E0" w:rsidRDefault="006D29E0" w:rsidP="009A6E41">
            <w:pPr>
              <w:rPr>
                <w:rFonts w:ascii="Arial" w:hAnsi="Arial"/>
                <w:sz w:val="16"/>
              </w:rPr>
            </w:pPr>
            <w:r>
              <w:rPr>
                <w:rFonts w:ascii="Arial" w:hAnsi="Arial"/>
                <w:sz w:val="16"/>
              </w:rPr>
              <w:t>Parameter Identifiers Supported - $61 to $80</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rPr>
                <w:rFonts w:ascii="Arial" w:hAnsi="Arial"/>
                <w:sz w:val="16"/>
              </w:rPr>
            </w:pPr>
            <w:r>
              <w:rPr>
                <w:rFonts w:ascii="Arial" w:hAnsi="Arial"/>
                <w:sz w:val="16"/>
              </w:rPr>
              <w:t>PKT</w:t>
            </w:r>
          </w:p>
        </w:tc>
        <w:tc>
          <w:tcPr>
            <w:tcW w:w="2160" w:type="dxa"/>
            <w:tcBorders>
              <w:top w:val="nil"/>
            </w:tcBorders>
          </w:tcPr>
          <w:p w:rsidR="006D29E0" w:rsidRDefault="006D29E0" w:rsidP="009A6E41">
            <w:pPr>
              <w:rPr>
                <w:rFonts w:ascii="Arial" w:hAnsi="Arial"/>
                <w:sz w:val="16"/>
              </w:rPr>
            </w:pPr>
            <w:r>
              <w:rPr>
                <w:rFonts w:ascii="Arial" w:hAnsi="Arial"/>
                <w:sz w:val="16"/>
              </w:rPr>
              <w:t>N/A</w:t>
            </w:r>
          </w:p>
        </w:tc>
        <w:tc>
          <w:tcPr>
            <w:tcW w:w="2160" w:type="dxa"/>
            <w:tcBorders>
              <w:top w:val="nil"/>
            </w:tcBorders>
          </w:tcPr>
          <w:p w:rsidR="006D29E0" w:rsidRDefault="006D29E0" w:rsidP="009A6E41">
            <w:pPr>
              <w:rPr>
                <w:rFonts w:ascii="Arial" w:hAnsi="Arial"/>
                <w:sz w:val="16"/>
              </w:rPr>
            </w:pPr>
            <w:r>
              <w:rPr>
                <w:rFonts w:ascii="Arial" w:hAnsi="Arial"/>
                <w:sz w:val="16"/>
              </w:rPr>
              <w:t>N/A</w:t>
            </w:r>
          </w:p>
        </w:tc>
      </w:tr>
    </w:tbl>
    <w:p w:rsidR="006D29E0" w:rsidRDefault="006D29E0" w:rsidP="006D29E0"/>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6D29E0" w:rsidTr="009A6E41">
        <w:trPr>
          <w:cantSplit/>
          <w:jc w:val="center"/>
        </w:trPr>
        <w:tc>
          <w:tcPr>
            <w:tcW w:w="2448" w:type="dxa"/>
            <w:tcBorders>
              <w:bottom w:val="single" w:sz="12" w:space="0" w:color="000000"/>
            </w:tcBorders>
          </w:tcPr>
          <w:p w:rsidR="006D29E0" w:rsidRDefault="006D29E0" w:rsidP="009A6E41">
            <w:pPr>
              <w:jc w:val="center"/>
              <w:rPr>
                <w:b/>
                <w:sz w:val="16"/>
              </w:rPr>
            </w:pPr>
            <w:r>
              <w:rPr>
                <w:b/>
                <w:sz w:val="16"/>
              </w:rPr>
              <w:t>Signal</w:t>
            </w:r>
          </w:p>
        </w:tc>
        <w:tc>
          <w:tcPr>
            <w:tcW w:w="720" w:type="dxa"/>
            <w:tcBorders>
              <w:bottom w:val="single" w:sz="12" w:space="0" w:color="000000"/>
            </w:tcBorders>
          </w:tcPr>
          <w:p w:rsidR="006D29E0" w:rsidRDefault="006D29E0" w:rsidP="009A6E41">
            <w:pPr>
              <w:jc w:val="center"/>
              <w:rPr>
                <w:b/>
                <w:sz w:val="16"/>
              </w:rPr>
            </w:pPr>
            <w:r>
              <w:rPr>
                <w:b/>
                <w:sz w:val="16"/>
              </w:rPr>
              <w:t>Start Byte</w:t>
            </w:r>
          </w:p>
        </w:tc>
        <w:tc>
          <w:tcPr>
            <w:tcW w:w="720" w:type="dxa"/>
            <w:tcBorders>
              <w:bottom w:val="single" w:sz="12" w:space="0" w:color="000000"/>
            </w:tcBorders>
          </w:tcPr>
          <w:p w:rsidR="006D29E0" w:rsidRDefault="006D29E0" w:rsidP="009A6E41">
            <w:pPr>
              <w:jc w:val="center"/>
              <w:rPr>
                <w:b/>
                <w:sz w:val="16"/>
              </w:rPr>
            </w:pPr>
            <w:r>
              <w:rPr>
                <w:b/>
                <w:sz w:val="16"/>
              </w:rPr>
              <w:t>Start Bit</w:t>
            </w:r>
          </w:p>
        </w:tc>
        <w:tc>
          <w:tcPr>
            <w:tcW w:w="720" w:type="dxa"/>
            <w:tcBorders>
              <w:bottom w:val="single" w:sz="12" w:space="0" w:color="000000"/>
            </w:tcBorders>
          </w:tcPr>
          <w:p w:rsidR="006D29E0" w:rsidRDefault="006D29E0" w:rsidP="009A6E41">
            <w:pPr>
              <w:jc w:val="center"/>
              <w:rPr>
                <w:b/>
                <w:sz w:val="16"/>
              </w:rPr>
            </w:pPr>
            <w:r>
              <w:rPr>
                <w:b/>
                <w:sz w:val="16"/>
              </w:rPr>
              <w:t>Length (Bits)</w:t>
            </w:r>
          </w:p>
        </w:tc>
        <w:tc>
          <w:tcPr>
            <w:tcW w:w="720" w:type="dxa"/>
            <w:tcBorders>
              <w:bottom w:val="single" w:sz="12" w:space="0" w:color="000000"/>
            </w:tcBorders>
          </w:tcPr>
          <w:p w:rsidR="006D29E0" w:rsidRDefault="006D29E0" w:rsidP="009A6E41">
            <w:pPr>
              <w:jc w:val="center"/>
              <w:rPr>
                <w:b/>
                <w:sz w:val="16"/>
              </w:rPr>
            </w:pPr>
            <w:r>
              <w:rPr>
                <w:b/>
                <w:sz w:val="16"/>
              </w:rPr>
              <w:t>Data Type</w:t>
            </w:r>
          </w:p>
        </w:tc>
        <w:tc>
          <w:tcPr>
            <w:tcW w:w="2016" w:type="dxa"/>
            <w:tcBorders>
              <w:bottom w:val="single" w:sz="12" w:space="0" w:color="000000"/>
            </w:tcBorders>
          </w:tcPr>
          <w:p w:rsidR="006D29E0" w:rsidRDefault="006D29E0" w:rsidP="009A6E41">
            <w:pPr>
              <w:jc w:val="center"/>
              <w:rPr>
                <w:b/>
                <w:sz w:val="16"/>
              </w:rPr>
            </w:pPr>
            <w:r>
              <w:rPr>
                <w:b/>
                <w:sz w:val="16"/>
              </w:rPr>
              <w:t>Range</w:t>
            </w:r>
          </w:p>
        </w:tc>
        <w:tc>
          <w:tcPr>
            <w:tcW w:w="2016" w:type="dxa"/>
            <w:tcBorders>
              <w:bottom w:val="single" w:sz="12" w:space="0" w:color="000000"/>
            </w:tcBorders>
          </w:tcPr>
          <w:p w:rsidR="006D29E0" w:rsidRDefault="006D29E0" w:rsidP="009A6E41">
            <w:pPr>
              <w:jc w:val="center"/>
              <w:rPr>
                <w:b/>
                <w:sz w:val="16"/>
              </w:rPr>
            </w:pPr>
            <w:r>
              <w:rPr>
                <w:b/>
                <w:sz w:val="16"/>
              </w:rPr>
              <w:t>Conversion</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$61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7</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$62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6</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$63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5</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$64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$65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$66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$67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$68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$69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7</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$6A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6</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$6B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5</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$6C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$6D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$6E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$6F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$70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$71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7</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$72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6</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$73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5</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$74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$75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$76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$77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$78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$79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7</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$7A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6</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$7B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5</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$7C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$7D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$7E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$7F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 $80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bl>
    <w:p w:rsidR="006D29E0" w:rsidRPr="00BB20AB" w:rsidRDefault="006D29E0" w:rsidP="006D29E0"/>
    <w:p w:rsidR="006D29E0" w:rsidRPr="00BB20AB" w:rsidRDefault="006D29E0" w:rsidP="006D29E0">
      <w:r w:rsidRPr="00BB20AB">
        <w:t>This PID indicates which legislated PIDs, within the range of $61 to $80, are supported.</w:t>
      </w:r>
      <w:ins w:id="304" w:author="Matthew L Kaufer" w:date="2009-04-15T15:28:00Z">
        <w:r w:rsidR="003A7CE6">
          <w:t xml:space="preserve">  </w:t>
        </w:r>
        <w:r w:rsidR="003A7CE6" w:rsidRPr="00E62580">
          <w:t>Additional PID information and usage examples are detailed in SAE J1979 and ISO 15031-5.</w:t>
        </w:r>
      </w:ins>
    </w:p>
    <w:p w:rsidR="006D29E0" w:rsidRPr="00BB20AB" w:rsidRDefault="006D29E0" w:rsidP="006D29E0"/>
    <w:p w:rsidR="000B3F05" w:rsidRPr="00470EC0" w:rsidRDefault="000B3F05" w:rsidP="000B3F05">
      <w:pPr>
        <w:pStyle w:val="Heading3"/>
        <w:rPr>
          <w:szCs w:val="24"/>
        </w:rPr>
      </w:pPr>
      <w:bookmarkStart w:id="305" w:name="_Toc223512797"/>
      <w:r>
        <w:rPr>
          <w:szCs w:val="24"/>
        </w:rPr>
        <w:t>EIT</w:t>
      </w:r>
      <w:r w:rsidRPr="00470EC0">
        <w:rPr>
          <w:szCs w:val="24"/>
        </w:rPr>
        <w:t>R – PID $0068 – Intake Air Temperature Sensor</w:t>
      </w:r>
      <w:bookmarkEnd w:id="305"/>
    </w:p>
    <w:p w:rsidR="000B3F05" w:rsidRDefault="000B3F05" w:rsidP="000B3F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0B3F05" w:rsidTr="00096591">
        <w:trPr>
          <w:cantSplit/>
          <w:jc w:val="center"/>
        </w:trPr>
        <w:tc>
          <w:tcPr>
            <w:tcW w:w="720" w:type="dxa"/>
            <w:tcBorders>
              <w:bottom w:val="single" w:sz="12" w:space="0" w:color="000000"/>
            </w:tcBorders>
          </w:tcPr>
          <w:p w:rsidR="000B3F05" w:rsidRDefault="000B3F05" w:rsidP="00096591">
            <w:pPr>
              <w:jc w:val="center"/>
              <w:rPr>
                <w:b/>
                <w:sz w:val="16"/>
              </w:rPr>
            </w:pPr>
            <w:r>
              <w:rPr>
                <w:b/>
                <w:sz w:val="16"/>
              </w:rPr>
              <w:t>PID</w:t>
            </w:r>
          </w:p>
        </w:tc>
        <w:tc>
          <w:tcPr>
            <w:tcW w:w="2880" w:type="dxa"/>
            <w:tcBorders>
              <w:bottom w:val="single" w:sz="12" w:space="0" w:color="000000"/>
            </w:tcBorders>
          </w:tcPr>
          <w:p w:rsidR="000B3F05" w:rsidRDefault="000B3F05" w:rsidP="00096591">
            <w:pPr>
              <w:jc w:val="center"/>
              <w:rPr>
                <w:b/>
                <w:sz w:val="16"/>
              </w:rPr>
            </w:pPr>
            <w:r>
              <w:rPr>
                <w:b/>
                <w:sz w:val="16"/>
              </w:rPr>
              <w:t>Signal</w:t>
            </w:r>
          </w:p>
        </w:tc>
        <w:tc>
          <w:tcPr>
            <w:tcW w:w="720" w:type="dxa"/>
            <w:tcBorders>
              <w:bottom w:val="single" w:sz="12" w:space="0" w:color="000000"/>
            </w:tcBorders>
          </w:tcPr>
          <w:p w:rsidR="000B3F05" w:rsidRDefault="000B3F05" w:rsidP="00096591">
            <w:pPr>
              <w:jc w:val="center"/>
              <w:rPr>
                <w:b/>
                <w:sz w:val="16"/>
              </w:rPr>
            </w:pPr>
            <w:r>
              <w:rPr>
                <w:b/>
                <w:sz w:val="16"/>
              </w:rPr>
              <w:t>Length (Bytes)</w:t>
            </w:r>
          </w:p>
        </w:tc>
        <w:tc>
          <w:tcPr>
            <w:tcW w:w="720" w:type="dxa"/>
            <w:tcBorders>
              <w:bottom w:val="single" w:sz="12" w:space="0" w:color="000000"/>
            </w:tcBorders>
          </w:tcPr>
          <w:p w:rsidR="000B3F05" w:rsidRDefault="000B3F05" w:rsidP="00096591">
            <w:pPr>
              <w:jc w:val="center"/>
              <w:rPr>
                <w:b/>
                <w:sz w:val="16"/>
              </w:rPr>
            </w:pPr>
            <w:r>
              <w:rPr>
                <w:b/>
                <w:sz w:val="16"/>
              </w:rPr>
              <w:t>Data Type</w:t>
            </w:r>
          </w:p>
        </w:tc>
        <w:tc>
          <w:tcPr>
            <w:tcW w:w="2160" w:type="dxa"/>
            <w:tcBorders>
              <w:bottom w:val="single" w:sz="12" w:space="0" w:color="000000"/>
            </w:tcBorders>
          </w:tcPr>
          <w:p w:rsidR="000B3F05" w:rsidRDefault="000B3F05" w:rsidP="00096591">
            <w:pPr>
              <w:jc w:val="center"/>
              <w:rPr>
                <w:b/>
                <w:sz w:val="16"/>
              </w:rPr>
            </w:pPr>
            <w:r>
              <w:rPr>
                <w:b/>
                <w:sz w:val="16"/>
              </w:rPr>
              <w:t>Range</w:t>
            </w:r>
          </w:p>
        </w:tc>
        <w:tc>
          <w:tcPr>
            <w:tcW w:w="2160" w:type="dxa"/>
            <w:tcBorders>
              <w:bottom w:val="single" w:sz="12" w:space="0" w:color="000000"/>
            </w:tcBorders>
          </w:tcPr>
          <w:p w:rsidR="000B3F05" w:rsidRDefault="000B3F05" w:rsidP="00096591">
            <w:pPr>
              <w:jc w:val="center"/>
              <w:rPr>
                <w:b/>
                <w:sz w:val="16"/>
              </w:rPr>
            </w:pPr>
            <w:r>
              <w:rPr>
                <w:b/>
                <w:sz w:val="16"/>
              </w:rPr>
              <w:t>Conversion</w:t>
            </w:r>
          </w:p>
        </w:tc>
      </w:tr>
      <w:tr w:rsidR="000B3F05" w:rsidTr="00096591">
        <w:trPr>
          <w:cantSplit/>
          <w:jc w:val="center"/>
        </w:trPr>
        <w:tc>
          <w:tcPr>
            <w:tcW w:w="720" w:type="dxa"/>
            <w:tcBorders>
              <w:top w:val="nil"/>
            </w:tcBorders>
          </w:tcPr>
          <w:p w:rsidR="000B3F05" w:rsidRDefault="000B3F05" w:rsidP="00096591">
            <w:pPr>
              <w:jc w:val="right"/>
              <w:rPr>
                <w:rFonts w:ascii="Arial" w:hAnsi="Arial"/>
                <w:sz w:val="16"/>
              </w:rPr>
            </w:pPr>
            <w:r>
              <w:rPr>
                <w:rFonts w:ascii="Arial" w:hAnsi="Arial"/>
                <w:sz w:val="16"/>
              </w:rPr>
              <w:t>$0068</w:t>
            </w:r>
          </w:p>
        </w:tc>
        <w:tc>
          <w:tcPr>
            <w:tcW w:w="2880" w:type="dxa"/>
            <w:tcBorders>
              <w:top w:val="nil"/>
            </w:tcBorders>
          </w:tcPr>
          <w:p w:rsidR="000B3F05" w:rsidRPr="00470EC0" w:rsidRDefault="000B3F05" w:rsidP="00096591">
            <w:pPr>
              <w:rPr>
                <w:rFonts w:ascii="Arial" w:hAnsi="Arial" w:cs="Arial"/>
                <w:sz w:val="16"/>
                <w:szCs w:val="16"/>
              </w:rPr>
            </w:pPr>
            <w:r w:rsidRPr="00470EC0">
              <w:rPr>
                <w:rFonts w:ascii="Arial" w:hAnsi="Arial" w:cs="Arial"/>
                <w:sz w:val="16"/>
                <w:szCs w:val="16"/>
              </w:rPr>
              <w:t>Intake Air Temperature Sensor</w:t>
            </w:r>
          </w:p>
        </w:tc>
        <w:tc>
          <w:tcPr>
            <w:tcW w:w="720" w:type="dxa"/>
            <w:tcBorders>
              <w:top w:val="nil"/>
            </w:tcBorders>
          </w:tcPr>
          <w:p w:rsidR="000B3F05" w:rsidRDefault="000B3F05" w:rsidP="00096591">
            <w:pPr>
              <w:jc w:val="right"/>
              <w:rPr>
                <w:rFonts w:ascii="Arial" w:hAnsi="Arial"/>
                <w:sz w:val="16"/>
              </w:rPr>
            </w:pPr>
            <w:r>
              <w:rPr>
                <w:rFonts w:ascii="Arial" w:hAnsi="Arial"/>
                <w:sz w:val="16"/>
              </w:rPr>
              <w:t>7</w:t>
            </w:r>
          </w:p>
        </w:tc>
        <w:tc>
          <w:tcPr>
            <w:tcW w:w="720" w:type="dxa"/>
            <w:tcBorders>
              <w:top w:val="nil"/>
            </w:tcBorders>
          </w:tcPr>
          <w:p w:rsidR="000B3F05" w:rsidRDefault="000B3F05" w:rsidP="00096591">
            <w:pPr>
              <w:rPr>
                <w:rFonts w:ascii="Arial" w:hAnsi="Arial"/>
                <w:sz w:val="16"/>
              </w:rPr>
            </w:pPr>
            <w:r>
              <w:rPr>
                <w:rFonts w:ascii="Arial" w:hAnsi="Arial"/>
                <w:sz w:val="16"/>
              </w:rPr>
              <w:t>PKT</w:t>
            </w:r>
          </w:p>
        </w:tc>
        <w:tc>
          <w:tcPr>
            <w:tcW w:w="2160" w:type="dxa"/>
            <w:tcBorders>
              <w:top w:val="nil"/>
            </w:tcBorders>
          </w:tcPr>
          <w:p w:rsidR="000B3F05" w:rsidRDefault="000B3F05" w:rsidP="00096591">
            <w:pPr>
              <w:rPr>
                <w:rFonts w:ascii="Arial" w:hAnsi="Arial"/>
                <w:sz w:val="16"/>
              </w:rPr>
            </w:pPr>
            <w:r>
              <w:rPr>
                <w:rFonts w:ascii="Arial" w:hAnsi="Arial"/>
                <w:sz w:val="16"/>
              </w:rPr>
              <w:t>N/A</w:t>
            </w:r>
          </w:p>
        </w:tc>
        <w:tc>
          <w:tcPr>
            <w:tcW w:w="2160" w:type="dxa"/>
            <w:tcBorders>
              <w:top w:val="nil"/>
            </w:tcBorders>
          </w:tcPr>
          <w:p w:rsidR="000B3F05" w:rsidRDefault="000B3F05" w:rsidP="00096591">
            <w:pPr>
              <w:rPr>
                <w:rFonts w:ascii="Arial" w:hAnsi="Arial"/>
                <w:sz w:val="16"/>
              </w:rPr>
            </w:pPr>
            <w:r>
              <w:rPr>
                <w:rFonts w:ascii="Arial" w:hAnsi="Arial"/>
                <w:sz w:val="16"/>
              </w:rPr>
              <w:t>N/A</w:t>
            </w:r>
          </w:p>
        </w:tc>
      </w:tr>
    </w:tbl>
    <w:p w:rsidR="000B3F05" w:rsidRDefault="000B3F05" w:rsidP="000B3F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0B3F05" w:rsidTr="00096591">
        <w:trPr>
          <w:cantSplit/>
          <w:jc w:val="center"/>
        </w:trPr>
        <w:tc>
          <w:tcPr>
            <w:tcW w:w="2448" w:type="dxa"/>
            <w:tcBorders>
              <w:bottom w:val="single" w:sz="12" w:space="0" w:color="000000"/>
            </w:tcBorders>
          </w:tcPr>
          <w:p w:rsidR="000B3F05" w:rsidRDefault="000B3F05" w:rsidP="00096591">
            <w:pPr>
              <w:jc w:val="center"/>
              <w:rPr>
                <w:b/>
                <w:sz w:val="16"/>
              </w:rPr>
            </w:pPr>
            <w:r>
              <w:rPr>
                <w:b/>
                <w:sz w:val="16"/>
              </w:rPr>
              <w:t>Signal</w:t>
            </w:r>
          </w:p>
        </w:tc>
        <w:tc>
          <w:tcPr>
            <w:tcW w:w="720" w:type="dxa"/>
            <w:tcBorders>
              <w:bottom w:val="single" w:sz="12" w:space="0" w:color="000000"/>
            </w:tcBorders>
          </w:tcPr>
          <w:p w:rsidR="000B3F05" w:rsidRDefault="000B3F05" w:rsidP="00096591">
            <w:pPr>
              <w:jc w:val="center"/>
              <w:rPr>
                <w:b/>
                <w:sz w:val="16"/>
              </w:rPr>
            </w:pPr>
            <w:r>
              <w:rPr>
                <w:b/>
                <w:sz w:val="16"/>
              </w:rPr>
              <w:t>Start Byte</w:t>
            </w:r>
          </w:p>
        </w:tc>
        <w:tc>
          <w:tcPr>
            <w:tcW w:w="720" w:type="dxa"/>
            <w:tcBorders>
              <w:bottom w:val="single" w:sz="12" w:space="0" w:color="000000"/>
            </w:tcBorders>
          </w:tcPr>
          <w:p w:rsidR="000B3F05" w:rsidRDefault="000B3F05" w:rsidP="00096591">
            <w:pPr>
              <w:jc w:val="center"/>
              <w:rPr>
                <w:b/>
                <w:sz w:val="16"/>
              </w:rPr>
            </w:pPr>
            <w:r>
              <w:rPr>
                <w:b/>
                <w:sz w:val="16"/>
              </w:rPr>
              <w:t>Start Bit</w:t>
            </w:r>
          </w:p>
        </w:tc>
        <w:tc>
          <w:tcPr>
            <w:tcW w:w="720" w:type="dxa"/>
            <w:tcBorders>
              <w:bottom w:val="single" w:sz="12" w:space="0" w:color="000000"/>
            </w:tcBorders>
          </w:tcPr>
          <w:p w:rsidR="000B3F05" w:rsidRDefault="000B3F05" w:rsidP="00096591">
            <w:pPr>
              <w:jc w:val="center"/>
              <w:rPr>
                <w:b/>
                <w:sz w:val="16"/>
              </w:rPr>
            </w:pPr>
            <w:r>
              <w:rPr>
                <w:b/>
                <w:sz w:val="16"/>
              </w:rPr>
              <w:t>Length (Bits)</w:t>
            </w:r>
          </w:p>
        </w:tc>
        <w:tc>
          <w:tcPr>
            <w:tcW w:w="720" w:type="dxa"/>
            <w:tcBorders>
              <w:bottom w:val="single" w:sz="12" w:space="0" w:color="000000"/>
            </w:tcBorders>
          </w:tcPr>
          <w:p w:rsidR="000B3F05" w:rsidRDefault="000B3F05" w:rsidP="00096591">
            <w:pPr>
              <w:jc w:val="center"/>
              <w:rPr>
                <w:b/>
                <w:sz w:val="16"/>
              </w:rPr>
            </w:pPr>
            <w:r>
              <w:rPr>
                <w:b/>
                <w:sz w:val="16"/>
              </w:rPr>
              <w:t>Data Type</w:t>
            </w:r>
          </w:p>
        </w:tc>
        <w:tc>
          <w:tcPr>
            <w:tcW w:w="2016" w:type="dxa"/>
            <w:tcBorders>
              <w:bottom w:val="single" w:sz="12" w:space="0" w:color="000000"/>
            </w:tcBorders>
          </w:tcPr>
          <w:p w:rsidR="000B3F05" w:rsidRDefault="000B3F05" w:rsidP="00096591">
            <w:pPr>
              <w:jc w:val="center"/>
              <w:rPr>
                <w:b/>
                <w:sz w:val="16"/>
              </w:rPr>
            </w:pPr>
            <w:r>
              <w:rPr>
                <w:b/>
                <w:sz w:val="16"/>
              </w:rPr>
              <w:t>Range</w:t>
            </w:r>
          </w:p>
        </w:tc>
        <w:tc>
          <w:tcPr>
            <w:tcW w:w="2016" w:type="dxa"/>
            <w:tcBorders>
              <w:bottom w:val="single" w:sz="12" w:space="0" w:color="000000"/>
            </w:tcBorders>
          </w:tcPr>
          <w:p w:rsidR="000B3F05" w:rsidRDefault="000B3F05" w:rsidP="00096591">
            <w:pPr>
              <w:jc w:val="center"/>
              <w:rPr>
                <w:b/>
                <w:sz w:val="16"/>
              </w:rPr>
            </w:pPr>
            <w:r>
              <w:rPr>
                <w:b/>
                <w:sz w:val="16"/>
              </w:rPr>
              <w:t>Conversion</w:t>
            </w:r>
          </w:p>
        </w:tc>
      </w:tr>
      <w:tr w:rsidR="000B3F05" w:rsidTr="00096591">
        <w:trPr>
          <w:cantSplit/>
          <w:jc w:val="center"/>
        </w:trPr>
        <w:tc>
          <w:tcPr>
            <w:tcW w:w="2448" w:type="dxa"/>
            <w:tcBorders>
              <w:top w:val="nil"/>
            </w:tcBorders>
          </w:tcPr>
          <w:p w:rsidR="000B3F05" w:rsidRDefault="000B3F05" w:rsidP="00096591">
            <w:pPr>
              <w:rPr>
                <w:rFonts w:ascii="Arial" w:hAnsi="Arial"/>
                <w:sz w:val="16"/>
              </w:rPr>
            </w:pPr>
            <w:r>
              <w:rPr>
                <w:rFonts w:ascii="Arial" w:hAnsi="Arial"/>
                <w:sz w:val="16"/>
              </w:rPr>
              <w:t>Reserved</w:t>
            </w:r>
          </w:p>
        </w:tc>
        <w:tc>
          <w:tcPr>
            <w:tcW w:w="720" w:type="dxa"/>
            <w:tcBorders>
              <w:top w:val="nil"/>
            </w:tcBorders>
          </w:tcPr>
          <w:p w:rsidR="000B3F05" w:rsidRDefault="000B3F05" w:rsidP="00096591">
            <w:pPr>
              <w:jc w:val="right"/>
              <w:rPr>
                <w:rFonts w:ascii="Arial" w:hAnsi="Arial"/>
                <w:sz w:val="16"/>
              </w:rPr>
            </w:pPr>
            <w:r>
              <w:rPr>
                <w:rFonts w:ascii="Arial" w:hAnsi="Arial"/>
                <w:sz w:val="16"/>
              </w:rPr>
              <w:t>0</w:t>
            </w:r>
          </w:p>
        </w:tc>
        <w:tc>
          <w:tcPr>
            <w:tcW w:w="720" w:type="dxa"/>
            <w:tcBorders>
              <w:top w:val="nil"/>
            </w:tcBorders>
          </w:tcPr>
          <w:p w:rsidR="000B3F05" w:rsidRDefault="000B3F05" w:rsidP="00096591">
            <w:pPr>
              <w:jc w:val="right"/>
              <w:rPr>
                <w:rFonts w:ascii="Arial" w:hAnsi="Arial"/>
                <w:sz w:val="16"/>
              </w:rPr>
            </w:pPr>
            <w:r>
              <w:rPr>
                <w:rFonts w:ascii="Arial" w:hAnsi="Arial"/>
                <w:sz w:val="16"/>
              </w:rPr>
              <w:t>7</w:t>
            </w:r>
          </w:p>
        </w:tc>
        <w:tc>
          <w:tcPr>
            <w:tcW w:w="720" w:type="dxa"/>
            <w:tcBorders>
              <w:top w:val="nil"/>
            </w:tcBorders>
          </w:tcPr>
          <w:p w:rsidR="000B3F05" w:rsidRDefault="000B3F05" w:rsidP="00096591">
            <w:pPr>
              <w:jc w:val="right"/>
              <w:rPr>
                <w:rFonts w:ascii="Arial" w:hAnsi="Arial"/>
                <w:sz w:val="16"/>
              </w:rPr>
            </w:pPr>
            <w:r>
              <w:rPr>
                <w:rFonts w:ascii="Arial" w:hAnsi="Arial"/>
                <w:sz w:val="16"/>
              </w:rPr>
              <w:t>1</w:t>
            </w:r>
          </w:p>
        </w:tc>
        <w:tc>
          <w:tcPr>
            <w:tcW w:w="720" w:type="dxa"/>
            <w:tcBorders>
              <w:top w:val="nil"/>
            </w:tcBorders>
          </w:tcPr>
          <w:p w:rsidR="000B3F05" w:rsidRDefault="000B3F05" w:rsidP="00096591">
            <w:pPr>
              <w:pStyle w:val="FootnoteText"/>
              <w:rPr>
                <w:rFonts w:ascii="Arial" w:hAnsi="Arial"/>
              </w:rPr>
            </w:pPr>
          </w:p>
        </w:tc>
        <w:tc>
          <w:tcPr>
            <w:tcW w:w="2016" w:type="dxa"/>
            <w:tcBorders>
              <w:top w:val="nil"/>
            </w:tcBorders>
          </w:tcPr>
          <w:p w:rsidR="000B3F05" w:rsidRDefault="000B3F05" w:rsidP="00096591">
            <w:pPr>
              <w:rPr>
                <w:rFonts w:ascii="Arial" w:hAnsi="Arial"/>
                <w:sz w:val="16"/>
              </w:rPr>
            </w:pPr>
          </w:p>
        </w:tc>
        <w:tc>
          <w:tcPr>
            <w:tcW w:w="2016" w:type="dxa"/>
            <w:tcBorders>
              <w:top w:val="nil"/>
            </w:tcBorders>
          </w:tcPr>
          <w:p w:rsidR="000B3F05" w:rsidRDefault="000B3F05" w:rsidP="00096591">
            <w:pPr>
              <w:rPr>
                <w:rFonts w:ascii="Arial" w:hAnsi="Arial"/>
                <w:sz w:val="16"/>
              </w:rPr>
            </w:pPr>
          </w:p>
        </w:tc>
      </w:tr>
      <w:tr w:rsidR="000B3F05" w:rsidTr="00096591">
        <w:trPr>
          <w:cantSplit/>
          <w:jc w:val="center"/>
        </w:trPr>
        <w:tc>
          <w:tcPr>
            <w:tcW w:w="2448" w:type="dxa"/>
            <w:tcBorders>
              <w:top w:val="nil"/>
            </w:tcBorders>
          </w:tcPr>
          <w:p w:rsidR="000B3F05" w:rsidRDefault="000B3F05" w:rsidP="00096591">
            <w:pPr>
              <w:rPr>
                <w:rFonts w:ascii="Arial" w:hAnsi="Arial"/>
                <w:sz w:val="16"/>
              </w:rPr>
            </w:pPr>
            <w:r>
              <w:rPr>
                <w:rFonts w:ascii="Arial" w:hAnsi="Arial"/>
                <w:sz w:val="16"/>
              </w:rPr>
              <w:t>Reserved</w:t>
            </w:r>
          </w:p>
        </w:tc>
        <w:tc>
          <w:tcPr>
            <w:tcW w:w="720" w:type="dxa"/>
            <w:tcBorders>
              <w:top w:val="nil"/>
            </w:tcBorders>
          </w:tcPr>
          <w:p w:rsidR="000B3F05" w:rsidRDefault="000B3F05" w:rsidP="00096591">
            <w:pPr>
              <w:jc w:val="right"/>
              <w:rPr>
                <w:rFonts w:ascii="Arial" w:hAnsi="Arial"/>
                <w:sz w:val="16"/>
              </w:rPr>
            </w:pPr>
            <w:r>
              <w:rPr>
                <w:rFonts w:ascii="Arial" w:hAnsi="Arial"/>
                <w:sz w:val="16"/>
              </w:rPr>
              <w:t>0</w:t>
            </w:r>
          </w:p>
        </w:tc>
        <w:tc>
          <w:tcPr>
            <w:tcW w:w="720" w:type="dxa"/>
            <w:tcBorders>
              <w:top w:val="nil"/>
            </w:tcBorders>
          </w:tcPr>
          <w:p w:rsidR="000B3F05" w:rsidRDefault="000B3F05" w:rsidP="00096591">
            <w:pPr>
              <w:jc w:val="right"/>
              <w:rPr>
                <w:rFonts w:ascii="Arial" w:hAnsi="Arial"/>
                <w:sz w:val="16"/>
              </w:rPr>
            </w:pPr>
            <w:r>
              <w:rPr>
                <w:rFonts w:ascii="Arial" w:hAnsi="Arial"/>
                <w:sz w:val="16"/>
              </w:rPr>
              <w:t>6</w:t>
            </w:r>
          </w:p>
        </w:tc>
        <w:tc>
          <w:tcPr>
            <w:tcW w:w="720" w:type="dxa"/>
            <w:tcBorders>
              <w:top w:val="nil"/>
            </w:tcBorders>
          </w:tcPr>
          <w:p w:rsidR="000B3F05" w:rsidRDefault="000B3F05" w:rsidP="00096591">
            <w:pPr>
              <w:jc w:val="right"/>
              <w:rPr>
                <w:rFonts w:ascii="Arial" w:hAnsi="Arial"/>
                <w:sz w:val="16"/>
              </w:rPr>
            </w:pPr>
            <w:r>
              <w:rPr>
                <w:rFonts w:ascii="Arial" w:hAnsi="Arial"/>
                <w:sz w:val="16"/>
              </w:rPr>
              <w:t>1</w:t>
            </w:r>
          </w:p>
        </w:tc>
        <w:tc>
          <w:tcPr>
            <w:tcW w:w="720" w:type="dxa"/>
            <w:tcBorders>
              <w:top w:val="nil"/>
            </w:tcBorders>
          </w:tcPr>
          <w:p w:rsidR="000B3F05" w:rsidRDefault="000B3F05" w:rsidP="00096591">
            <w:pPr>
              <w:pStyle w:val="FootnoteText"/>
              <w:rPr>
                <w:rFonts w:ascii="Arial" w:hAnsi="Arial"/>
              </w:rPr>
            </w:pPr>
          </w:p>
        </w:tc>
        <w:tc>
          <w:tcPr>
            <w:tcW w:w="2016" w:type="dxa"/>
            <w:tcBorders>
              <w:top w:val="nil"/>
            </w:tcBorders>
          </w:tcPr>
          <w:p w:rsidR="000B3F05" w:rsidRDefault="000B3F05" w:rsidP="00096591">
            <w:pPr>
              <w:rPr>
                <w:rFonts w:ascii="Arial" w:hAnsi="Arial"/>
                <w:sz w:val="16"/>
              </w:rPr>
            </w:pPr>
          </w:p>
        </w:tc>
        <w:tc>
          <w:tcPr>
            <w:tcW w:w="2016" w:type="dxa"/>
            <w:tcBorders>
              <w:top w:val="nil"/>
            </w:tcBorders>
          </w:tcPr>
          <w:p w:rsidR="000B3F05" w:rsidRDefault="000B3F05" w:rsidP="00096591">
            <w:pPr>
              <w:rPr>
                <w:rFonts w:ascii="Arial" w:hAnsi="Arial"/>
                <w:sz w:val="16"/>
              </w:rPr>
            </w:pPr>
          </w:p>
        </w:tc>
      </w:tr>
      <w:tr w:rsidR="000B3F05" w:rsidTr="00096591">
        <w:trPr>
          <w:cantSplit/>
          <w:jc w:val="center"/>
        </w:trPr>
        <w:tc>
          <w:tcPr>
            <w:tcW w:w="2448" w:type="dxa"/>
            <w:tcBorders>
              <w:top w:val="nil"/>
            </w:tcBorders>
          </w:tcPr>
          <w:p w:rsidR="000B3F05" w:rsidRPr="00921CC0" w:rsidRDefault="000B3F05" w:rsidP="00096591">
            <w:pPr>
              <w:autoSpaceDE w:val="0"/>
              <w:autoSpaceDN w:val="0"/>
              <w:adjustRightInd w:val="0"/>
              <w:rPr>
                <w:rFonts w:ascii="Arial" w:hAnsi="Arial" w:cs="Arial"/>
                <w:sz w:val="16"/>
                <w:szCs w:val="16"/>
              </w:rPr>
            </w:pPr>
            <w:r w:rsidRPr="00921CC0">
              <w:rPr>
                <w:rFonts w:ascii="Arial" w:hAnsi="Arial" w:cs="Arial"/>
                <w:sz w:val="16"/>
                <w:szCs w:val="16"/>
              </w:rPr>
              <w:t>IAT Bank 2, Sensor 3</w:t>
            </w:r>
          </w:p>
          <w:p w:rsidR="000B3F05" w:rsidRPr="00921CC0" w:rsidRDefault="000B3F05" w:rsidP="00096591">
            <w:pPr>
              <w:rPr>
                <w:rFonts w:ascii="Arial" w:hAnsi="Arial" w:cs="Arial"/>
                <w:sz w:val="16"/>
                <w:szCs w:val="16"/>
              </w:rPr>
            </w:pPr>
            <w:r w:rsidRPr="00921CC0">
              <w:rPr>
                <w:rFonts w:ascii="Arial" w:hAnsi="Arial" w:cs="Arial"/>
                <w:sz w:val="16"/>
                <w:szCs w:val="16"/>
              </w:rPr>
              <w:t>supported</w:t>
            </w:r>
          </w:p>
        </w:tc>
        <w:tc>
          <w:tcPr>
            <w:tcW w:w="720" w:type="dxa"/>
            <w:tcBorders>
              <w:top w:val="nil"/>
            </w:tcBorders>
          </w:tcPr>
          <w:p w:rsidR="000B3F05" w:rsidRDefault="000B3F05" w:rsidP="00096591">
            <w:pPr>
              <w:jc w:val="right"/>
              <w:rPr>
                <w:rFonts w:ascii="Arial" w:hAnsi="Arial"/>
                <w:sz w:val="16"/>
              </w:rPr>
            </w:pPr>
            <w:r>
              <w:rPr>
                <w:rFonts w:ascii="Arial" w:hAnsi="Arial"/>
                <w:sz w:val="16"/>
              </w:rPr>
              <w:t>0</w:t>
            </w:r>
          </w:p>
        </w:tc>
        <w:tc>
          <w:tcPr>
            <w:tcW w:w="720" w:type="dxa"/>
            <w:tcBorders>
              <w:top w:val="nil"/>
            </w:tcBorders>
          </w:tcPr>
          <w:p w:rsidR="000B3F05" w:rsidRDefault="000B3F05" w:rsidP="00096591">
            <w:pPr>
              <w:jc w:val="right"/>
              <w:rPr>
                <w:rFonts w:ascii="Arial" w:hAnsi="Arial"/>
                <w:sz w:val="16"/>
              </w:rPr>
            </w:pPr>
            <w:r>
              <w:rPr>
                <w:rFonts w:ascii="Arial" w:hAnsi="Arial"/>
                <w:sz w:val="16"/>
              </w:rPr>
              <w:t>5</w:t>
            </w:r>
          </w:p>
        </w:tc>
        <w:tc>
          <w:tcPr>
            <w:tcW w:w="720" w:type="dxa"/>
            <w:tcBorders>
              <w:top w:val="nil"/>
            </w:tcBorders>
          </w:tcPr>
          <w:p w:rsidR="000B3F05" w:rsidRDefault="000B3F05" w:rsidP="00096591">
            <w:pPr>
              <w:jc w:val="right"/>
              <w:rPr>
                <w:rFonts w:ascii="Arial" w:hAnsi="Arial"/>
                <w:sz w:val="16"/>
              </w:rPr>
            </w:pPr>
            <w:r>
              <w:rPr>
                <w:rFonts w:ascii="Arial" w:hAnsi="Arial"/>
                <w:sz w:val="16"/>
              </w:rPr>
              <w:t>1</w:t>
            </w:r>
          </w:p>
        </w:tc>
        <w:tc>
          <w:tcPr>
            <w:tcW w:w="720" w:type="dxa"/>
            <w:tcBorders>
              <w:top w:val="nil"/>
            </w:tcBorders>
          </w:tcPr>
          <w:p w:rsidR="000B3F05" w:rsidRDefault="000B3F05" w:rsidP="00096591">
            <w:pPr>
              <w:pStyle w:val="FootnoteText"/>
              <w:rPr>
                <w:rFonts w:ascii="Arial" w:hAnsi="Arial"/>
              </w:rPr>
            </w:pPr>
            <w:r>
              <w:rPr>
                <w:rFonts w:ascii="Arial" w:hAnsi="Arial"/>
              </w:rPr>
              <w:t>BLN</w:t>
            </w:r>
          </w:p>
        </w:tc>
        <w:tc>
          <w:tcPr>
            <w:tcW w:w="2016" w:type="dxa"/>
            <w:tcBorders>
              <w:top w:val="nil"/>
            </w:tcBorders>
          </w:tcPr>
          <w:p w:rsidR="000B3F05" w:rsidRPr="001A74DB" w:rsidRDefault="000B3F05" w:rsidP="00096591">
            <w:pPr>
              <w:rPr>
                <w:rFonts w:ascii="Arial" w:hAnsi="Arial" w:cs="Arial"/>
                <w:sz w:val="16"/>
                <w:szCs w:val="16"/>
              </w:rPr>
            </w:pPr>
            <w:r w:rsidRPr="001A74DB">
              <w:rPr>
                <w:rFonts w:ascii="Arial" w:hAnsi="Arial" w:cs="Arial"/>
                <w:sz w:val="16"/>
                <w:szCs w:val="16"/>
              </w:rPr>
              <w:t>N/A</w:t>
            </w:r>
          </w:p>
        </w:tc>
        <w:tc>
          <w:tcPr>
            <w:tcW w:w="2016" w:type="dxa"/>
            <w:tcBorders>
              <w:top w:val="nil"/>
            </w:tcBorders>
          </w:tcPr>
          <w:p w:rsidR="000B3F05" w:rsidRPr="001A74DB" w:rsidRDefault="000B3F05" w:rsidP="00096591">
            <w:pPr>
              <w:rPr>
                <w:rFonts w:ascii="Arial" w:hAnsi="Arial" w:cs="Arial"/>
                <w:sz w:val="16"/>
                <w:szCs w:val="16"/>
              </w:rPr>
            </w:pPr>
            <w:r w:rsidRPr="001A74DB">
              <w:rPr>
                <w:rFonts w:ascii="Arial" w:hAnsi="Arial" w:cs="Arial"/>
                <w:sz w:val="16"/>
                <w:szCs w:val="16"/>
              </w:rPr>
              <w:t>$1=True; $0=False</w:t>
            </w:r>
          </w:p>
        </w:tc>
      </w:tr>
      <w:tr w:rsidR="000B3F05" w:rsidTr="00096591">
        <w:trPr>
          <w:cantSplit/>
          <w:jc w:val="center"/>
        </w:trPr>
        <w:tc>
          <w:tcPr>
            <w:tcW w:w="2448" w:type="dxa"/>
            <w:tcBorders>
              <w:top w:val="nil"/>
            </w:tcBorders>
          </w:tcPr>
          <w:p w:rsidR="000B3F05" w:rsidRPr="00921CC0" w:rsidRDefault="000B3F05" w:rsidP="00096591">
            <w:pPr>
              <w:autoSpaceDE w:val="0"/>
              <w:autoSpaceDN w:val="0"/>
              <w:adjustRightInd w:val="0"/>
              <w:rPr>
                <w:rFonts w:ascii="Arial" w:hAnsi="Arial" w:cs="Arial"/>
                <w:sz w:val="16"/>
                <w:szCs w:val="16"/>
              </w:rPr>
            </w:pPr>
            <w:r w:rsidRPr="00921CC0">
              <w:rPr>
                <w:rFonts w:ascii="Arial" w:hAnsi="Arial" w:cs="Arial"/>
                <w:sz w:val="16"/>
                <w:szCs w:val="16"/>
              </w:rPr>
              <w:t>IAT Bank 2, Sensor 2</w:t>
            </w:r>
          </w:p>
          <w:p w:rsidR="000B3F05" w:rsidRPr="00921CC0" w:rsidRDefault="000B3F05" w:rsidP="00096591">
            <w:pPr>
              <w:rPr>
                <w:rFonts w:ascii="Arial" w:hAnsi="Arial" w:cs="Arial"/>
                <w:sz w:val="16"/>
                <w:szCs w:val="16"/>
              </w:rPr>
            </w:pPr>
            <w:r w:rsidRPr="00921CC0">
              <w:rPr>
                <w:rFonts w:ascii="Arial" w:hAnsi="Arial" w:cs="Arial"/>
                <w:sz w:val="16"/>
                <w:szCs w:val="16"/>
              </w:rPr>
              <w:t>supported</w:t>
            </w:r>
          </w:p>
        </w:tc>
        <w:tc>
          <w:tcPr>
            <w:tcW w:w="720" w:type="dxa"/>
            <w:tcBorders>
              <w:top w:val="nil"/>
            </w:tcBorders>
          </w:tcPr>
          <w:p w:rsidR="000B3F05" w:rsidRDefault="000B3F05" w:rsidP="00096591">
            <w:pPr>
              <w:jc w:val="right"/>
              <w:rPr>
                <w:rFonts w:ascii="Arial" w:hAnsi="Arial"/>
                <w:sz w:val="16"/>
              </w:rPr>
            </w:pPr>
            <w:r>
              <w:rPr>
                <w:rFonts w:ascii="Arial" w:hAnsi="Arial"/>
                <w:sz w:val="16"/>
              </w:rPr>
              <w:t>0</w:t>
            </w:r>
          </w:p>
        </w:tc>
        <w:tc>
          <w:tcPr>
            <w:tcW w:w="720" w:type="dxa"/>
            <w:tcBorders>
              <w:top w:val="nil"/>
            </w:tcBorders>
          </w:tcPr>
          <w:p w:rsidR="000B3F05" w:rsidRDefault="000B3F05" w:rsidP="00096591">
            <w:pPr>
              <w:jc w:val="right"/>
              <w:rPr>
                <w:rFonts w:ascii="Arial" w:hAnsi="Arial"/>
                <w:sz w:val="16"/>
              </w:rPr>
            </w:pPr>
            <w:r>
              <w:rPr>
                <w:rFonts w:ascii="Arial" w:hAnsi="Arial"/>
                <w:sz w:val="16"/>
              </w:rPr>
              <w:t>4</w:t>
            </w:r>
          </w:p>
        </w:tc>
        <w:tc>
          <w:tcPr>
            <w:tcW w:w="720" w:type="dxa"/>
            <w:tcBorders>
              <w:top w:val="nil"/>
            </w:tcBorders>
          </w:tcPr>
          <w:p w:rsidR="000B3F05" w:rsidRDefault="000B3F05" w:rsidP="00096591">
            <w:pPr>
              <w:jc w:val="right"/>
              <w:rPr>
                <w:rFonts w:ascii="Arial" w:hAnsi="Arial"/>
                <w:sz w:val="16"/>
              </w:rPr>
            </w:pPr>
            <w:r>
              <w:rPr>
                <w:rFonts w:ascii="Arial" w:hAnsi="Arial"/>
                <w:sz w:val="16"/>
              </w:rPr>
              <w:t>1</w:t>
            </w:r>
          </w:p>
        </w:tc>
        <w:tc>
          <w:tcPr>
            <w:tcW w:w="720" w:type="dxa"/>
            <w:tcBorders>
              <w:top w:val="nil"/>
            </w:tcBorders>
          </w:tcPr>
          <w:p w:rsidR="000B3F05" w:rsidRDefault="000B3F05" w:rsidP="00096591">
            <w:pPr>
              <w:pStyle w:val="FootnoteText"/>
              <w:rPr>
                <w:rFonts w:ascii="Arial" w:hAnsi="Arial"/>
              </w:rPr>
            </w:pPr>
            <w:r>
              <w:rPr>
                <w:rFonts w:ascii="Arial" w:hAnsi="Arial"/>
              </w:rPr>
              <w:t>BLN</w:t>
            </w:r>
          </w:p>
        </w:tc>
        <w:tc>
          <w:tcPr>
            <w:tcW w:w="2016" w:type="dxa"/>
            <w:tcBorders>
              <w:top w:val="nil"/>
            </w:tcBorders>
          </w:tcPr>
          <w:p w:rsidR="000B3F05" w:rsidRPr="001A74DB" w:rsidRDefault="000B3F05" w:rsidP="00096591">
            <w:pPr>
              <w:rPr>
                <w:rFonts w:ascii="Arial" w:hAnsi="Arial" w:cs="Arial"/>
                <w:sz w:val="16"/>
                <w:szCs w:val="16"/>
              </w:rPr>
            </w:pPr>
            <w:r w:rsidRPr="001A74DB">
              <w:rPr>
                <w:rFonts w:ascii="Arial" w:hAnsi="Arial" w:cs="Arial"/>
                <w:sz w:val="16"/>
                <w:szCs w:val="16"/>
              </w:rPr>
              <w:t>N/A</w:t>
            </w:r>
          </w:p>
        </w:tc>
        <w:tc>
          <w:tcPr>
            <w:tcW w:w="2016" w:type="dxa"/>
            <w:tcBorders>
              <w:top w:val="nil"/>
            </w:tcBorders>
          </w:tcPr>
          <w:p w:rsidR="000B3F05" w:rsidRPr="001A74DB" w:rsidRDefault="000B3F05" w:rsidP="00096591">
            <w:pPr>
              <w:rPr>
                <w:rFonts w:ascii="Arial" w:hAnsi="Arial" w:cs="Arial"/>
                <w:sz w:val="16"/>
                <w:szCs w:val="16"/>
              </w:rPr>
            </w:pPr>
            <w:r w:rsidRPr="001A74DB">
              <w:rPr>
                <w:rFonts w:ascii="Arial" w:hAnsi="Arial" w:cs="Arial"/>
                <w:sz w:val="16"/>
                <w:szCs w:val="16"/>
              </w:rPr>
              <w:t>$1=True; $0=False</w:t>
            </w:r>
          </w:p>
        </w:tc>
      </w:tr>
      <w:tr w:rsidR="000B3F05" w:rsidTr="00096591">
        <w:trPr>
          <w:cantSplit/>
          <w:jc w:val="center"/>
        </w:trPr>
        <w:tc>
          <w:tcPr>
            <w:tcW w:w="2448" w:type="dxa"/>
            <w:tcBorders>
              <w:top w:val="nil"/>
            </w:tcBorders>
          </w:tcPr>
          <w:p w:rsidR="000B3F05" w:rsidRPr="00921CC0" w:rsidRDefault="000B3F05" w:rsidP="00096591">
            <w:pPr>
              <w:autoSpaceDE w:val="0"/>
              <w:autoSpaceDN w:val="0"/>
              <w:adjustRightInd w:val="0"/>
              <w:rPr>
                <w:rFonts w:ascii="Arial" w:hAnsi="Arial" w:cs="Arial"/>
                <w:sz w:val="16"/>
                <w:szCs w:val="16"/>
              </w:rPr>
            </w:pPr>
            <w:r w:rsidRPr="00921CC0">
              <w:rPr>
                <w:rFonts w:ascii="Arial" w:hAnsi="Arial" w:cs="Arial"/>
                <w:sz w:val="16"/>
                <w:szCs w:val="16"/>
              </w:rPr>
              <w:t>IAT Bank 2, Sensor 1</w:t>
            </w:r>
          </w:p>
          <w:p w:rsidR="000B3F05" w:rsidRPr="00921CC0" w:rsidRDefault="000B3F05" w:rsidP="00096591">
            <w:pPr>
              <w:rPr>
                <w:rFonts w:ascii="Arial" w:hAnsi="Arial" w:cs="Arial"/>
                <w:sz w:val="16"/>
                <w:szCs w:val="16"/>
              </w:rPr>
            </w:pPr>
            <w:r w:rsidRPr="00921CC0">
              <w:rPr>
                <w:rFonts w:ascii="Arial" w:hAnsi="Arial" w:cs="Arial"/>
                <w:sz w:val="16"/>
                <w:szCs w:val="16"/>
              </w:rPr>
              <w:t>supported</w:t>
            </w:r>
          </w:p>
        </w:tc>
        <w:tc>
          <w:tcPr>
            <w:tcW w:w="720" w:type="dxa"/>
            <w:tcBorders>
              <w:top w:val="nil"/>
            </w:tcBorders>
          </w:tcPr>
          <w:p w:rsidR="000B3F05" w:rsidRDefault="000B3F05" w:rsidP="00096591">
            <w:pPr>
              <w:jc w:val="right"/>
              <w:rPr>
                <w:rFonts w:ascii="Arial" w:hAnsi="Arial"/>
                <w:sz w:val="16"/>
              </w:rPr>
            </w:pPr>
            <w:r>
              <w:rPr>
                <w:rFonts w:ascii="Arial" w:hAnsi="Arial"/>
                <w:sz w:val="16"/>
              </w:rPr>
              <w:t>0</w:t>
            </w:r>
          </w:p>
        </w:tc>
        <w:tc>
          <w:tcPr>
            <w:tcW w:w="720" w:type="dxa"/>
            <w:tcBorders>
              <w:top w:val="nil"/>
            </w:tcBorders>
          </w:tcPr>
          <w:p w:rsidR="000B3F05" w:rsidRDefault="000B3F05" w:rsidP="00096591">
            <w:pPr>
              <w:jc w:val="right"/>
              <w:rPr>
                <w:rFonts w:ascii="Arial" w:hAnsi="Arial"/>
                <w:sz w:val="16"/>
              </w:rPr>
            </w:pPr>
            <w:r>
              <w:rPr>
                <w:rFonts w:ascii="Arial" w:hAnsi="Arial"/>
                <w:sz w:val="16"/>
              </w:rPr>
              <w:t>3</w:t>
            </w:r>
          </w:p>
        </w:tc>
        <w:tc>
          <w:tcPr>
            <w:tcW w:w="720" w:type="dxa"/>
            <w:tcBorders>
              <w:top w:val="nil"/>
            </w:tcBorders>
          </w:tcPr>
          <w:p w:rsidR="000B3F05" w:rsidRDefault="000B3F05" w:rsidP="00096591">
            <w:pPr>
              <w:jc w:val="right"/>
              <w:rPr>
                <w:rFonts w:ascii="Arial" w:hAnsi="Arial"/>
                <w:sz w:val="16"/>
              </w:rPr>
            </w:pPr>
            <w:r>
              <w:rPr>
                <w:rFonts w:ascii="Arial" w:hAnsi="Arial"/>
                <w:sz w:val="16"/>
              </w:rPr>
              <w:t>1</w:t>
            </w:r>
          </w:p>
        </w:tc>
        <w:tc>
          <w:tcPr>
            <w:tcW w:w="720" w:type="dxa"/>
            <w:tcBorders>
              <w:top w:val="nil"/>
            </w:tcBorders>
          </w:tcPr>
          <w:p w:rsidR="000B3F05" w:rsidRDefault="000B3F05" w:rsidP="00096591">
            <w:pPr>
              <w:pStyle w:val="FootnoteText"/>
              <w:rPr>
                <w:rFonts w:ascii="Arial" w:hAnsi="Arial"/>
              </w:rPr>
            </w:pPr>
            <w:r>
              <w:rPr>
                <w:rFonts w:ascii="Arial" w:hAnsi="Arial"/>
              </w:rPr>
              <w:t>BLN</w:t>
            </w:r>
          </w:p>
        </w:tc>
        <w:tc>
          <w:tcPr>
            <w:tcW w:w="2016" w:type="dxa"/>
            <w:tcBorders>
              <w:top w:val="nil"/>
            </w:tcBorders>
          </w:tcPr>
          <w:p w:rsidR="000B3F05" w:rsidRPr="001A74DB" w:rsidRDefault="000B3F05" w:rsidP="00096591">
            <w:pPr>
              <w:rPr>
                <w:rFonts w:ascii="Arial" w:hAnsi="Arial" w:cs="Arial"/>
                <w:sz w:val="16"/>
                <w:szCs w:val="16"/>
              </w:rPr>
            </w:pPr>
            <w:r w:rsidRPr="001A74DB">
              <w:rPr>
                <w:rFonts w:ascii="Arial" w:hAnsi="Arial" w:cs="Arial"/>
                <w:sz w:val="16"/>
                <w:szCs w:val="16"/>
              </w:rPr>
              <w:t>N/A</w:t>
            </w:r>
          </w:p>
        </w:tc>
        <w:tc>
          <w:tcPr>
            <w:tcW w:w="2016" w:type="dxa"/>
            <w:tcBorders>
              <w:top w:val="nil"/>
            </w:tcBorders>
          </w:tcPr>
          <w:p w:rsidR="000B3F05" w:rsidRPr="001A74DB" w:rsidRDefault="000B3F05" w:rsidP="00096591">
            <w:pPr>
              <w:rPr>
                <w:rFonts w:ascii="Arial" w:hAnsi="Arial" w:cs="Arial"/>
                <w:sz w:val="16"/>
                <w:szCs w:val="16"/>
              </w:rPr>
            </w:pPr>
            <w:r w:rsidRPr="001A74DB">
              <w:rPr>
                <w:rFonts w:ascii="Arial" w:hAnsi="Arial" w:cs="Arial"/>
                <w:sz w:val="16"/>
                <w:szCs w:val="16"/>
              </w:rPr>
              <w:t>$1=True; $0=False</w:t>
            </w:r>
          </w:p>
        </w:tc>
      </w:tr>
      <w:tr w:rsidR="000B3F05" w:rsidTr="00096591">
        <w:trPr>
          <w:cantSplit/>
          <w:jc w:val="center"/>
        </w:trPr>
        <w:tc>
          <w:tcPr>
            <w:tcW w:w="2448" w:type="dxa"/>
            <w:tcBorders>
              <w:top w:val="nil"/>
            </w:tcBorders>
          </w:tcPr>
          <w:p w:rsidR="000B3F05" w:rsidRPr="00921CC0" w:rsidRDefault="000B3F05" w:rsidP="00096591">
            <w:pPr>
              <w:autoSpaceDE w:val="0"/>
              <w:autoSpaceDN w:val="0"/>
              <w:adjustRightInd w:val="0"/>
              <w:rPr>
                <w:rFonts w:ascii="Arial" w:hAnsi="Arial" w:cs="Arial"/>
                <w:sz w:val="16"/>
                <w:szCs w:val="16"/>
              </w:rPr>
            </w:pPr>
            <w:r w:rsidRPr="00921CC0">
              <w:rPr>
                <w:rFonts w:ascii="Arial" w:hAnsi="Arial" w:cs="Arial"/>
                <w:sz w:val="16"/>
                <w:szCs w:val="16"/>
              </w:rPr>
              <w:t>IAT Bank 1, Sensor 3</w:t>
            </w:r>
          </w:p>
          <w:p w:rsidR="000B3F05" w:rsidRPr="00921CC0" w:rsidRDefault="000B3F05" w:rsidP="00096591">
            <w:pPr>
              <w:rPr>
                <w:rFonts w:ascii="Arial" w:hAnsi="Arial" w:cs="Arial"/>
                <w:sz w:val="16"/>
                <w:szCs w:val="16"/>
              </w:rPr>
            </w:pPr>
            <w:r w:rsidRPr="00921CC0">
              <w:rPr>
                <w:rFonts w:ascii="Arial" w:hAnsi="Arial" w:cs="Arial"/>
                <w:sz w:val="16"/>
                <w:szCs w:val="16"/>
              </w:rPr>
              <w:t>supported</w:t>
            </w:r>
          </w:p>
        </w:tc>
        <w:tc>
          <w:tcPr>
            <w:tcW w:w="720" w:type="dxa"/>
            <w:tcBorders>
              <w:top w:val="nil"/>
            </w:tcBorders>
          </w:tcPr>
          <w:p w:rsidR="000B3F05" w:rsidRDefault="000B3F05" w:rsidP="00096591">
            <w:pPr>
              <w:jc w:val="right"/>
              <w:rPr>
                <w:rFonts w:ascii="Arial" w:hAnsi="Arial"/>
                <w:sz w:val="16"/>
              </w:rPr>
            </w:pPr>
            <w:r>
              <w:rPr>
                <w:rFonts w:ascii="Arial" w:hAnsi="Arial"/>
                <w:sz w:val="16"/>
              </w:rPr>
              <w:t>0</w:t>
            </w:r>
          </w:p>
        </w:tc>
        <w:tc>
          <w:tcPr>
            <w:tcW w:w="720" w:type="dxa"/>
            <w:tcBorders>
              <w:top w:val="nil"/>
            </w:tcBorders>
          </w:tcPr>
          <w:p w:rsidR="000B3F05" w:rsidRDefault="000B3F05" w:rsidP="00096591">
            <w:pPr>
              <w:jc w:val="right"/>
              <w:rPr>
                <w:rFonts w:ascii="Arial" w:hAnsi="Arial"/>
                <w:sz w:val="16"/>
              </w:rPr>
            </w:pPr>
            <w:r>
              <w:rPr>
                <w:rFonts w:ascii="Arial" w:hAnsi="Arial"/>
                <w:sz w:val="16"/>
              </w:rPr>
              <w:t>2</w:t>
            </w:r>
          </w:p>
        </w:tc>
        <w:tc>
          <w:tcPr>
            <w:tcW w:w="720" w:type="dxa"/>
            <w:tcBorders>
              <w:top w:val="nil"/>
            </w:tcBorders>
          </w:tcPr>
          <w:p w:rsidR="000B3F05" w:rsidRDefault="000B3F05" w:rsidP="00096591">
            <w:pPr>
              <w:jc w:val="right"/>
              <w:rPr>
                <w:rFonts w:ascii="Arial" w:hAnsi="Arial"/>
                <w:sz w:val="16"/>
              </w:rPr>
            </w:pPr>
            <w:r>
              <w:rPr>
                <w:rFonts w:ascii="Arial" w:hAnsi="Arial"/>
                <w:sz w:val="16"/>
              </w:rPr>
              <w:t>1</w:t>
            </w:r>
          </w:p>
        </w:tc>
        <w:tc>
          <w:tcPr>
            <w:tcW w:w="720" w:type="dxa"/>
            <w:tcBorders>
              <w:top w:val="nil"/>
            </w:tcBorders>
          </w:tcPr>
          <w:p w:rsidR="000B3F05" w:rsidRDefault="000B3F05" w:rsidP="00096591">
            <w:pPr>
              <w:pStyle w:val="FootnoteText"/>
              <w:rPr>
                <w:rFonts w:ascii="Arial" w:hAnsi="Arial"/>
              </w:rPr>
            </w:pPr>
            <w:r>
              <w:rPr>
                <w:rFonts w:ascii="Arial" w:hAnsi="Arial"/>
              </w:rPr>
              <w:t>BLN</w:t>
            </w:r>
          </w:p>
        </w:tc>
        <w:tc>
          <w:tcPr>
            <w:tcW w:w="2016" w:type="dxa"/>
            <w:tcBorders>
              <w:top w:val="nil"/>
            </w:tcBorders>
          </w:tcPr>
          <w:p w:rsidR="000B3F05" w:rsidRPr="001A74DB" w:rsidRDefault="000B3F05" w:rsidP="00096591">
            <w:pPr>
              <w:rPr>
                <w:rFonts w:ascii="Arial" w:hAnsi="Arial" w:cs="Arial"/>
                <w:sz w:val="16"/>
                <w:szCs w:val="16"/>
              </w:rPr>
            </w:pPr>
            <w:r w:rsidRPr="001A74DB">
              <w:rPr>
                <w:rFonts w:ascii="Arial" w:hAnsi="Arial" w:cs="Arial"/>
                <w:sz w:val="16"/>
                <w:szCs w:val="16"/>
              </w:rPr>
              <w:t>N/A</w:t>
            </w:r>
          </w:p>
        </w:tc>
        <w:tc>
          <w:tcPr>
            <w:tcW w:w="2016" w:type="dxa"/>
            <w:tcBorders>
              <w:top w:val="nil"/>
            </w:tcBorders>
          </w:tcPr>
          <w:p w:rsidR="000B3F05" w:rsidRPr="001A74DB" w:rsidRDefault="000B3F05" w:rsidP="00096591">
            <w:pPr>
              <w:rPr>
                <w:rFonts w:ascii="Arial" w:hAnsi="Arial" w:cs="Arial"/>
                <w:sz w:val="16"/>
                <w:szCs w:val="16"/>
              </w:rPr>
            </w:pPr>
            <w:r w:rsidRPr="001A74DB">
              <w:rPr>
                <w:rFonts w:ascii="Arial" w:hAnsi="Arial" w:cs="Arial"/>
                <w:sz w:val="16"/>
                <w:szCs w:val="16"/>
              </w:rPr>
              <w:t>$1=True; $0=False</w:t>
            </w:r>
          </w:p>
        </w:tc>
      </w:tr>
      <w:tr w:rsidR="000B3F05" w:rsidTr="00096591">
        <w:trPr>
          <w:cantSplit/>
          <w:jc w:val="center"/>
        </w:trPr>
        <w:tc>
          <w:tcPr>
            <w:tcW w:w="2448" w:type="dxa"/>
            <w:tcBorders>
              <w:top w:val="nil"/>
            </w:tcBorders>
          </w:tcPr>
          <w:p w:rsidR="000B3F05" w:rsidRPr="00921CC0" w:rsidRDefault="000B3F05" w:rsidP="00096591">
            <w:pPr>
              <w:autoSpaceDE w:val="0"/>
              <w:autoSpaceDN w:val="0"/>
              <w:adjustRightInd w:val="0"/>
              <w:rPr>
                <w:rFonts w:ascii="Arial" w:hAnsi="Arial" w:cs="Arial"/>
                <w:sz w:val="16"/>
                <w:szCs w:val="16"/>
              </w:rPr>
            </w:pPr>
            <w:r w:rsidRPr="00921CC0">
              <w:rPr>
                <w:rFonts w:ascii="Arial" w:hAnsi="Arial" w:cs="Arial"/>
                <w:sz w:val="16"/>
                <w:szCs w:val="16"/>
              </w:rPr>
              <w:t>IAT Bank 1, Sensor 2</w:t>
            </w:r>
          </w:p>
          <w:p w:rsidR="000B3F05" w:rsidRPr="00921CC0" w:rsidRDefault="000B3F05" w:rsidP="00096591">
            <w:pPr>
              <w:rPr>
                <w:rFonts w:ascii="Arial" w:hAnsi="Arial" w:cs="Arial"/>
                <w:sz w:val="16"/>
                <w:szCs w:val="16"/>
              </w:rPr>
            </w:pPr>
            <w:r w:rsidRPr="00921CC0">
              <w:rPr>
                <w:rFonts w:ascii="Arial" w:hAnsi="Arial" w:cs="Arial"/>
                <w:sz w:val="16"/>
                <w:szCs w:val="16"/>
              </w:rPr>
              <w:t>supported</w:t>
            </w:r>
          </w:p>
        </w:tc>
        <w:tc>
          <w:tcPr>
            <w:tcW w:w="720" w:type="dxa"/>
            <w:tcBorders>
              <w:top w:val="nil"/>
            </w:tcBorders>
          </w:tcPr>
          <w:p w:rsidR="000B3F05" w:rsidRPr="001A74DB" w:rsidRDefault="000B3F05" w:rsidP="00096591">
            <w:pPr>
              <w:jc w:val="right"/>
              <w:rPr>
                <w:rFonts w:ascii="Arial" w:hAnsi="Arial" w:cs="Arial"/>
                <w:sz w:val="16"/>
                <w:szCs w:val="16"/>
              </w:rPr>
            </w:pPr>
            <w:r w:rsidRPr="001A74DB">
              <w:rPr>
                <w:rFonts w:ascii="Arial" w:hAnsi="Arial" w:cs="Arial"/>
                <w:sz w:val="16"/>
                <w:szCs w:val="16"/>
              </w:rPr>
              <w:t>0</w:t>
            </w:r>
          </w:p>
        </w:tc>
        <w:tc>
          <w:tcPr>
            <w:tcW w:w="720" w:type="dxa"/>
            <w:tcBorders>
              <w:top w:val="nil"/>
            </w:tcBorders>
          </w:tcPr>
          <w:p w:rsidR="000B3F05" w:rsidRPr="001A74DB" w:rsidRDefault="000B3F05" w:rsidP="00096591">
            <w:pPr>
              <w:jc w:val="right"/>
              <w:rPr>
                <w:rFonts w:ascii="Arial" w:hAnsi="Arial" w:cs="Arial"/>
                <w:sz w:val="16"/>
                <w:szCs w:val="16"/>
              </w:rPr>
            </w:pPr>
            <w:r w:rsidRPr="001A74DB">
              <w:rPr>
                <w:rFonts w:ascii="Arial" w:hAnsi="Arial" w:cs="Arial"/>
                <w:sz w:val="16"/>
                <w:szCs w:val="16"/>
              </w:rPr>
              <w:t>1</w:t>
            </w:r>
          </w:p>
        </w:tc>
        <w:tc>
          <w:tcPr>
            <w:tcW w:w="720" w:type="dxa"/>
            <w:tcBorders>
              <w:top w:val="nil"/>
            </w:tcBorders>
          </w:tcPr>
          <w:p w:rsidR="000B3F05" w:rsidRPr="001A74DB" w:rsidRDefault="000B3F05" w:rsidP="00096591">
            <w:pPr>
              <w:jc w:val="right"/>
              <w:rPr>
                <w:rFonts w:ascii="Arial" w:hAnsi="Arial" w:cs="Arial"/>
                <w:sz w:val="16"/>
                <w:szCs w:val="16"/>
              </w:rPr>
            </w:pPr>
            <w:r w:rsidRPr="001A74DB">
              <w:rPr>
                <w:rFonts w:ascii="Arial" w:hAnsi="Arial" w:cs="Arial"/>
                <w:sz w:val="16"/>
                <w:szCs w:val="16"/>
              </w:rPr>
              <w:t>1</w:t>
            </w:r>
          </w:p>
        </w:tc>
        <w:tc>
          <w:tcPr>
            <w:tcW w:w="720" w:type="dxa"/>
            <w:tcBorders>
              <w:top w:val="nil"/>
            </w:tcBorders>
          </w:tcPr>
          <w:p w:rsidR="000B3F05" w:rsidRDefault="000B3F05" w:rsidP="00096591">
            <w:pPr>
              <w:pStyle w:val="FootnoteText"/>
              <w:rPr>
                <w:rFonts w:ascii="Arial" w:hAnsi="Arial"/>
              </w:rPr>
            </w:pPr>
            <w:r>
              <w:rPr>
                <w:rFonts w:ascii="Arial" w:hAnsi="Arial"/>
              </w:rPr>
              <w:t>BLN</w:t>
            </w:r>
          </w:p>
        </w:tc>
        <w:tc>
          <w:tcPr>
            <w:tcW w:w="2016" w:type="dxa"/>
            <w:tcBorders>
              <w:top w:val="nil"/>
            </w:tcBorders>
          </w:tcPr>
          <w:p w:rsidR="000B3F05" w:rsidRPr="001A74DB" w:rsidRDefault="000B3F05" w:rsidP="00096591">
            <w:pPr>
              <w:rPr>
                <w:rFonts w:ascii="Arial" w:hAnsi="Arial" w:cs="Arial"/>
                <w:sz w:val="16"/>
                <w:szCs w:val="16"/>
              </w:rPr>
            </w:pPr>
            <w:r w:rsidRPr="001A74DB">
              <w:rPr>
                <w:rFonts w:ascii="Arial" w:hAnsi="Arial" w:cs="Arial"/>
                <w:sz w:val="16"/>
                <w:szCs w:val="16"/>
              </w:rPr>
              <w:t>N/A</w:t>
            </w:r>
          </w:p>
        </w:tc>
        <w:tc>
          <w:tcPr>
            <w:tcW w:w="2016" w:type="dxa"/>
            <w:tcBorders>
              <w:top w:val="nil"/>
            </w:tcBorders>
          </w:tcPr>
          <w:p w:rsidR="000B3F05" w:rsidRPr="001A74DB" w:rsidRDefault="000B3F05" w:rsidP="00096591">
            <w:pPr>
              <w:rPr>
                <w:rFonts w:ascii="Arial" w:hAnsi="Arial" w:cs="Arial"/>
                <w:sz w:val="16"/>
                <w:szCs w:val="16"/>
              </w:rPr>
            </w:pPr>
            <w:r w:rsidRPr="001A74DB">
              <w:rPr>
                <w:rFonts w:ascii="Arial" w:hAnsi="Arial" w:cs="Arial"/>
                <w:sz w:val="16"/>
                <w:szCs w:val="16"/>
              </w:rPr>
              <w:t>$1=True; $0=False</w:t>
            </w:r>
          </w:p>
        </w:tc>
      </w:tr>
      <w:tr w:rsidR="000B3F05" w:rsidTr="00096591">
        <w:trPr>
          <w:cantSplit/>
          <w:jc w:val="center"/>
        </w:trPr>
        <w:tc>
          <w:tcPr>
            <w:tcW w:w="2448" w:type="dxa"/>
            <w:tcBorders>
              <w:top w:val="nil"/>
            </w:tcBorders>
          </w:tcPr>
          <w:p w:rsidR="000B3F05" w:rsidRPr="00921CC0" w:rsidRDefault="000B3F05" w:rsidP="00096591">
            <w:pPr>
              <w:autoSpaceDE w:val="0"/>
              <w:autoSpaceDN w:val="0"/>
              <w:adjustRightInd w:val="0"/>
              <w:rPr>
                <w:rFonts w:ascii="Arial" w:hAnsi="Arial" w:cs="Arial"/>
                <w:sz w:val="16"/>
                <w:szCs w:val="16"/>
              </w:rPr>
            </w:pPr>
            <w:r w:rsidRPr="00921CC0">
              <w:rPr>
                <w:rFonts w:ascii="Arial" w:hAnsi="Arial" w:cs="Arial"/>
                <w:sz w:val="16"/>
                <w:szCs w:val="16"/>
              </w:rPr>
              <w:t>IAT Bank 1, Sensor 1</w:t>
            </w:r>
          </w:p>
          <w:p w:rsidR="000B3F05" w:rsidRPr="00921CC0" w:rsidRDefault="000B3F05" w:rsidP="00096591">
            <w:pPr>
              <w:rPr>
                <w:rFonts w:ascii="Arial" w:hAnsi="Arial" w:cs="Arial"/>
                <w:sz w:val="16"/>
                <w:szCs w:val="16"/>
              </w:rPr>
            </w:pPr>
            <w:r w:rsidRPr="00921CC0">
              <w:rPr>
                <w:rFonts w:ascii="Arial" w:hAnsi="Arial" w:cs="Arial"/>
                <w:sz w:val="16"/>
                <w:szCs w:val="16"/>
              </w:rPr>
              <w:t>supported</w:t>
            </w:r>
          </w:p>
        </w:tc>
        <w:tc>
          <w:tcPr>
            <w:tcW w:w="720" w:type="dxa"/>
            <w:tcBorders>
              <w:top w:val="nil"/>
            </w:tcBorders>
          </w:tcPr>
          <w:p w:rsidR="000B3F05" w:rsidRPr="001A74DB" w:rsidRDefault="000B3F05" w:rsidP="00096591">
            <w:pPr>
              <w:jc w:val="right"/>
              <w:rPr>
                <w:rFonts w:ascii="Arial" w:hAnsi="Arial" w:cs="Arial"/>
                <w:sz w:val="16"/>
                <w:szCs w:val="16"/>
              </w:rPr>
            </w:pPr>
            <w:r w:rsidRPr="001A74DB">
              <w:rPr>
                <w:rFonts w:ascii="Arial" w:hAnsi="Arial" w:cs="Arial"/>
                <w:sz w:val="16"/>
                <w:szCs w:val="16"/>
              </w:rPr>
              <w:t>0</w:t>
            </w:r>
          </w:p>
        </w:tc>
        <w:tc>
          <w:tcPr>
            <w:tcW w:w="720" w:type="dxa"/>
            <w:tcBorders>
              <w:top w:val="nil"/>
            </w:tcBorders>
          </w:tcPr>
          <w:p w:rsidR="000B3F05" w:rsidRPr="001A74DB" w:rsidRDefault="000B3F05" w:rsidP="00096591">
            <w:pPr>
              <w:jc w:val="right"/>
              <w:rPr>
                <w:rFonts w:ascii="Arial" w:hAnsi="Arial" w:cs="Arial"/>
                <w:sz w:val="16"/>
                <w:szCs w:val="16"/>
              </w:rPr>
            </w:pPr>
            <w:r w:rsidRPr="001A74DB">
              <w:rPr>
                <w:rFonts w:ascii="Arial" w:hAnsi="Arial" w:cs="Arial"/>
                <w:sz w:val="16"/>
                <w:szCs w:val="16"/>
              </w:rPr>
              <w:t>0</w:t>
            </w:r>
          </w:p>
        </w:tc>
        <w:tc>
          <w:tcPr>
            <w:tcW w:w="720" w:type="dxa"/>
            <w:tcBorders>
              <w:top w:val="nil"/>
            </w:tcBorders>
          </w:tcPr>
          <w:p w:rsidR="000B3F05" w:rsidRDefault="000B3F05" w:rsidP="00096591">
            <w:pPr>
              <w:jc w:val="right"/>
              <w:rPr>
                <w:rFonts w:ascii="Arial" w:hAnsi="Arial"/>
                <w:sz w:val="16"/>
              </w:rPr>
            </w:pPr>
            <w:r>
              <w:rPr>
                <w:rFonts w:ascii="Arial" w:hAnsi="Arial"/>
                <w:sz w:val="16"/>
              </w:rPr>
              <w:t>1</w:t>
            </w:r>
          </w:p>
        </w:tc>
        <w:tc>
          <w:tcPr>
            <w:tcW w:w="720" w:type="dxa"/>
            <w:tcBorders>
              <w:top w:val="nil"/>
            </w:tcBorders>
          </w:tcPr>
          <w:p w:rsidR="000B3F05" w:rsidRDefault="000B3F05" w:rsidP="00096591">
            <w:pPr>
              <w:pStyle w:val="FootnoteText"/>
              <w:rPr>
                <w:rFonts w:ascii="Arial" w:hAnsi="Arial"/>
              </w:rPr>
            </w:pPr>
            <w:r>
              <w:rPr>
                <w:rFonts w:ascii="Arial" w:hAnsi="Arial"/>
              </w:rPr>
              <w:t>BLN</w:t>
            </w:r>
          </w:p>
        </w:tc>
        <w:tc>
          <w:tcPr>
            <w:tcW w:w="2016" w:type="dxa"/>
            <w:tcBorders>
              <w:top w:val="nil"/>
            </w:tcBorders>
          </w:tcPr>
          <w:p w:rsidR="000B3F05" w:rsidRPr="001A74DB" w:rsidRDefault="000B3F05" w:rsidP="00096591">
            <w:pPr>
              <w:rPr>
                <w:rFonts w:ascii="Arial" w:hAnsi="Arial" w:cs="Arial"/>
                <w:sz w:val="16"/>
                <w:szCs w:val="16"/>
              </w:rPr>
            </w:pPr>
            <w:r w:rsidRPr="001A74DB">
              <w:rPr>
                <w:rFonts w:ascii="Arial" w:hAnsi="Arial" w:cs="Arial"/>
                <w:sz w:val="16"/>
                <w:szCs w:val="16"/>
              </w:rPr>
              <w:t>N/A</w:t>
            </w:r>
          </w:p>
        </w:tc>
        <w:tc>
          <w:tcPr>
            <w:tcW w:w="2016" w:type="dxa"/>
            <w:tcBorders>
              <w:top w:val="nil"/>
            </w:tcBorders>
          </w:tcPr>
          <w:p w:rsidR="000B3F05" w:rsidRPr="001A74DB" w:rsidRDefault="000B3F05" w:rsidP="00096591">
            <w:pPr>
              <w:rPr>
                <w:rFonts w:ascii="Arial" w:hAnsi="Arial" w:cs="Arial"/>
                <w:sz w:val="16"/>
                <w:szCs w:val="16"/>
              </w:rPr>
            </w:pPr>
            <w:r w:rsidRPr="001A74DB">
              <w:rPr>
                <w:rFonts w:ascii="Arial" w:hAnsi="Arial" w:cs="Arial"/>
                <w:sz w:val="16"/>
                <w:szCs w:val="16"/>
              </w:rPr>
              <w:t>$1=True; $0=False</w:t>
            </w:r>
          </w:p>
        </w:tc>
      </w:tr>
      <w:tr w:rsidR="000B3F05" w:rsidTr="00096591">
        <w:trPr>
          <w:cantSplit/>
          <w:jc w:val="center"/>
        </w:trPr>
        <w:tc>
          <w:tcPr>
            <w:tcW w:w="2448" w:type="dxa"/>
            <w:tcBorders>
              <w:top w:val="nil"/>
            </w:tcBorders>
          </w:tcPr>
          <w:p w:rsidR="000B3F05" w:rsidRPr="00921CC0" w:rsidRDefault="000B3F05" w:rsidP="00096591">
            <w:pPr>
              <w:autoSpaceDE w:val="0"/>
              <w:autoSpaceDN w:val="0"/>
              <w:adjustRightInd w:val="0"/>
              <w:rPr>
                <w:rFonts w:ascii="Arial" w:hAnsi="Arial" w:cs="Arial"/>
                <w:sz w:val="16"/>
                <w:szCs w:val="16"/>
              </w:rPr>
            </w:pPr>
            <w:r w:rsidRPr="00921CC0">
              <w:rPr>
                <w:rFonts w:ascii="Arial" w:hAnsi="Arial" w:cs="Arial"/>
                <w:sz w:val="16"/>
                <w:szCs w:val="16"/>
              </w:rPr>
              <w:t>Intake Air Temperature Bank 1,</w:t>
            </w:r>
          </w:p>
          <w:p w:rsidR="000B3F05" w:rsidRPr="00921CC0" w:rsidRDefault="000B3F05" w:rsidP="00096591">
            <w:pPr>
              <w:rPr>
                <w:rFonts w:ascii="Arial" w:hAnsi="Arial" w:cs="Arial"/>
                <w:sz w:val="16"/>
                <w:szCs w:val="16"/>
              </w:rPr>
            </w:pPr>
            <w:r w:rsidRPr="00921CC0">
              <w:rPr>
                <w:rFonts w:ascii="Arial" w:hAnsi="Arial" w:cs="Arial"/>
                <w:sz w:val="16"/>
                <w:szCs w:val="16"/>
              </w:rPr>
              <w:t>Sensor 1</w:t>
            </w:r>
          </w:p>
        </w:tc>
        <w:tc>
          <w:tcPr>
            <w:tcW w:w="720" w:type="dxa"/>
            <w:tcBorders>
              <w:top w:val="nil"/>
            </w:tcBorders>
          </w:tcPr>
          <w:p w:rsidR="000B3F05" w:rsidRPr="001A74DB" w:rsidRDefault="000B3F05" w:rsidP="00096591">
            <w:pPr>
              <w:jc w:val="right"/>
              <w:rPr>
                <w:rFonts w:ascii="Arial" w:hAnsi="Arial" w:cs="Arial"/>
                <w:sz w:val="16"/>
                <w:szCs w:val="16"/>
              </w:rPr>
            </w:pPr>
            <w:r w:rsidRPr="001A74DB">
              <w:rPr>
                <w:rFonts w:ascii="Arial" w:hAnsi="Arial" w:cs="Arial"/>
                <w:sz w:val="16"/>
                <w:szCs w:val="16"/>
              </w:rPr>
              <w:t>1</w:t>
            </w:r>
          </w:p>
        </w:tc>
        <w:tc>
          <w:tcPr>
            <w:tcW w:w="720" w:type="dxa"/>
            <w:tcBorders>
              <w:top w:val="nil"/>
            </w:tcBorders>
          </w:tcPr>
          <w:p w:rsidR="000B3F05" w:rsidRPr="001A74DB" w:rsidRDefault="000B3F05" w:rsidP="00096591">
            <w:pPr>
              <w:jc w:val="right"/>
              <w:rPr>
                <w:rFonts w:ascii="Arial" w:hAnsi="Arial" w:cs="Arial"/>
                <w:sz w:val="16"/>
                <w:szCs w:val="16"/>
              </w:rPr>
            </w:pPr>
            <w:r w:rsidRPr="001A74DB">
              <w:rPr>
                <w:rFonts w:ascii="Arial" w:hAnsi="Arial" w:cs="Arial"/>
                <w:sz w:val="16"/>
                <w:szCs w:val="16"/>
              </w:rPr>
              <w:t>7</w:t>
            </w:r>
          </w:p>
        </w:tc>
        <w:tc>
          <w:tcPr>
            <w:tcW w:w="720" w:type="dxa"/>
            <w:tcBorders>
              <w:top w:val="nil"/>
            </w:tcBorders>
          </w:tcPr>
          <w:p w:rsidR="000B3F05" w:rsidRPr="001A74DB" w:rsidRDefault="000B3F05" w:rsidP="00096591">
            <w:pPr>
              <w:jc w:val="right"/>
              <w:rPr>
                <w:rFonts w:ascii="Arial" w:hAnsi="Arial" w:cs="Arial"/>
                <w:sz w:val="16"/>
                <w:szCs w:val="16"/>
              </w:rPr>
            </w:pPr>
            <w:r>
              <w:rPr>
                <w:rFonts w:ascii="Arial" w:hAnsi="Arial" w:cs="Arial"/>
                <w:sz w:val="16"/>
                <w:szCs w:val="16"/>
              </w:rPr>
              <w:t>8</w:t>
            </w:r>
          </w:p>
        </w:tc>
        <w:tc>
          <w:tcPr>
            <w:tcW w:w="720" w:type="dxa"/>
            <w:tcBorders>
              <w:top w:val="nil"/>
            </w:tcBorders>
          </w:tcPr>
          <w:p w:rsidR="000B3F05" w:rsidRPr="001A74DB" w:rsidRDefault="000B3F05" w:rsidP="00096591">
            <w:pPr>
              <w:pStyle w:val="FootnoteText"/>
              <w:rPr>
                <w:rFonts w:ascii="Arial" w:hAnsi="Arial" w:cs="Arial"/>
                <w:szCs w:val="16"/>
              </w:rPr>
            </w:pPr>
            <w:r w:rsidRPr="001A74DB">
              <w:rPr>
                <w:rFonts w:ascii="Arial" w:hAnsi="Arial" w:cs="Arial"/>
                <w:szCs w:val="16"/>
              </w:rPr>
              <w:t>UNM</w:t>
            </w:r>
          </w:p>
        </w:tc>
        <w:tc>
          <w:tcPr>
            <w:tcW w:w="2016" w:type="dxa"/>
            <w:tcBorders>
              <w:top w:val="nil"/>
            </w:tcBorders>
          </w:tcPr>
          <w:p w:rsidR="000B3F05" w:rsidRPr="001A74DB" w:rsidRDefault="000B3F05" w:rsidP="00096591">
            <w:pPr>
              <w:rPr>
                <w:rFonts w:ascii="Arial" w:hAnsi="Arial" w:cs="Arial"/>
                <w:sz w:val="16"/>
                <w:szCs w:val="16"/>
              </w:rPr>
            </w:pPr>
            <w:r>
              <w:rPr>
                <w:rFonts w:ascii="Arial" w:hAnsi="Arial"/>
                <w:sz w:val="16"/>
              </w:rPr>
              <w:t>-40 to 215 °C</w:t>
            </w:r>
          </w:p>
        </w:tc>
        <w:tc>
          <w:tcPr>
            <w:tcW w:w="2016" w:type="dxa"/>
            <w:tcBorders>
              <w:top w:val="nil"/>
            </w:tcBorders>
          </w:tcPr>
          <w:p w:rsidR="000B3F05" w:rsidRDefault="000B3F05" w:rsidP="00096591">
            <w:pPr>
              <w:rPr>
                <w:rFonts w:ascii="Arial" w:hAnsi="Arial"/>
                <w:sz w:val="16"/>
              </w:rPr>
            </w:pPr>
            <w:r>
              <w:rPr>
                <w:rFonts w:ascii="Arial" w:hAnsi="Arial"/>
                <w:sz w:val="16"/>
              </w:rPr>
              <w:t>E = N * 1 - 40</w:t>
            </w:r>
          </w:p>
        </w:tc>
      </w:tr>
      <w:tr w:rsidR="000B3F05" w:rsidTr="00096591">
        <w:trPr>
          <w:cantSplit/>
          <w:jc w:val="center"/>
        </w:trPr>
        <w:tc>
          <w:tcPr>
            <w:tcW w:w="2448" w:type="dxa"/>
            <w:tcBorders>
              <w:top w:val="nil"/>
              <w:bottom w:val="single" w:sz="6" w:space="0" w:color="000000"/>
            </w:tcBorders>
          </w:tcPr>
          <w:p w:rsidR="000B3F05" w:rsidRPr="00921CC0" w:rsidRDefault="000B3F05" w:rsidP="00096591">
            <w:pPr>
              <w:autoSpaceDE w:val="0"/>
              <w:autoSpaceDN w:val="0"/>
              <w:adjustRightInd w:val="0"/>
              <w:rPr>
                <w:rFonts w:ascii="Arial" w:hAnsi="Arial" w:cs="Arial"/>
                <w:sz w:val="16"/>
                <w:szCs w:val="16"/>
              </w:rPr>
            </w:pPr>
            <w:r w:rsidRPr="00921CC0">
              <w:rPr>
                <w:rFonts w:ascii="Arial" w:hAnsi="Arial" w:cs="Arial"/>
                <w:sz w:val="16"/>
                <w:szCs w:val="16"/>
              </w:rPr>
              <w:t>Intake Air Temperature Bank 1,</w:t>
            </w:r>
          </w:p>
          <w:p w:rsidR="000B3F05" w:rsidRPr="00921CC0" w:rsidRDefault="000B3F05" w:rsidP="00096591">
            <w:pPr>
              <w:rPr>
                <w:rFonts w:ascii="Arial" w:hAnsi="Arial" w:cs="Arial"/>
                <w:sz w:val="16"/>
                <w:szCs w:val="16"/>
              </w:rPr>
            </w:pPr>
            <w:r w:rsidRPr="00921CC0">
              <w:rPr>
                <w:rFonts w:ascii="Arial" w:hAnsi="Arial" w:cs="Arial"/>
                <w:sz w:val="16"/>
                <w:szCs w:val="16"/>
              </w:rPr>
              <w:t>Sensor 2</w:t>
            </w:r>
          </w:p>
        </w:tc>
        <w:tc>
          <w:tcPr>
            <w:tcW w:w="720" w:type="dxa"/>
            <w:tcBorders>
              <w:top w:val="nil"/>
              <w:bottom w:val="single" w:sz="6" w:space="0" w:color="000000"/>
            </w:tcBorders>
          </w:tcPr>
          <w:p w:rsidR="000B3F05" w:rsidRPr="001A74DB" w:rsidRDefault="000B3F05" w:rsidP="00096591">
            <w:pPr>
              <w:jc w:val="right"/>
              <w:rPr>
                <w:rFonts w:ascii="Arial" w:hAnsi="Arial" w:cs="Arial"/>
                <w:sz w:val="16"/>
                <w:szCs w:val="16"/>
              </w:rPr>
            </w:pPr>
            <w:r>
              <w:rPr>
                <w:rFonts w:ascii="Arial" w:hAnsi="Arial" w:cs="Arial"/>
                <w:sz w:val="16"/>
                <w:szCs w:val="16"/>
              </w:rPr>
              <w:t>2</w:t>
            </w:r>
          </w:p>
        </w:tc>
        <w:tc>
          <w:tcPr>
            <w:tcW w:w="720" w:type="dxa"/>
            <w:tcBorders>
              <w:top w:val="nil"/>
              <w:bottom w:val="single" w:sz="6" w:space="0" w:color="000000"/>
            </w:tcBorders>
          </w:tcPr>
          <w:p w:rsidR="000B3F05" w:rsidRPr="001A74DB" w:rsidRDefault="000B3F05" w:rsidP="00096591">
            <w:pPr>
              <w:jc w:val="right"/>
              <w:rPr>
                <w:rFonts w:ascii="Arial" w:hAnsi="Arial" w:cs="Arial"/>
                <w:sz w:val="16"/>
                <w:szCs w:val="16"/>
              </w:rPr>
            </w:pPr>
            <w:r w:rsidRPr="001A74DB">
              <w:rPr>
                <w:rFonts w:ascii="Arial" w:hAnsi="Arial" w:cs="Arial"/>
                <w:sz w:val="16"/>
                <w:szCs w:val="16"/>
              </w:rPr>
              <w:t>7</w:t>
            </w:r>
          </w:p>
        </w:tc>
        <w:tc>
          <w:tcPr>
            <w:tcW w:w="720" w:type="dxa"/>
            <w:tcBorders>
              <w:top w:val="nil"/>
              <w:bottom w:val="single" w:sz="6" w:space="0" w:color="000000"/>
            </w:tcBorders>
          </w:tcPr>
          <w:p w:rsidR="000B3F05" w:rsidRPr="001A74DB" w:rsidRDefault="000B3F05" w:rsidP="00096591">
            <w:pPr>
              <w:jc w:val="right"/>
              <w:rPr>
                <w:rFonts w:ascii="Arial" w:hAnsi="Arial" w:cs="Arial"/>
                <w:sz w:val="16"/>
                <w:szCs w:val="16"/>
              </w:rPr>
            </w:pPr>
            <w:r>
              <w:rPr>
                <w:rFonts w:ascii="Arial" w:hAnsi="Arial" w:cs="Arial"/>
                <w:sz w:val="16"/>
                <w:szCs w:val="16"/>
              </w:rPr>
              <w:t>8</w:t>
            </w:r>
          </w:p>
        </w:tc>
        <w:tc>
          <w:tcPr>
            <w:tcW w:w="720" w:type="dxa"/>
            <w:tcBorders>
              <w:top w:val="nil"/>
              <w:bottom w:val="single" w:sz="6" w:space="0" w:color="000000"/>
            </w:tcBorders>
          </w:tcPr>
          <w:p w:rsidR="000B3F05" w:rsidRPr="001A74DB" w:rsidRDefault="000B3F05" w:rsidP="00096591">
            <w:pPr>
              <w:pStyle w:val="FootnoteText"/>
              <w:rPr>
                <w:rFonts w:ascii="Arial" w:hAnsi="Arial" w:cs="Arial"/>
                <w:szCs w:val="16"/>
              </w:rPr>
            </w:pPr>
            <w:r w:rsidRPr="001A74DB">
              <w:rPr>
                <w:rFonts w:ascii="Arial" w:hAnsi="Arial" w:cs="Arial"/>
                <w:szCs w:val="16"/>
              </w:rPr>
              <w:t>UNM</w:t>
            </w:r>
          </w:p>
        </w:tc>
        <w:tc>
          <w:tcPr>
            <w:tcW w:w="2016" w:type="dxa"/>
            <w:tcBorders>
              <w:top w:val="nil"/>
              <w:bottom w:val="single" w:sz="6" w:space="0" w:color="000000"/>
            </w:tcBorders>
          </w:tcPr>
          <w:p w:rsidR="000B3F05" w:rsidRPr="001A74DB" w:rsidRDefault="000B3F05" w:rsidP="00096591">
            <w:pPr>
              <w:rPr>
                <w:rFonts w:ascii="Arial" w:hAnsi="Arial" w:cs="Arial"/>
                <w:sz w:val="16"/>
                <w:szCs w:val="16"/>
              </w:rPr>
            </w:pPr>
            <w:r>
              <w:rPr>
                <w:rFonts w:ascii="Arial" w:hAnsi="Arial"/>
                <w:sz w:val="16"/>
              </w:rPr>
              <w:t>-40 to 215 °C</w:t>
            </w:r>
          </w:p>
        </w:tc>
        <w:tc>
          <w:tcPr>
            <w:tcW w:w="2016" w:type="dxa"/>
            <w:tcBorders>
              <w:top w:val="nil"/>
              <w:bottom w:val="single" w:sz="6" w:space="0" w:color="000000"/>
            </w:tcBorders>
          </w:tcPr>
          <w:p w:rsidR="000B3F05" w:rsidRDefault="000B3F05" w:rsidP="00096591">
            <w:pPr>
              <w:rPr>
                <w:rFonts w:ascii="Arial" w:hAnsi="Arial"/>
                <w:sz w:val="16"/>
              </w:rPr>
            </w:pPr>
            <w:r>
              <w:rPr>
                <w:rFonts w:ascii="Arial" w:hAnsi="Arial"/>
                <w:sz w:val="16"/>
              </w:rPr>
              <w:t>E = N * 1 - 40</w:t>
            </w:r>
          </w:p>
        </w:tc>
      </w:tr>
      <w:tr w:rsidR="000B3F05" w:rsidTr="00096591">
        <w:trPr>
          <w:cantSplit/>
          <w:jc w:val="center"/>
        </w:trPr>
        <w:tc>
          <w:tcPr>
            <w:tcW w:w="2448" w:type="dxa"/>
            <w:tcBorders>
              <w:top w:val="single" w:sz="6" w:space="0" w:color="000000"/>
              <w:bottom w:val="single" w:sz="6" w:space="0" w:color="000000"/>
            </w:tcBorders>
          </w:tcPr>
          <w:p w:rsidR="000B3F05" w:rsidRPr="00921CC0" w:rsidRDefault="000B3F05" w:rsidP="00096591">
            <w:pPr>
              <w:autoSpaceDE w:val="0"/>
              <w:autoSpaceDN w:val="0"/>
              <w:adjustRightInd w:val="0"/>
              <w:rPr>
                <w:rFonts w:ascii="Arial" w:hAnsi="Arial" w:cs="Arial"/>
                <w:sz w:val="16"/>
                <w:szCs w:val="16"/>
              </w:rPr>
            </w:pPr>
            <w:r w:rsidRPr="00921CC0">
              <w:rPr>
                <w:rFonts w:ascii="Arial" w:hAnsi="Arial" w:cs="Arial"/>
                <w:sz w:val="16"/>
                <w:szCs w:val="16"/>
              </w:rPr>
              <w:t>Intake Air Temperature Bank 1,</w:t>
            </w:r>
          </w:p>
          <w:p w:rsidR="000B3F05" w:rsidRPr="00921CC0" w:rsidRDefault="000B3F05" w:rsidP="00096591">
            <w:pPr>
              <w:rPr>
                <w:rFonts w:ascii="Arial" w:hAnsi="Arial" w:cs="Arial"/>
                <w:sz w:val="16"/>
                <w:szCs w:val="16"/>
              </w:rPr>
            </w:pPr>
            <w:r w:rsidRPr="00921CC0">
              <w:rPr>
                <w:rFonts w:ascii="Arial" w:hAnsi="Arial" w:cs="Arial"/>
                <w:sz w:val="16"/>
                <w:szCs w:val="16"/>
              </w:rPr>
              <w:t>Sensor 3</w:t>
            </w:r>
          </w:p>
        </w:tc>
        <w:tc>
          <w:tcPr>
            <w:tcW w:w="720" w:type="dxa"/>
            <w:tcBorders>
              <w:top w:val="single" w:sz="6" w:space="0" w:color="000000"/>
              <w:bottom w:val="single" w:sz="6" w:space="0" w:color="000000"/>
            </w:tcBorders>
          </w:tcPr>
          <w:p w:rsidR="000B3F05" w:rsidRPr="001A74DB" w:rsidRDefault="000B3F05" w:rsidP="00096591">
            <w:pPr>
              <w:jc w:val="right"/>
              <w:rPr>
                <w:rFonts w:ascii="Arial" w:hAnsi="Arial" w:cs="Arial"/>
                <w:sz w:val="16"/>
                <w:szCs w:val="16"/>
              </w:rPr>
            </w:pPr>
            <w:r>
              <w:rPr>
                <w:rFonts w:ascii="Arial" w:hAnsi="Arial" w:cs="Arial"/>
                <w:sz w:val="16"/>
                <w:szCs w:val="16"/>
              </w:rPr>
              <w:t>3</w:t>
            </w:r>
          </w:p>
        </w:tc>
        <w:tc>
          <w:tcPr>
            <w:tcW w:w="720" w:type="dxa"/>
            <w:tcBorders>
              <w:top w:val="single" w:sz="6" w:space="0" w:color="000000"/>
              <w:bottom w:val="single" w:sz="6" w:space="0" w:color="000000"/>
            </w:tcBorders>
          </w:tcPr>
          <w:p w:rsidR="000B3F05" w:rsidRPr="001A74DB" w:rsidRDefault="000B3F05" w:rsidP="00096591">
            <w:pPr>
              <w:jc w:val="right"/>
              <w:rPr>
                <w:rFonts w:ascii="Arial" w:hAnsi="Arial" w:cs="Arial"/>
                <w:sz w:val="16"/>
                <w:szCs w:val="16"/>
              </w:rPr>
            </w:pPr>
            <w:r w:rsidRPr="001A74DB">
              <w:rPr>
                <w:rFonts w:ascii="Arial" w:hAnsi="Arial" w:cs="Arial"/>
                <w:sz w:val="16"/>
                <w:szCs w:val="16"/>
              </w:rPr>
              <w:t>7</w:t>
            </w:r>
          </w:p>
        </w:tc>
        <w:tc>
          <w:tcPr>
            <w:tcW w:w="720" w:type="dxa"/>
            <w:tcBorders>
              <w:top w:val="single" w:sz="6" w:space="0" w:color="000000"/>
              <w:bottom w:val="single" w:sz="6" w:space="0" w:color="000000"/>
            </w:tcBorders>
          </w:tcPr>
          <w:p w:rsidR="000B3F05" w:rsidRPr="001A74DB" w:rsidRDefault="000B3F05" w:rsidP="00096591">
            <w:pPr>
              <w:jc w:val="right"/>
              <w:rPr>
                <w:rFonts w:ascii="Arial" w:hAnsi="Arial" w:cs="Arial"/>
                <w:sz w:val="16"/>
                <w:szCs w:val="16"/>
              </w:rPr>
            </w:pPr>
            <w:r>
              <w:rPr>
                <w:rFonts w:ascii="Arial" w:hAnsi="Arial" w:cs="Arial"/>
                <w:sz w:val="16"/>
                <w:szCs w:val="16"/>
              </w:rPr>
              <w:t>8</w:t>
            </w:r>
          </w:p>
        </w:tc>
        <w:tc>
          <w:tcPr>
            <w:tcW w:w="720" w:type="dxa"/>
            <w:tcBorders>
              <w:top w:val="single" w:sz="6" w:space="0" w:color="000000"/>
              <w:bottom w:val="single" w:sz="6" w:space="0" w:color="000000"/>
            </w:tcBorders>
          </w:tcPr>
          <w:p w:rsidR="000B3F05" w:rsidRPr="001A74DB" w:rsidRDefault="000B3F05" w:rsidP="00096591">
            <w:pPr>
              <w:pStyle w:val="FootnoteText"/>
              <w:rPr>
                <w:rFonts w:ascii="Arial" w:hAnsi="Arial" w:cs="Arial"/>
                <w:szCs w:val="16"/>
              </w:rPr>
            </w:pPr>
            <w:r w:rsidRPr="001A74DB">
              <w:rPr>
                <w:rFonts w:ascii="Arial" w:hAnsi="Arial" w:cs="Arial"/>
                <w:szCs w:val="16"/>
              </w:rPr>
              <w:t>UNM</w:t>
            </w:r>
          </w:p>
        </w:tc>
        <w:tc>
          <w:tcPr>
            <w:tcW w:w="2016" w:type="dxa"/>
            <w:tcBorders>
              <w:top w:val="single" w:sz="6" w:space="0" w:color="000000"/>
              <w:bottom w:val="single" w:sz="6" w:space="0" w:color="000000"/>
            </w:tcBorders>
          </w:tcPr>
          <w:p w:rsidR="000B3F05" w:rsidRPr="001A74DB" w:rsidRDefault="000B3F05" w:rsidP="00096591">
            <w:pPr>
              <w:rPr>
                <w:rFonts w:ascii="Arial" w:hAnsi="Arial" w:cs="Arial"/>
                <w:sz w:val="16"/>
                <w:szCs w:val="16"/>
              </w:rPr>
            </w:pPr>
            <w:r>
              <w:rPr>
                <w:rFonts w:ascii="Arial" w:hAnsi="Arial"/>
                <w:sz w:val="16"/>
              </w:rPr>
              <w:t>-40 to 215 °C</w:t>
            </w:r>
          </w:p>
        </w:tc>
        <w:tc>
          <w:tcPr>
            <w:tcW w:w="2016" w:type="dxa"/>
            <w:tcBorders>
              <w:top w:val="single" w:sz="6" w:space="0" w:color="000000"/>
              <w:bottom w:val="single" w:sz="6" w:space="0" w:color="000000"/>
            </w:tcBorders>
          </w:tcPr>
          <w:p w:rsidR="000B3F05" w:rsidRDefault="000B3F05" w:rsidP="00096591">
            <w:pPr>
              <w:rPr>
                <w:rFonts w:ascii="Arial" w:hAnsi="Arial"/>
                <w:sz w:val="16"/>
              </w:rPr>
            </w:pPr>
            <w:r>
              <w:rPr>
                <w:rFonts w:ascii="Arial" w:hAnsi="Arial"/>
                <w:sz w:val="16"/>
              </w:rPr>
              <w:t>E = N * 1 - 40</w:t>
            </w:r>
          </w:p>
        </w:tc>
      </w:tr>
      <w:tr w:rsidR="000B3F05" w:rsidTr="00096591">
        <w:trPr>
          <w:cantSplit/>
          <w:jc w:val="center"/>
        </w:trPr>
        <w:tc>
          <w:tcPr>
            <w:tcW w:w="2448" w:type="dxa"/>
            <w:tcBorders>
              <w:top w:val="single" w:sz="6" w:space="0" w:color="000000"/>
              <w:bottom w:val="single" w:sz="6" w:space="0" w:color="000000"/>
            </w:tcBorders>
          </w:tcPr>
          <w:p w:rsidR="000B3F05" w:rsidRPr="00921CC0" w:rsidRDefault="000B3F05" w:rsidP="00096591">
            <w:pPr>
              <w:autoSpaceDE w:val="0"/>
              <w:autoSpaceDN w:val="0"/>
              <w:adjustRightInd w:val="0"/>
              <w:rPr>
                <w:rFonts w:ascii="Arial" w:hAnsi="Arial" w:cs="Arial"/>
                <w:sz w:val="16"/>
                <w:szCs w:val="16"/>
              </w:rPr>
            </w:pPr>
            <w:r w:rsidRPr="00921CC0">
              <w:rPr>
                <w:rFonts w:ascii="Arial" w:hAnsi="Arial" w:cs="Arial"/>
                <w:sz w:val="16"/>
                <w:szCs w:val="16"/>
              </w:rPr>
              <w:t>Intake Air Temperature Bank 2,</w:t>
            </w:r>
          </w:p>
          <w:p w:rsidR="000B3F05" w:rsidRPr="00921CC0" w:rsidRDefault="000B3F05" w:rsidP="00096591">
            <w:pPr>
              <w:rPr>
                <w:rFonts w:ascii="Arial" w:hAnsi="Arial" w:cs="Arial"/>
                <w:sz w:val="16"/>
                <w:szCs w:val="16"/>
              </w:rPr>
            </w:pPr>
            <w:r w:rsidRPr="00921CC0">
              <w:rPr>
                <w:rFonts w:ascii="Arial" w:hAnsi="Arial" w:cs="Arial"/>
                <w:sz w:val="16"/>
                <w:szCs w:val="16"/>
              </w:rPr>
              <w:t>Sensor 1</w:t>
            </w:r>
          </w:p>
        </w:tc>
        <w:tc>
          <w:tcPr>
            <w:tcW w:w="720" w:type="dxa"/>
            <w:tcBorders>
              <w:top w:val="single" w:sz="6" w:space="0" w:color="000000"/>
              <w:bottom w:val="single" w:sz="6" w:space="0" w:color="000000"/>
            </w:tcBorders>
          </w:tcPr>
          <w:p w:rsidR="000B3F05" w:rsidRPr="001A74DB" w:rsidRDefault="000B3F05" w:rsidP="00096591">
            <w:pPr>
              <w:jc w:val="right"/>
              <w:rPr>
                <w:rFonts w:ascii="Arial" w:hAnsi="Arial" w:cs="Arial"/>
                <w:sz w:val="16"/>
                <w:szCs w:val="16"/>
              </w:rPr>
            </w:pPr>
            <w:r>
              <w:rPr>
                <w:rFonts w:ascii="Arial" w:hAnsi="Arial" w:cs="Arial"/>
                <w:sz w:val="16"/>
                <w:szCs w:val="16"/>
              </w:rPr>
              <w:t>4</w:t>
            </w:r>
          </w:p>
        </w:tc>
        <w:tc>
          <w:tcPr>
            <w:tcW w:w="720" w:type="dxa"/>
            <w:tcBorders>
              <w:top w:val="single" w:sz="6" w:space="0" w:color="000000"/>
              <w:bottom w:val="single" w:sz="6" w:space="0" w:color="000000"/>
            </w:tcBorders>
          </w:tcPr>
          <w:p w:rsidR="000B3F05" w:rsidRPr="001A74DB" w:rsidRDefault="000B3F05" w:rsidP="00096591">
            <w:pPr>
              <w:jc w:val="right"/>
              <w:rPr>
                <w:rFonts w:ascii="Arial" w:hAnsi="Arial" w:cs="Arial"/>
                <w:sz w:val="16"/>
                <w:szCs w:val="16"/>
              </w:rPr>
            </w:pPr>
            <w:r w:rsidRPr="001A74DB">
              <w:rPr>
                <w:rFonts w:ascii="Arial" w:hAnsi="Arial" w:cs="Arial"/>
                <w:sz w:val="16"/>
                <w:szCs w:val="16"/>
              </w:rPr>
              <w:t>7</w:t>
            </w:r>
          </w:p>
        </w:tc>
        <w:tc>
          <w:tcPr>
            <w:tcW w:w="720" w:type="dxa"/>
            <w:tcBorders>
              <w:top w:val="single" w:sz="6" w:space="0" w:color="000000"/>
              <w:bottom w:val="single" w:sz="6" w:space="0" w:color="000000"/>
            </w:tcBorders>
          </w:tcPr>
          <w:p w:rsidR="000B3F05" w:rsidRPr="001A74DB" w:rsidRDefault="000B3F05" w:rsidP="00096591">
            <w:pPr>
              <w:jc w:val="right"/>
              <w:rPr>
                <w:rFonts w:ascii="Arial" w:hAnsi="Arial" w:cs="Arial"/>
                <w:sz w:val="16"/>
                <w:szCs w:val="16"/>
              </w:rPr>
            </w:pPr>
            <w:r>
              <w:rPr>
                <w:rFonts w:ascii="Arial" w:hAnsi="Arial" w:cs="Arial"/>
                <w:sz w:val="16"/>
                <w:szCs w:val="16"/>
              </w:rPr>
              <w:t>8</w:t>
            </w:r>
          </w:p>
        </w:tc>
        <w:tc>
          <w:tcPr>
            <w:tcW w:w="720" w:type="dxa"/>
            <w:tcBorders>
              <w:top w:val="single" w:sz="6" w:space="0" w:color="000000"/>
              <w:bottom w:val="single" w:sz="6" w:space="0" w:color="000000"/>
            </w:tcBorders>
          </w:tcPr>
          <w:p w:rsidR="000B3F05" w:rsidRPr="001A74DB" w:rsidRDefault="000B3F05" w:rsidP="00096591">
            <w:pPr>
              <w:pStyle w:val="FootnoteText"/>
              <w:rPr>
                <w:rFonts w:ascii="Arial" w:hAnsi="Arial" w:cs="Arial"/>
                <w:szCs w:val="16"/>
              </w:rPr>
            </w:pPr>
            <w:r w:rsidRPr="001A74DB">
              <w:rPr>
                <w:rFonts w:ascii="Arial" w:hAnsi="Arial" w:cs="Arial"/>
                <w:szCs w:val="16"/>
              </w:rPr>
              <w:t>UNM</w:t>
            </w:r>
          </w:p>
        </w:tc>
        <w:tc>
          <w:tcPr>
            <w:tcW w:w="2016" w:type="dxa"/>
            <w:tcBorders>
              <w:top w:val="single" w:sz="6" w:space="0" w:color="000000"/>
              <w:bottom w:val="single" w:sz="6" w:space="0" w:color="000000"/>
            </w:tcBorders>
          </w:tcPr>
          <w:p w:rsidR="000B3F05" w:rsidRPr="001A74DB" w:rsidRDefault="000B3F05" w:rsidP="00096591">
            <w:pPr>
              <w:rPr>
                <w:rFonts w:ascii="Arial" w:hAnsi="Arial" w:cs="Arial"/>
                <w:sz w:val="16"/>
                <w:szCs w:val="16"/>
              </w:rPr>
            </w:pPr>
            <w:r>
              <w:rPr>
                <w:rFonts w:ascii="Arial" w:hAnsi="Arial"/>
                <w:sz w:val="16"/>
              </w:rPr>
              <w:t>-40 to 215 °C</w:t>
            </w:r>
          </w:p>
        </w:tc>
        <w:tc>
          <w:tcPr>
            <w:tcW w:w="2016" w:type="dxa"/>
            <w:tcBorders>
              <w:top w:val="single" w:sz="6" w:space="0" w:color="000000"/>
              <w:bottom w:val="single" w:sz="6" w:space="0" w:color="000000"/>
            </w:tcBorders>
          </w:tcPr>
          <w:p w:rsidR="000B3F05" w:rsidRDefault="000B3F05" w:rsidP="00096591">
            <w:pPr>
              <w:rPr>
                <w:rFonts w:ascii="Arial" w:hAnsi="Arial"/>
                <w:sz w:val="16"/>
              </w:rPr>
            </w:pPr>
            <w:r>
              <w:rPr>
                <w:rFonts w:ascii="Arial" w:hAnsi="Arial"/>
                <w:sz w:val="16"/>
              </w:rPr>
              <w:t>E = N * 1 - 40</w:t>
            </w:r>
          </w:p>
        </w:tc>
      </w:tr>
      <w:tr w:rsidR="000B3F05" w:rsidTr="00096591">
        <w:trPr>
          <w:cantSplit/>
          <w:jc w:val="center"/>
        </w:trPr>
        <w:tc>
          <w:tcPr>
            <w:tcW w:w="2448" w:type="dxa"/>
            <w:tcBorders>
              <w:top w:val="single" w:sz="6" w:space="0" w:color="000000"/>
              <w:bottom w:val="single" w:sz="6" w:space="0" w:color="000000"/>
            </w:tcBorders>
          </w:tcPr>
          <w:p w:rsidR="000B3F05" w:rsidRPr="00921CC0" w:rsidRDefault="000B3F05" w:rsidP="00096591">
            <w:pPr>
              <w:autoSpaceDE w:val="0"/>
              <w:autoSpaceDN w:val="0"/>
              <w:adjustRightInd w:val="0"/>
              <w:rPr>
                <w:rFonts w:ascii="Arial" w:hAnsi="Arial" w:cs="Arial"/>
                <w:sz w:val="16"/>
                <w:szCs w:val="16"/>
              </w:rPr>
            </w:pPr>
            <w:r w:rsidRPr="00921CC0">
              <w:rPr>
                <w:rFonts w:ascii="Arial" w:hAnsi="Arial" w:cs="Arial"/>
                <w:sz w:val="16"/>
                <w:szCs w:val="16"/>
              </w:rPr>
              <w:t>Intake Air Temperature Bank 2,</w:t>
            </w:r>
          </w:p>
          <w:p w:rsidR="000B3F05" w:rsidRPr="00921CC0" w:rsidRDefault="000B3F05" w:rsidP="00096591">
            <w:pPr>
              <w:rPr>
                <w:rFonts w:ascii="Arial" w:hAnsi="Arial" w:cs="Arial"/>
                <w:sz w:val="16"/>
                <w:szCs w:val="16"/>
              </w:rPr>
            </w:pPr>
            <w:r w:rsidRPr="00921CC0">
              <w:rPr>
                <w:rFonts w:ascii="Arial" w:hAnsi="Arial" w:cs="Arial"/>
                <w:sz w:val="16"/>
                <w:szCs w:val="16"/>
              </w:rPr>
              <w:t>Sensor 2</w:t>
            </w:r>
          </w:p>
        </w:tc>
        <w:tc>
          <w:tcPr>
            <w:tcW w:w="720" w:type="dxa"/>
            <w:tcBorders>
              <w:top w:val="single" w:sz="6" w:space="0" w:color="000000"/>
              <w:bottom w:val="single" w:sz="6" w:space="0" w:color="000000"/>
            </w:tcBorders>
          </w:tcPr>
          <w:p w:rsidR="000B3F05" w:rsidRPr="001A74DB" w:rsidRDefault="000B3F05" w:rsidP="00096591">
            <w:pPr>
              <w:jc w:val="right"/>
              <w:rPr>
                <w:rFonts w:ascii="Arial" w:hAnsi="Arial" w:cs="Arial"/>
                <w:sz w:val="16"/>
                <w:szCs w:val="16"/>
              </w:rPr>
            </w:pPr>
            <w:r>
              <w:rPr>
                <w:rFonts w:ascii="Arial" w:hAnsi="Arial" w:cs="Arial"/>
                <w:sz w:val="16"/>
                <w:szCs w:val="16"/>
              </w:rPr>
              <w:t>5</w:t>
            </w:r>
          </w:p>
        </w:tc>
        <w:tc>
          <w:tcPr>
            <w:tcW w:w="720" w:type="dxa"/>
            <w:tcBorders>
              <w:top w:val="single" w:sz="6" w:space="0" w:color="000000"/>
              <w:bottom w:val="single" w:sz="6" w:space="0" w:color="000000"/>
            </w:tcBorders>
          </w:tcPr>
          <w:p w:rsidR="000B3F05" w:rsidRPr="001A74DB" w:rsidRDefault="000B3F05" w:rsidP="00096591">
            <w:pPr>
              <w:jc w:val="right"/>
              <w:rPr>
                <w:rFonts w:ascii="Arial" w:hAnsi="Arial" w:cs="Arial"/>
                <w:sz w:val="16"/>
                <w:szCs w:val="16"/>
              </w:rPr>
            </w:pPr>
            <w:r w:rsidRPr="001A74DB">
              <w:rPr>
                <w:rFonts w:ascii="Arial" w:hAnsi="Arial" w:cs="Arial"/>
                <w:sz w:val="16"/>
                <w:szCs w:val="16"/>
              </w:rPr>
              <w:t>7</w:t>
            </w:r>
          </w:p>
        </w:tc>
        <w:tc>
          <w:tcPr>
            <w:tcW w:w="720" w:type="dxa"/>
            <w:tcBorders>
              <w:top w:val="single" w:sz="6" w:space="0" w:color="000000"/>
              <w:bottom w:val="single" w:sz="6" w:space="0" w:color="000000"/>
            </w:tcBorders>
          </w:tcPr>
          <w:p w:rsidR="000B3F05" w:rsidRPr="001A74DB" w:rsidRDefault="000B3F05" w:rsidP="00096591">
            <w:pPr>
              <w:jc w:val="right"/>
              <w:rPr>
                <w:rFonts w:ascii="Arial" w:hAnsi="Arial" w:cs="Arial"/>
                <w:sz w:val="16"/>
                <w:szCs w:val="16"/>
              </w:rPr>
            </w:pPr>
            <w:r>
              <w:rPr>
                <w:rFonts w:ascii="Arial" w:hAnsi="Arial" w:cs="Arial"/>
                <w:sz w:val="16"/>
                <w:szCs w:val="16"/>
              </w:rPr>
              <w:t>8</w:t>
            </w:r>
          </w:p>
        </w:tc>
        <w:tc>
          <w:tcPr>
            <w:tcW w:w="720" w:type="dxa"/>
            <w:tcBorders>
              <w:top w:val="single" w:sz="6" w:space="0" w:color="000000"/>
              <w:bottom w:val="single" w:sz="6" w:space="0" w:color="000000"/>
            </w:tcBorders>
          </w:tcPr>
          <w:p w:rsidR="000B3F05" w:rsidRPr="001A74DB" w:rsidRDefault="000B3F05" w:rsidP="00096591">
            <w:pPr>
              <w:pStyle w:val="FootnoteText"/>
              <w:rPr>
                <w:rFonts w:ascii="Arial" w:hAnsi="Arial" w:cs="Arial"/>
                <w:szCs w:val="16"/>
              </w:rPr>
            </w:pPr>
            <w:r w:rsidRPr="001A74DB">
              <w:rPr>
                <w:rFonts w:ascii="Arial" w:hAnsi="Arial" w:cs="Arial"/>
                <w:szCs w:val="16"/>
              </w:rPr>
              <w:t>UNM</w:t>
            </w:r>
          </w:p>
        </w:tc>
        <w:tc>
          <w:tcPr>
            <w:tcW w:w="2016" w:type="dxa"/>
            <w:tcBorders>
              <w:top w:val="single" w:sz="6" w:space="0" w:color="000000"/>
              <w:bottom w:val="single" w:sz="6" w:space="0" w:color="000000"/>
            </w:tcBorders>
          </w:tcPr>
          <w:p w:rsidR="000B3F05" w:rsidRPr="001A74DB" w:rsidRDefault="000B3F05" w:rsidP="00096591">
            <w:pPr>
              <w:rPr>
                <w:rFonts w:ascii="Arial" w:hAnsi="Arial" w:cs="Arial"/>
                <w:sz w:val="16"/>
                <w:szCs w:val="16"/>
              </w:rPr>
            </w:pPr>
            <w:r>
              <w:rPr>
                <w:rFonts w:ascii="Arial" w:hAnsi="Arial"/>
                <w:sz w:val="16"/>
              </w:rPr>
              <w:t>-40 to 215 °C</w:t>
            </w:r>
          </w:p>
        </w:tc>
        <w:tc>
          <w:tcPr>
            <w:tcW w:w="2016" w:type="dxa"/>
            <w:tcBorders>
              <w:top w:val="single" w:sz="6" w:space="0" w:color="000000"/>
              <w:bottom w:val="single" w:sz="6" w:space="0" w:color="000000"/>
            </w:tcBorders>
          </w:tcPr>
          <w:p w:rsidR="000B3F05" w:rsidRDefault="000B3F05" w:rsidP="00096591">
            <w:pPr>
              <w:rPr>
                <w:rFonts w:ascii="Arial" w:hAnsi="Arial"/>
                <w:sz w:val="16"/>
              </w:rPr>
            </w:pPr>
            <w:r>
              <w:rPr>
                <w:rFonts w:ascii="Arial" w:hAnsi="Arial"/>
                <w:sz w:val="16"/>
              </w:rPr>
              <w:t>E = N * 1 - 40</w:t>
            </w:r>
          </w:p>
        </w:tc>
      </w:tr>
      <w:tr w:rsidR="000B3F05" w:rsidTr="00096591">
        <w:trPr>
          <w:cantSplit/>
          <w:jc w:val="center"/>
        </w:trPr>
        <w:tc>
          <w:tcPr>
            <w:tcW w:w="2448" w:type="dxa"/>
            <w:tcBorders>
              <w:top w:val="single" w:sz="6" w:space="0" w:color="000000"/>
            </w:tcBorders>
          </w:tcPr>
          <w:p w:rsidR="000B3F05" w:rsidRPr="00921CC0" w:rsidRDefault="000B3F05" w:rsidP="00096591">
            <w:pPr>
              <w:autoSpaceDE w:val="0"/>
              <w:autoSpaceDN w:val="0"/>
              <w:adjustRightInd w:val="0"/>
              <w:rPr>
                <w:rFonts w:ascii="Arial" w:hAnsi="Arial" w:cs="Arial"/>
                <w:sz w:val="16"/>
                <w:szCs w:val="16"/>
              </w:rPr>
            </w:pPr>
            <w:r w:rsidRPr="00921CC0">
              <w:rPr>
                <w:rFonts w:ascii="Arial" w:hAnsi="Arial" w:cs="Arial"/>
                <w:sz w:val="16"/>
                <w:szCs w:val="16"/>
              </w:rPr>
              <w:t>Intake Air Temperature Bank 2,</w:t>
            </w:r>
          </w:p>
          <w:p w:rsidR="000B3F05" w:rsidRPr="00921CC0" w:rsidRDefault="000B3F05" w:rsidP="00096591">
            <w:pPr>
              <w:rPr>
                <w:rFonts w:ascii="Arial" w:hAnsi="Arial" w:cs="Arial"/>
                <w:sz w:val="16"/>
                <w:szCs w:val="16"/>
              </w:rPr>
            </w:pPr>
            <w:r w:rsidRPr="00921CC0">
              <w:rPr>
                <w:rFonts w:ascii="Arial" w:hAnsi="Arial" w:cs="Arial"/>
                <w:sz w:val="16"/>
                <w:szCs w:val="16"/>
              </w:rPr>
              <w:t>Sensor 3</w:t>
            </w:r>
          </w:p>
        </w:tc>
        <w:tc>
          <w:tcPr>
            <w:tcW w:w="720" w:type="dxa"/>
            <w:tcBorders>
              <w:top w:val="single" w:sz="6" w:space="0" w:color="000000"/>
            </w:tcBorders>
          </w:tcPr>
          <w:p w:rsidR="000B3F05" w:rsidRPr="001A74DB" w:rsidRDefault="000B3F05" w:rsidP="00096591">
            <w:pPr>
              <w:jc w:val="right"/>
              <w:rPr>
                <w:rFonts w:ascii="Arial" w:hAnsi="Arial" w:cs="Arial"/>
                <w:sz w:val="16"/>
                <w:szCs w:val="16"/>
              </w:rPr>
            </w:pPr>
            <w:r>
              <w:rPr>
                <w:rFonts w:ascii="Arial" w:hAnsi="Arial" w:cs="Arial"/>
                <w:sz w:val="16"/>
                <w:szCs w:val="16"/>
              </w:rPr>
              <w:t>6</w:t>
            </w:r>
          </w:p>
        </w:tc>
        <w:tc>
          <w:tcPr>
            <w:tcW w:w="720" w:type="dxa"/>
            <w:tcBorders>
              <w:top w:val="single" w:sz="6" w:space="0" w:color="000000"/>
            </w:tcBorders>
          </w:tcPr>
          <w:p w:rsidR="000B3F05" w:rsidRPr="001A74DB" w:rsidRDefault="000B3F05" w:rsidP="00096591">
            <w:pPr>
              <w:jc w:val="right"/>
              <w:rPr>
                <w:rFonts w:ascii="Arial" w:hAnsi="Arial" w:cs="Arial"/>
                <w:sz w:val="16"/>
                <w:szCs w:val="16"/>
              </w:rPr>
            </w:pPr>
            <w:r w:rsidRPr="001A74DB">
              <w:rPr>
                <w:rFonts w:ascii="Arial" w:hAnsi="Arial" w:cs="Arial"/>
                <w:sz w:val="16"/>
                <w:szCs w:val="16"/>
              </w:rPr>
              <w:t>7</w:t>
            </w:r>
          </w:p>
        </w:tc>
        <w:tc>
          <w:tcPr>
            <w:tcW w:w="720" w:type="dxa"/>
            <w:tcBorders>
              <w:top w:val="single" w:sz="6" w:space="0" w:color="000000"/>
            </w:tcBorders>
          </w:tcPr>
          <w:p w:rsidR="000B3F05" w:rsidRPr="001A74DB" w:rsidRDefault="000B3F05" w:rsidP="00096591">
            <w:pPr>
              <w:jc w:val="right"/>
              <w:rPr>
                <w:rFonts w:ascii="Arial" w:hAnsi="Arial" w:cs="Arial"/>
                <w:sz w:val="16"/>
                <w:szCs w:val="16"/>
              </w:rPr>
            </w:pPr>
            <w:r>
              <w:rPr>
                <w:rFonts w:ascii="Arial" w:hAnsi="Arial" w:cs="Arial"/>
                <w:sz w:val="16"/>
                <w:szCs w:val="16"/>
              </w:rPr>
              <w:t>8</w:t>
            </w:r>
          </w:p>
        </w:tc>
        <w:tc>
          <w:tcPr>
            <w:tcW w:w="720" w:type="dxa"/>
            <w:tcBorders>
              <w:top w:val="single" w:sz="6" w:space="0" w:color="000000"/>
            </w:tcBorders>
          </w:tcPr>
          <w:p w:rsidR="000B3F05" w:rsidRPr="001A74DB" w:rsidRDefault="000B3F05" w:rsidP="00096591">
            <w:pPr>
              <w:pStyle w:val="FootnoteText"/>
              <w:rPr>
                <w:rFonts w:ascii="Arial" w:hAnsi="Arial" w:cs="Arial"/>
                <w:szCs w:val="16"/>
              </w:rPr>
            </w:pPr>
            <w:r w:rsidRPr="001A74DB">
              <w:rPr>
                <w:rFonts w:ascii="Arial" w:hAnsi="Arial" w:cs="Arial"/>
                <w:szCs w:val="16"/>
              </w:rPr>
              <w:t>UNM</w:t>
            </w:r>
          </w:p>
        </w:tc>
        <w:tc>
          <w:tcPr>
            <w:tcW w:w="2016" w:type="dxa"/>
            <w:tcBorders>
              <w:top w:val="single" w:sz="6" w:space="0" w:color="000000"/>
            </w:tcBorders>
          </w:tcPr>
          <w:p w:rsidR="000B3F05" w:rsidRPr="001A74DB" w:rsidRDefault="000B3F05" w:rsidP="00096591">
            <w:pPr>
              <w:rPr>
                <w:rFonts w:ascii="Arial" w:hAnsi="Arial" w:cs="Arial"/>
                <w:sz w:val="16"/>
                <w:szCs w:val="16"/>
              </w:rPr>
            </w:pPr>
            <w:r>
              <w:rPr>
                <w:rFonts w:ascii="Arial" w:hAnsi="Arial"/>
                <w:sz w:val="16"/>
              </w:rPr>
              <w:t>-40 to 215 °C</w:t>
            </w:r>
          </w:p>
        </w:tc>
        <w:tc>
          <w:tcPr>
            <w:tcW w:w="2016" w:type="dxa"/>
            <w:tcBorders>
              <w:top w:val="single" w:sz="6" w:space="0" w:color="000000"/>
            </w:tcBorders>
          </w:tcPr>
          <w:p w:rsidR="000B3F05" w:rsidRDefault="000B3F05" w:rsidP="00096591">
            <w:pPr>
              <w:rPr>
                <w:rFonts w:ascii="Arial" w:hAnsi="Arial"/>
                <w:sz w:val="16"/>
              </w:rPr>
            </w:pPr>
            <w:r>
              <w:rPr>
                <w:rFonts w:ascii="Arial" w:hAnsi="Arial"/>
                <w:sz w:val="16"/>
              </w:rPr>
              <w:t>E = N * 1 - 40</w:t>
            </w:r>
          </w:p>
        </w:tc>
      </w:tr>
    </w:tbl>
    <w:p w:rsidR="000B3F05" w:rsidRPr="00CE732A" w:rsidRDefault="000B3F05" w:rsidP="000B3F05">
      <w:pPr>
        <w:rPr>
          <w:rFonts w:cs="Arial"/>
        </w:rPr>
      </w:pPr>
    </w:p>
    <w:p w:rsidR="000B3F05" w:rsidRPr="00CE732A" w:rsidRDefault="000B3F05" w:rsidP="000B3F05">
      <w:r w:rsidRPr="00CE732A">
        <w:t xml:space="preserve">This PID contains the undefaulted intake air temperature measured by </w:t>
      </w:r>
      <w:r>
        <w:t>up to six sensors as follows.</w:t>
      </w:r>
    </w:p>
    <w:p w:rsidR="000B3F05" w:rsidRPr="00CE732A" w:rsidRDefault="000B3F05" w:rsidP="000B3F05"/>
    <w:p w:rsidR="000B3F05" w:rsidRPr="00CE732A" w:rsidRDefault="000B3F05" w:rsidP="000B3F05">
      <w:pPr>
        <w:autoSpaceDE w:val="0"/>
        <w:autoSpaceDN w:val="0"/>
        <w:adjustRightInd w:val="0"/>
      </w:pPr>
      <w:r w:rsidRPr="00CE732A">
        <w:t>IAT Bank 1, Sensor 1 shall display intake air temperature, if utilized by the control module strategy.  IAT may be obtained directly from a sensor, or may be inferred by the control strategy using other sensor inputs.</w:t>
      </w:r>
    </w:p>
    <w:p w:rsidR="000B3F05" w:rsidRPr="00CE732A" w:rsidRDefault="000B3F05" w:rsidP="000B3F05"/>
    <w:p w:rsidR="000B3F05" w:rsidRPr="00CE732A" w:rsidRDefault="000B3F05" w:rsidP="000B3F05">
      <w:r w:rsidRPr="00CE732A">
        <w:t>IAT Bank 1, Sensor 2 shall display intake air temperature, if utilized by the control module strategy.</w:t>
      </w:r>
    </w:p>
    <w:p w:rsidR="000B3F05" w:rsidRPr="00CE732A" w:rsidRDefault="000B3F05" w:rsidP="000B3F05"/>
    <w:p w:rsidR="000B3F05" w:rsidRPr="00CE732A" w:rsidRDefault="000B3F05" w:rsidP="000B3F05">
      <w:r w:rsidRPr="00CE732A">
        <w:t>IAT Bank 1, Sensor 3 shall display intake air temperature, if utilized by the control module strategy.</w:t>
      </w:r>
    </w:p>
    <w:p w:rsidR="000B3F05" w:rsidRPr="00CE732A" w:rsidRDefault="000B3F05" w:rsidP="000B3F05"/>
    <w:p w:rsidR="000B3F05" w:rsidRPr="00CE732A" w:rsidRDefault="000B3F05" w:rsidP="000B3F05">
      <w:r w:rsidRPr="00CE732A">
        <w:t>IAT Bank 2, Sensor 1 shall display intake air temperature, if utilized by the control module strategy.</w:t>
      </w:r>
    </w:p>
    <w:p w:rsidR="000B3F05" w:rsidRPr="00CE732A" w:rsidRDefault="000B3F05" w:rsidP="000B3F05"/>
    <w:p w:rsidR="000B3F05" w:rsidRPr="00CE732A" w:rsidRDefault="000B3F05" w:rsidP="000B3F05">
      <w:r w:rsidRPr="00CE732A">
        <w:t>IAT Bank 2, Sensor 2 shall display intake air temperature, if utilized by the control module strategy.</w:t>
      </w:r>
    </w:p>
    <w:p w:rsidR="000B3F05" w:rsidRPr="00CE732A" w:rsidRDefault="000B3F05" w:rsidP="000B3F05"/>
    <w:p w:rsidR="000B3F05" w:rsidRPr="00CE732A" w:rsidRDefault="000B3F05" w:rsidP="000B3F05">
      <w:r w:rsidRPr="00CE732A">
        <w:t>IAT Bank 2, Sensor 3 shall display intake air temperature, if utilized by the control module strategy.</w:t>
      </w:r>
    </w:p>
    <w:p w:rsidR="000B3F05" w:rsidRDefault="000B3F05" w:rsidP="000B3F05">
      <w:pPr>
        <w:rPr>
          <w:ins w:id="306" w:author="Matthew L Kaufer" w:date="2009-04-15T15:28:00Z"/>
        </w:rPr>
      </w:pPr>
    </w:p>
    <w:p w:rsidR="003A7CE6" w:rsidRDefault="003A7CE6" w:rsidP="000B3F05">
      <w:pPr>
        <w:rPr>
          <w:ins w:id="307" w:author="Matthew L Kaufer" w:date="2009-04-15T15:28:00Z"/>
        </w:rPr>
      </w:pPr>
      <w:ins w:id="308" w:author="Matthew L Kaufer" w:date="2009-04-15T15:28:00Z">
        <w:r w:rsidRPr="00E62580">
          <w:t>Additional PID information and usage examples are detailed in SAE J1979 and ISO 15031-5.</w:t>
        </w:r>
      </w:ins>
    </w:p>
    <w:p w:rsidR="003A7CE6" w:rsidRDefault="003A7CE6" w:rsidP="000B3F05"/>
    <w:p w:rsidR="0057107B" w:rsidRPr="00FC3D0F" w:rsidRDefault="0057107B" w:rsidP="0057107B">
      <w:pPr>
        <w:pStyle w:val="Heading3"/>
        <w:spacing w:after="0"/>
        <w:rPr>
          <w:szCs w:val="24"/>
        </w:rPr>
      </w:pPr>
      <w:bookmarkStart w:id="309" w:name="_Toc223512798"/>
      <w:r>
        <w:rPr>
          <w:szCs w:val="24"/>
        </w:rPr>
        <w:t>EPS</w:t>
      </w:r>
      <w:r w:rsidRPr="00FC3D0F">
        <w:rPr>
          <w:szCs w:val="24"/>
        </w:rPr>
        <w:t xml:space="preserve">R – PID $007F – </w:t>
      </w:r>
      <w:bookmarkEnd w:id="301"/>
      <w:bookmarkEnd w:id="302"/>
      <w:bookmarkEnd w:id="303"/>
      <w:r w:rsidRPr="00FC3D0F">
        <w:rPr>
          <w:szCs w:val="24"/>
        </w:rPr>
        <w:t>Engine Run Time</w:t>
      </w:r>
      <w:bookmarkEnd w:id="309"/>
    </w:p>
    <w:p w:rsidR="0057107B" w:rsidRDefault="0057107B" w:rsidP="0057107B"/>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57107B" w:rsidTr="00121DAB">
        <w:trPr>
          <w:cantSplit/>
          <w:jc w:val="center"/>
        </w:trPr>
        <w:tc>
          <w:tcPr>
            <w:tcW w:w="720" w:type="dxa"/>
            <w:tcBorders>
              <w:bottom w:val="single" w:sz="12" w:space="0" w:color="000000"/>
            </w:tcBorders>
          </w:tcPr>
          <w:p w:rsidR="0057107B" w:rsidRDefault="0057107B" w:rsidP="00121DAB">
            <w:pPr>
              <w:jc w:val="center"/>
              <w:rPr>
                <w:b/>
                <w:sz w:val="16"/>
              </w:rPr>
            </w:pPr>
            <w:r>
              <w:rPr>
                <w:b/>
                <w:sz w:val="16"/>
              </w:rPr>
              <w:t>PID</w:t>
            </w:r>
          </w:p>
        </w:tc>
        <w:tc>
          <w:tcPr>
            <w:tcW w:w="2880" w:type="dxa"/>
            <w:tcBorders>
              <w:bottom w:val="single" w:sz="12" w:space="0" w:color="000000"/>
            </w:tcBorders>
          </w:tcPr>
          <w:p w:rsidR="0057107B" w:rsidRDefault="0057107B" w:rsidP="00121DAB">
            <w:pPr>
              <w:jc w:val="center"/>
              <w:rPr>
                <w:b/>
                <w:sz w:val="16"/>
              </w:rPr>
            </w:pPr>
            <w:r>
              <w:rPr>
                <w:b/>
                <w:sz w:val="16"/>
              </w:rPr>
              <w:t>Signal</w:t>
            </w:r>
          </w:p>
        </w:tc>
        <w:tc>
          <w:tcPr>
            <w:tcW w:w="720" w:type="dxa"/>
            <w:tcBorders>
              <w:bottom w:val="single" w:sz="12" w:space="0" w:color="000000"/>
            </w:tcBorders>
          </w:tcPr>
          <w:p w:rsidR="0057107B" w:rsidRDefault="0057107B" w:rsidP="00121DAB">
            <w:pPr>
              <w:jc w:val="center"/>
              <w:rPr>
                <w:b/>
                <w:sz w:val="16"/>
              </w:rPr>
            </w:pPr>
            <w:r>
              <w:rPr>
                <w:b/>
                <w:sz w:val="16"/>
              </w:rPr>
              <w:t>Length (Bytes)</w:t>
            </w:r>
          </w:p>
        </w:tc>
        <w:tc>
          <w:tcPr>
            <w:tcW w:w="720" w:type="dxa"/>
            <w:tcBorders>
              <w:bottom w:val="single" w:sz="12" w:space="0" w:color="000000"/>
            </w:tcBorders>
          </w:tcPr>
          <w:p w:rsidR="0057107B" w:rsidRDefault="0057107B" w:rsidP="00121DAB">
            <w:pPr>
              <w:jc w:val="center"/>
              <w:rPr>
                <w:b/>
                <w:sz w:val="16"/>
              </w:rPr>
            </w:pPr>
            <w:r>
              <w:rPr>
                <w:b/>
                <w:sz w:val="16"/>
              </w:rPr>
              <w:t>Data Type</w:t>
            </w:r>
          </w:p>
        </w:tc>
        <w:tc>
          <w:tcPr>
            <w:tcW w:w="2160" w:type="dxa"/>
            <w:tcBorders>
              <w:bottom w:val="single" w:sz="12" w:space="0" w:color="000000"/>
            </w:tcBorders>
          </w:tcPr>
          <w:p w:rsidR="0057107B" w:rsidRDefault="0057107B" w:rsidP="00121DAB">
            <w:pPr>
              <w:jc w:val="center"/>
              <w:rPr>
                <w:b/>
                <w:sz w:val="16"/>
              </w:rPr>
            </w:pPr>
            <w:r>
              <w:rPr>
                <w:b/>
                <w:sz w:val="16"/>
              </w:rPr>
              <w:t>Range</w:t>
            </w:r>
          </w:p>
        </w:tc>
        <w:tc>
          <w:tcPr>
            <w:tcW w:w="2160" w:type="dxa"/>
            <w:tcBorders>
              <w:bottom w:val="single" w:sz="12" w:space="0" w:color="000000"/>
            </w:tcBorders>
          </w:tcPr>
          <w:p w:rsidR="0057107B" w:rsidRDefault="0057107B" w:rsidP="00121DAB">
            <w:pPr>
              <w:jc w:val="center"/>
              <w:rPr>
                <w:b/>
                <w:sz w:val="16"/>
              </w:rPr>
            </w:pPr>
            <w:r>
              <w:rPr>
                <w:b/>
                <w:sz w:val="16"/>
              </w:rPr>
              <w:t>Conversion</w:t>
            </w:r>
          </w:p>
        </w:tc>
      </w:tr>
      <w:tr w:rsidR="0057107B" w:rsidTr="00121DAB">
        <w:trPr>
          <w:cantSplit/>
          <w:jc w:val="center"/>
        </w:trPr>
        <w:tc>
          <w:tcPr>
            <w:tcW w:w="720" w:type="dxa"/>
            <w:tcBorders>
              <w:top w:val="nil"/>
            </w:tcBorders>
          </w:tcPr>
          <w:p w:rsidR="0057107B" w:rsidRDefault="0057107B" w:rsidP="00121DAB">
            <w:pPr>
              <w:jc w:val="right"/>
              <w:rPr>
                <w:rFonts w:ascii="Arial" w:hAnsi="Arial"/>
                <w:sz w:val="16"/>
              </w:rPr>
            </w:pPr>
            <w:r>
              <w:rPr>
                <w:rFonts w:ascii="Arial" w:hAnsi="Arial"/>
                <w:sz w:val="16"/>
              </w:rPr>
              <w:t>$007F</w:t>
            </w:r>
          </w:p>
        </w:tc>
        <w:tc>
          <w:tcPr>
            <w:tcW w:w="2880" w:type="dxa"/>
            <w:tcBorders>
              <w:top w:val="nil"/>
            </w:tcBorders>
          </w:tcPr>
          <w:p w:rsidR="0057107B" w:rsidRPr="00FC3D0F" w:rsidRDefault="0057107B" w:rsidP="00121DAB">
            <w:pPr>
              <w:rPr>
                <w:rFonts w:ascii="Arial" w:hAnsi="Arial" w:cs="Arial"/>
                <w:sz w:val="16"/>
                <w:szCs w:val="16"/>
              </w:rPr>
            </w:pPr>
            <w:r w:rsidRPr="00FC3D0F">
              <w:rPr>
                <w:rFonts w:ascii="Arial" w:hAnsi="Arial" w:cs="Arial"/>
                <w:sz w:val="16"/>
                <w:szCs w:val="16"/>
              </w:rPr>
              <w:t>Engine Run Time</w:t>
            </w:r>
          </w:p>
        </w:tc>
        <w:tc>
          <w:tcPr>
            <w:tcW w:w="720" w:type="dxa"/>
            <w:tcBorders>
              <w:top w:val="nil"/>
            </w:tcBorders>
          </w:tcPr>
          <w:p w:rsidR="0057107B" w:rsidRDefault="0057107B" w:rsidP="00121DAB">
            <w:pPr>
              <w:jc w:val="right"/>
              <w:rPr>
                <w:rFonts w:ascii="Arial" w:hAnsi="Arial"/>
                <w:sz w:val="16"/>
              </w:rPr>
            </w:pPr>
            <w:r>
              <w:rPr>
                <w:rFonts w:ascii="Arial" w:hAnsi="Arial"/>
                <w:sz w:val="16"/>
              </w:rPr>
              <w:t>13</w:t>
            </w:r>
          </w:p>
        </w:tc>
        <w:tc>
          <w:tcPr>
            <w:tcW w:w="720" w:type="dxa"/>
            <w:tcBorders>
              <w:top w:val="nil"/>
            </w:tcBorders>
          </w:tcPr>
          <w:p w:rsidR="0057107B" w:rsidRDefault="0057107B" w:rsidP="00121DAB">
            <w:pPr>
              <w:rPr>
                <w:rFonts w:ascii="Arial" w:hAnsi="Arial"/>
                <w:sz w:val="16"/>
              </w:rPr>
            </w:pPr>
            <w:r>
              <w:rPr>
                <w:rFonts w:ascii="Arial" w:hAnsi="Arial"/>
                <w:sz w:val="16"/>
              </w:rPr>
              <w:t>PKT</w:t>
            </w:r>
          </w:p>
        </w:tc>
        <w:tc>
          <w:tcPr>
            <w:tcW w:w="2160" w:type="dxa"/>
            <w:tcBorders>
              <w:top w:val="nil"/>
            </w:tcBorders>
          </w:tcPr>
          <w:p w:rsidR="0057107B" w:rsidRDefault="0057107B" w:rsidP="00121DAB">
            <w:pPr>
              <w:rPr>
                <w:rFonts w:ascii="Arial" w:hAnsi="Arial"/>
                <w:sz w:val="16"/>
              </w:rPr>
            </w:pPr>
            <w:r>
              <w:rPr>
                <w:rFonts w:ascii="Arial" w:hAnsi="Arial"/>
                <w:sz w:val="16"/>
              </w:rPr>
              <w:t>N/A</w:t>
            </w:r>
          </w:p>
        </w:tc>
        <w:tc>
          <w:tcPr>
            <w:tcW w:w="2160" w:type="dxa"/>
            <w:tcBorders>
              <w:top w:val="nil"/>
            </w:tcBorders>
          </w:tcPr>
          <w:p w:rsidR="0057107B" w:rsidRDefault="0057107B" w:rsidP="00121DAB">
            <w:pPr>
              <w:rPr>
                <w:rFonts w:ascii="Arial" w:hAnsi="Arial"/>
                <w:sz w:val="16"/>
              </w:rPr>
            </w:pPr>
            <w:r>
              <w:rPr>
                <w:rFonts w:ascii="Arial" w:hAnsi="Arial"/>
                <w:sz w:val="16"/>
              </w:rPr>
              <w:t>N/A</w:t>
            </w:r>
          </w:p>
        </w:tc>
      </w:tr>
    </w:tbl>
    <w:p w:rsidR="0057107B" w:rsidRDefault="0057107B" w:rsidP="0057107B"/>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57107B" w:rsidTr="00121DAB">
        <w:trPr>
          <w:cantSplit/>
          <w:jc w:val="center"/>
        </w:trPr>
        <w:tc>
          <w:tcPr>
            <w:tcW w:w="2448" w:type="dxa"/>
            <w:tcBorders>
              <w:bottom w:val="single" w:sz="12" w:space="0" w:color="000000"/>
            </w:tcBorders>
          </w:tcPr>
          <w:p w:rsidR="0057107B" w:rsidRDefault="0057107B" w:rsidP="00121DAB">
            <w:pPr>
              <w:jc w:val="center"/>
              <w:rPr>
                <w:b/>
                <w:sz w:val="16"/>
              </w:rPr>
            </w:pPr>
            <w:r>
              <w:rPr>
                <w:b/>
                <w:sz w:val="16"/>
              </w:rPr>
              <w:t>Signal</w:t>
            </w:r>
          </w:p>
        </w:tc>
        <w:tc>
          <w:tcPr>
            <w:tcW w:w="720" w:type="dxa"/>
            <w:tcBorders>
              <w:bottom w:val="single" w:sz="12" w:space="0" w:color="000000"/>
            </w:tcBorders>
          </w:tcPr>
          <w:p w:rsidR="0057107B" w:rsidRDefault="0057107B" w:rsidP="00121DAB">
            <w:pPr>
              <w:jc w:val="center"/>
              <w:rPr>
                <w:b/>
                <w:sz w:val="16"/>
              </w:rPr>
            </w:pPr>
            <w:r>
              <w:rPr>
                <w:b/>
                <w:sz w:val="16"/>
              </w:rPr>
              <w:t>Start Byte</w:t>
            </w:r>
          </w:p>
        </w:tc>
        <w:tc>
          <w:tcPr>
            <w:tcW w:w="720" w:type="dxa"/>
            <w:tcBorders>
              <w:bottom w:val="single" w:sz="12" w:space="0" w:color="000000"/>
            </w:tcBorders>
          </w:tcPr>
          <w:p w:rsidR="0057107B" w:rsidRDefault="0057107B" w:rsidP="00121DAB">
            <w:pPr>
              <w:jc w:val="center"/>
              <w:rPr>
                <w:b/>
                <w:sz w:val="16"/>
              </w:rPr>
            </w:pPr>
            <w:r>
              <w:rPr>
                <w:b/>
                <w:sz w:val="16"/>
              </w:rPr>
              <w:t>Start Bit</w:t>
            </w:r>
          </w:p>
        </w:tc>
        <w:tc>
          <w:tcPr>
            <w:tcW w:w="720" w:type="dxa"/>
            <w:tcBorders>
              <w:bottom w:val="single" w:sz="12" w:space="0" w:color="000000"/>
            </w:tcBorders>
          </w:tcPr>
          <w:p w:rsidR="0057107B" w:rsidRDefault="0057107B" w:rsidP="00121DAB">
            <w:pPr>
              <w:jc w:val="center"/>
              <w:rPr>
                <w:b/>
                <w:sz w:val="16"/>
              </w:rPr>
            </w:pPr>
            <w:r>
              <w:rPr>
                <w:b/>
                <w:sz w:val="16"/>
              </w:rPr>
              <w:t>Length (Bits)</w:t>
            </w:r>
          </w:p>
        </w:tc>
        <w:tc>
          <w:tcPr>
            <w:tcW w:w="720" w:type="dxa"/>
            <w:tcBorders>
              <w:bottom w:val="single" w:sz="12" w:space="0" w:color="000000"/>
            </w:tcBorders>
          </w:tcPr>
          <w:p w:rsidR="0057107B" w:rsidRDefault="0057107B" w:rsidP="00121DAB">
            <w:pPr>
              <w:jc w:val="center"/>
              <w:rPr>
                <w:b/>
                <w:sz w:val="16"/>
              </w:rPr>
            </w:pPr>
            <w:r>
              <w:rPr>
                <w:b/>
                <w:sz w:val="16"/>
              </w:rPr>
              <w:t>Data Type</w:t>
            </w:r>
          </w:p>
        </w:tc>
        <w:tc>
          <w:tcPr>
            <w:tcW w:w="2016" w:type="dxa"/>
            <w:tcBorders>
              <w:bottom w:val="single" w:sz="12" w:space="0" w:color="000000"/>
            </w:tcBorders>
          </w:tcPr>
          <w:p w:rsidR="0057107B" w:rsidRDefault="0057107B" w:rsidP="00121DAB">
            <w:pPr>
              <w:jc w:val="center"/>
              <w:rPr>
                <w:b/>
                <w:sz w:val="16"/>
              </w:rPr>
            </w:pPr>
            <w:r>
              <w:rPr>
                <w:b/>
                <w:sz w:val="16"/>
              </w:rPr>
              <w:t>Range</w:t>
            </w:r>
          </w:p>
        </w:tc>
        <w:tc>
          <w:tcPr>
            <w:tcW w:w="2016" w:type="dxa"/>
            <w:tcBorders>
              <w:bottom w:val="single" w:sz="12" w:space="0" w:color="000000"/>
            </w:tcBorders>
          </w:tcPr>
          <w:p w:rsidR="0057107B" w:rsidRDefault="0057107B" w:rsidP="00121DAB">
            <w:pPr>
              <w:jc w:val="center"/>
              <w:rPr>
                <w:b/>
                <w:sz w:val="16"/>
              </w:rPr>
            </w:pPr>
            <w:r>
              <w:rPr>
                <w:b/>
                <w:sz w:val="16"/>
              </w:rPr>
              <w:t>Conversion</w:t>
            </w:r>
          </w:p>
        </w:tc>
      </w:tr>
      <w:tr w:rsidR="0057107B" w:rsidTr="00121DAB">
        <w:trPr>
          <w:cantSplit/>
          <w:jc w:val="center"/>
        </w:trPr>
        <w:tc>
          <w:tcPr>
            <w:tcW w:w="2448" w:type="dxa"/>
            <w:tcBorders>
              <w:top w:val="nil"/>
            </w:tcBorders>
          </w:tcPr>
          <w:p w:rsidR="0057107B" w:rsidRDefault="0057107B" w:rsidP="00121DAB">
            <w:pPr>
              <w:rPr>
                <w:rFonts w:ascii="Arial" w:hAnsi="Arial"/>
                <w:sz w:val="16"/>
              </w:rPr>
            </w:pPr>
            <w:r>
              <w:rPr>
                <w:rFonts w:ascii="Arial" w:hAnsi="Arial"/>
                <w:sz w:val="16"/>
              </w:rPr>
              <w:t>Reserved</w:t>
            </w:r>
          </w:p>
        </w:tc>
        <w:tc>
          <w:tcPr>
            <w:tcW w:w="720" w:type="dxa"/>
            <w:tcBorders>
              <w:top w:val="nil"/>
            </w:tcBorders>
          </w:tcPr>
          <w:p w:rsidR="0057107B" w:rsidRDefault="0057107B" w:rsidP="00121DAB">
            <w:pPr>
              <w:jc w:val="right"/>
              <w:rPr>
                <w:rFonts w:ascii="Arial" w:hAnsi="Arial"/>
                <w:sz w:val="16"/>
              </w:rPr>
            </w:pPr>
            <w:r>
              <w:rPr>
                <w:rFonts w:ascii="Arial" w:hAnsi="Arial"/>
                <w:sz w:val="16"/>
              </w:rPr>
              <w:t>0</w:t>
            </w:r>
          </w:p>
        </w:tc>
        <w:tc>
          <w:tcPr>
            <w:tcW w:w="720" w:type="dxa"/>
            <w:tcBorders>
              <w:top w:val="nil"/>
            </w:tcBorders>
          </w:tcPr>
          <w:p w:rsidR="0057107B" w:rsidRDefault="0057107B" w:rsidP="00121DAB">
            <w:pPr>
              <w:jc w:val="right"/>
              <w:rPr>
                <w:rFonts w:ascii="Arial" w:hAnsi="Arial"/>
                <w:sz w:val="16"/>
              </w:rPr>
            </w:pPr>
            <w:r>
              <w:rPr>
                <w:rFonts w:ascii="Arial" w:hAnsi="Arial"/>
                <w:sz w:val="16"/>
              </w:rPr>
              <w:t>7</w:t>
            </w:r>
          </w:p>
        </w:tc>
        <w:tc>
          <w:tcPr>
            <w:tcW w:w="720" w:type="dxa"/>
            <w:tcBorders>
              <w:top w:val="nil"/>
            </w:tcBorders>
          </w:tcPr>
          <w:p w:rsidR="0057107B" w:rsidRDefault="0057107B" w:rsidP="00121DAB">
            <w:pPr>
              <w:jc w:val="right"/>
              <w:rPr>
                <w:rFonts w:ascii="Arial" w:hAnsi="Arial"/>
                <w:sz w:val="16"/>
              </w:rPr>
            </w:pPr>
            <w:r>
              <w:rPr>
                <w:rFonts w:ascii="Arial" w:hAnsi="Arial"/>
                <w:sz w:val="16"/>
              </w:rPr>
              <w:t>1</w:t>
            </w:r>
          </w:p>
        </w:tc>
        <w:tc>
          <w:tcPr>
            <w:tcW w:w="720" w:type="dxa"/>
            <w:tcBorders>
              <w:top w:val="nil"/>
            </w:tcBorders>
          </w:tcPr>
          <w:p w:rsidR="0057107B" w:rsidRDefault="0057107B" w:rsidP="00121DAB">
            <w:pPr>
              <w:pStyle w:val="FootnoteText"/>
              <w:rPr>
                <w:rFonts w:ascii="Arial" w:hAnsi="Arial"/>
              </w:rPr>
            </w:pPr>
          </w:p>
        </w:tc>
        <w:tc>
          <w:tcPr>
            <w:tcW w:w="2016" w:type="dxa"/>
            <w:tcBorders>
              <w:top w:val="nil"/>
            </w:tcBorders>
          </w:tcPr>
          <w:p w:rsidR="0057107B" w:rsidRDefault="0057107B" w:rsidP="00121DAB">
            <w:pPr>
              <w:rPr>
                <w:rFonts w:ascii="Arial" w:hAnsi="Arial"/>
                <w:sz w:val="16"/>
              </w:rPr>
            </w:pPr>
          </w:p>
        </w:tc>
        <w:tc>
          <w:tcPr>
            <w:tcW w:w="2016" w:type="dxa"/>
            <w:tcBorders>
              <w:top w:val="nil"/>
            </w:tcBorders>
          </w:tcPr>
          <w:p w:rsidR="0057107B" w:rsidRDefault="0057107B" w:rsidP="00121DAB">
            <w:pPr>
              <w:rPr>
                <w:rFonts w:ascii="Arial" w:hAnsi="Arial"/>
                <w:sz w:val="16"/>
              </w:rPr>
            </w:pPr>
          </w:p>
        </w:tc>
      </w:tr>
      <w:tr w:rsidR="0057107B" w:rsidTr="00121DAB">
        <w:trPr>
          <w:cantSplit/>
          <w:jc w:val="center"/>
        </w:trPr>
        <w:tc>
          <w:tcPr>
            <w:tcW w:w="2448" w:type="dxa"/>
            <w:tcBorders>
              <w:top w:val="nil"/>
            </w:tcBorders>
          </w:tcPr>
          <w:p w:rsidR="0057107B" w:rsidRDefault="0057107B" w:rsidP="00121DAB">
            <w:pPr>
              <w:rPr>
                <w:rFonts w:ascii="Arial" w:hAnsi="Arial"/>
                <w:sz w:val="16"/>
              </w:rPr>
            </w:pPr>
            <w:r>
              <w:rPr>
                <w:rFonts w:ascii="Arial" w:hAnsi="Arial"/>
                <w:sz w:val="16"/>
              </w:rPr>
              <w:lastRenderedPageBreak/>
              <w:t>Reserved</w:t>
            </w:r>
          </w:p>
        </w:tc>
        <w:tc>
          <w:tcPr>
            <w:tcW w:w="720" w:type="dxa"/>
            <w:tcBorders>
              <w:top w:val="nil"/>
            </w:tcBorders>
          </w:tcPr>
          <w:p w:rsidR="0057107B" w:rsidRDefault="0057107B" w:rsidP="00121DAB">
            <w:pPr>
              <w:jc w:val="right"/>
              <w:rPr>
                <w:rFonts w:ascii="Arial" w:hAnsi="Arial"/>
                <w:sz w:val="16"/>
              </w:rPr>
            </w:pPr>
            <w:r>
              <w:rPr>
                <w:rFonts w:ascii="Arial" w:hAnsi="Arial"/>
                <w:sz w:val="16"/>
              </w:rPr>
              <w:t>0</w:t>
            </w:r>
          </w:p>
        </w:tc>
        <w:tc>
          <w:tcPr>
            <w:tcW w:w="720" w:type="dxa"/>
            <w:tcBorders>
              <w:top w:val="nil"/>
            </w:tcBorders>
          </w:tcPr>
          <w:p w:rsidR="0057107B" w:rsidRDefault="0057107B" w:rsidP="00121DAB">
            <w:pPr>
              <w:jc w:val="right"/>
              <w:rPr>
                <w:rFonts w:ascii="Arial" w:hAnsi="Arial"/>
                <w:sz w:val="16"/>
              </w:rPr>
            </w:pPr>
            <w:r>
              <w:rPr>
                <w:rFonts w:ascii="Arial" w:hAnsi="Arial"/>
                <w:sz w:val="16"/>
              </w:rPr>
              <w:t>6</w:t>
            </w:r>
          </w:p>
        </w:tc>
        <w:tc>
          <w:tcPr>
            <w:tcW w:w="720" w:type="dxa"/>
            <w:tcBorders>
              <w:top w:val="nil"/>
            </w:tcBorders>
          </w:tcPr>
          <w:p w:rsidR="0057107B" w:rsidRDefault="0057107B" w:rsidP="00121DAB">
            <w:pPr>
              <w:jc w:val="right"/>
              <w:rPr>
                <w:rFonts w:ascii="Arial" w:hAnsi="Arial"/>
                <w:sz w:val="16"/>
              </w:rPr>
            </w:pPr>
            <w:r>
              <w:rPr>
                <w:rFonts w:ascii="Arial" w:hAnsi="Arial"/>
                <w:sz w:val="16"/>
              </w:rPr>
              <w:t>1</w:t>
            </w:r>
          </w:p>
        </w:tc>
        <w:tc>
          <w:tcPr>
            <w:tcW w:w="720" w:type="dxa"/>
            <w:tcBorders>
              <w:top w:val="nil"/>
            </w:tcBorders>
          </w:tcPr>
          <w:p w:rsidR="0057107B" w:rsidRDefault="0057107B" w:rsidP="00121DAB">
            <w:pPr>
              <w:pStyle w:val="FootnoteText"/>
              <w:rPr>
                <w:rFonts w:ascii="Arial" w:hAnsi="Arial"/>
              </w:rPr>
            </w:pPr>
          </w:p>
        </w:tc>
        <w:tc>
          <w:tcPr>
            <w:tcW w:w="2016" w:type="dxa"/>
            <w:tcBorders>
              <w:top w:val="nil"/>
            </w:tcBorders>
          </w:tcPr>
          <w:p w:rsidR="0057107B" w:rsidRDefault="0057107B" w:rsidP="00121DAB">
            <w:pPr>
              <w:rPr>
                <w:rFonts w:ascii="Arial" w:hAnsi="Arial"/>
                <w:sz w:val="16"/>
              </w:rPr>
            </w:pPr>
          </w:p>
        </w:tc>
        <w:tc>
          <w:tcPr>
            <w:tcW w:w="2016" w:type="dxa"/>
            <w:tcBorders>
              <w:top w:val="nil"/>
            </w:tcBorders>
          </w:tcPr>
          <w:p w:rsidR="0057107B" w:rsidRDefault="0057107B" w:rsidP="00121DAB">
            <w:pPr>
              <w:rPr>
                <w:rFonts w:ascii="Arial" w:hAnsi="Arial"/>
                <w:sz w:val="16"/>
              </w:rPr>
            </w:pPr>
          </w:p>
        </w:tc>
      </w:tr>
      <w:tr w:rsidR="0057107B" w:rsidTr="00121DAB">
        <w:trPr>
          <w:cantSplit/>
          <w:jc w:val="center"/>
        </w:trPr>
        <w:tc>
          <w:tcPr>
            <w:tcW w:w="2448" w:type="dxa"/>
            <w:tcBorders>
              <w:top w:val="nil"/>
            </w:tcBorders>
          </w:tcPr>
          <w:p w:rsidR="0057107B" w:rsidRDefault="0057107B" w:rsidP="00121DAB">
            <w:pPr>
              <w:rPr>
                <w:rFonts w:ascii="Arial" w:hAnsi="Arial"/>
                <w:sz w:val="16"/>
              </w:rPr>
            </w:pPr>
            <w:r>
              <w:rPr>
                <w:rFonts w:ascii="Arial" w:hAnsi="Arial"/>
                <w:sz w:val="16"/>
              </w:rPr>
              <w:t>Reserved</w:t>
            </w:r>
          </w:p>
        </w:tc>
        <w:tc>
          <w:tcPr>
            <w:tcW w:w="720" w:type="dxa"/>
            <w:tcBorders>
              <w:top w:val="nil"/>
            </w:tcBorders>
          </w:tcPr>
          <w:p w:rsidR="0057107B" w:rsidRDefault="0057107B" w:rsidP="00121DAB">
            <w:pPr>
              <w:jc w:val="right"/>
              <w:rPr>
                <w:rFonts w:ascii="Arial" w:hAnsi="Arial"/>
                <w:sz w:val="16"/>
              </w:rPr>
            </w:pPr>
            <w:r>
              <w:rPr>
                <w:rFonts w:ascii="Arial" w:hAnsi="Arial"/>
                <w:sz w:val="16"/>
              </w:rPr>
              <w:t>0</w:t>
            </w:r>
          </w:p>
        </w:tc>
        <w:tc>
          <w:tcPr>
            <w:tcW w:w="720" w:type="dxa"/>
            <w:tcBorders>
              <w:top w:val="nil"/>
            </w:tcBorders>
          </w:tcPr>
          <w:p w:rsidR="0057107B" w:rsidRDefault="0057107B" w:rsidP="00121DAB">
            <w:pPr>
              <w:jc w:val="right"/>
              <w:rPr>
                <w:rFonts w:ascii="Arial" w:hAnsi="Arial"/>
                <w:sz w:val="16"/>
              </w:rPr>
            </w:pPr>
            <w:r>
              <w:rPr>
                <w:rFonts w:ascii="Arial" w:hAnsi="Arial"/>
                <w:sz w:val="16"/>
              </w:rPr>
              <w:t>5</w:t>
            </w:r>
          </w:p>
        </w:tc>
        <w:tc>
          <w:tcPr>
            <w:tcW w:w="720" w:type="dxa"/>
            <w:tcBorders>
              <w:top w:val="nil"/>
            </w:tcBorders>
          </w:tcPr>
          <w:p w:rsidR="0057107B" w:rsidRDefault="0057107B" w:rsidP="00121DAB">
            <w:pPr>
              <w:jc w:val="right"/>
              <w:rPr>
                <w:rFonts w:ascii="Arial" w:hAnsi="Arial"/>
                <w:sz w:val="16"/>
              </w:rPr>
            </w:pPr>
            <w:r>
              <w:rPr>
                <w:rFonts w:ascii="Arial" w:hAnsi="Arial"/>
                <w:sz w:val="16"/>
              </w:rPr>
              <w:t>1</w:t>
            </w:r>
          </w:p>
        </w:tc>
        <w:tc>
          <w:tcPr>
            <w:tcW w:w="720" w:type="dxa"/>
            <w:tcBorders>
              <w:top w:val="nil"/>
            </w:tcBorders>
          </w:tcPr>
          <w:p w:rsidR="0057107B" w:rsidRDefault="0057107B" w:rsidP="00121DAB">
            <w:pPr>
              <w:pStyle w:val="FootnoteText"/>
              <w:rPr>
                <w:rFonts w:ascii="Arial" w:hAnsi="Arial"/>
              </w:rPr>
            </w:pPr>
          </w:p>
        </w:tc>
        <w:tc>
          <w:tcPr>
            <w:tcW w:w="2016" w:type="dxa"/>
            <w:tcBorders>
              <w:top w:val="nil"/>
            </w:tcBorders>
          </w:tcPr>
          <w:p w:rsidR="0057107B" w:rsidRDefault="0057107B" w:rsidP="00121DAB">
            <w:pPr>
              <w:rPr>
                <w:rFonts w:ascii="Arial" w:hAnsi="Arial"/>
                <w:sz w:val="16"/>
              </w:rPr>
            </w:pPr>
          </w:p>
        </w:tc>
        <w:tc>
          <w:tcPr>
            <w:tcW w:w="2016" w:type="dxa"/>
            <w:tcBorders>
              <w:top w:val="nil"/>
            </w:tcBorders>
          </w:tcPr>
          <w:p w:rsidR="0057107B" w:rsidRDefault="0057107B" w:rsidP="00121DAB">
            <w:pPr>
              <w:rPr>
                <w:rFonts w:ascii="Arial" w:hAnsi="Arial"/>
                <w:sz w:val="16"/>
              </w:rPr>
            </w:pPr>
          </w:p>
        </w:tc>
      </w:tr>
      <w:tr w:rsidR="0057107B" w:rsidTr="00121DAB">
        <w:trPr>
          <w:cantSplit/>
          <w:jc w:val="center"/>
        </w:trPr>
        <w:tc>
          <w:tcPr>
            <w:tcW w:w="2448" w:type="dxa"/>
            <w:tcBorders>
              <w:top w:val="nil"/>
            </w:tcBorders>
          </w:tcPr>
          <w:p w:rsidR="0057107B" w:rsidRDefault="0057107B" w:rsidP="00121DAB">
            <w:pPr>
              <w:rPr>
                <w:rFonts w:ascii="Arial" w:hAnsi="Arial"/>
                <w:sz w:val="16"/>
              </w:rPr>
            </w:pPr>
            <w:r>
              <w:rPr>
                <w:rFonts w:ascii="Arial" w:hAnsi="Arial"/>
                <w:sz w:val="16"/>
              </w:rPr>
              <w:t>Reserved</w:t>
            </w:r>
          </w:p>
        </w:tc>
        <w:tc>
          <w:tcPr>
            <w:tcW w:w="720" w:type="dxa"/>
            <w:tcBorders>
              <w:top w:val="nil"/>
            </w:tcBorders>
          </w:tcPr>
          <w:p w:rsidR="0057107B" w:rsidRDefault="0057107B" w:rsidP="00121DAB">
            <w:pPr>
              <w:jc w:val="right"/>
              <w:rPr>
                <w:rFonts w:ascii="Arial" w:hAnsi="Arial"/>
                <w:sz w:val="16"/>
              </w:rPr>
            </w:pPr>
            <w:r>
              <w:rPr>
                <w:rFonts w:ascii="Arial" w:hAnsi="Arial"/>
                <w:sz w:val="16"/>
              </w:rPr>
              <w:t>0</w:t>
            </w:r>
          </w:p>
        </w:tc>
        <w:tc>
          <w:tcPr>
            <w:tcW w:w="720" w:type="dxa"/>
            <w:tcBorders>
              <w:top w:val="nil"/>
            </w:tcBorders>
          </w:tcPr>
          <w:p w:rsidR="0057107B" w:rsidRDefault="0057107B" w:rsidP="00121DAB">
            <w:pPr>
              <w:jc w:val="right"/>
              <w:rPr>
                <w:rFonts w:ascii="Arial" w:hAnsi="Arial"/>
                <w:sz w:val="16"/>
              </w:rPr>
            </w:pPr>
            <w:r>
              <w:rPr>
                <w:rFonts w:ascii="Arial" w:hAnsi="Arial"/>
                <w:sz w:val="16"/>
              </w:rPr>
              <w:t>4</w:t>
            </w:r>
          </w:p>
        </w:tc>
        <w:tc>
          <w:tcPr>
            <w:tcW w:w="720" w:type="dxa"/>
            <w:tcBorders>
              <w:top w:val="nil"/>
            </w:tcBorders>
          </w:tcPr>
          <w:p w:rsidR="0057107B" w:rsidRDefault="0057107B" w:rsidP="00121DAB">
            <w:pPr>
              <w:jc w:val="right"/>
              <w:rPr>
                <w:rFonts w:ascii="Arial" w:hAnsi="Arial"/>
                <w:sz w:val="16"/>
              </w:rPr>
            </w:pPr>
            <w:r>
              <w:rPr>
                <w:rFonts w:ascii="Arial" w:hAnsi="Arial"/>
                <w:sz w:val="16"/>
              </w:rPr>
              <w:t>1</w:t>
            </w:r>
          </w:p>
        </w:tc>
        <w:tc>
          <w:tcPr>
            <w:tcW w:w="720" w:type="dxa"/>
            <w:tcBorders>
              <w:top w:val="nil"/>
            </w:tcBorders>
          </w:tcPr>
          <w:p w:rsidR="0057107B" w:rsidRDefault="0057107B" w:rsidP="00121DAB">
            <w:pPr>
              <w:pStyle w:val="FootnoteText"/>
              <w:rPr>
                <w:rFonts w:ascii="Arial" w:hAnsi="Arial"/>
              </w:rPr>
            </w:pPr>
          </w:p>
        </w:tc>
        <w:tc>
          <w:tcPr>
            <w:tcW w:w="2016" w:type="dxa"/>
            <w:tcBorders>
              <w:top w:val="nil"/>
            </w:tcBorders>
          </w:tcPr>
          <w:p w:rsidR="0057107B" w:rsidRDefault="0057107B" w:rsidP="00121DAB">
            <w:pPr>
              <w:rPr>
                <w:rFonts w:ascii="Arial" w:hAnsi="Arial"/>
                <w:sz w:val="16"/>
              </w:rPr>
            </w:pPr>
          </w:p>
        </w:tc>
        <w:tc>
          <w:tcPr>
            <w:tcW w:w="2016" w:type="dxa"/>
            <w:tcBorders>
              <w:top w:val="nil"/>
            </w:tcBorders>
          </w:tcPr>
          <w:p w:rsidR="0057107B" w:rsidRDefault="0057107B" w:rsidP="00121DAB">
            <w:pPr>
              <w:rPr>
                <w:rFonts w:ascii="Arial" w:hAnsi="Arial"/>
                <w:sz w:val="16"/>
              </w:rPr>
            </w:pPr>
          </w:p>
        </w:tc>
      </w:tr>
      <w:tr w:rsidR="0057107B" w:rsidTr="00121DAB">
        <w:trPr>
          <w:cantSplit/>
          <w:jc w:val="center"/>
        </w:trPr>
        <w:tc>
          <w:tcPr>
            <w:tcW w:w="2448" w:type="dxa"/>
            <w:tcBorders>
              <w:top w:val="nil"/>
            </w:tcBorders>
          </w:tcPr>
          <w:p w:rsidR="0057107B" w:rsidRDefault="0057107B" w:rsidP="00121DAB">
            <w:pPr>
              <w:rPr>
                <w:rFonts w:ascii="Arial" w:hAnsi="Arial"/>
                <w:sz w:val="16"/>
              </w:rPr>
            </w:pPr>
            <w:r>
              <w:rPr>
                <w:rFonts w:ascii="Arial" w:hAnsi="Arial"/>
                <w:sz w:val="16"/>
              </w:rPr>
              <w:t>Reserved</w:t>
            </w:r>
          </w:p>
        </w:tc>
        <w:tc>
          <w:tcPr>
            <w:tcW w:w="720" w:type="dxa"/>
            <w:tcBorders>
              <w:top w:val="nil"/>
            </w:tcBorders>
          </w:tcPr>
          <w:p w:rsidR="0057107B" w:rsidRDefault="0057107B" w:rsidP="00121DAB">
            <w:pPr>
              <w:jc w:val="right"/>
              <w:rPr>
                <w:rFonts w:ascii="Arial" w:hAnsi="Arial"/>
                <w:sz w:val="16"/>
              </w:rPr>
            </w:pPr>
            <w:r>
              <w:rPr>
                <w:rFonts w:ascii="Arial" w:hAnsi="Arial"/>
                <w:sz w:val="16"/>
              </w:rPr>
              <w:t>0</w:t>
            </w:r>
          </w:p>
        </w:tc>
        <w:tc>
          <w:tcPr>
            <w:tcW w:w="720" w:type="dxa"/>
            <w:tcBorders>
              <w:top w:val="nil"/>
            </w:tcBorders>
          </w:tcPr>
          <w:p w:rsidR="0057107B" w:rsidRDefault="0057107B" w:rsidP="00121DAB">
            <w:pPr>
              <w:jc w:val="right"/>
              <w:rPr>
                <w:rFonts w:ascii="Arial" w:hAnsi="Arial"/>
                <w:sz w:val="16"/>
              </w:rPr>
            </w:pPr>
            <w:r>
              <w:rPr>
                <w:rFonts w:ascii="Arial" w:hAnsi="Arial"/>
                <w:sz w:val="16"/>
              </w:rPr>
              <w:t>3</w:t>
            </w:r>
          </w:p>
        </w:tc>
        <w:tc>
          <w:tcPr>
            <w:tcW w:w="720" w:type="dxa"/>
            <w:tcBorders>
              <w:top w:val="nil"/>
            </w:tcBorders>
          </w:tcPr>
          <w:p w:rsidR="0057107B" w:rsidRDefault="0057107B" w:rsidP="00121DAB">
            <w:pPr>
              <w:jc w:val="right"/>
              <w:rPr>
                <w:rFonts w:ascii="Arial" w:hAnsi="Arial"/>
                <w:sz w:val="16"/>
              </w:rPr>
            </w:pPr>
            <w:r>
              <w:rPr>
                <w:rFonts w:ascii="Arial" w:hAnsi="Arial"/>
                <w:sz w:val="16"/>
              </w:rPr>
              <w:t>1</w:t>
            </w:r>
          </w:p>
        </w:tc>
        <w:tc>
          <w:tcPr>
            <w:tcW w:w="720" w:type="dxa"/>
            <w:tcBorders>
              <w:top w:val="nil"/>
            </w:tcBorders>
          </w:tcPr>
          <w:p w:rsidR="0057107B" w:rsidRDefault="0057107B" w:rsidP="00121DAB">
            <w:pPr>
              <w:pStyle w:val="FootnoteText"/>
              <w:rPr>
                <w:rFonts w:ascii="Arial" w:hAnsi="Arial"/>
              </w:rPr>
            </w:pPr>
          </w:p>
        </w:tc>
        <w:tc>
          <w:tcPr>
            <w:tcW w:w="2016" w:type="dxa"/>
            <w:tcBorders>
              <w:top w:val="nil"/>
            </w:tcBorders>
          </w:tcPr>
          <w:p w:rsidR="0057107B" w:rsidRDefault="0057107B" w:rsidP="00121DAB">
            <w:pPr>
              <w:rPr>
                <w:rFonts w:ascii="Arial" w:hAnsi="Arial"/>
                <w:sz w:val="16"/>
              </w:rPr>
            </w:pPr>
          </w:p>
        </w:tc>
        <w:tc>
          <w:tcPr>
            <w:tcW w:w="2016" w:type="dxa"/>
            <w:tcBorders>
              <w:top w:val="nil"/>
            </w:tcBorders>
          </w:tcPr>
          <w:p w:rsidR="0057107B" w:rsidRDefault="0057107B" w:rsidP="00121DAB">
            <w:pPr>
              <w:rPr>
                <w:rFonts w:ascii="Arial" w:hAnsi="Arial"/>
                <w:sz w:val="16"/>
              </w:rPr>
            </w:pPr>
          </w:p>
        </w:tc>
      </w:tr>
      <w:tr w:rsidR="0057107B" w:rsidTr="00121DAB">
        <w:trPr>
          <w:cantSplit/>
          <w:jc w:val="center"/>
        </w:trPr>
        <w:tc>
          <w:tcPr>
            <w:tcW w:w="2448" w:type="dxa"/>
            <w:tcBorders>
              <w:top w:val="nil"/>
            </w:tcBorders>
          </w:tcPr>
          <w:p w:rsidR="0057107B" w:rsidRPr="00151BE4" w:rsidRDefault="0057107B" w:rsidP="00121DAB">
            <w:pPr>
              <w:autoSpaceDE w:val="0"/>
              <w:autoSpaceDN w:val="0"/>
              <w:adjustRightInd w:val="0"/>
              <w:rPr>
                <w:rFonts w:ascii="Arial" w:hAnsi="Arial" w:cs="Arial"/>
                <w:sz w:val="16"/>
                <w:szCs w:val="16"/>
              </w:rPr>
            </w:pPr>
            <w:r w:rsidRPr="00151BE4">
              <w:rPr>
                <w:rFonts w:ascii="Arial" w:hAnsi="Arial" w:cs="Arial"/>
                <w:sz w:val="16"/>
                <w:szCs w:val="16"/>
              </w:rPr>
              <w:t>Total Run Time With PTO</w:t>
            </w:r>
          </w:p>
          <w:p w:rsidR="0057107B" w:rsidRPr="00151BE4" w:rsidRDefault="0057107B" w:rsidP="00121DAB">
            <w:pPr>
              <w:rPr>
                <w:rFonts w:ascii="Arial" w:hAnsi="Arial" w:cs="Arial"/>
                <w:sz w:val="16"/>
                <w:szCs w:val="16"/>
              </w:rPr>
            </w:pPr>
            <w:r w:rsidRPr="00151BE4">
              <w:rPr>
                <w:rFonts w:ascii="Arial" w:hAnsi="Arial" w:cs="Arial"/>
                <w:sz w:val="16"/>
                <w:szCs w:val="16"/>
              </w:rPr>
              <w:t>Active supported</w:t>
            </w:r>
          </w:p>
        </w:tc>
        <w:tc>
          <w:tcPr>
            <w:tcW w:w="720" w:type="dxa"/>
            <w:tcBorders>
              <w:top w:val="nil"/>
            </w:tcBorders>
          </w:tcPr>
          <w:p w:rsidR="0057107B" w:rsidRDefault="0057107B" w:rsidP="00121DAB">
            <w:pPr>
              <w:jc w:val="right"/>
              <w:rPr>
                <w:rFonts w:ascii="Arial" w:hAnsi="Arial"/>
                <w:sz w:val="16"/>
              </w:rPr>
            </w:pPr>
            <w:r>
              <w:rPr>
                <w:rFonts w:ascii="Arial" w:hAnsi="Arial"/>
                <w:sz w:val="16"/>
              </w:rPr>
              <w:t>0</w:t>
            </w:r>
          </w:p>
        </w:tc>
        <w:tc>
          <w:tcPr>
            <w:tcW w:w="720" w:type="dxa"/>
            <w:tcBorders>
              <w:top w:val="nil"/>
            </w:tcBorders>
          </w:tcPr>
          <w:p w:rsidR="0057107B" w:rsidRDefault="0057107B" w:rsidP="00121DAB">
            <w:pPr>
              <w:jc w:val="right"/>
              <w:rPr>
                <w:rFonts w:ascii="Arial" w:hAnsi="Arial"/>
                <w:sz w:val="16"/>
              </w:rPr>
            </w:pPr>
            <w:r>
              <w:rPr>
                <w:rFonts w:ascii="Arial" w:hAnsi="Arial"/>
                <w:sz w:val="16"/>
              </w:rPr>
              <w:t>2</w:t>
            </w:r>
          </w:p>
        </w:tc>
        <w:tc>
          <w:tcPr>
            <w:tcW w:w="720" w:type="dxa"/>
            <w:tcBorders>
              <w:top w:val="nil"/>
            </w:tcBorders>
          </w:tcPr>
          <w:p w:rsidR="0057107B" w:rsidRDefault="0057107B" w:rsidP="00121DAB">
            <w:pPr>
              <w:jc w:val="right"/>
              <w:rPr>
                <w:rFonts w:ascii="Arial" w:hAnsi="Arial"/>
                <w:sz w:val="16"/>
              </w:rPr>
            </w:pPr>
            <w:r>
              <w:rPr>
                <w:rFonts w:ascii="Arial" w:hAnsi="Arial"/>
                <w:sz w:val="16"/>
              </w:rPr>
              <w:t>1</w:t>
            </w:r>
          </w:p>
        </w:tc>
        <w:tc>
          <w:tcPr>
            <w:tcW w:w="720" w:type="dxa"/>
            <w:tcBorders>
              <w:top w:val="nil"/>
            </w:tcBorders>
          </w:tcPr>
          <w:p w:rsidR="0057107B" w:rsidRDefault="0057107B" w:rsidP="00121DAB">
            <w:pPr>
              <w:pStyle w:val="FootnoteText"/>
              <w:rPr>
                <w:rFonts w:ascii="Arial" w:hAnsi="Arial"/>
              </w:rPr>
            </w:pPr>
            <w:r>
              <w:rPr>
                <w:rFonts w:ascii="Arial" w:hAnsi="Arial"/>
              </w:rPr>
              <w:t>BLN</w:t>
            </w:r>
          </w:p>
        </w:tc>
        <w:tc>
          <w:tcPr>
            <w:tcW w:w="2016" w:type="dxa"/>
            <w:tcBorders>
              <w:top w:val="nil"/>
            </w:tcBorders>
          </w:tcPr>
          <w:p w:rsidR="0057107B" w:rsidRPr="001A74DB" w:rsidRDefault="0057107B" w:rsidP="00121DAB">
            <w:pPr>
              <w:rPr>
                <w:rFonts w:ascii="Arial" w:hAnsi="Arial" w:cs="Arial"/>
                <w:sz w:val="16"/>
                <w:szCs w:val="16"/>
              </w:rPr>
            </w:pPr>
            <w:r w:rsidRPr="001A74DB">
              <w:rPr>
                <w:rFonts w:ascii="Arial" w:hAnsi="Arial" w:cs="Arial"/>
                <w:sz w:val="16"/>
                <w:szCs w:val="16"/>
              </w:rPr>
              <w:t>N/A</w:t>
            </w:r>
          </w:p>
        </w:tc>
        <w:tc>
          <w:tcPr>
            <w:tcW w:w="2016" w:type="dxa"/>
            <w:tcBorders>
              <w:top w:val="nil"/>
            </w:tcBorders>
          </w:tcPr>
          <w:p w:rsidR="0057107B" w:rsidRPr="001A74DB" w:rsidRDefault="0057107B" w:rsidP="00121DAB">
            <w:pPr>
              <w:rPr>
                <w:rFonts w:ascii="Arial" w:hAnsi="Arial" w:cs="Arial"/>
                <w:sz w:val="16"/>
                <w:szCs w:val="16"/>
              </w:rPr>
            </w:pPr>
            <w:r w:rsidRPr="001A74DB">
              <w:rPr>
                <w:rFonts w:ascii="Arial" w:hAnsi="Arial" w:cs="Arial"/>
                <w:sz w:val="16"/>
                <w:szCs w:val="16"/>
              </w:rPr>
              <w:t>$1=True; $0=False</w:t>
            </w:r>
          </w:p>
        </w:tc>
      </w:tr>
      <w:tr w:rsidR="0057107B" w:rsidTr="00121DAB">
        <w:trPr>
          <w:cantSplit/>
          <w:jc w:val="center"/>
        </w:trPr>
        <w:tc>
          <w:tcPr>
            <w:tcW w:w="2448" w:type="dxa"/>
            <w:tcBorders>
              <w:top w:val="nil"/>
            </w:tcBorders>
          </w:tcPr>
          <w:p w:rsidR="0057107B" w:rsidRPr="00151BE4" w:rsidRDefault="0057107B" w:rsidP="00121DAB">
            <w:pPr>
              <w:autoSpaceDE w:val="0"/>
              <w:autoSpaceDN w:val="0"/>
              <w:adjustRightInd w:val="0"/>
              <w:rPr>
                <w:rFonts w:ascii="Arial" w:hAnsi="Arial" w:cs="Arial"/>
                <w:sz w:val="16"/>
                <w:szCs w:val="16"/>
              </w:rPr>
            </w:pPr>
            <w:r w:rsidRPr="00151BE4">
              <w:rPr>
                <w:rFonts w:ascii="Arial" w:hAnsi="Arial" w:cs="Arial"/>
                <w:sz w:val="16"/>
                <w:szCs w:val="16"/>
              </w:rPr>
              <w:t>Total Idle Run Time</w:t>
            </w:r>
          </w:p>
          <w:p w:rsidR="0057107B" w:rsidRPr="00151BE4" w:rsidRDefault="0057107B" w:rsidP="00121DAB">
            <w:pPr>
              <w:rPr>
                <w:rFonts w:ascii="Arial" w:hAnsi="Arial" w:cs="Arial"/>
                <w:sz w:val="16"/>
                <w:szCs w:val="16"/>
              </w:rPr>
            </w:pPr>
            <w:r w:rsidRPr="00151BE4">
              <w:rPr>
                <w:rFonts w:ascii="Arial" w:hAnsi="Arial" w:cs="Arial"/>
                <w:sz w:val="16"/>
                <w:szCs w:val="16"/>
              </w:rPr>
              <w:t>supported</w:t>
            </w:r>
          </w:p>
        </w:tc>
        <w:tc>
          <w:tcPr>
            <w:tcW w:w="720" w:type="dxa"/>
            <w:tcBorders>
              <w:top w:val="nil"/>
            </w:tcBorders>
          </w:tcPr>
          <w:p w:rsidR="0057107B" w:rsidRPr="001A74DB" w:rsidRDefault="0057107B" w:rsidP="00121DAB">
            <w:pPr>
              <w:jc w:val="right"/>
              <w:rPr>
                <w:rFonts w:ascii="Arial" w:hAnsi="Arial" w:cs="Arial"/>
                <w:sz w:val="16"/>
                <w:szCs w:val="16"/>
              </w:rPr>
            </w:pPr>
            <w:r w:rsidRPr="001A74DB">
              <w:rPr>
                <w:rFonts w:ascii="Arial" w:hAnsi="Arial" w:cs="Arial"/>
                <w:sz w:val="16"/>
                <w:szCs w:val="16"/>
              </w:rPr>
              <w:t>0</w:t>
            </w:r>
          </w:p>
        </w:tc>
        <w:tc>
          <w:tcPr>
            <w:tcW w:w="720" w:type="dxa"/>
            <w:tcBorders>
              <w:top w:val="nil"/>
            </w:tcBorders>
          </w:tcPr>
          <w:p w:rsidR="0057107B" w:rsidRPr="001A74DB" w:rsidRDefault="0057107B" w:rsidP="00121DAB">
            <w:pPr>
              <w:jc w:val="right"/>
              <w:rPr>
                <w:rFonts w:ascii="Arial" w:hAnsi="Arial" w:cs="Arial"/>
                <w:sz w:val="16"/>
                <w:szCs w:val="16"/>
              </w:rPr>
            </w:pPr>
            <w:r w:rsidRPr="001A74DB">
              <w:rPr>
                <w:rFonts w:ascii="Arial" w:hAnsi="Arial" w:cs="Arial"/>
                <w:sz w:val="16"/>
                <w:szCs w:val="16"/>
              </w:rPr>
              <w:t>1</w:t>
            </w:r>
          </w:p>
        </w:tc>
        <w:tc>
          <w:tcPr>
            <w:tcW w:w="720" w:type="dxa"/>
            <w:tcBorders>
              <w:top w:val="nil"/>
            </w:tcBorders>
          </w:tcPr>
          <w:p w:rsidR="0057107B" w:rsidRPr="001A74DB" w:rsidRDefault="0057107B" w:rsidP="00121DAB">
            <w:pPr>
              <w:jc w:val="right"/>
              <w:rPr>
                <w:rFonts w:ascii="Arial" w:hAnsi="Arial" w:cs="Arial"/>
                <w:sz w:val="16"/>
                <w:szCs w:val="16"/>
              </w:rPr>
            </w:pPr>
            <w:r w:rsidRPr="001A74DB">
              <w:rPr>
                <w:rFonts w:ascii="Arial" w:hAnsi="Arial" w:cs="Arial"/>
                <w:sz w:val="16"/>
                <w:szCs w:val="16"/>
              </w:rPr>
              <w:t>1</w:t>
            </w:r>
          </w:p>
        </w:tc>
        <w:tc>
          <w:tcPr>
            <w:tcW w:w="720" w:type="dxa"/>
            <w:tcBorders>
              <w:top w:val="nil"/>
            </w:tcBorders>
          </w:tcPr>
          <w:p w:rsidR="0057107B" w:rsidRDefault="0057107B" w:rsidP="00121DAB">
            <w:pPr>
              <w:pStyle w:val="FootnoteText"/>
              <w:rPr>
                <w:rFonts w:ascii="Arial" w:hAnsi="Arial"/>
              </w:rPr>
            </w:pPr>
            <w:r>
              <w:rPr>
                <w:rFonts w:ascii="Arial" w:hAnsi="Arial"/>
              </w:rPr>
              <w:t>BLN</w:t>
            </w:r>
          </w:p>
        </w:tc>
        <w:tc>
          <w:tcPr>
            <w:tcW w:w="2016" w:type="dxa"/>
            <w:tcBorders>
              <w:top w:val="nil"/>
            </w:tcBorders>
          </w:tcPr>
          <w:p w:rsidR="0057107B" w:rsidRPr="001A74DB" w:rsidRDefault="0057107B" w:rsidP="00121DAB">
            <w:pPr>
              <w:rPr>
                <w:rFonts w:ascii="Arial" w:hAnsi="Arial" w:cs="Arial"/>
                <w:sz w:val="16"/>
                <w:szCs w:val="16"/>
              </w:rPr>
            </w:pPr>
            <w:r w:rsidRPr="001A74DB">
              <w:rPr>
                <w:rFonts w:ascii="Arial" w:hAnsi="Arial" w:cs="Arial"/>
                <w:sz w:val="16"/>
                <w:szCs w:val="16"/>
              </w:rPr>
              <w:t>N/A</w:t>
            </w:r>
          </w:p>
        </w:tc>
        <w:tc>
          <w:tcPr>
            <w:tcW w:w="2016" w:type="dxa"/>
            <w:tcBorders>
              <w:top w:val="nil"/>
            </w:tcBorders>
          </w:tcPr>
          <w:p w:rsidR="0057107B" w:rsidRPr="001A74DB" w:rsidRDefault="0057107B" w:rsidP="00121DAB">
            <w:pPr>
              <w:rPr>
                <w:rFonts w:ascii="Arial" w:hAnsi="Arial" w:cs="Arial"/>
                <w:sz w:val="16"/>
                <w:szCs w:val="16"/>
              </w:rPr>
            </w:pPr>
            <w:r w:rsidRPr="001A74DB">
              <w:rPr>
                <w:rFonts w:ascii="Arial" w:hAnsi="Arial" w:cs="Arial"/>
                <w:sz w:val="16"/>
                <w:szCs w:val="16"/>
              </w:rPr>
              <w:t>$1=True; $0=False</w:t>
            </w:r>
          </w:p>
        </w:tc>
      </w:tr>
      <w:tr w:rsidR="0057107B" w:rsidTr="00121DAB">
        <w:trPr>
          <w:cantSplit/>
          <w:jc w:val="center"/>
        </w:trPr>
        <w:tc>
          <w:tcPr>
            <w:tcW w:w="2448" w:type="dxa"/>
            <w:tcBorders>
              <w:top w:val="nil"/>
            </w:tcBorders>
          </w:tcPr>
          <w:p w:rsidR="0057107B" w:rsidRPr="00151BE4" w:rsidRDefault="0057107B" w:rsidP="00121DAB">
            <w:pPr>
              <w:autoSpaceDE w:val="0"/>
              <w:autoSpaceDN w:val="0"/>
              <w:adjustRightInd w:val="0"/>
              <w:rPr>
                <w:rFonts w:ascii="Arial" w:hAnsi="Arial" w:cs="Arial"/>
                <w:sz w:val="16"/>
                <w:szCs w:val="16"/>
              </w:rPr>
            </w:pPr>
            <w:r w:rsidRPr="00151BE4">
              <w:rPr>
                <w:rFonts w:ascii="Arial" w:hAnsi="Arial" w:cs="Arial"/>
                <w:sz w:val="16"/>
                <w:szCs w:val="16"/>
              </w:rPr>
              <w:t>Total Engine Run Time</w:t>
            </w:r>
          </w:p>
          <w:p w:rsidR="0057107B" w:rsidRPr="00151BE4" w:rsidRDefault="0057107B" w:rsidP="00121DAB">
            <w:pPr>
              <w:rPr>
                <w:rFonts w:ascii="Arial" w:hAnsi="Arial" w:cs="Arial"/>
                <w:sz w:val="16"/>
                <w:szCs w:val="16"/>
              </w:rPr>
            </w:pPr>
            <w:r w:rsidRPr="00151BE4">
              <w:rPr>
                <w:rFonts w:ascii="Arial" w:hAnsi="Arial" w:cs="Arial"/>
                <w:sz w:val="16"/>
                <w:szCs w:val="16"/>
              </w:rPr>
              <w:t>supported</w:t>
            </w:r>
          </w:p>
        </w:tc>
        <w:tc>
          <w:tcPr>
            <w:tcW w:w="720" w:type="dxa"/>
            <w:tcBorders>
              <w:top w:val="nil"/>
            </w:tcBorders>
          </w:tcPr>
          <w:p w:rsidR="0057107B" w:rsidRPr="001A74DB" w:rsidRDefault="0057107B" w:rsidP="00121DAB">
            <w:pPr>
              <w:jc w:val="right"/>
              <w:rPr>
                <w:rFonts w:ascii="Arial" w:hAnsi="Arial" w:cs="Arial"/>
                <w:sz w:val="16"/>
                <w:szCs w:val="16"/>
              </w:rPr>
            </w:pPr>
            <w:r w:rsidRPr="001A74DB">
              <w:rPr>
                <w:rFonts w:ascii="Arial" w:hAnsi="Arial" w:cs="Arial"/>
                <w:sz w:val="16"/>
                <w:szCs w:val="16"/>
              </w:rPr>
              <w:t>0</w:t>
            </w:r>
          </w:p>
        </w:tc>
        <w:tc>
          <w:tcPr>
            <w:tcW w:w="720" w:type="dxa"/>
            <w:tcBorders>
              <w:top w:val="nil"/>
            </w:tcBorders>
          </w:tcPr>
          <w:p w:rsidR="0057107B" w:rsidRPr="001A74DB" w:rsidRDefault="0057107B" w:rsidP="00121DAB">
            <w:pPr>
              <w:jc w:val="right"/>
              <w:rPr>
                <w:rFonts w:ascii="Arial" w:hAnsi="Arial" w:cs="Arial"/>
                <w:sz w:val="16"/>
                <w:szCs w:val="16"/>
              </w:rPr>
            </w:pPr>
            <w:r w:rsidRPr="001A74DB">
              <w:rPr>
                <w:rFonts w:ascii="Arial" w:hAnsi="Arial" w:cs="Arial"/>
                <w:sz w:val="16"/>
                <w:szCs w:val="16"/>
              </w:rPr>
              <w:t>0</w:t>
            </w:r>
          </w:p>
        </w:tc>
        <w:tc>
          <w:tcPr>
            <w:tcW w:w="720" w:type="dxa"/>
            <w:tcBorders>
              <w:top w:val="nil"/>
            </w:tcBorders>
          </w:tcPr>
          <w:p w:rsidR="0057107B" w:rsidRDefault="0057107B" w:rsidP="00121DAB">
            <w:pPr>
              <w:jc w:val="right"/>
              <w:rPr>
                <w:rFonts w:ascii="Arial" w:hAnsi="Arial"/>
                <w:sz w:val="16"/>
              </w:rPr>
            </w:pPr>
            <w:r>
              <w:rPr>
                <w:rFonts w:ascii="Arial" w:hAnsi="Arial"/>
                <w:sz w:val="16"/>
              </w:rPr>
              <w:t>1</w:t>
            </w:r>
          </w:p>
        </w:tc>
        <w:tc>
          <w:tcPr>
            <w:tcW w:w="720" w:type="dxa"/>
            <w:tcBorders>
              <w:top w:val="nil"/>
            </w:tcBorders>
          </w:tcPr>
          <w:p w:rsidR="0057107B" w:rsidRDefault="0057107B" w:rsidP="00121DAB">
            <w:pPr>
              <w:pStyle w:val="FootnoteText"/>
              <w:rPr>
                <w:rFonts w:ascii="Arial" w:hAnsi="Arial"/>
              </w:rPr>
            </w:pPr>
            <w:r>
              <w:rPr>
                <w:rFonts w:ascii="Arial" w:hAnsi="Arial"/>
              </w:rPr>
              <w:t>BLN</w:t>
            </w:r>
          </w:p>
        </w:tc>
        <w:tc>
          <w:tcPr>
            <w:tcW w:w="2016" w:type="dxa"/>
            <w:tcBorders>
              <w:top w:val="nil"/>
            </w:tcBorders>
          </w:tcPr>
          <w:p w:rsidR="0057107B" w:rsidRPr="001A74DB" w:rsidRDefault="0057107B" w:rsidP="00121DAB">
            <w:pPr>
              <w:rPr>
                <w:rFonts w:ascii="Arial" w:hAnsi="Arial" w:cs="Arial"/>
                <w:sz w:val="16"/>
                <w:szCs w:val="16"/>
              </w:rPr>
            </w:pPr>
            <w:r w:rsidRPr="001A74DB">
              <w:rPr>
                <w:rFonts w:ascii="Arial" w:hAnsi="Arial" w:cs="Arial"/>
                <w:sz w:val="16"/>
                <w:szCs w:val="16"/>
              </w:rPr>
              <w:t>N/A</w:t>
            </w:r>
          </w:p>
        </w:tc>
        <w:tc>
          <w:tcPr>
            <w:tcW w:w="2016" w:type="dxa"/>
            <w:tcBorders>
              <w:top w:val="nil"/>
            </w:tcBorders>
          </w:tcPr>
          <w:p w:rsidR="0057107B" w:rsidRPr="001A74DB" w:rsidRDefault="0057107B" w:rsidP="00121DAB">
            <w:pPr>
              <w:rPr>
                <w:rFonts w:ascii="Arial" w:hAnsi="Arial" w:cs="Arial"/>
                <w:sz w:val="16"/>
                <w:szCs w:val="16"/>
              </w:rPr>
            </w:pPr>
            <w:r w:rsidRPr="001A74DB">
              <w:rPr>
                <w:rFonts w:ascii="Arial" w:hAnsi="Arial" w:cs="Arial"/>
                <w:sz w:val="16"/>
                <w:szCs w:val="16"/>
              </w:rPr>
              <w:t>$1=True; $0=False</w:t>
            </w:r>
          </w:p>
        </w:tc>
      </w:tr>
      <w:tr w:rsidR="0057107B" w:rsidTr="00121DAB">
        <w:trPr>
          <w:cantSplit/>
          <w:jc w:val="center"/>
        </w:trPr>
        <w:tc>
          <w:tcPr>
            <w:tcW w:w="2448" w:type="dxa"/>
            <w:tcBorders>
              <w:top w:val="nil"/>
            </w:tcBorders>
          </w:tcPr>
          <w:p w:rsidR="0057107B" w:rsidRPr="00151BE4" w:rsidRDefault="0057107B" w:rsidP="00121DAB">
            <w:pPr>
              <w:rPr>
                <w:rFonts w:ascii="Arial" w:hAnsi="Arial" w:cs="Arial"/>
                <w:sz w:val="16"/>
                <w:szCs w:val="16"/>
              </w:rPr>
            </w:pPr>
            <w:r w:rsidRPr="00151BE4">
              <w:rPr>
                <w:rFonts w:ascii="Arial" w:hAnsi="Arial" w:cs="Arial"/>
                <w:sz w:val="16"/>
                <w:szCs w:val="16"/>
              </w:rPr>
              <w:t>Total Engine Run Time</w:t>
            </w:r>
          </w:p>
        </w:tc>
        <w:tc>
          <w:tcPr>
            <w:tcW w:w="720" w:type="dxa"/>
            <w:tcBorders>
              <w:top w:val="nil"/>
            </w:tcBorders>
          </w:tcPr>
          <w:p w:rsidR="0057107B" w:rsidRPr="001A74DB" w:rsidRDefault="0057107B" w:rsidP="00121DAB">
            <w:pPr>
              <w:jc w:val="right"/>
              <w:rPr>
                <w:rFonts w:ascii="Arial" w:hAnsi="Arial" w:cs="Arial"/>
                <w:sz w:val="16"/>
                <w:szCs w:val="16"/>
              </w:rPr>
            </w:pPr>
            <w:r>
              <w:rPr>
                <w:rFonts w:ascii="Arial" w:hAnsi="Arial" w:cs="Arial"/>
                <w:sz w:val="16"/>
                <w:szCs w:val="16"/>
              </w:rPr>
              <w:t>1</w:t>
            </w:r>
          </w:p>
        </w:tc>
        <w:tc>
          <w:tcPr>
            <w:tcW w:w="720" w:type="dxa"/>
            <w:tcBorders>
              <w:top w:val="nil"/>
            </w:tcBorders>
          </w:tcPr>
          <w:p w:rsidR="0057107B" w:rsidRPr="001A74DB" w:rsidRDefault="0057107B" w:rsidP="00121DAB">
            <w:pPr>
              <w:jc w:val="right"/>
              <w:rPr>
                <w:rFonts w:ascii="Arial" w:hAnsi="Arial" w:cs="Arial"/>
                <w:sz w:val="16"/>
                <w:szCs w:val="16"/>
              </w:rPr>
            </w:pPr>
            <w:r>
              <w:rPr>
                <w:rFonts w:ascii="Arial" w:hAnsi="Arial" w:cs="Arial"/>
                <w:sz w:val="16"/>
                <w:szCs w:val="16"/>
              </w:rPr>
              <w:t>7</w:t>
            </w:r>
          </w:p>
        </w:tc>
        <w:tc>
          <w:tcPr>
            <w:tcW w:w="720" w:type="dxa"/>
            <w:tcBorders>
              <w:top w:val="nil"/>
            </w:tcBorders>
          </w:tcPr>
          <w:p w:rsidR="0057107B" w:rsidRDefault="0057107B" w:rsidP="00121DAB">
            <w:pPr>
              <w:jc w:val="right"/>
              <w:rPr>
                <w:rFonts w:ascii="Arial" w:hAnsi="Arial" w:cs="Arial"/>
                <w:sz w:val="16"/>
                <w:szCs w:val="16"/>
              </w:rPr>
            </w:pPr>
            <w:r>
              <w:rPr>
                <w:rFonts w:ascii="Arial" w:hAnsi="Arial" w:cs="Arial"/>
                <w:sz w:val="16"/>
                <w:szCs w:val="16"/>
              </w:rPr>
              <w:t>32</w:t>
            </w:r>
          </w:p>
        </w:tc>
        <w:tc>
          <w:tcPr>
            <w:tcW w:w="720" w:type="dxa"/>
            <w:tcBorders>
              <w:top w:val="nil"/>
            </w:tcBorders>
          </w:tcPr>
          <w:p w:rsidR="0057107B" w:rsidRPr="001A74DB" w:rsidRDefault="0057107B" w:rsidP="00121DAB">
            <w:pPr>
              <w:pStyle w:val="FootnoteText"/>
              <w:rPr>
                <w:rFonts w:ascii="Arial" w:hAnsi="Arial" w:cs="Arial"/>
                <w:szCs w:val="16"/>
              </w:rPr>
            </w:pPr>
            <w:r>
              <w:rPr>
                <w:rFonts w:ascii="Arial" w:hAnsi="Arial" w:cs="Arial"/>
                <w:szCs w:val="16"/>
              </w:rPr>
              <w:t>UNM</w:t>
            </w:r>
          </w:p>
        </w:tc>
        <w:tc>
          <w:tcPr>
            <w:tcW w:w="2016" w:type="dxa"/>
            <w:tcBorders>
              <w:top w:val="nil"/>
            </w:tcBorders>
          </w:tcPr>
          <w:p w:rsidR="0057107B" w:rsidRPr="001A74DB" w:rsidRDefault="0057107B" w:rsidP="00121DAB">
            <w:pPr>
              <w:rPr>
                <w:rFonts w:ascii="Arial" w:hAnsi="Arial" w:cs="Arial"/>
                <w:sz w:val="16"/>
                <w:szCs w:val="16"/>
              </w:rPr>
            </w:pPr>
            <w:r>
              <w:rPr>
                <w:rFonts w:ascii="Arial" w:hAnsi="Arial" w:cs="Arial"/>
                <w:sz w:val="16"/>
                <w:szCs w:val="16"/>
              </w:rPr>
              <w:t xml:space="preserve">0 to </w:t>
            </w:r>
            <w:r w:rsidRPr="00FC3D0F">
              <w:rPr>
                <w:rFonts w:ascii="Arial" w:hAnsi="Arial" w:cs="Arial"/>
                <w:sz w:val="16"/>
                <w:szCs w:val="16"/>
              </w:rPr>
              <w:t>4</w:t>
            </w:r>
            <w:r>
              <w:rPr>
                <w:rFonts w:ascii="Arial" w:hAnsi="Arial" w:cs="Arial"/>
                <w:sz w:val="16"/>
                <w:szCs w:val="16"/>
              </w:rPr>
              <w:t>,</w:t>
            </w:r>
            <w:r w:rsidRPr="00FC3D0F">
              <w:rPr>
                <w:rFonts w:ascii="Arial" w:hAnsi="Arial" w:cs="Arial"/>
                <w:sz w:val="16"/>
                <w:szCs w:val="16"/>
              </w:rPr>
              <w:t>294</w:t>
            </w:r>
            <w:r>
              <w:rPr>
                <w:rFonts w:ascii="Arial" w:hAnsi="Arial" w:cs="Arial"/>
                <w:sz w:val="16"/>
                <w:szCs w:val="16"/>
              </w:rPr>
              <w:t>,</w:t>
            </w:r>
            <w:r w:rsidRPr="00FC3D0F">
              <w:rPr>
                <w:rFonts w:ascii="Arial" w:hAnsi="Arial" w:cs="Arial"/>
                <w:sz w:val="16"/>
                <w:szCs w:val="16"/>
              </w:rPr>
              <w:t>967</w:t>
            </w:r>
            <w:r>
              <w:rPr>
                <w:rFonts w:ascii="Arial" w:hAnsi="Arial" w:cs="Arial"/>
                <w:sz w:val="16"/>
                <w:szCs w:val="16"/>
              </w:rPr>
              <w:t>,</w:t>
            </w:r>
            <w:r w:rsidRPr="00FC3D0F">
              <w:rPr>
                <w:rFonts w:ascii="Arial" w:hAnsi="Arial" w:cs="Arial"/>
                <w:sz w:val="16"/>
                <w:szCs w:val="16"/>
              </w:rPr>
              <w:t>295</w:t>
            </w:r>
            <w:r>
              <w:rPr>
                <w:rFonts w:ascii="Arial" w:hAnsi="Arial" w:cs="Arial"/>
                <w:sz w:val="16"/>
                <w:szCs w:val="16"/>
              </w:rPr>
              <w:t xml:space="preserve"> s</w:t>
            </w:r>
          </w:p>
        </w:tc>
        <w:tc>
          <w:tcPr>
            <w:tcW w:w="2016" w:type="dxa"/>
            <w:tcBorders>
              <w:top w:val="nil"/>
            </w:tcBorders>
          </w:tcPr>
          <w:p w:rsidR="0057107B" w:rsidRDefault="0057107B" w:rsidP="00121DAB">
            <w:pPr>
              <w:rPr>
                <w:rFonts w:ascii="Arial" w:hAnsi="Arial"/>
                <w:sz w:val="16"/>
              </w:rPr>
            </w:pPr>
            <w:r>
              <w:rPr>
                <w:rFonts w:ascii="Arial" w:hAnsi="Arial"/>
                <w:sz w:val="16"/>
              </w:rPr>
              <w:t>E = N * 1</w:t>
            </w:r>
          </w:p>
        </w:tc>
      </w:tr>
      <w:tr w:rsidR="0057107B" w:rsidTr="00121DAB">
        <w:trPr>
          <w:cantSplit/>
          <w:jc w:val="center"/>
        </w:trPr>
        <w:tc>
          <w:tcPr>
            <w:tcW w:w="2448" w:type="dxa"/>
            <w:tcBorders>
              <w:top w:val="nil"/>
            </w:tcBorders>
          </w:tcPr>
          <w:p w:rsidR="0057107B" w:rsidRPr="00151BE4" w:rsidRDefault="0057107B" w:rsidP="00121DAB">
            <w:pPr>
              <w:rPr>
                <w:rFonts w:ascii="Arial" w:hAnsi="Arial" w:cs="Arial"/>
                <w:sz w:val="16"/>
                <w:szCs w:val="16"/>
              </w:rPr>
            </w:pPr>
            <w:r w:rsidRPr="00151BE4">
              <w:rPr>
                <w:rFonts w:ascii="Arial" w:hAnsi="Arial" w:cs="Arial"/>
                <w:sz w:val="16"/>
                <w:szCs w:val="16"/>
              </w:rPr>
              <w:t>Total Idle Run Time</w:t>
            </w:r>
          </w:p>
        </w:tc>
        <w:tc>
          <w:tcPr>
            <w:tcW w:w="720" w:type="dxa"/>
            <w:tcBorders>
              <w:top w:val="nil"/>
            </w:tcBorders>
          </w:tcPr>
          <w:p w:rsidR="0057107B" w:rsidRPr="001A74DB" w:rsidRDefault="0057107B" w:rsidP="00121DAB">
            <w:pPr>
              <w:jc w:val="right"/>
              <w:rPr>
                <w:rFonts w:ascii="Arial" w:hAnsi="Arial" w:cs="Arial"/>
                <w:sz w:val="16"/>
                <w:szCs w:val="16"/>
              </w:rPr>
            </w:pPr>
            <w:r>
              <w:rPr>
                <w:rFonts w:ascii="Arial" w:hAnsi="Arial" w:cs="Arial"/>
                <w:sz w:val="16"/>
                <w:szCs w:val="16"/>
              </w:rPr>
              <w:t>5</w:t>
            </w:r>
          </w:p>
        </w:tc>
        <w:tc>
          <w:tcPr>
            <w:tcW w:w="720" w:type="dxa"/>
            <w:tcBorders>
              <w:top w:val="nil"/>
            </w:tcBorders>
          </w:tcPr>
          <w:p w:rsidR="0057107B" w:rsidRPr="001A74DB" w:rsidRDefault="0057107B" w:rsidP="00121DAB">
            <w:pPr>
              <w:jc w:val="right"/>
              <w:rPr>
                <w:rFonts w:ascii="Arial" w:hAnsi="Arial" w:cs="Arial"/>
                <w:sz w:val="16"/>
                <w:szCs w:val="16"/>
              </w:rPr>
            </w:pPr>
            <w:r w:rsidRPr="001A74DB">
              <w:rPr>
                <w:rFonts w:ascii="Arial" w:hAnsi="Arial" w:cs="Arial"/>
                <w:sz w:val="16"/>
                <w:szCs w:val="16"/>
              </w:rPr>
              <w:t>7</w:t>
            </w:r>
          </w:p>
        </w:tc>
        <w:tc>
          <w:tcPr>
            <w:tcW w:w="720" w:type="dxa"/>
            <w:tcBorders>
              <w:top w:val="nil"/>
            </w:tcBorders>
          </w:tcPr>
          <w:p w:rsidR="0057107B" w:rsidRPr="001A74DB" w:rsidRDefault="0057107B" w:rsidP="00121DAB">
            <w:pPr>
              <w:jc w:val="right"/>
              <w:rPr>
                <w:rFonts w:ascii="Arial" w:hAnsi="Arial" w:cs="Arial"/>
                <w:sz w:val="16"/>
                <w:szCs w:val="16"/>
              </w:rPr>
            </w:pPr>
            <w:r>
              <w:rPr>
                <w:rFonts w:ascii="Arial" w:hAnsi="Arial" w:cs="Arial"/>
                <w:sz w:val="16"/>
                <w:szCs w:val="16"/>
              </w:rPr>
              <w:t>32</w:t>
            </w:r>
          </w:p>
        </w:tc>
        <w:tc>
          <w:tcPr>
            <w:tcW w:w="720" w:type="dxa"/>
            <w:tcBorders>
              <w:top w:val="nil"/>
            </w:tcBorders>
          </w:tcPr>
          <w:p w:rsidR="0057107B" w:rsidRPr="001A74DB" w:rsidRDefault="0057107B" w:rsidP="00121DAB">
            <w:pPr>
              <w:pStyle w:val="FootnoteText"/>
              <w:rPr>
                <w:rFonts w:ascii="Arial" w:hAnsi="Arial" w:cs="Arial"/>
                <w:szCs w:val="16"/>
              </w:rPr>
            </w:pPr>
            <w:r w:rsidRPr="001A74DB">
              <w:rPr>
                <w:rFonts w:ascii="Arial" w:hAnsi="Arial" w:cs="Arial"/>
                <w:szCs w:val="16"/>
              </w:rPr>
              <w:t>UNM</w:t>
            </w:r>
          </w:p>
        </w:tc>
        <w:tc>
          <w:tcPr>
            <w:tcW w:w="2016" w:type="dxa"/>
            <w:tcBorders>
              <w:top w:val="nil"/>
            </w:tcBorders>
          </w:tcPr>
          <w:p w:rsidR="0057107B" w:rsidRPr="001A74DB" w:rsidRDefault="0057107B" w:rsidP="00121DAB">
            <w:pPr>
              <w:rPr>
                <w:rFonts w:ascii="Arial" w:hAnsi="Arial" w:cs="Arial"/>
                <w:sz w:val="16"/>
                <w:szCs w:val="16"/>
              </w:rPr>
            </w:pPr>
            <w:r>
              <w:rPr>
                <w:rFonts w:ascii="Arial" w:hAnsi="Arial" w:cs="Arial"/>
                <w:sz w:val="16"/>
                <w:szCs w:val="16"/>
              </w:rPr>
              <w:t xml:space="preserve">0 to </w:t>
            </w:r>
            <w:r w:rsidRPr="00FC3D0F">
              <w:rPr>
                <w:rFonts w:ascii="Arial" w:hAnsi="Arial" w:cs="Arial"/>
                <w:sz w:val="16"/>
                <w:szCs w:val="16"/>
              </w:rPr>
              <w:t>4</w:t>
            </w:r>
            <w:r>
              <w:rPr>
                <w:rFonts w:ascii="Arial" w:hAnsi="Arial" w:cs="Arial"/>
                <w:sz w:val="16"/>
                <w:szCs w:val="16"/>
              </w:rPr>
              <w:t>,</w:t>
            </w:r>
            <w:r w:rsidRPr="00FC3D0F">
              <w:rPr>
                <w:rFonts w:ascii="Arial" w:hAnsi="Arial" w:cs="Arial"/>
                <w:sz w:val="16"/>
                <w:szCs w:val="16"/>
              </w:rPr>
              <w:t>294</w:t>
            </w:r>
            <w:r>
              <w:rPr>
                <w:rFonts w:ascii="Arial" w:hAnsi="Arial" w:cs="Arial"/>
                <w:sz w:val="16"/>
                <w:szCs w:val="16"/>
              </w:rPr>
              <w:t>,</w:t>
            </w:r>
            <w:r w:rsidRPr="00FC3D0F">
              <w:rPr>
                <w:rFonts w:ascii="Arial" w:hAnsi="Arial" w:cs="Arial"/>
                <w:sz w:val="16"/>
                <w:szCs w:val="16"/>
              </w:rPr>
              <w:t>967</w:t>
            </w:r>
            <w:r>
              <w:rPr>
                <w:rFonts w:ascii="Arial" w:hAnsi="Arial" w:cs="Arial"/>
                <w:sz w:val="16"/>
                <w:szCs w:val="16"/>
              </w:rPr>
              <w:t>,</w:t>
            </w:r>
            <w:r w:rsidRPr="00FC3D0F">
              <w:rPr>
                <w:rFonts w:ascii="Arial" w:hAnsi="Arial" w:cs="Arial"/>
                <w:sz w:val="16"/>
                <w:szCs w:val="16"/>
              </w:rPr>
              <w:t>295</w:t>
            </w:r>
            <w:r>
              <w:rPr>
                <w:rFonts w:ascii="Arial" w:hAnsi="Arial" w:cs="Arial"/>
                <w:sz w:val="16"/>
                <w:szCs w:val="16"/>
              </w:rPr>
              <w:t xml:space="preserve"> s</w:t>
            </w:r>
          </w:p>
        </w:tc>
        <w:tc>
          <w:tcPr>
            <w:tcW w:w="2016" w:type="dxa"/>
            <w:tcBorders>
              <w:top w:val="nil"/>
            </w:tcBorders>
          </w:tcPr>
          <w:p w:rsidR="0057107B" w:rsidRDefault="0057107B" w:rsidP="00121DAB">
            <w:pPr>
              <w:rPr>
                <w:rFonts w:ascii="Arial" w:hAnsi="Arial"/>
                <w:sz w:val="16"/>
              </w:rPr>
            </w:pPr>
            <w:r>
              <w:rPr>
                <w:rFonts w:ascii="Arial" w:hAnsi="Arial"/>
                <w:sz w:val="16"/>
              </w:rPr>
              <w:t>E = N * 1</w:t>
            </w:r>
          </w:p>
        </w:tc>
      </w:tr>
      <w:tr w:rsidR="0057107B" w:rsidTr="00121DAB">
        <w:trPr>
          <w:cantSplit/>
          <w:jc w:val="center"/>
        </w:trPr>
        <w:tc>
          <w:tcPr>
            <w:tcW w:w="2448" w:type="dxa"/>
            <w:tcBorders>
              <w:top w:val="nil"/>
            </w:tcBorders>
          </w:tcPr>
          <w:p w:rsidR="0057107B" w:rsidRPr="00151BE4" w:rsidRDefault="0057107B" w:rsidP="00121DAB">
            <w:pPr>
              <w:autoSpaceDE w:val="0"/>
              <w:autoSpaceDN w:val="0"/>
              <w:adjustRightInd w:val="0"/>
              <w:rPr>
                <w:rFonts w:ascii="Arial" w:hAnsi="Arial" w:cs="Arial"/>
                <w:sz w:val="16"/>
                <w:szCs w:val="16"/>
              </w:rPr>
            </w:pPr>
            <w:r w:rsidRPr="00151BE4">
              <w:rPr>
                <w:rFonts w:ascii="Arial" w:hAnsi="Arial" w:cs="Arial"/>
                <w:sz w:val="16"/>
                <w:szCs w:val="16"/>
              </w:rPr>
              <w:t>Total Run Time With PTO</w:t>
            </w:r>
          </w:p>
          <w:p w:rsidR="0057107B" w:rsidRPr="00151BE4" w:rsidRDefault="0057107B" w:rsidP="00121DAB">
            <w:pPr>
              <w:rPr>
                <w:rFonts w:ascii="Arial" w:hAnsi="Arial" w:cs="Arial"/>
                <w:sz w:val="16"/>
                <w:szCs w:val="16"/>
              </w:rPr>
            </w:pPr>
            <w:r w:rsidRPr="00151BE4">
              <w:rPr>
                <w:rFonts w:ascii="Arial" w:hAnsi="Arial" w:cs="Arial"/>
                <w:sz w:val="16"/>
                <w:szCs w:val="16"/>
              </w:rPr>
              <w:t>Active</w:t>
            </w:r>
          </w:p>
        </w:tc>
        <w:tc>
          <w:tcPr>
            <w:tcW w:w="720" w:type="dxa"/>
            <w:tcBorders>
              <w:top w:val="nil"/>
            </w:tcBorders>
          </w:tcPr>
          <w:p w:rsidR="0057107B" w:rsidRPr="001A74DB" w:rsidRDefault="0057107B" w:rsidP="00121DAB">
            <w:pPr>
              <w:jc w:val="right"/>
              <w:rPr>
                <w:rFonts w:ascii="Arial" w:hAnsi="Arial" w:cs="Arial"/>
                <w:sz w:val="16"/>
                <w:szCs w:val="16"/>
              </w:rPr>
            </w:pPr>
            <w:r>
              <w:rPr>
                <w:rFonts w:ascii="Arial" w:hAnsi="Arial" w:cs="Arial"/>
                <w:sz w:val="16"/>
                <w:szCs w:val="16"/>
              </w:rPr>
              <w:t>9</w:t>
            </w:r>
          </w:p>
        </w:tc>
        <w:tc>
          <w:tcPr>
            <w:tcW w:w="720" w:type="dxa"/>
            <w:tcBorders>
              <w:top w:val="nil"/>
            </w:tcBorders>
          </w:tcPr>
          <w:p w:rsidR="0057107B" w:rsidRPr="001A74DB" w:rsidRDefault="0057107B" w:rsidP="00121DAB">
            <w:pPr>
              <w:jc w:val="right"/>
              <w:rPr>
                <w:rFonts w:ascii="Arial" w:hAnsi="Arial" w:cs="Arial"/>
                <w:sz w:val="16"/>
                <w:szCs w:val="16"/>
              </w:rPr>
            </w:pPr>
            <w:r w:rsidRPr="001A74DB">
              <w:rPr>
                <w:rFonts w:ascii="Arial" w:hAnsi="Arial" w:cs="Arial"/>
                <w:sz w:val="16"/>
                <w:szCs w:val="16"/>
              </w:rPr>
              <w:t>7</w:t>
            </w:r>
          </w:p>
        </w:tc>
        <w:tc>
          <w:tcPr>
            <w:tcW w:w="720" w:type="dxa"/>
            <w:tcBorders>
              <w:top w:val="nil"/>
            </w:tcBorders>
          </w:tcPr>
          <w:p w:rsidR="0057107B" w:rsidRPr="001A74DB" w:rsidRDefault="0057107B" w:rsidP="00121DAB">
            <w:pPr>
              <w:jc w:val="right"/>
              <w:rPr>
                <w:rFonts w:ascii="Arial" w:hAnsi="Arial" w:cs="Arial"/>
                <w:sz w:val="16"/>
                <w:szCs w:val="16"/>
              </w:rPr>
            </w:pPr>
            <w:r>
              <w:rPr>
                <w:rFonts w:ascii="Arial" w:hAnsi="Arial" w:cs="Arial"/>
                <w:sz w:val="16"/>
                <w:szCs w:val="16"/>
              </w:rPr>
              <w:t>32</w:t>
            </w:r>
          </w:p>
        </w:tc>
        <w:tc>
          <w:tcPr>
            <w:tcW w:w="720" w:type="dxa"/>
            <w:tcBorders>
              <w:top w:val="nil"/>
            </w:tcBorders>
          </w:tcPr>
          <w:p w:rsidR="0057107B" w:rsidRPr="001A74DB" w:rsidRDefault="0057107B" w:rsidP="00121DAB">
            <w:pPr>
              <w:pStyle w:val="FootnoteText"/>
              <w:rPr>
                <w:rFonts w:ascii="Arial" w:hAnsi="Arial" w:cs="Arial"/>
                <w:szCs w:val="16"/>
              </w:rPr>
            </w:pPr>
            <w:r w:rsidRPr="001A74DB">
              <w:rPr>
                <w:rFonts w:ascii="Arial" w:hAnsi="Arial" w:cs="Arial"/>
                <w:szCs w:val="16"/>
              </w:rPr>
              <w:t>UNM</w:t>
            </w:r>
          </w:p>
        </w:tc>
        <w:tc>
          <w:tcPr>
            <w:tcW w:w="2016" w:type="dxa"/>
            <w:tcBorders>
              <w:top w:val="nil"/>
            </w:tcBorders>
          </w:tcPr>
          <w:p w:rsidR="0057107B" w:rsidRPr="001A74DB" w:rsidRDefault="0057107B" w:rsidP="00121DAB">
            <w:pPr>
              <w:rPr>
                <w:rFonts w:ascii="Arial" w:hAnsi="Arial" w:cs="Arial"/>
                <w:sz w:val="16"/>
                <w:szCs w:val="16"/>
              </w:rPr>
            </w:pPr>
            <w:r>
              <w:rPr>
                <w:rFonts w:ascii="Arial" w:hAnsi="Arial" w:cs="Arial"/>
                <w:sz w:val="16"/>
                <w:szCs w:val="16"/>
              </w:rPr>
              <w:t xml:space="preserve">0 to </w:t>
            </w:r>
            <w:r w:rsidRPr="00FC3D0F">
              <w:rPr>
                <w:rFonts w:ascii="Arial" w:hAnsi="Arial" w:cs="Arial"/>
                <w:sz w:val="16"/>
                <w:szCs w:val="16"/>
              </w:rPr>
              <w:t>4</w:t>
            </w:r>
            <w:r>
              <w:rPr>
                <w:rFonts w:ascii="Arial" w:hAnsi="Arial" w:cs="Arial"/>
                <w:sz w:val="16"/>
                <w:szCs w:val="16"/>
              </w:rPr>
              <w:t>,</w:t>
            </w:r>
            <w:r w:rsidRPr="00FC3D0F">
              <w:rPr>
                <w:rFonts w:ascii="Arial" w:hAnsi="Arial" w:cs="Arial"/>
                <w:sz w:val="16"/>
                <w:szCs w:val="16"/>
              </w:rPr>
              <w:t>294</w:t>
            </w:r>
            <w:r>
              <w:rPr>
                <w:rFonts w:ascii="Arial" w:hAnsi="Arial" w:cs="Arial"/>
                <w:sz w:val="16"/>
                <w:szCs w:val="16"/>
              </w:rPr>
              <w:t>,</w:t>
            </w:r>
            <w:r w:rsidRPr="00FC3D0F">
              <w:rPr>
                <w:rFonts w:ascii="Arial" w:hAnsi="Arial" w:cs="Arial"/>
                <w:sz w:val="16"/>
                <w:szCs w:val="16"/>
              </w:rPr>
              <w:t>967</w:t>
            </w:r>
            <w:r>
              <w:rPr>
                <w:rFonts w:ascii="Arial" w:hAnsi="Arial" w:cs="Arial"/>
                <w:sz w:val="16"/>
                <w:szCs w:val="16"/>
              </w:rPr>
              <w:t>,</w:t>
            </w:r>
            <w:r w:rsidRPr="00FC3D0F">
              <w:rPr>
                <w:rFonts w:ascii="Arial" w:hAnsi="Arial" w:cs="Arial"/>
                <w:sz w:val="16"/>
                <w:szCs w:val="16"/>
              </w:rPr>
              <w:t>295</w:t>
            </w:r>
            <w:r>
              <w:rPr>
                <w:rFonts w:ascii="Arial" w:hAnsi="Arial" w:cs="Arial"/>
                <w:sz w:val="16"/>
                <w:szCs w:val="16"/>
              </w:rPr>
              <w:t xml:space="preserve"> s</w:t>
            </w:r>
          </w:p>
        </w:tc>
        <w:tc>
          <w:tcPr>
            <w:tcW w:w="2016" w:type="dxa"/>
            <w:tcBorders>
              <w:top w:val="nil"/>
            </w:tcBorders>
          </w:tcPr>
          <w:p w:rsidR="0057107B" w:rsidRDefault="0057107B" w:rsidP="00121DAB">
            <w:pPr>
              <w:rPr>
                <w:rFonts w:ascii="Arial" w:hAnsi="Arial"/>
                <w:sz w:val="16"/>
              </w:rPr>
            </w:pPr>
            <w:r>
              <w:rPr>
                <w:rFonts w:ascii="Arial" w:hAnsi="Arial"/>
                <w:sz w:val="16"/>
              </w:rPr>
              <w:t>E = N * 1</w:t>
            </w:r>
          </w:p>
        </w:tc>
      </w:tr>
    </w:tbl>
    <w:p w:rsidR="0057107B" w:rsidRPr="00FC3D0F" w:rsidRDefault="0057107B" w:rsidP="0057107B"/>
    <w:p w:rsidR="0057107B" w:rsidRPr="00384227" w:rsidRDefault="0057107B" w:rsidP="0057107B">
      <w:r w:rsidRPr="00384227">
        <w:t>This PID contains</w:t>
      </w:r>
      <w:r>
        <w:t xml:space="preserve"> information for total engine run time, run time at idle, and run time with PTO active.  Each timer is described below.</w:t>
      </w:r>
    </w:p>
    <w:p w:rsidR="0057107B" w:rsidRPr="00384227" w:rsidRDefault="0057107B" w:rsidP="0057107B"/>
    <w:p w:rsidR="0057107B" w:rsidRPr="00384227" w:rsidRDefault="0057107B" w:rsidP="0057107B">
      <w:pPr>
        <w:autoSpaceDE w:val="0"/>
        <w:autoSpaceDN w:val="0"/>
        <w:adjustRightInd w:val="0"/>
      </w:pPr>
      <w:r w:rsidRPr="00384227">
        <w:t>Total Engine Run Time shall display the total engine run time for the life of vehicle.  Total Engine Run Time shall increment while the engine is running. It shall freeze if the engine stalls.  Total Engine Run Time shall never be reset to zero.</w:t>
      </w:r>
    </w:p>
    <w:p w:rsidR="0057107B" w:rsidRPr="00384227" w:rsidRDefault="0057107B" w:rsidP="0057107B">
      <w:pPr>
        <w:autoSpaceDE w:val="0"/>
        <w:autoSpaceDN w:val="0"/>
        <w:adjustRightInd w:val="0"/>
      </w:pPr>
    </w:p>
    <w:p w:rsidR="0057107B" w:rsidRPr="00384227" w:rsidRDefault="0057107B" w:rsidP="0057107B">
      <w:pPr>
        <w:autoSpaceDE w:val="0"/>
        <w:autoSpaceDN w:val="0"/>
        <w:adjustRightInd w:val="0"/>
      </w:pPr>
      <w:r w:rsidRPr="00384227">
        <w:t xml:space="preserve">Total Idle Run Time shall display the total engine idle time for the life of vehicle. </w:t>
      </w:r>
      <w:r>
        <w:t xml:space="preserve"> </w:t>
      </w:r>
      <w:r w:rsidRPr="00384227">
        <w:t xml:space="preserve">Total Idle Run Time shall increment while the engine is running at closed throttle/closed pedal and vehicle speed is less than 5 kph. </w:t>
      </w:r>
      <w:r>
        <w:t xml:space="preserve"> </w:t>
      </w:r>
      <w:r w:rsidRPr="00384227">
        <w:t>It shall freeze if the engine stalls or the engine is no longer at idle.  Total Idle Run Time shall never be reset to zero.</w:t>
      </w:r>
    </w:p>
    <w:p w:rsidR="0057107B" w:rsidRPr="00384227" w:rsidRDefault="0057107B" w:rsidP="0057107B">
      <w:pPr>
        <w:autoSpaceDE w:val="0"/>
        <w:autoSpaceDN w:val="0"/>
        <w:adjustRightInd w:val="0"/>
      </w:pPr>
    </w:p>
    <w:p w:rsidR="0057107B" w:rsidRPr="00384227" w:rsidRDefault="0057107B" w:rsidP="0057107B">
      <w:pPr>
        <w:autoSpaceDE w:val="0"/>
        <w:autoSpaceDN w:val="0"/>
        <w:adjustRightInd w:val="0"/>
      </w:pPr>
      <w:r w:rsidRPr="00384227">
        <w:t xml:space="preserve">Total Run Time With PTO Active shall display the total engine run time with PTO engaged for the life of vehicle. </w:t>
      </w:r>
      <w:r>
        <w:t xml:space="preserve"> </w:t>
      </w:r>
      <w:r w:rsidRPr="00384227">
        <w:t xml:space="preserve">Total Run Time With PTO Active shall increment while the engine is running with PTO engaged. </w:t>
      </w:r>
      <w:r>
        <w:t xml:space="preserve"> </w:t>
      </w:r>
      <w:r w:rsidRPr="00384227">
        <w:t xml:space="preserve">It shall freeze if the engine stalls. </w:t>
      </w:r>
      <w:r>
        <w:t xml:space="preserve"> </w:t>
      </w:r>
      <w:r w:rsidRPr="00384227">
        <w:t>Total Run Time With PTO Active shall never be reset to zero.</w:t>
      </w:r>
    </w:p>
    <w:p w:rsidR="00FF4F2F" w:rsidRDefault="00FF4F2F">
      <w:pPr>
        <w:keepNext w:val="0"/>
        <w:keepLines w:val="0"/>
        <w:rPr>
          <w:ins w:id="310" w:author="Matthew L Kaufer" w:date="2009-04-15T15:28:00Z"/>
        </w:rPr>
      </w:pPr>
    </w:p>
    <w:p w:rsidR="003A7CE6" w:rsidRDefault="003A7CE6">
      <w:pPr>
        <w:keepNext w:val="0"/>
        <w:keepLines w:val="0"/>
      </w:pPr>
      <w:ins w:id="311" w:author="Matthew L Kaufer" w:date="2009-04-15T15:28:00Z">
        <w:r w:rsidRPr="00E62580">
          <w:t>Additional PID information and usage examples are detailed in SAE J1979 and ISO 15031-5.</w:t>
        </w:r>
      </w:ins>
    </w:p>
    <w:p w:rsidR="006D29E0" w:rsidRDefault="006D29E0" w:rsidP="006D29E0">
      <w:pPr>
        <w:pStyle w:val="Heading3"/>
      </w:pPr>
      <w:bookmarkStart w:id="312" w:name="_Toc217457116"/>
      <w:bookmarkStart w:id="313" w:name="_Toc223512799"/>
      <w:r>
        <w:lastRenderedPageBreak/>
        <w:t>ODAR – PID $0080 – Parameter Identifiers Supported - $81 to $A0</w:t>
      </w:r>
      <w:bookmarkEnd w:id="312"/>
      <w:bookmarkEnd w:id="313"/>
    </w:p>
    <w:p w:rsidR="006D29E0" w:rsidRDefault="006D29E0" w:rsidP="006D29E0"/>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D29E0" w:rsidTr="009A6E41">
        <w:trPr>
          <w:cantSplit/>
          <w:jc w:val="center"/>
        </w:trPr>
        <w:tc>
          <w:tcPr>
            <w:tcW w:w="720" w:type="dxa"/>
            <w:tcBorders>
              <w:bottom w:val="single" w:sz="12" w:space="0" w:color="000000"/>
            </w:tcBorders>
          </w:tcPr>
          <w:p w:rsidR="006D29E0" w:rsidRDefault="006D29E0" w:rsidP="009A6E41">
            <w:pPr>
              <w:jc w:val="center"/>
              <w:rPr>
                <w:b/>
                <w:sz w:val="16"/>
              </w:rPr>
            </w:pPr>
            <w:r>
              <w:rPr>
                <w:b/>
                <w:sz w:val="16"/>
              </w:rPr>
              <w:t>PID</w:t>
            </w:r>
          </w:p>
        </w:tc>
        <w:tc>
          <w:tcPr>
            <w:tcW w:w="2880" w:type="dxa"/>
            <w:tcBorders>
              <w:bottom w:val="single" w:sz="12" w:space="0" w:color="000000"/>
            </w:tcBorders>
          </w:tcPr>
          <w:p w:rsidR="006D29E0" w:rsidRDefault="006D29E0" w:rsidP="009A6E41">
            <w:pPr>
              <w:jc w:val="center"/>
              <w:rPr>
                <w:b/>
                <w:sz w:val="16"/>
              </w:rPr>
            </w:pPr>
            <w:r>
              <w:rPr>
                <w:b/>
                <w:sz w:val="16"/>
              </w:rPr>
              <w:t>Signal</w:t>
            </w:r>
          </w:p>
        </w:tc>
        <w:tc>
          <w:tcPr>
            <w:tcW w:w="720" w:type="dxa"/>
            <w:tcBorders>
              <w:bottom w:val="single" w:sz="12" w:space="0" w:color="000000"/>
            </w:tcBorders>
          </w:tcPr>
          <w:p w:rsidR="006D29E0" w:rsidRDefault="006D29E0" w:rsidP="009A6E41">
            <w:pPr>
              <w:jc w:val="center"/>
              <w:rPr>
                <w:b/>
                <w:sz w:val="16"/>
              </w:rPr>
            </w:pPr>
            <w:r>
              <w:rPr>
                <w:b/>
                <w:sz w:val="16"/>
              </w:rPr>
              <w:t>Length (Bytes)</w:t>
            </w:r>
          </w:p>
        </w:tc>
        <w:tc>
          <w:tcPr>
            <w:tcW w:w="720" w:type="dxa"/>
            <w:tcBorders>
              <w:bottom w:val="single" w:sz="12" w:space="0" w:color="000000"/>
            </w:tcBorders>
          </w:tcPr>
          <w:p w:rsidR="006D29E0" w:rsidRDefault="006D29E0" w:rsidP="009A6E41">
            <w:pPr>
              <w:jc w:val="center"/>
              <w:rPr>
                <w:b/>
                <w:sz w:val="16"/>
              </w:rPr>
            </w:pPr>
            <w:r>
              <w:rPr>
                <w:b/>
                <w:sz w:val="16"/>
              </w:rPr>
              <w:t>Data Type</w:t>
            </w:r>
          </w:p>
        </w:tc>
        <w:tc>
          <w:tcPr>
            <w:tcW w:w="2160" w:type="dxa"/>
            <w:tcBorders>
              <w:bottom w:val="single" w:sz="12" w:space="0" w:color="000000"/>
            </w:tcBorders>
          </w:tcPr>
          <w:p w:rsidR="006D29E0" w:rsidRDefault="006D29E0" w:rsidP="009A6E41">
            <w:pPr>
              <w:jc w:val="center"/>
              <w:rPr>
                <w:b/>
                <w:sz w:val="16"/>
              </w:rPr>
            </w:pPr>
            <w:r>
              <w:rPr>
                <w:b/>
                <w:sz w:val="16"/>
              </w:rPr>
              <w:t>Range</w:t>
            </w:r>
          </w:p>
        </w:tc>
        <w:tc>
          <w:tcPr>
            <w:tcW w:w="2160" w:type="dxa"/>
            <w:tcBorders>
              <w:bottom w:val="single" w:sz="12" w:space="0" w:color="000000"/>
            </w:tcBorders>
          </w:tcPr>
          <w:p w:rsidR="006D29E0" w:rsidRDefault="006D29E0" w:rsidP="009A6E41">
            <w:pPr>
              <w:jc w:val="center"/>
              <w:rPr>
                <w:b/>
                <w:sz w:val="16"/>
              </w:rPr>
            </w:pPr>
            <w:r>
              <w:rPr>
                <w:b/>
                <w:sz w:val="16"/>
              </w:rPr>
              <w:t>Conversion</w:t>
            </w:r>
          </w:p>
        </w:tc>
      </w:tr>
      <w:tr w:rsidR="006D29E0" w:rsidTr="009A6E41">
        <w:trPr>
          <w:cantSplit/>
          <w:jc w:val="center"/>
        </w:trPr>
        <w:tc>
          <w:tcPr>
            <w:tcW w:w="720" w:type="dxa"/>
            <w:tcBorders>
              <w:top w:val="nil"/>
            </w:tcBorders>
          </w:tcPr>
          <w:p w:rsidR="006D29E0" w:rsidRDefault="006D29E0" w:rsidP="009A6E41">
            <w:pPr>
              <w:jc w:val="right"/>
              <w:rPr>
                <w:rFonts w:ascii="Arial" w:hAnsi="Arial"/>
                <w:sz w:val="16"/>
              </w:rPr>
            </w:pPr>
            <w:r>
              <w:rPr>
                <w:rFonts w:ascii="Arial" w:hAnsi="Arial"/>
                <w:sz w:val="16"/>
              </w:rPr>
              <w:t>$0080</w:t>
            </w:r>
          </w:p>
        </w:tc>
        <w:tc>
          <w:tcPr>
            <w:tcW w:w="2880" w:type="dxa"/>
            <w:tcBorders>
              <w:top w:val="nil"/>
            </w:tcBorders>
          </w:tcPr>
          <w:p w:rsidR="006D29E0" w:rsidRDefault="006D29E0" w:rsidP="009A6E41">
            <w:pPr>
              <w:rPr>
                <w:rFonts w:ascii="Arial" w:hAnsi="Arial"/>
                <w:sz w:val="16"/>
              </w:rPr>
            </w:pPr>
            <w:r>
              <w:rPr>
                <w:rFonts w:ascii="Arial" w:hAnsi="Arial"/>
                <w:sz w:val="16"/>
              </w:rPr>
              <w:t>Parameter Identifiers Supported - $81 to $A0</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rPr>
                <w:rFonts w:ascii="Arial" w:hAnsi="Arial"/>
                <w:sz w:val="16"/>
              </w:rPr>
            </w:pPr>
            <w:r>
              <w:rPr>
                <w:rFonts w:ascii="Arial" w:hAnsi="Arial"/>
                <w:sz w:val="16"/>
              </w:rPr>
              <w:t>PKT</w:t>
            </w:r>
          </w:p>
        </w:tc>
        <w:tc>
          <w:tcPr>
            <w:tcW w:w="2160" w:type="dxa"/>
            <w:tcBorders>
              <w:top w:val="nil"/>
            </w:tcBorders>
          </w:tcPr>
          <w:p w:rsidR="006D29E0" w:rsidRDefault="006D29E0" w:rsidP="009A6E41">
            <w:pPr>
              <w:rPr>
                <w:rFonts w:ascii="Arial" w:hAnsi="Arial"/>
                <w:sz w:val="16"/>
              </w:rPr>
            </w:pPr>
            <w:r>
              <w:rPr>
                <w:rFonts w:ascii="Arial" w:hAnsi="Arial"/>
                <w:sz w:val="16"/>
              </w:rPr>
              <w:t>N/A</w:t>
            </w:r>
          </w:p>
        </w:tc>
        <w:tc>
          <w:tcPr>
            <w:tcW w:w="2160" w:type="dxa"/>
            <w:tcBorders>
              <w:top w:val="nil"/>
            </w:tcBorders>
          </w:tcPr>
          <w:p w:rsidR="006D29E0" w:rsidRDefault="006D29E0" w:rsidP="009A6E41">
            <w:pPr>
              <w:rPr>
                <w:rFonts w:ascii="Arial" w:hAnsi="Arial"/>
                <w:sz w:val="16"/>
              </w:rPr>
            </w:pPr>
            <w:r>
              <w:rPr>
                <w:rFonts w:ascii="Arial" w:hAnsi="Arial"/>
                <w:sz w:val="16"/>
              </w:rPr>
              <w:t>N/A</w:t>
            </w:r>
          </w:p>
        </w:tc>
      </w:tr>
    </w:tbl>
    <w:p w:rsidR="006D29E0" w:rsidRDefault="006D29E0" w:rsidP="006D29E0"/>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6D29E0" w:rsidTr="009A6E41">
        <w:trPr>
          <w:cantSplit/>
          <w:jc w:val="center"/>
        </w:trPr>
        <w:tc>
          <w:tcPr>
            <w:tcW w:w="2448" w:type="dxa"/>
            <w:tcBorders>
              <w:bottom w:val="single" w:sz="12" w:space="0" w:color="000000"/>
            </w:tcBorders>
          </w:tcPr>
          <w:p w:rsidR="006D29E0" w:rsidRDefault="006D29E0" w:rsidP="009A6E41">
            <w:pPr>
              <w:jc w:val="center"/>
              <w:rPr>
                <w:b/>
                <w:sz w:val="16"/>
              </w:rPr>
            </w:pPr>
            <w:r>
              <w:rPr>
                <w:b/>
                <w:sz w:val="16"/>
              </w:rPr>
              <w:t>Signal</w:t>
            </w:r>
          </w:p>
        </w:tc>
        <w:tc>
          <w:tcPr>
            <w:tcW w:w="720" w:type="dxa"/>
            <w:tcBorders>
              <w:bottom w:val="single" w:sz="12" w:space="0" w:color="000000"/>
            </w:tcBorders>
          </w:tcPr>
          <w:p w:rsidR="006D29E0" w:rsidRDefault="006D29E0" w:rsidP="009A6E41">
            <w:pPr>
              <w:jc w:val="center"/>
              <w:rPr>
                <w:b/>
                <w:sz w:val="16"/>
              </w:rPr>
            </w:pPr>
            <w:r>
              <w:rPr>
                <w:b/>
                <w:sz w:val="16"/>
              </w:rPr>
              <w:t>Start Byte</w:t>
            </w:r>
          </w:p>
        </w:tc>
        <w:tc>
          <w:tcPr>
            <w:tcW w:w="720" w:type="dxa"/>
            <w:tcBorders>
              <w:bottom w:val="single" w:sz="12" w:space="0" w:color="000000"/>
            </w:tcBorders>
          </w:tcPr>
          <w:p w:rsidR="006D29E0" w:rsidRDefault="006D29E0" w:rsidP="009A6E41">
            <w:pPr>
              <w:jc w:val="center"/>
              <w:rPr>
                <w:b/>
                <w:sz w:val="16"/>
              </w:rPr>
            </w:pPr>
            <w:r>
              <w:rPr>
                <w:b/>
                <w:sz w:val="16"/>
              </w:rPr>
              <w:t>Start Bit</w:t>
            </w:r>
          </w:p>
        </w:tc>
        <w:tc>
          <w:tcPr>
            <w:tcW w:w="720" w:type="dxa"/>
            <w:tcBorders>
              <w:bottom w:val="single" w:sz="12" w:space="0" w:color="000000"/>
            </w:tcBorders>
          </w:tcPr>
          <w:p w:rsidR="006D29E0" w:rsidRDefault="006D29E0" w:rsidP="009A6E41">
            <w:pPr>
              <w:jc w:val="center"/>
              <w:rPr>
                <w:b/>
                <w:sz w:val="16"/>
              </w:rPr>
            </w:pPr>
            <w:r>
              <w:rPr>
                <w:b/>
                <w:sz w:val="16"/>
              </w:rPr>
              <w:t>Length (Bits)</w:t>
            </w:r>
          </w:p>
        </w:tc>
        <w:tc>
          <w:tcPr>
            <w:tcW w:w="720" w:type="dxa"/>
            <w:tcBorders>
              <w:bottom w:val="single" w:sz="12" w:space="0" w:color="000000"/>
            </w:tcBorders>
          </w:tcPr>
          <w:p w:rsidR="006D29E0" w:rsidRDefault="006D29E0" w:rsidP="009A6E41">
            <w:pPr>
              <w:jc w:val="center"/>
              <w:rPr>
                <w:b/>
                <w:sz w:val="16"/>
              </w:rPr>
            </w:pPr>
            <w:r>
              <w:rPr>
                <w:b/>
                <w:sz w:val="16"/>
              </w:rPr>
              <w:t>Data Type</w:t>
            </w:r>
          </w:p>
        </w:tc>
        <w:tc>
          <w:tcPr>
            <w:tcW w:w="2016" w:type="dxa"/>
            <w:tcBorders>
              <w:bottom w:val="single" w:sz="12" w:space="0" w:color="000000"/>
            </w:tcBorders>
          </w:tcPr>
          <w:p w:rsidR="006D29E0" w:rsidRDefault="006D29E0" w:rsidP="009A6E41">
            <w:pPr>
              <w:jc w:val="center"/>
              <w:rPr>
                <w:b/>
                <w:sz w:val="16"/>
              </w:rPr>
            </w:pPr>
            <w:r>
              <w:rPr>
                <w:b/>
                <w:sz w:val="16"/>
              </w:rPr>
              <w:t>Range</w:t>
            </w:r>
          </w:p>
        </w:tc>
        <w:tc>
          <w:tcPr>
            <w:tcW w:w="2016" w:type="dxa"/>
            <w:tcBorders>
              <w:bottom w:val="single" w:sz="12" w:space="0" w:color="000000"/>
            </w:tcBorders>
          </w:tcPr>
          <w:p w:rsidR="006D29E0" w:rsidRDefault="006D29E0" w:rsidP="009A6E41">
            <w:pPr>
              <w:jc w:val="center"/>
              <w:rPr>
                <w:b/>
                <w:sz w:val="16"/>
              </w:rPr>
            </w:pPr>
            <w:r>
              <w:rPr>
                <w:b/>
                <w:sz w:val="16"/>
              </w:rPr>
              <w:t>Conversion</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$8</w:t>
            </w:r>
            <w:r w:rsidRPr="005F0F09">
              <w:rPr>
                <w:rFonts w:ascii="Arial" w:hAnsi="Arial" w:cs="Arial"/>
                <w:sz w:val="16"/>
              </w:rPr>
              <w:t>1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7</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$8</w:t>
            </w:r>
            <w:r w:rsidRPr="005F0F09">
              <w:rPr>
                <w:rFonts w:ascii="Arial" w:hAnsi="Arial" w:cs="Arial"/>
                <w:sz w:val="16"/>
              </w:rPr>
              <w:t>2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6</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$8</w:t>
            </w:r>
            <w:r w:rsidRPr="005F0F09">
              <w:rPr>
                <w:rFonts w:ascii="Arial" w:hAnsi="Arial" w:cs="Arial"/>
                <w:sz w:val="16"/>
              </w:rPr>
              <w:t>3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5</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$8</w:t>
            </w:r>
            <w:r w:rsidRPr="005F0F09">
              <w:rPr>
                <w:rFonts w:ascii="Arial" w:hAnsi="Arial" w:cs="Arial"/>
                <w:sz w:val="16"/>
              </w:rPr>
              <w:t>4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$8</w:t>
            </w:r>
            <w:r w:rsidRPr="005F0F09">
              <w:rPr>
                <w:rFonts w:ascii="Arial" w:hAnsi="Arial" w:cs="Arial"/>
                <w:sz w:val="16"/>
              </w:rPr>
              <w:t>5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$8</w:t>
            </w:r>
            <w:r w:rsidRPr="005F0F09">
              <w:rPr>
                <w:rFonts w:ascii="Arial" w:hAnsi="Arial" w:cs="Arial"/>
                <w:sz w:val="16"/>
              </w:rPr>
              <w:t>6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$8</w:t>
            </w:r>
            <w:r w:rsidRPr="005F0F09">
              <w:rPr>
                <w:rFonts w:ascii="Arial" w:hAnsi="Arial" w:cs="Arial"/>
                <w:sz w:val="16"/>
              </w:rPr>
              <w:t>7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$8</w:t>
            </w:r>
            <w:r w:rsidRPr="005F0F09">
              <w:rPr>
                <w:rFonts w:ascii="Arial" w:hAnsi="Arial" w:cs="Arial"/>
                <w:sz w:val="16"/>
              </w:rPr>
              <w:t>8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$8</w:t>
            </w:r>
            <w:r w:rsidRPr="005F0F09">
              <w:rPr>
                <w:rFonts w:ascii="Arial" w:hAnsi="Arial" w:cs="Arial"/>
                <w:sz w:val="16"/>
              </w:rPr>
              <w:t>9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7</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$8</w:t>
            </w:r>
            <w:r w:rsidRPr="005F0F09">
              <w:rPr>
                <w:rFonts w:ascii="Arial" w:hAnsi="Arial" w:cs="Arial"/>
                <w:sz w:val="16"/>
              </w:rPr>
              <w:t>A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6</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$8</w:t>
            </w:r>
            <w:r w:rsidRPr="005F0F09">
              <w:rPr>
                <w:rFonts w:ascii="Arial" w:hAnsi="Arial" w:cs="Arial"/>
                <w:sz w:val="16"/>
              </w:rPr>
              <w:t>B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5</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$8</w:t>
            </w:r>
            <w:r w:rsidRPr="005F0F09">
              <w:rPr>
                <w:rFonts w:ascii="Arial" w:hAnsi="Arial" w:cs="Arial"/>
                <w:sz w:val="16"/>
              </w:rPr>
              <w:t>C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$8</w:t>
            </w:r>
            <w:r w:rsidRPr="005F0F09">
              <w:rPr>
                <w:rFonts w:ascii="Arial" w:hAnsi="Arial" w:cs="Arial"/>
                <w:sz w:val="16"/>
              </w:rPr>
              <w:t>D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$8</w:t>
            </w:r>
            <w:r w:rsidRPr="005F0F09">
              <w:rPr>
                <w:rFonts w:ascii="Arial" w:hAnsi="Arial" w:cs="Arial"/>
                <w:sz w:val="16"/>
              </w:rPr>
              <w:t>E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$8</w:t>
            </w:r>
            <w:r w:rsidRPr="005F0F09">
              <w:rPr>
                <w:rFonts w:ascii="Arial" w:hAnsi="Arial" w:cs="Arial"/>
                <w:sz w:val="16"/>
              </w:rPr>
              <w:t>F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w:t>
            </w:r>
            <w:r>
              <w:rPr>
                <w:rFonts w:ascii="Arial" w:hAnsi="Arial" w:cs="Arial"/>
                <w:sz w:val="16"/>
              </w:rPr>
              <w:t>ID $9</w:t>
            </w:r>
            <w:r w:rsidRPr="005F0F09">
              <w:rPr>
                <w:rFonts w:ascii="Arial" w:hAnsi="Arial" w:cs="Arial"/>
                <w:sz w:val="16"/>
              </w:rPr>
              <w:t>0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$9</w:t>
            </w:r>
            <w:r w:rsidRPr="005F0F09">
              <w:rPr>
                <w:rFonts w:ascii="Arial" w:hAnsi="Arial" w:cs="Arial"/>
                <w:sz w:val="16"/>
              </w:rPr>
              <w:t>1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7</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$9</w:t>
            </w:r>
            <w:r w:rsidRPr="005F0F09">
              <w:rPr>
                <w:rFonts w:ascii="Arial" w:hAnsi="Arial" w:cs="Arial"/>
                <w:sz w:val="16"/>
              </w:rPr>
              <w:t>2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6</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$9</w:t>
            </w:r>
            <w:r w:rsidRPr="005F0F09">
              <w:rPr>
                <w:rFonts w:ascii="Arial" w:hAnsi="Arial" w:cs="Arial"/>
                <w:sz w:val="16"/>
              </w:rPr>
              <w:t>3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5</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$9</w:t>
            </w:r>
            <w:r w:rsidRPr="005F0F09">
              <w:rPr>
                <w:rFonts w:ascii="Arial" w:hAnsi="Arial" w:cs="Arial"/>
                <w:sz w:val="16"/>
              </w:rPr>
              <w:t>4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w:t>
            </w:r>
            <w:r>
              <w:rPr>
                <w:rFonts w:ascii="Arial" w:hAnsi="Arial" w:cs="Arial"/>
                <w:sz w:val="16"/>
              </w:rPr>
              <w:t>D $9</w:t>
            </w:r>
            <w:r w:rsidRPr="005F0F09">
              <w:rPr>
                <w:rFonts w:ascii="Arial" w:hAnsi="Arial" w:cs="Arial"/>
                <w:sz w:val="16"/>
              </w:rPr>
              <w:t>5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$9</w:t>
            </w:r>
            <w:r w:rsidRPr="005F0F09">
              <w:rPr>
                <w:rFonts w:ascii="Arial" w:hAnsi="Arial" w:cs="Arial"/>
                <w:sz w:val="16"/>
              </w:rPr>
              <w:t>6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$9</w:t>
            </w:r>
            <w:r w:rsidRPr="005F0F09">
              <w:rPr>
                <w:rFonts w:ascii="Arial" w:hAnsi="Arial" w:cs="Arial"/>
                <w:sz w:val="16"/>
              </w:rPr>
              <w:t>7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$9</w:t>
            </w:r>
            <w:r w:rsidRPr="005F0F09">
              <w:rPr>
                <w:rFonts w:ascii="Arial" w:hAnsi="Arial" w:cs="Arial"/>
                <w:sz w:val="16"/>
              </w:rPr>
              <w:t>8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$9</w:t>
            </w:r>
            <w:r w:rsidRPr="005F0F09">
              <w:rPr>
                <w:rFonts w:ascii="Arial" w:hAnsi="Arial" w:cs="Arial"/>
                <w:sz w:val="16"/>
              </w:rPr>
              <w:t>9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7</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w:t>
            </w:r>
            <w:r>
              <w:rPr>
                <w:rFonts w:ascii="Arial" w:hAnsi="Arial" w:cs="Arial"/>
                <w:sz w:val="16"/>
              </w:rPr>
              <w:t xml:space="preserve"> $9</w:t>
            </w:r>
            <w:r w:rsidRPr="005F0F09">
              <w:rPr>
                <w:rFonts w:ascii="Arial" w:hAnsi="Arial" w:cs="Arial"/>
                <w:sz w:val="16"/>
              </w:rPr>
              <w:t>A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6</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$9</w:t>
            </w:r>
            <w:r w:rsidRPr="005F0F09">
              <w:rPr>
                <w:rFonts w:ascii="Arial" w:hAnsi="Arial" w:cs="Arial"/>
                <w:sz w:val="16"/>
              </w:rPr>
              <w:t>B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5</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$9</w:t>
            </w:r>
            <w:r w:rsidRPr="005F0F09">
              <w:rPr>
                <w:rFonts w:ascii="Arial" w:hAnsi="Arial" w:cs="Arial"/>
                <w:sz w:val="16"/>
              </w:rPr>
              <w:t>C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$9</w:t>
            </w:r>
            <w:r w:rsidRPr="005F0F09">
              <w:rPr>
                <w:rFonts w:ascii="Arial" w:hAnsi="Arial" w:cs="Arial"/>
                <w:sz w:val="16"/>
              </w:rPr>
              <w:t>D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$9</w:t>
            </w:r>
            <w:r w:rsidRPr="005F0F09">
              <w:rPr>
                <w:rFonts w:ascii="Arial" w:hAnsi="Arial" w:cs="Arial"/>
                <w:sz w:val="16"/>
              </w:rPr>
              <w:t>E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 xml:space="preserve">PID </w:t>
            </w:r>
            <w:r>
              <w:rPr>
                <w:rFonts w:ascii="Arial" w:hAnsi="Arial" w:cs="Arial"/>
                <w:sz w:val="16"/>
              </w:rPr>
              <w:t>$9</w:t>
            </w:r>
            <w:r w:rsidRPr="005F0F09">
              <w:rPr>
                <w:rFonts w:ascii="Arial" w:hAnsi="Arial" w:cs="Arial"/>
                <w:sz w:val="16"/>
              </w:rPr>
              <w:t>F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$A</w:t>
            </w:r>
            <w:r w:rsidRPr="005F0F09">
              <w:rPr>
                <w:rFonts w:ascii="Arial" w:hAnsi="Arial" w:cs="Arial"/>
                <w:sz w:val="16"/>
              </w:rPr>
              <w:t>0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bl>
    <w:p w:rsidR="006D29E0" w:rsidRPr="00BB20AB" w:rsidRDefault="006D29E0" w:rsidP="006D29E0"/>
    <w:p w:rsidR="006D29E0" w:rsidRPr="00BB20AB" w:rsidRDefault="006D29E0" w:rsidP="006D29E0">
      <w:r w:rsidRPr="00BB20AB">
        <w:t>This PID indicates which legislated PIDs, within the range of $81 to $A0, are supported.</w:t>
      </w:r>
      <w:ins w:id="314" w:author="Matthew L Kaufer" w:date="2009-04-15T15:28:00Z">
        <w:r w:rsidR="003A7CE6">
          <w:t xml:space="preserve">  </w:t>
        </w:r>
        <w:r w:rsidR="003A7CE6" w:rsidRPr="00E62580">
          <w:t>Additional PID information and usage examples are detailed in SAE J1979 and ISO 15031-5.</w:t>
        </w:r>
      </w:ins>
    </w:p>
    <w:p w:rsidR="006D29E0" w:rsidRPr="00BB20AB" w:rsidRDefault="006D29E0" w:rsidP="006D29E0"/>
    <w:p w:rsidR="006D29E0" w:rsidRDefault="006D29E0" w:rsidP="006D29E0">
      <w:pPr>
        <w:pStyle w:val="Heading3"/>
      </w:pPr>
      <w:bookmarkStart w:id="315" w:name="_Toc223512800"/>
      <w:r>
        <w:t>ODAR – PID $00A0 – Parameter Identifiers Supported - $A1 to $C0</w:t>
      </w:r>
      <w:bookmarkEnd w:id="315"/>
    </w:p>
    <w:p w:rsidR="006D29E0" w:rsidRDefault="006D29E0" w:rsidP="006D29E0"/>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D29E0" w:rsidTr="009A6E41">
        <w:trPr>
          <w:cantSplit/>
          <w:jc w:val="center"/>
        </w:trPr>
        <w:tc>
          <w:tcPr>
            <w:tcW w:w="720" w:type="dxa"/>
            <w:tcBorders>
              <w:bottom w:val="single" w:sz="12" w:space="0" w:color="000000"/>
            </w:tcBorders>
          </w:tcPr>
          <w:p w:rsidR="006D29E0" w:rsidRDefault="006D29E0" w:rsidP="009A6E41">
            <w:pPr>
              <w:jc w:val="center"/>
              <w:rPr>
                <w:b/>
                <w:sz w:val="16"/>
              </w:rPr>
            </w:pPr>
            <w:r>
              <w:rPr>
                <w:b/>
                <w:sz w:val="16"/>
              </w:rPr>
              <w:t>PID</w:t>
            </w:r>
          </w:p>
        </w:tc>
        <w:tc>
          <w:tcPr>
            <w:tcW w:w="2880" w:type="dxa"/>
            <w:tcBorders>
              <w:bottom w:val="single" w:sz="12" w:space="0" w:color="000000"/>
            </w:tcBorders>
          </w:tcPr>
          <w:p w:rsidR="006D29E0" w:rsidRDefault="006D29E0" w:rsidP="009A6E41">
            <w:pPr>
              <w:jc w:val="center"/>
              <w:rPr>
                <w:b/>
                <w:sz w:val="16"/>
              </w:rPr>
            </w:pPr>
            <w:r>
              <w:rPr>
                <w:b/>
                <w:sz w:val="16"/>
              </w:rPr>
              <w:t>Signal</w:t>
            </w:r>
          </w:p>
        </w:tc>
        <w:tc>
          <w:tcPr>
            <w:tcW w:w="720" w:type="dxa"/>
            <w:tcBorders>
              <w:bottom w:val="single" w:sz="12" w:space="0" w:color="000000"/>
            </w:tcBorders>
          </w:tcPr>
          <w:p w:rsidR="006D29E0" w:rsidRDefault="006D29E0" w:rsidP="009A6E41">
            <w:pPr>
              <w:jc w:val="center"/>
              <w:rPr>
                <w:b/>
                <w:sz w:val="16"/>
              </w:rPr>
            </w:pPr>
            <w:r>
              <w:rPr>
                <w:b/>
                <w:sz w:val="16"/>
              </w:rPr>
              <w:t>Length (Bytes)</w:t>
            </w:r>
          </w:p>
        </w:tc>
        <w:tc>
          <w:tcPr>
            <w:tcW w:w="720" w:type="dxa"/>
            <w:tcBorders>
              <w:bottom w:val="single" w:sz="12" w:space="0" w:color="000000"/>
            </w:tcBorders>
          </w:tcPr>
          <w:p w:rsidR="006D29E0" w:rsidRDefault="006D29E0" w:rsidP="009A6E41">
            <w:pPr>
              <w:jc w:val="center"/>
              <w:rPr>
                <w:b/>
                <w:sz w:val="16"/>
              </w:rPr>
            </w:pPr>
            <w:r>
              <w:rPr>
                <w:b/>
                <w:sz w:val="16"/>
              </w:rPr>
              <w:t>Data Type</w:t>
            </w:r>
          </w:p>
        </w:tc>
        <w:tc>
          <w:tcPr>
            <w:tcW w:w="2160" w:type="dxa"/>
            <w:tcBorders>
              <w:bottom w:val="single" w:sz="12" w:space="0" w:color="000000"/>
            </w:tcBorders>
          </w:tcPr>
          <w:p w:rsidR="006D29E0" w:rsidRDefault="006D29E0" w:rsidP="009A6E41">
            <w:pPr>
              <w:jc w:val="center"/>
              <w:rPr>
                <w:b/>
                <w:sz w:val="16"/>
              </w:rPr>
            </w:pPr>
            <w:r>
              <w:rPr>
                <w:b/>
                <w:sz w:val="16"/>
              </w:rPr>
              <w:t>Range</w:t>
            </w:r>
          </w:p>
        </w:tc>
        <w:tc>
          <w:tcPr>
            <w:tcW w:w="2160" w:type="dxa"/>
            <w:tcBorders>
              <w:bottom w:val="single" w:sz="12" w:space="0" w:color="000000"/>
            </w:tcBorders>
          </w:tcPr>
          <w:p w:rsidR="006D29E0" w:rsidRDefault="006D29E0" w:rsidP="009A6E41">
            <w:pPr>
              <w:jc w:val="center"/>
              <w:rPr>
                <w:b/>
                <w:sz w:val="16"/>
              </w:rPr>
            </w:pPr>
            <w:r>
              <w:rPr>
                <w:b/>
                <w:sz w:val="16"/>
              </w:rPr>
              <w:t>Conversion</w:t>
            </w:r>
          </w:p>
        </w:tc>
      </w:tr>
      <w:tr w:rsidR="006D29E0" w:rsidTr="009A6E41">
        <w:trPr>
          <w:cantSplit/>
          <w:jc w:val="center"/>
        </w:trPr>
        <w:tc>
          <w:tcPr>
            <w:tcW w:w="720" w:type="dxa"/>
            <w:tcBorders>
              <w:top w:val="nil"/>
            </w:tcBorders>
          </w:tcPr>
          <w:p w:rsidR="006D29E0" w:rsidRDefault="006D29E0" w:rsidP="009A6E41">
            <w:pPr>
              <w:jc w:val="right"/>
              <w:rPr>
                <w:rFonts w:ascii="Arial" w:hAnsi="Arial"/>
                <w:sz w:val="16"/>
              </w:rPr>
            </w:pPr>
            <w:r>
              <w:rPr>
                <w:rFonts w:ascii="Arial" w:hAnsi="Arial"/>
                <w:sz w:val="16"/>
              </w:rPr>
              <w:t>$00A0</w:t>
            </w:r>
          </w:p>
        </w:tc>
        <w:tc>
          <w:tcPr>
            <w:tcW w:w="2880" w:type="dxa"/>
            <w:tcBorders>
              <w:top w:val="nil"/>
            </w:tcBorders>
          </w:tcPr>
          <w:p w:rsidR="006D29E0" w:rsidRDefault="006D29E0" w:rsidP="009A6E41">
            <w:pPr>
              <w:rPr>
                <w:rFonts w:ascii="Arial" w:hAnsi="Arial"/>
                <w:sz w:val="16"/>
              </w:rPr>
            </w:pPr>
            <w:r>
              <w:rPr>
                <w:rFonts w:ascii="Arial" w:hAnsi="Arial"/>
                <w:sz w:val="16"/>
              </w:rPr>
              <w:t>Parameter Identifiers Supported - $A1 to $C0</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rPr>
                <w:rFonts w:ascii="Arial" w:hAnsi="Arial"/>
                <w:sz w:val="16"/>
              </w:rPr>
            </w:pPr>
            <w:r>
              <w:rPr>
                <w:rFonts w:ascii="Arial" w:hAnsi="Arial"/>
                <w:sz w:val="16"/>
              </w:rPr>
              <w:t>PKT</w:t>
            </w:r>
          </w:p>
        </w:tc>
        <w:tc>
          <w:tcPr>
            <w:tcW w:w="2160" w:type="dxa"/>
            <w:tcBorders>
              <w:top w:val="nil"/>
            </w:tcBorders>
          </w:tcPr>
          <w:p w:rsidR="006D29E0" w:rsidRDefault="006D29E0" w:rsidP="009A6E41">
            <w:pPr>
              <w:rPr>
                <w:rFonts w:ascii="Arial" w:hAnsi="Arial"/>
                <w:sz w:val="16"/>
              </w:rPr>
            </w:pPr>
            <w:r>
              <w:rPr>
                <w:rFonts w:ascii="Arial" w:hAnsi="Arial"/>
                <w:sz w:val="16"/>
              </w:rPr>
              <w:t>N/A</w:t>
            </w:r>
          </w:p>
        </w:tc>
        <w:tc>
          <w:tcPr>
            <w:tcW w:w="2160" w:type="dxa"/>
            <w:tcBorders>
              <w:top w:val="nil"/>
            </w:tcBorders>
          </w:tcPr>
          <w:p w:rsidR="006D29E0" w:rsidRDefault="006D29E0" w:rsidP="009A6E41">
            <w:pPr>
              <w:rPr>
                <w:rFonts w:ascii="Arial" w:hAnsi="Arial"/>
                <w:sz w:val="16"/>
              </w:rPr>
            </w:pPr>
            <w:r>
              <w:rPr>
                <w:rFonts w:ascii="Arial" w:hAnsi="Arial"/>
                <w:sz w:val="16"/>
              </w:rPr>
              <w:t>N/A</w:t>
            </w:r>
          </w:p>
        </w:tc>
      </w:tr>
    </w:tbl>
    <w:p w:rsidR="006D29E0" w:rsidRDefault="006D29E0" w:rsidP="006D29E0"/>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6D29E0" w:rsidTr="009A6E41">
        <w:trPr>
          <w:cantSplit/>
          <w:jc w:val="center"/>
        </w:trPr>
        <w:tc>
          <w:tcPr>
            <w:tcW w:w="2448" w:type="dxa"/>
            <w:tcBorders>
              <w:bottom w:val="single" w:sz="12" w:space="0" w:color="000000"/>
            </w:tcBorders>
          </w:tcPr>
          <w:p w:rsidR="006D29E0" w:rsidRDefault="006D29E0" w:rsidP="009A6E41">
            <w:pPr>
              <w:jc w:val="center"/>
              <w:rPr>
                <w:b/>
                <w:sz w:val="16"/>
              </w:rPr>
            </w:pPr>
            <w:r>
              <w:rPr>
                <w:b/>
                <w:sz w:val="16"/>
              </w:rPr>
              <w:t>Signal</w:t>
            </w:r>
          </w:p>
        </w:tc>
        <w:tc>
          <w:tcPr>
            <w:tcW w:w="720" w:type="dxa"/>
            <w:tcBorders>
              <w:bottom w:val="single" w:sz="12" w:space="0" w:color="000000"/>
            </w:tcBorders>
          </w:tcPr>
          <w:p w:rsidR="006D29E0" w:rsidRDefault="006D29E0" w:rsidP="009A6E41">
            <w:pPr>
              <w:jc w:val="center"/>
              <w:rPr>
                <w:b/>
                <w:sz w:val="16"/>
              </w:rPr>
            </w:pPr>
            <w:r>
              <w:rPr>
                <w:b/>
                <w:sz w:val="16"/>
              </w:rPr>
              <w:t>Start Byte</w:t>
            </w:r>
          </w:p>
        </w:tc>
        <w:tc>
          <w:tcPr>
            <w:tcW w:w="720" w:type="dxa"/>
            <w:tcBorders>
              <w:bottom w:val="single" w:sz="12" w:space="0" w:color="000000"/>
            </w:tcBorders>
          </w:tcPr>
          <w:p w:rsidR="006D29E0" w:rsidRDefault="006D29E0" w:rsidP="009A6E41">
            <w:pPr>
              <w:jc w:val="center"/>
              <w:rPr>
                <w:b/>
                <w:sz w:val="16"/>
              </w:rPr>
            </w:pPr>
            <w:r>
              <w:rPr>
                <w:b/>
                <w:sz w:val="16"/>
              </w:rPr>
              <w:t>Start Bit</w:t>
            </w:r>
          </w:p>
        </w:tc>
        <w:tc>
          <w:tcPr>
            <w:tcW w:w="720" w:type="dxa"/>
            <w:tcBorders>
              <w:bottom w:val="single" w:sz="12" w:space="0" w:color="000000"/>
            </w:tcBorders>
          </w:tcPr>
          <w:p w:rsidR="006D29E0" w:rsidRDefault="006D29E0" w:rsidP="009A6E41">
            <w:pPr>
              <w:jc w:val="center"/>
              <w:rPr>
                <w:b/>
                <w:sz w:val="16"/>
              </w:rPr>
            </w:pPr>
            <w:r>
              <w:rPr>
                <w:b/>
                <w:sz w:val="16"/>
              </w:rPr>
              <w:t>Length (Bits)</w:t>
            </w:r>
          </w:p>
        </w:tc>
        <w:tc>
          <w:tcPr>
            <w:tcW w:w="720" w:type="dxa"/>
            <w:tcBorders>
              <w:bottom w:val="single" w:sz="12" w:space="0" w:color="000000"/>
            </w:tcBorders>
          </w:tcPr>
          <w:p w:rsidR="006D29E0" w:rsidRDefault="006D29E0" w:rsidP="009A6E41">
            <w:pPr>
              <w:jc w:val="center"/>
              <w:rPr>
                <w:b/>
                <w:sz w:val="16"/>
              </w:rPr>
            </w:pPr>
            <w:r>
              <w:rPr>
                <w:b/>
                <w:sz w:val="16"/>
              </w:rPr>
              <w:t>Data Type</w:t>
            </w:r>
          </w:p>
        </w:tc>
        <w:tc>
          <w:tcPr>
            <w:tcW w:w="2016" w:type="dxa"/>
            <w:tcBorders>
              <w:bottom w:val="single" w:sz="12" w:space="0" w:color="000000"/>
            </w:tcBorders>
          </w:tcPr>
          <w:p w:rsidR="006D29E0" w:rsidRDefault="006D29E0" w:rsidP="009A6E41">
            <w:pPr>
              <w:jc w:val="center"/>
              <w:rPr>
                <w:b/>
                <w:sz w:val="16"/>
              </w:rPr>
            </w:pPr>
            <w:r>
              <w:rPr>
                <w:b/>
                <w:sz w:val="16"/>
              </w:rPr>
              <w:t>Range</w:t>
            </w:r>
          </w:p>
        </w:tc>
        <w:tc>
          <w:tcPr>
            <w:tcW w:w="2016" w:type="dxa"/>
            <w:tcBorders>
              <w:bottom w:val="single" w:sz="12" w:space="0" w:color="000000"/>
            </w:tcBorders>
          </w:tcPr>
          <w:p w:rsidR="006D29E0" w:rsidRDefault="006D29E0" w:rsidP="009A6E41">
            <w:pPr>
              <w:jc w:val="center"/>
              <w:rPr>
                <w:b/>
                <w:sz w:val="16"/>
              </w:rPr>
            </w:pPr>
            <w:r>
              <w:rPr>
                <w:b/>
                <w:sz w:val="16"/>
              </w:rPr>
              <w:t>Conversion</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$A1</w:t>
            </w:r>
            <w:r w:rsidRPr="005F0F09">
              <w:rPr>
                <w:rFonts w:ascii="Arial" w:hAnsi="Arial" w:cs="Arial"/>
                <w:sz w:val="16"/>
              </w:rPr>
              <w:t xml:space="preserve">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7</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$A2</w:t>
            </w:r>
            <w:r w:rsidRPr="005F0F09">
              <w:rPr>
                <w:rFonts w:ascii="Arial" w:hAnsi="Arial" w:cs="Arial"/>
                <w:sz w:val="16"/>
              </w:rPr>
              <w:t xml:space="preserve">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6</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$A</w:t>
            </w:r>
            <w:r w:rsidRPr="005F0F09">
              <w:rPr>
                <w:rFonts w:ascii="Arial" w:hAnsi="Arial" w:cs="Arial"/>
                <w:sz w:val="16"/>
              </w:rPr>
              <w:t>3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5</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$A</w:t>
            </w:r>
            <w:r w:rsidRPr="005F0F09">
              <w:rPr>
                <w:rFonts w:ascii="Arial" w:hAnsi="Arial" w:cs="Arial"/>
                <w:sz w:val="16"/>
              </w:rPr>
              <w:t>4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$A</w:t>
            </w:r>
            <w:r w:rsidRPr="005F0F09">
              <w:rPr>
                <w:rFonts w:ascii="Arial" w:hAnsi="Arial" w:cs="Arial"/>
                <w:sz w:val="16"/>
              </w:rPr>
              <w:t>5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$A</w:t>
            </w:r>
            <w:r w:rsidRPr="005F0F09">
              <w:rPr>
                <w:rFonts w:ascii="Arial" w:hAnsi="Arial" w:cs="Arial"/>
                <w:sz w:val="16"/>
              </w:rPr>
              <w:t>6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lastRenderedPageBreak/>
              <w:t>PID $A</w:t>
            </w:r>
            <w:r w:rsidRPr="005F0F09">
              <w:rPr>
                <w:rFonts w:ascii="Arial" w:hAnsi="Arial" w:cs="Arial"/>
                <w:sz w:val="16"/>
              </w:rPr>
              <w:t>7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$A</w:t>
            </w:r>
            <w:r w:rsidRPr="005F0F09">
              <w:rPr>
                <w:rFonts w:ascii="Arial" w:hAnsi="Arial" w:cs="Arial"/>
                <w:sz w:val="16"/>
              </w:rPr>
              <w:t>8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$A</w:t>
            </w:r>
            <w:r w:rsidRPr="005F0F09">
              <w:rPr>
                <w:rFonts w:ascii="Arial" w:hAnsi="Arial" w:cs="Arial"/>
                <w:sz w:val="16"/>
              </w:rPr>
              <w:t>9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7</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$A</w:t>
            </w:r>
            <w:r w:rsidRPr="005F0F09">
              <w:rPr>
                <w:rFonts w:ascii="Arial" w:hAnsi="Arial" w:cs="Arial"/>
                <w:sz w:val="16"/>
              </w:rPr>
              <w:t>A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6</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$A</w:t>
            </w:r>
            <w:r w:rsidRPr="005F0F09">
              <w:rPr>
                <w:rFonts w:ascii="Arial" w:hAnsi="Arial" w:cs="Arial"/>
                <w:sz w:val="16"/>
              </w:rPr>
              <w:t>B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5</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$A</w:t>
            </w:r>
            <w:r w:rsidRPr="005F0F09">
              <w:rPr>
                <w:rFonts w:ascii="Arial" w:hAnsi="Arial" w:cs="Arial"/>
                <w:sz w:val="16"/>
              </w:rPr>
              <w:t>C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$A</w:t>
            </w:r>
            <w:r w:rsidRPr="005F0F09">
              <w:rPr>
                <w:rFonts w:ascii="Arial" w:hAnsi="Arial" w:cs="Arial"/>
                <w:sz w:val="16"/>
              </w:rPr>
              <w:t>D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$A</w:t>
            </w:r>
            <w:r w:rsidRPr="005F0F09">
              <w:rPr>
                <w:rFonts w:ascii="Arial" w:hAnsi="Arial" w:cs="Arial"/>
                <w:sz w:val="16"/>
              </w:rPr>
              <w:t>E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$A</w:t>
            </w:r>
            <w:r w:rsidRPr="005F0F09">
              <w:rPr>
                <w:rFonts w:ascii="Arial" w:hAnsi="Arial" w:cs="Arial"/>
                <w:sz w:val="16"/>
              </w:rPr>
              <w:t>F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w:t>
            </w:r>
            <w:r>
              <w:rPr>
                <w:rFonts w:ascii="Arial" w:hAnsi="Arial" w:cs="Arial"/>
                <w:sz w:val="16"/>
              </w:rPr>
              <w:t>ID $B</w:t>
            </w:r>
            <w:r w:rsidRPr="005F0F09">
              <w:rPr>
                <w:rFonts w:ascii="Arial" w:hAnsi="Arial" w:cs="Arial"/>
                <w:sz w:val="16"/>
              </w:rPr>
              <w:t>0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$B</w:t>
            </w:r>
            <w:r w:rsidRPr="005F0F09">
              <w:rPr>
                <w:rFonts w:ascii="Arial" w:hAnsi="Arial" w:cs="Arial"/>
                <w:sz w:val="16"/>
              </w:rPr>
              <w:t>1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7</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$B</w:t>
            </w:r>
            <w:r w:rsidRPr="005F0F09">
              <w:rPr>
                <w:rFonts w:ascii="Arial" w:hAnsi="Arial" w:cs="Arial"/>
                <w:sz w:val="16"/>
              </w:rPr>
              <w:t>2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6</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$B</w:t>
            </w:r>
            <w:r w:rsidRPr="005F0F09">
              <w:rPr>
                <w:rFonts w:ascii="Arial" w:hAnsi="Arial" w:cs="Arial"/>
                <w:sz w:val="16"/>
              </w:rPr>
              <w:t>3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5</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$B</w:t>
            </w:r>
            <w:r w:rsidRPr="005F0F09">
              <w:rPr>
                <w:rFonts w:ascii="Arial" w:hAnsi="Arial" w:cs="Arial"/>
                <w:sz w:val="16"/>
              </w:rPr>
              <w:t>4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w:t>
            </w:r>
            <w:r>
              <w:rPr>
                <w:rFonts w:ascii="Arial" w:hAnsi="Arial" w:cs="Arial"/>
                <w:sz w:val="16"/>
              </w:rPr>
              <w:t>D $B</w:t>
            </w:r>
            <w:r w:rsidRPr="005F0F09">
              <w:rPr>
                <w:rFonts w:ascii="Arial" w:hAnsi="Arial" w:cs="Arial"/>
                <w:sz w:val="16"/>
              </w:rPr>
              <w:t>5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$B</w:t>
            </w:r>
            <w:r w:rsidRPr="005F0F09">
              <w:rPr>
                <w:rFonts w:ascii="Arial" w:hAnsi="Arial" w:cs="Arial"/>
                <w:sz w:val="16"/>
              </w:rPr>
              <w:t>6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$B</w:t>
            </w:r>
            <w:r w:rsidRPr="005F0F09">
              <w:rPr>
                <w:rFonts w:ascii="Arial" w:hAnsi="Arial" w:cs="Arial"/>
                <w:sz w:val="16"/>
              </w:rPr>
              <w:t>7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$B</w:t>
            </w:r>
            <w:r w:rsidRPr="005F0F09">
              <w:rPr>
                <w:rFonts w:ascii="Arial" w:hAnsi="Arial" w:cs="Arial"/>
                <w:sz w:val="16"/>
              </w:rPr>
              <w:t>8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$B</w:t>
            </w:r>
            <w:r w:rsidRPr="005F0F09">
              <w:rPr>
                <w:rFonts w:ascii="Arial" w:hAnsi="Arial" w:cs="Arial"/>
                <w:sz w:val="16"/>
              </w:rPr>
              <w:t>9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7</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w:t>
            </w:r>
            <w:r>
              <w:rPr>
                <w:rFonts w:ascii="Arial" w:hAnsi="Arial" w:cs="Arial"/>
                <w:sz w:val="16"/>
              </w:rPr>
              <w:t xml:space="preserve"> $B</w:t>
            </w:r>
            <w:r w:rsidRPr="005F0F09">
              <w:rPr>
                <w:rFonts w:ascii="Arial" w:hAnsi="Arial" w:cs="Arial"/>
                <w:sz w:val="16"/>
              </w:rPr>
              <w:t>A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6</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$B</w:t>
            </w:r>
            <w:r w:rsidRPr="005F0F09">
              <w:rPr>
                <w:rFonts w:ascii="Arial" w:hAnsi="Arial" w:cs="Arial"/>
                <w:sz w:val="16"/>
              </w:rPr>
              <w:t>B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5</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$B</w:t>
            </w:r>
            <w:r w:rsidRPr="005F0F09">
              <w:rPr>
                <w:rFonts w:ascii="Arial" w:hAnsi="Arial" w:cs="Arial"/>
                <w:sz w:val="16"/>
              </w:rPr>
              <w:t>C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$B</w:t>
            </w:r>
            <w:r w:rsidRPr="005F0F09">
              <w:rPr>
                <w:rFonts w:ascii="Arial" w:hAnsi="Arial" w:cs="Arial"/>
                <w:sz w:val="16"/>
              </w:rPr>
              <w:t>D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$B</w:t>
            </w:r>
            <w:r w:rsidRPr="005F0F09">
              <w:rPr>
                <w:rFonts w:ascii="Arial" w:hAnsi="Arial" w:cs="Arial"/>
                <w:sz w:val="16"/>
              </w:rPr>
              <w:t>E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 xml:space="preserve">PID </w:t>
            </w:r>
            <w:r>
              <w:rPr>
                <w:rFonts w:ascii="Arial" w:hAnsi="Arial" w:cs="Arial"/>
                <w:sz w:val="16"/>
              </w:rPr>
              <w:t>$B</w:t>
            </w:r>
            <w:r w:rsidRPr="005F0F09">
              <w:rPr>
                <w:rFonts w:ascii="Arial" w:hAnsi="Arial" w:cs="Arial"/>
                <w:sz w:val="16"/>
              </w:rPr>
              <w:t>F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$C</w:t>
            </w:r>
            <w:r w:rsidRPr="005F0F09">
              <w:rPr>
                <w:rFonts w:ascii="Arial" w:hAnsi="Arial" w:cs="Arial"/>
                <w:sz w:val="16"/>
              </w:rPr>
              <w:t>0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bl>
    <w:p w:rsidR="006D29E0" w:rsidRPr="00BB20AB" w:rsidRDefault="006D29E0" w:rsidP="006D29E0"/>
    <w:p w:rsidR="006D29E0" w:rsidRPr="00BB20AB" w:rsidRDefault="006D29E0" w:rsidP="006D29E0">
      <w:r w:rsidRPr="00BB20AB">
        <w:t xml:space="preserve">This PID indicates which legislated PIDs, within the range of </w:t>
      </w:r>
      <w:r>
        <w:t>$A</w:t>
      </w:r>
      <w:r w:rsidRPr="00BB20AB">
        <w:t>1 to $</w:t>
      </w:r>
      <w:r>
        <w:t>C</w:t>
      </w:r>
      <w:r w:rsidRPr="00BB20AB">
        <w:t>0, are supported.</w:t>
      </w:r>
      <w:ins w:id="316" w:author="Matthew L Kaufer" w:date="2009-04-15T15:28:00Z">
        <w:r w:rsidR="003A7CE6">
          <w:t xml:space="preserve">  </w:t>
        </w:r>
        <w:r w:rsidR="003A7CE6" w:rsidRPr="00E62580">
          <w:t>Additional PID information and usage examples are detailed in SAE J1979 and ISO 15031-5.</w:t>
        </w:r>
      </w:ins>
    </w:p>
    <w:p w:rsidR="006D29E0" w:rsidRPr="00BB20AB" w:rsidRDefault="006D29E0" w:rsidP="006D29E0"/>
    <w:p w:rsidR="006D29E0" w:rsidRDefault="006D29E0" w:rsidP="006D29E0">
      <w:pPr>
        <w:pStyle w:val="Heading3"/>
      </w:pPr>
      <w:bookmarkStart w:id="317" w:name="_Toc223512801"/>
      <w:r>
        <w:t>ODAR – PID $00C0 – Parameter Identifiers Supported - $C1 to $E0</w:t>
      </w:r>
      <w:bookmarkEnd w:id="317"/>
    </w:p>
    <w:p w:rsidR="006D29E0" w:rsidRDefault="006D29E0" w:rsidP="006D29E0"/>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D29E0" w:rsidTr="009A6E41">
        <w:trPr>
          <w:cantSplit/>
          <w:jc w:val="center"/>
        </w:trPr>
        <w:tc>
          <w:tcPr>
            <w:tcW w:w="720" w:type="dxa"/>
            <w:tcBorders>
              <w:bottom w:val="single" w:sz="12" w:space="0" w:color="000000"/>
            </w:tcBorders>
          </w:tcPr>
          <w:p w:rsidR="006D29E0" w:rsidRDefault="006D29E0" w:rsidP="009A6E41">
            <w:pPr>
              <w:jc w:val="center"/>
              <w:rPr>
                <w:b/>
                <w:sz w:val="16"/>
              </w:rPr>
            </w:pPr>
            <w:r>
              <w:rPr>
                <w:b/>
                <w:sz w:val="16"/>
              </w:rPr>
              <w:t>PID</w:t>
            </w:r>
          </w:p>
        </w:tc>
        <w:tc>
          <w:tcPr>
            <w:tcW w:w="2880" w:type="dxa"/>
            <w:tcBorders>
              <w:bottom w:val="single" w:sz="12" w:space="0" w:color="000000"/>
            </w:tcBorders>
          </w:tcPr>
          <w:p w:rsidR="006D29E0" w:rsidRDefault="006D29E0" w:rsidP="009A6E41">
            <w:pPr>
              <w:jc w:val="center"/>
              <w:rPr>
                <w:b/>
                <w:sz w:val="16"/>
              </w:rPr>
            </w:pPr>
            <w:r>
              <w:rPr>
                <w:b/>
                <w:sz w:val="16"/>
              </w:rPr>
              <w:t>Signal</w:t>
            </w:r>
          </w:p>
        </w:tc>
        <w:tc>
          <w:tcPr>
            <w:tcW w:w="720" w:type="dxa"/>
            <w:tcBorders>
              <w:bottom w:val="single" w:sz="12" w:space="0" w:color="000000"/>
            </w:tcBorders>
          </w:tcPr>
          <w:p w:rsidR="006D29E0" w:rsidRDefault="006D29E0" w:rsidP="009A6E41">
            <w:pPr>
              <w:jc w:val="center"/>
              <w:rPr>
                <w:b/>
                <w:sz w:val="16"/>
              </w:rPr>
            </w:pPr>
            <w:r>
              <w:rPr>
                <w:b/>
                <w:sz w:val="16"/>
              </w:rPr>
              <w:t>Length (Bytes)</w:t>
            </w:r>
          </w:p>
        </w:tc>
        <w:tc>
          <w:tcPr>
            <w:tcW w:w="720" w:type="dxa"/>
            <w:tcBorders>
              <w:bottom w:val="single" w:sz="12" w:space="0" w:color="000000"/>
            </w:tcBorders>
          </w:tcPr>
          <w:p w:rsidR="006D29E0" w:rsidRDefault="006D29E0" w:rsidP="009A6E41">
            <w:pPr>
              <w:jc w:val="center"/>
              <w:rPr>
                <w:b/>
                <w:sz w:val="16"/>
              </w:rPr>
            </w:pPr>
            <w:r>
              <w:rPr>
                <w:b/>
                <w:sz w:val="16"/>
              </w:rPr>
              <w:t>Data Type</w:t>
            </w:r>
          </w:p>
        </w:tc>
        <w:tc>
          <w:tcPr>
            <w:tcW w:w="2160" w:type="dxa"/>
            <w:tcBorders>
              <w:bottom w:val="single" w:sz="12" w:space="0" w:color="000000"/>
            </w:tcBorders>
          </w:tcPr>
          <w:p w:rsidR="006D29E0" w:rsidRDefault="006D29E0" w:rsidP="009A6E41">
            <w:pPr>
              <w:jc w:val="center"/>
              <w:rPr>
                <w:b/>
                <w:sz w:val="16"/>
              </w:rPr>
            </w:pPr>
            <w:r>
              <w:rPr>
                <w:b/>
                <w:sz w:val="16"/>
              </w:rPr>
              <w:t>Range</w:t>
            </w:r>
          </w:p>
        </w:tc>
        <w:tc>
          <w:tcPr>
            <w:tcW w:w="2160" w:type="dxa"/>
            <w:tcBorders>
              <w:bottom w:val="single" w:sz="12" w:space="0" w:color="000000"/>
            </w:tcBorders>
          </w:tcPr>
          <w:p w:rsidR="006D29E0" w:rsidRDefault="006D29E0" w:rsidP="009A6E41">
            <w:pPr>
              <w:jc w:val="center"/>
              <w:rPr>
                <w:b/>
                <w:sz w:val="16"/>
              </w:rPr>
            </w:pPr>
            <w:r>
              <w:rPr>
                <w:b/>
                <w:sz w:val="16"/>
              </w:rPr>
              <w:t>Conversion</w:t>
            </w:r>
          </w:p>
        </w:tc>
      </w:tr>
      <w:tr w:rsidR="006D29E0" w:rsidTr="009A6E41">
        <w:trPr>
          <w:cantSplit/>
          <w:jc w:val="center"/>
        </w:trPr>
        <w:tc>
          <w:tcPr>
            <w:tcW w:w="720" w:type="dxa"/>
            <w:tcBorders>
              <w:top w:val="nil"/>
            </w:tcBorders>
          </w:tcPr>
          <w:p w:rsidR="006D29E0" w:rsidRDefault="006D29E0" w:rsidP="009A6E41">
            <w:pPr>
              <w:jc w:val="right"/>
              <w:rPr>
                <w:rFonts w:ascii="Arial" w:hAnsi="Arial"/>
                <w:sz w:val="16"/>
              </w:rPr>
            </w:pPr>
            <w:r>
              <w:rPr>
                <w:rFonts w:ascii="Arial" w:hAnsi="Arial"/>
                <w:sz w:val="16"/>
              </w:rPr>
              <w:t>$00C0</w:t>
            </w:r>
          </w:p>
        </w:tc>
        <w:tc>
          <w:tcPr>
            <w:tcW w:w="2880" w:type="dxa"/>
            <w:tcBorders>
              <w:top w:val="nil"/>
            </w:tcBorders>
          </w:tcPr>
          <w:p w:rsidR="006D29E0" w:rsidRDefault="006D29E0" w:rsidP="009A6E41">
            <w:pPr>
              <w:rPr>
                <w:rFonts w:ascii="Arial" w:hAnsi="Arial"/>
                <w:sz w:val="16"/>
              </w:rPr>
            </w:pPr>
            <w:r>
              <w:rPr>
                <w:rFonts w:ascii="Arial" w:hAnsi="Arial"/>
                <w:sz w:val="16"/>
              </w:rPr>
              <w:t>Parameter Identifiers Supported - $C1 to $E0</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rPr>
                <w:rFonts w:ascii="Arial" w:hAnsi="Arial"/>
                <w:sz w:val="16"/>
              </w:rPr>
            </w:pPr>
            <w:r>
              <w:rPr>
                <w:rFonts w:ascii="Arial" w:hAnsi="Arial"/>
                <w:sz w:val="16"/>
              </w:rPr>
              <w:t>PKT</w:t>
            </w:r>
          </w:p>
        </w:tc>
        <w:tc>
          <w:tcPr>
            <w:tcW w:w="2160" w:type="dxa"/>
            <w:tcBorders>
              <w:top w:val="nil"/>
            </w:tcBorders>
          </w:tcPr>
          <w:p w:rsidR="006D29E0" w:rsidRDefault="006D29E0" w:rsidP="009A6E41">
            <w:pPr>
              <w:rPr>
                <w:rFonts w:ascii="Arial" w:hAnsi="Arial"/>
                <w:sz w:val="16"/>
              </w:rPr>
            </w:pPr>
            <w:r>
              <w:rPr>
                <w:rFonts w:ascii="Arial" w:hAnsi="Arial"/>
                <w:sz w:val="16"/>
              </w:rPr>
              <w:t>N/A</w:t>
            </w:r>
          </w:p>
        </w:tc>
        <w:tc>
          <w:tcPr>
            <w:tcW w:w="2160" w:type="dxa"/>
            <w:tcBorders>
              <w:top w:val="nil"/>
            </w:tcBorders>
          </w:tcPr>
          <w:p w:rsidR="006D29E0" w:rsidRDefault="006D29E0" w:rsidP="009A6E41">
            <w:pPr>
              <w:rPr>
                <w:rFonts w:ascii="Arial" w:hAnsi="Arial"/>
                <w:sz w:val="16"/>
              </w:rPr>
            </w:pPr>
            <w:r>
              <w:rPr>
                <w:rFonts w:ascii="Arial" w:hAnsi="Arial"/>
                <w:sz w:val="16"/>
              </w:rPr>
              <w:t>N/A</w:t>
            </w:r>
          </w:p>
        </w:tc>
      </w:tr>
    </w:tbl>
    <w:p w:rsidR="006D29E0" w:rsidRDefault="006D29E0" w:rsidP="006D29E0"/>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6D29E0" w:rsidTr="009A6E41">
        <w:trPr>
          <w:cantSplit/>
          <w:jc w:val="center"/>
        </w:trPr>
        <w:tc>
          <w:tcPr>
            <w:tcW w:w="2448" w:type="dxa"/>
            <w:tcBorders>
              <w:bottom w:val="single" w:sz="12" w:space="0" w:color="000000"/>
            </w:tcBorders>
          </w:tcPr>
          <w:p w:rsidR="006D29E0" w:rsidRDefault="006D29E0" w:rsidP="009A6E41">
            <w:pPr>
              <w:jc w:val="center"/>
              <w:rPr>
                <w:b/>
                <w:sz w:val="16"/>
              </w:rPr>
            </w:pPr>
            <w:r>
              <w:rPr>
                <w:b/>
                <w:sz w:val="16"/>
              </w:rPr>
              <w:t>Signal</w:t>
            </w:r>
          </w:p>
        </w:tc>
        <w:tc>
          <w:tcPr>
            <w:tcW w:w="720" w:type="dxa"/>
            <w:tcBorders>
              <w:bottom w:val="single" w:sz="12" w:space="0" w:color="000000"/>
            </w:tcBorders>
          </w:tcPr>
          <w:p w:rsidR="006D29E0" w:rsidRDefault="006D29E0" w:rsidP="009A6E41">
            <w:pPr>
              <w:jc w:val="center"/>
              <w:rPr>
                <w:b/>
                <w:sz w:val="16"/>
              </w:rPr>
            </w:pPr>
            <w:r>
              <w:rPr>
                <w:b/>
                <w:sz w:val="16"/>
              </w:rPr>
              <w:t>Start Byte</w:t>
            </w:r>
          </w:p>
        </w:tc>
        <w:tc>
          <w:tcPr>
            <w:tcW w:w="720" w:type="dxa"/>
            <w:tcBorders>
              <w:bottom w:val="single" w:sz="12" w:space="0" w:color="000000"/>
            </w:tcBorders>
          </w:tcPr>
          <w:p w:rsidR="006D29E0" w:rsidRDefault="006D29E0" w:rsidP="009A6E41">
            <w:pPr>
              <w:jc w:val="center"/>
              <w:rPr>
                <w:b/>
                <w:sz w:val="16"/>
              </w:rPr>
            </w:pPr>
            <w:r>
              <w:rPr>
                <w:b/>
                <w:sz w:val="16"/>
              </w:rPr>
              <w:t>Start Bit</w:t>
            </w:r>
          </w:p>
        </w:tc>
        <w:tc>
          <w:tcPr>
            <w:tcW w:w="720" w:type="dxa"/>
            <w:tcBorders>
              <w:bottom w:val="single" w:sz="12" w:space="0" w:color="000000"/>
            </w:tcBorders>
          </w:tcPr>
          <w:p w:rsidR="006D29E0" w:rsidRDefault="006D29E0" w:rsidP="009A6E41">
            <w:pPr>
              <w:jc w:val="center"/>
              <w:rPr>
                <w:b/>
                <w:sz w:val="16"/>
              </w:rPr>
            </w:pPr>
            <w:r>
              <w:rPr>
                <w:b/>
                <w:sz w:val="16"/>
              </w:rPr>
              <w:t>Length (Bits)</w:t>
            </w:r>
          </w:p>
        </w:tc>
        <w:tc>
          <w:tcPr>
            <w:tcW w:w="720" w:type="dxa"/>
            <w:tcBorders>
              <w:bottom w:val="single" w:sz="12" w:space="0" w:color="000000"/>
            </w:tcBorders>
          </w:tcPr>
          <w:p w:rsidR="006D29E0" w:rsidRDefault="006D29E0" w:rsidP="009A6E41">
            <w:pPr>
              <w:jc w:val="center"/>
              <w:rPr>
                <w:b/>
                <w:sz w:val="16"/>
              </w:rPr>
            </w:pPr>
            <w:r>
              <w:rPr>
                <w:b/>
                <w:sz w:val="16"/>
              </w:rPr>
              <w:t>Data Type</w:t>
            </w:r>
          </w:p>
        </w:tc>
        <w:tc>
          <w:tcPr>
            <w:tcW w:w="2016" w:type="dxa"/>
            <w:tcBorders>
              <w:bottom w:val="single" w:sz="12" w:space="0" w:color="000000"/>
            </w:tcBorders>
          </w:tcPr>
          <w:p w:rsidR="006D29E0" w:rsidRDefault="006D29E0" w:rsidP="009A6E41">
            <w:pPr>
              <w:jc w:val="center"/>
              <w:rPr>
                <w:b/>
                <w:sz w:val="16"/>
              </w:rPr>
            </w:pPr>
            <w:r>
              <w:rPr>
                <w:b/>
                <w:sz w:val="16"/>
              </w:rPr>
              <w:t>Range</w:t>
            </w:r>
          </w:p>
        </w:tc>
        <w:tc>
          <w:tcPr>
            <w:tcW w:w="2016" w:type="dxa"/>
            <w:tcBorders>
              <w:bottom w:val="single" w:sz="12" w:space="0" w:color="000000"/>
            </w:tcBorders>
          </w:tcPr>
          <w:p w:rsidR="006D29E0" w:rsidRDefault="006D29E0" w:rsidP="009A6E41">
            <w:pPr>
              <w:jc w:val="center"/>
              <w:rPr>
                <w:b/>
                <w:sz w:val="16"/>
              </w:rPr>
            </w:pPr>
            <w:r>
              <w:rPr>
                <w:b/>
                <w:sz w:val="16"/>
              </w:rPr>
              <w:t>Conversion</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$C1</w:t>
            </w:r>
            <w:r w:rsidRPr="005F0F09">
              <w:rPr>
                <w:rFonts w:ascii="Arial" w:hAnsi="Arial" w:cs="Arial"/>
                <w:sz w:val="16"/>
              </w:rPr>
              <w:t xml:space="preserve">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7</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$C2</w:t>
            </w:r>
            <w:r w:rsidRPr="005F0F09">
              <w:rPr>
                <w:rFonts w:ascii="Arial" w:hAnsi="Arial" w:cs="Arial"/>
                <w:sz w:val="16"/>
              </w:rPr>
              <w:t xml:space="preserve">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6</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$C</w:t>
            </w:r>
            <w:r w:rsidRPr="005F0F09">
              <w:rPr>
                <w:rFonts w:ascii="Arial" w:hAnsi="Arial" w:cs="Arial"/>
                <w:sz w:val="16"/>
              </w:rPr>
              <w:t>3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5</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$C</w:t>
            </w:r>
            <w:r w:rsidRPr="005F0F09">
              <w:rPr>
                <w:rFonts w:ascii="Arial" w:hAnsi="Arial" w:cs="Arial"/>
                <w:sz w:val="16"/>
              </w:rPr>
              <w:t>4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$C</w:t>
            </w:r>
            <w:r w:rsidRPr="005F0F09">
              <w:rPr>
                <w:rFonts w:ascii="Arial" w:hAnsi="Arial" w:cs="Arial"/>
                <w:sz w:val="16"/>
              </w:rPr>
              <w:t>5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$C</w:t>
            </w:r>
            <w:r w:rsidRPr="005F0F09">
              <w:rPr>
                <w:rFonts w:ascii="Arial" w:hAnsi="Arial" w:cs="Arial"/>
                <w:sz w:val="16"/>
              </w:rPr>
              <w:t>6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$C</w:t>
            </w:r>
            <w:r w:rsidRPr="005F0F09">
              <w:rPr>
                <w:rFonts w:ascii="Arial" w:hAnsi="Arial" w:cs="Arial"/>
                <w:sz w:val="16"/>
              </w:rPr>
              <w:t>7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$C</w:t>
            </w:r>
            <w:r w:rsidRPr="005F0F09">
              <w:rPr>
                <w:rFonts w:ascii="Arial" w:hAnsi="Arial" w:cs="Arial"/>
                <w:sz w:val="16"/>
              </w:rPr>
              <w:t>8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$C</w:t>
            </w:r>
            <w:r w:rsidRPr="005F0F09">
              <w:rPr>
                <w:rFonts w:ascii="Arial" w:hAnsi="Arial" w:cs="Arial"/>
                <w:sz w:val="16"/>
              </w:rPr>
              <w:t>9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7</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$C</w:t>
            </w:r>
            <w:r w:rsidRPr="005F0F09">
              <w:rPr>
                <w:rFonts w:ascii="Arial" w:hAnsi="Arial" w:cs="Arial"/>
                <w:sz w:val="16"/>
              </w:rPr>
              <w:t>A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6</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$C</w:t>
            </w:r>
            <w:r w:rsidRPr="005F0F09">
              <w:rPr>
                <w:rFonts w:ascii="Arial" w:hAnsi="Arial" w:cs="Arial"/>
                <w:sz w:val="16"/>
              </w:rPr>
              <w:t>B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5</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$C</w:t>
            </w:r>
            <w:r w:rsidRPr="005F0F09">
              <w:rPr>
                <w:rFonts w:ascii="Arial" w:hAnsi="Arial" w:cs="Arial"/>
                <w:sz w:val="16"/>
              </w:rPr>
              <w:t>C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$C</w:t>
            </w:r>
            <w:r w:rsidRPr="005F0F09">
              <w:rPr>
                <w:rFonts w:ascii="Arial" w:hAnsi="Arial" w:cs="Arial"/>
                <w:sz w:val="16"/>
              </w:rPr>
              <w:t>D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$C</w:t>
            </w:r>
            <w:r w:rsidRPr="005F0F09">
              <w:rPr>
                <w:rFonts w:ascii="Arial" w:hAnsi="Arial" w:cs="Arial"/>
                <w:sz w:val="16"/>
              </w:rPr>
              <w:t>E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$C</w:t>
            </w:r>
            <w:r w:rsidRPr="005F0F09">
              <w:rPr>
                <w:rFonts w:ascii="Arial" w:hAnsi="Arial" w:cs="Arial"/>
                <w:sz w:val="16"/>
              </w:rPr>
              <w:t>F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w:t>
            </w:r>
            <w:r>
              <w:rPr>
                <w:rFonts w:ascii="Arial" w:hAnsi="Arial" w:cs="Arial"/>
                <w:sz w:val="16"/>
              </w:rPr>
              <w:t>ID $D</w:t>
            </w:r>
            <w:r w:rsidRPr="005F0F09">
              <w:rPr>
                <w:rFonts w:ascii="Arial" w:hAnsi="Arial" w:cs="Arial"/>
                <w:sz w:val="16"/>
              </w:rPr>
              <w:t>0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$D</w:t>
            </w:r>
            <w:r w:rsidRPr="005F0F09">
              <w:rPr>
                <w:rFonts w:ascii="Arial" w:hAnsi="Arial" w:cs="Arial"/>
                <w:sz w:val="16"/>
              </w:rPr>
              <w:t>1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7</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$D</w:t>
            </w:r>
            <w:r w:rsidRPr="005F0F09">
              <w:rPr>
                <w:rFonts w:ascii="Arial" w:hAnsi="Arial" w:cs="Arial"/>
                <w:sz w:val="16"/>
              </w:rPr>
              <w:t>2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6</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$D</w:t>
            </w:r>
            <w:r w:rsidRPr="005F0F09">
              <w:rPr>
                <w:rFonts w:ascii="Arial" w:hAnsi="Arial" w:cs="Arial"/>
                <w:sz w:val="16"/>
              </w:rPr>
              <w:t>3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5</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$D</w:t>
            </w:r>
            <w:r w:rsidRPr="005F0F09">
              <w:rPr>
                <w:rFonts w:ascii="Arial" w:hAnsi="Arial" w:cs="Arial"/>
                <w:sz w:val="16"/>
              </w:rPr>
              <w:t>4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w:t>
            </w:r>
            <w:r>
              <w:rPr>
                <w:rFonts w:ascii="Arial" w:hAnsi="Arial" w:cs="Arial"/>
                <w:sz w:val="16"/>
              </w:rPr>
              <w:t>D $D</w:t>
            </w:r>
            <w:r w:rsidRPr="005F0F09">
              <w:rPr>
                <w:rFonts w:ascii="Arial" w:hAnsi="Arial" w:cs="Arial"/>
                <w:sz w:val="16"/>
              </w:rPr>
              <w:t>5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$D</w:t>
            </w:r>
            <w:r w:rsidRPr="005F0F09">
              <w:rPr>
                <w:rFonts w:ascii="Arial" w:hAnsi="Arial" w:cs="Arial"/>
                <w:sz w:val="16"/>
              </w:rPr>
              <w:t>6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lastRenderedPageBreak/>
              <w:t>PID $D</w:t>
            </w:r>
            <w:r w:rsidRPr="005F0F09">
              <w:rPr>
                <w:rFonts w:ascii="Arial" w:hAnsi="Arial" w:cs="Arial"/>
                <w:sz w:val="16"/>
              </w:rPr>
              <w:t>7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$D</w:t>
            </w:r>
            <w:r w:rsidRPr="005F0F09">
              <w:rPr>
                <w:rFonts w:ascii="Arial" w:hAnsi="Arial" w:cs="Arial"/>
                <w:sz w:val="16"/>
              </w:rPr>
              <w:t>8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$D</w:t>
            </w:r>
            <w:r w:rsidRPr="005F0F09">
              <w:rPr>
                <w:rFonts w:ascii="Arial" w:hAnsi="Arial" w:cs="Arial"/>
                <w:sz w:val="16"/>
              </w:rPr>
              <w:t>9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7</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w:t>
            </w:r>
            <w:r>
              <w:rPr>
                <w:rFonts w:ascii="Arial" w:hAnsi="Arial" w:cs="Arial"/>
                <w:sz w:val="16"/>
              </w:rPr>
              <w:t xml:space="preserve"> $D</w:t>
            </w:r>
            <w:r w:rsidRPr="005F0F09">
              <w:rPr>
                <w:rFonts w:ascii="Arial" w:hAnsi="Arial" w:cs="Arial"/>
                <w:sz w:val="16"/>
              </w:rPr>
              <w:t>A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6</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$D</w:t>
            </w:r>
            <w:r w:rsidRPr="005F0F09">
              <w:rPr>
                <w:rFonts w:ascii="Arial" w:hAnsi="Arial" w:cs="Arial"/>
                <w:sz w:val="16"/>
              </w:rPr>
              <w:t>B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5</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$D</w:t>
            </w:r>
            <w:r w:rsidRPr="005F0F09">
              <w:rPr>
                <w:rFonts w:ascii="Arial" w:hAnsi="Arial" w:cs="Arial"/>
                <w:sz w:val="16"/>
              </w:rPr>
              <w:t>C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$D</w:t>
            </w:r>
            <w:r w:rsidRPr="005F0F09">
              <w:rPr>
                <w:rFonts w:ascii="Arial" w:hAnsi="Arial" w:cs="Arial"/>
                <w:sz w:val="16"/>
              </w:rPr>
              <w:t>D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$D</w:t>
            </w:r>
            <w:r w:rsidRPr="005F0F09">
              <w:rPr>
                <w:rFonts w:ascii="Arial" w:hAnsi="Arial" w:cs="Arial"/>
                <w:sz w:val="16"/>
              </w:rPr>
              <w:t>E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 xml:space="preserve">PID </w:t>
            </w:r>
            <w:r>
              <w:rPr>
                <w:rFonts w:ascii="Arial" w:hAnsi="Arial" w:cs="Arial"/>
                <w:sz w:val="16"/>
              </w:rPr>
              <w:t>$D</w:t>
            </w:r>
            <w:r w:rsidRPr="005F0F09">
              <w:rPr>
                <w:rFonts w:ascii="Arial" w:hAnsi="Arial" w:cs="Arial"/>
                <w:sz w:val="16"/>
              </w:rPr>
              <w:t>F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$E</w:t>
            </w:r>
            <w:r w:rsidRPr="005F0F09">
              <w:rPr>
                <w:rFonts w:ascii="Arial" w:hAnsi="Arial" w:cs="Arial"/>
                <w:sz w:val="16"/>
              </w:rPr>
              <w:t>0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bl>
    <w:p w:rsidR="006D29E0" w:rsidRPr="00BB20AB" w:rsidRDefault="006D29E0" w:rsidP="006D29E0"/>
    <w:p w:rsidR="006D29E0" w:rsidRPr="00BB20AB" w:rsidRDefault="006D29E0" w:rsidP="006D29E0">
      <w:r w:rsidRPr="00BB20AB">
        <w:t xml:space="preserve">This PID indicates which legislated PIDs, within the range of </w:t>
      </w:r>
      <w:r>
        <w:t>$C</w:t>
      </w:r>
      <w:r w:rsidRPr="00BB20AB">
        <w:t>1 to $</w:t>
      </w:r>
      <w:r>
        <w:t>E</w:t>
      </w:r>
      <w:r w:rsidRPr="00BB20AB">
        <w:t>0, are supported.</w:t>
      </w:r>
      <w:ins w:id="318" w:author="Matthew L Kaufer" w:date="2009-04-15T15:28:00Z">
        <w:r w:rsidR="003A7CE6">
          <w:t xml:space="preserve">  </w:t>
        </w:r>
        <w:r w:rsidR="003A7CE6" w:rsidRPr="00E62580">
          <w:t>Additional PID information and usage examples are detailed in SAE J1979 and ISO 15031-5.</w:t>
        </w:r>
      </w:ins>
    </w:p>
    <w:p w:rsidR="006D29E0" w:rsidRPr="00BB20AB" w:rsidRDefault="006D29E0" w:rsidP="006D29E0"/>
    <w:p w:rsidR="006D29E0" w:rsidRDefault="006D29E0" w:rsidP="006D29E0">
      <w:pPr>
        <w:pStyle w:val="Heading3"/>
      </w:pPr>
      <w:bookmarkStart w:id="319" w:name="_Toc223512802"/>
      <w:r>
        <w:t>ODAR – PID $00E0 – Parameter Identifiers Supported - $E1 to $FF</w:t>
      </w:r>
      <w:bookmarkEnd w:id="319"/>
    </w:p>
    <w:p w:rsidR="006D29E0" w:rsidRDefault="006D29E0" w:rsidP="006D29E0"/>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D29E0" w:rsidTr="009A6E41">
        <w:trPr>
          <w:cantSplit/>
          <w:jc w:val="center"/>
        </w:trPr>
        <w:tc>
          <w:tcPr>
            <w:tcW w:w="720" w:type="dxa"/>
            <w:tcBorders>
              <w:bottom w:val="single" w:sz="12" w:space="0" w:color="000000"/>
            </w:tcBorders>
          </w:tcPr>
          <w:p w:rsidR="006D29E0" w:rsidRDefault="006D29E0" w:rsidP="009A6E41">
            <w:pPr>
              <w:jc w:val="center"/>
              <w:rPr>
                <w:b/>
                <w:sz w:val="16"/>
              </w:rPr>
            </w:pPr>
            <w:r>
              <w:rPr>
                <w:b/>
                <w:sz w:val="16"/>
              </w:rPr>
              <w:t>PID</w:t>
            </w:r>
          </w:p>
        </w:tc>
        <w:tc>
          <w:tcPr>
            <w:tcW w:w="2880" w:type="dxa"/>
            <w:tcBorders>
              <w:bottom w:val="single" w:sz="12" w:space="0" w:color="000000"/>
            </w:tcBorders>
          </w:tcPr>
          <w:p w:rsidR="006D29E0" w:rsidRDefault="006D29E0" w:rsidP="009A6E41">
            <w:pPr>
              <w:jc w:val="center"/>
              <w:rPr>
                <w:b/>
                <w:sz w:val="16"/>
              </w:rPr>
            </w:pPr>
            <w:r>
              <w:rPr>
                <w:b/>
                <w:sz w:val="16"/>
              </w:rPr>
              <w:t>Signal</w:t>
            </w:r>
          </w:p>
        </w:tc>
        <w:tc>
          <w:tcPr>
            <w:tcW w:w="720" w:type="dxa"/>
            <w:tcBorders>
              <w:bottom w:val="single" w:sz="12" w:space="0" w:color="000000"/>
            </w:tcBorders>
          </w:tcPr>
          <w:p w:rsidR="006D29E0" w:rsidRDefault="006D29E0" w:rsidP="009A6E41">
            <w:pPr>
              <w:jc w:val="center"/>
              <w:rPr>
                <w:b/>
                <w:sz w:val="16"/>
              </w:rPr>
            </w:pPr>
            <w:r>
              <w:rPr>
                <w:b/>
                <w:sz w:val="16"/>
              </w:rPr>
              <w:t>Length (Bytes)</w:t>
            </w:r>
          </w:p>
        </w:tc>
        <w:tc>
          <w:tcPr>
            <w:tcW w:w="720" w:type="dxa"/>
            <w:tcBorders>
              <w:bottom w:val="single" w:sz="12" w:space="0" w:color="000000"/>
            </w:tcBorders>
          </w:tcPr>
          <w:p w:rsidR="006D29E0" w:rsidRDefault="006D29E0" w:rsidP="009A6E41">
            <w:pPr>
              <w:jc w:val="center"/>
              <w:rPr>
                <w:b/>
                <w:sz w:val="16"/>
              </w:rPr>
            </w:pPr>
            <w:r>
              <w:rPr>
                <w:b/>
                <w:sz w:val="16"/>
              </w:rPr>
              <w:t>Data Type</w:t>
            </w:r>
          </w:p>
        </w:tc>
        <w:tc>
          <w:tcPr>
            <w:tcW w:w="2160" w:type="dxa"/>
            <w:tcBorders>
              <w:bottom w:val="single" w:sz="12" w:space="0" w:color="000000"/>
            </w:tcBorders>
          </w:tcPr>
          <w:p w:rsidR="006D29E0" w:rsidRDefault="006D29E0" w:rsidP="009A6E41">
            <w:pPr>
              <w:jc w:val="center"/>
              <w:rPr>
                <w:b/>
                <w:sz w:val="16"/>
              </w:rPr>
            </w:pPr>
            <w:r>
              <w:rPr>
                <w:b/>
                <w:sz w:val="16"/>
              </w:rPr>
              <w:t>Range</w:t>
            </w:r>
          </w:p>
        </w:tc>
        <w:tc>
          <w:tcPr>
            <w:tcW w:w="2160" w:type="dxa"/>
            <w:tcBorders>
              <w:bottom w:val="single" w:sz="12" w:space="0" w:color="000000"/>
            </w:tcBorders>
          </w:tcPr>
          <w:p w:rsidR="006D29E0" w:rsidRDefault="006D29E0" w:rsidP="009A6E41">
            <w:pPr>
              <w:jc w:val="center"/>
              <w:rPr>
                <w:b/>
                <w:sz w:val="16"/>
              </w:rPr>
            </w:pPr>
            <w:r>
              <w:rPr>
                <w:b/>
                <w:sz w:val="16"/>
              </w:rPr>
              <w:t>Conversion</w:t>
            </w:r>
          </w:p>
        </w:tc>
      </w:tr>
      <w:tr w:rsidR="006D29E0" w:rsidTr="009A6E41">
        <w:trPr>
          <w:cantSplit/>
          <w:jc w:val="center"/>
        </w:trPr>
        <w:tc>
          <w:tcPr>
            <w:tcW w:w="720" w:type="dxa"/>
            <w:tcBorders>
              <w:top w:val="nil"/>
            </w:tcBorders>
          </w:tcPr>
          <w:p w:rsidR="006D29E0" w:rsidRDefault="006D29E0" w:rsidP="009A6E41">
            <w:pPr>
              <w:jc w:val="right"/>
              <w:rPr>
                <w:rFonts w:ascii="Arial" w:hAnsi="Arial"/>
                <w:sz w:val="16"/>
              </w:rPr>
            </w:pPr>
            <w:r>
              <w:rPr>
                <w:rFonts w:ascii="Arial" w:hAnsi="Arial"/>
                <w:sz w:val="16"/>
              </w:rPr>
              <w:t>$00E0</w:t>
            </w:r>
          </w:p>
        </w:tc>
        <w:tc>
          <w:tcPr>
            <w:tcW w:w="2880" w:type="dxa"/>
            <w:tcBorders>
              <w:top w:val="nil"/>
            </w:tcBorders>
          </w:tcPr>
          <w:p w:rsidR="006D29E0" w:rsidRDefault="006D29E0" w:rsidP="009A6E41">
            <w:pPr>
              <w:rPr>
                <w:rFonts w:ascii="Arial" w:hAnsi="Arial"/>
                <w:sz w:val="16"/>
              </w:rPr>
            </w:pPr>
            <w:r>
              <w:rPr>
                <w:rFonts w:ascii="Arial" w:hAnsi="Arial"/>
                <w:sz w:val="16"/>
              </w:rPr>
              <w:t>Parameter Identifiers Supported - $E1 to $FF</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rPr>
                <w:rFonts w:ascii="Arial" w:hAnsi="Arial"/>
                <w:sz w:val="16"/>
              </w:rPr>
            </w:pPr>
            <w:r>
              <w:rPr>
                <w:rFonts w:ascii="Arial" w:hAnsi="Arial"/>
                <w:sz w:val="16"/>
              </w:rPr>
              <w:t>PKT</w:t>
            </w:r>
          </w:p>
        </w:tc>
        <w:tc>
          <w:tcPr>
            <w:tcW w:w="2160" w:type="dxa"/>
            <w:tcBorders>
              <w:top w:val="nil"/>
            </w:tcBorders>
          </w:tcPr>
          <w:p w:rsidR="006D29E0" w:rsidRDefault="006D29E0" w:rsidP="009A6E41">
            <w:pPr>
              <w:rPr>
                <w:rFonts w:ascii="Arial" w:hAnsi="Arial"/>
                <w:sz w:val="16"/>
              </w:rPr>
            </w:pPr>
            <w:r>
              <w:rPr>
                <w:rFonts w:ascii="Arial" w:hAnsi="Arial"/>
                <w:sz w:val="16"/>
              </w:rPr>
              <w:t>N/A</w:t>
            </w:r>
          </w:p>
        </w:tc>
        <w:tc>
          <w:tcPr>
            <w:tcW w:w="2160" w:type="dxa"/>
            <w:tcBorders>
              <w:top w:val="nil"/>
            </w:tcBorders>
          </w:tcPr>
          <w:p w:rsidR="006D29E0" w:rsidRDefault="006D29E0" w:rsidP="009A6E41">
            <w:pPr>
              <w:rPr>
                <w:rFonts w:ascii="Arial" w:hAnsi="Arial"/>
                <w:sz w:val="16"/>
              </w:rPr>
            </w:pPr>
            <w:r>
              <w:rPr>
                <w:rFonts w:ascii="Arial" w:hAnsi="Arial"/>
                <w:sz w:val="16"/>
              </w:rPr>
              <w:t>N/A</w:t>
            </w:r>
          </w:p>
        </w:tc>
      </w:tr>
    </w:tbl>
    <w:p w:rsidR="006D29E0" w:rsidRDefault="006D29E0" w:rsidP="006D29E0"/>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6D29E0" w:rsidTr="009A6E41">
        <w:trPr>
          <w:cantSplit/>
          <w:jc w:val="center"/>
        </w:trPr>
        <w:tc>
          <w:tcPr>
            <w:tcW w:w="2448" w:type="dxa"/>
            <w:tcBorders>
              <w:bottom w:val="single" w:sz="12" w:space="0" w:color="000000"/>
            </w:tcBorders>
          </w:tcPr>
          <w:p w:rsidR="006D29E0" w:rsidRDefault="006D29E0" w:rsidP="009A6E41">
            <w:pPr>
              <w:jc w:val="center"/>
              <w:rPr>
                <w:b/>
                <w:sz w:val="16"/>
              </w:rPr>
            </w:pPr>
            <w:r>
              <w:rPr>
                <w:b/>
                <w:sz w:val="16"/>
              </w:rPr>
              <w:t>Signal</w:t>
            </w:r>
          </w:p>
        </w:tc>
        <w:tc>
          <w:tcPr>
            <w:tcW w:w="720" w:type="dxa"/>
            <w:tcBorders>
              <w:bottom w:val="single" w:sz="12" w:space="0" w:color="000000"/>
            </w:tcBorders>
          </w:tcPr>
          <w:p w:rsidR="006D29E0" w:rsidRDefault="006D29E0" w:rsidP="009A6E41">
            <w:pPr>
              <w:jc w:val="center"/>
              <w:rPr>
                <w:b/>
                <w:sz w:val="16"/>
              </w:rPr>
            </w:pPr>
            <w:r>
              <w:rPr>
                <w:b/>
                <w:sz w:val="16"/>
              </w:rPr>
              <w:t>Start Byte</w:t>
            </w:r>
          </w:p>
        </w:tc>
        <w:tc>
          <w:tcPr>
            <w:tcW w:w="720" w:type="dxa"/>
            <w:tcBorders>
              <w:bottom w:val="single" w:sz="12" w:space="0" w:color="000000"/>
            </w:tcBorders>
          </w:tcPr>
          <w:p w:rsidR="006D29E0" w:rsidRDefault="006D29E0" w:rsidP="009A6E41">
            <w:pPr>
              <w:jc w:val="center"/>
              <w:rPr>
                <w:b/>
                <w:sz w:val="16"/>
              </w:rPr>
            </w:pPr>
            <w:r>
              <w:rPr>
                <w:b/>
                <w:sz w:val="16"/>
              </w:rPr>
              <w:t>Start Bit</w:t>
            </w:r>
          </w:p>
        </w:tc>
        <w:tc>
          <w:tcPr>
            <w:tcW w:w="720" w:type="dxa"/>
            <w:tcBorders>
              <w:bottom w:val="single" w:sz="12" w:space="0" w:color="000000"/>
            </w:tcBorders>
          </w:tcPr>
          <w:p w:rsidR="006D29E0" w:rsidRDefault="006D29E0" w:rsidP="009A6E41">
            <w:pPr>
              <w:jc w:val="center"/>
              <w:rPr>
                <w:b/>
                <w:sz w:val="16"/>
              </w:rPr>
            </w:pPr>
            <w:r>
              <w:rPr>
                <w:b/>
                <w:sz w:val="16"/>
              </w:rPr>
              <w:t>Length (Bits)</w:t>
            </w:r>
          </w:p>
        </w:tc>
        <w:tc>
          <w:tcPr>
            <w:tcW w:w="720" w:type="dxa"/>
            <w:tcBorders>
              <w:bottom w:val="single" w:sz="12" w:space="0" w:color="000000"/>
            </w:tcBorders>
          </w:tcPr>
          <w:p w:rsidR="006D29E0" w:rsidRDefault="006D29E0" w:rsidP="009A6E41">
            <w:pPr>
              <w:jc w:val="center"/>
              <w:rPr>
                <w:b/>
                <w:sz w:val="16"/>
              </w:rPr>
            </w:pPr>
            <w:r>
              <w:rPr>
                <w:b/>
                <w:sz w:val="16"/>
              </w:rPr>
              <w:t>Data Type</w:t>
            </w:r>
          </w:p>
        </w:tc>
        <w:tc>
          <w:tcPr>
            <w:tcW w:w="2016" w:type="dxa"/>
            <w:tcBorders>
              <w:bottom w:val="single" w:sz="12" w:space="0" w:color="000000"/>
            </w:tcBorders>
          </w:tcPr>
          <w:p w:rsidR="006D29E0" w:rsidRDefault="006D29E0" w:rsidP="009A6E41">
            <w:pPr>
              <w:jc w:val="center"/>
              <w:rPr>
                <w:b/>
                <w:sz w:val="16"/>
              </w:rPr>
            </w:pPr>
            <w:r>
              <w:rPr>
                <w:b/>
                <w:sz w:val="16"/>
              </w:rPr>
              <w:t>Range</w:t>
            </w:r>
          </w:p>
        </w:tc>
        <w:tc>
          <w:tcPr>
            <w:tcW w:w="2016" w:type="dxa"/>
            <w:tcBorders>
              <w:bottom w:val="single" w:sz="12" w:space="0" w:color="000000"/>
            </w:tcBorders>
          </w:tcPr>
          <w:p w:rsidR="006D29E0" w:rsidRDefault="006D29E0" w:rsidP="009A6E41">
            <w:pPr>
              <w:jc w:val="center"/>
              <w:rPr>
                <w:b/>
                <w:sz w:val="16"/>
              </w:rPr>
            </w:pPr>
            <w:r>
              <w:rPr>
                <w:b/>
                <w:sz w:val="16"/>
              </w:rPr>
              <w:t>Conversion</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$E1</w:t>
            </w:r>
            <w:r w:rsidRPr="005F0F09">
              <w:rPr>
                <w:rFonts w:ascii="Arial" w:hAnsi="Arial" w:cs="Arial"/>
                <w:sz w:val="16"/>
              </w:rPr>
              <w:t xml:space="preserve">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7</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$E2</w:t>
            </w:r>
            <w:r w:rsidRPr="005F0F09">
              <w:rPr>
                <w:rFonts w:ascii="Arial" w:hAnsi="Arial" w:cs="Arial"/>
                <w:sz w:val="16"/>
              </w:rPr>
              <w:t xml:space="preserve">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6</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$E</w:t>
            </w:r>
            <w:r w:rsidRPr="005F0F09">
              <w:rPr>
                <w:rFonts w:ascii="Arial" w:hAnsi="Arial" w:cs="Arial"/>
                <w:sz w:val="16"/>
              </w:rPr>
              <w:t>3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5</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$E</w:t>
            </w:r>
            <w:r w:rsidRPr="005F0F09">
              <w:rPr>
                <w:rFonts w:ascii="Arial" w:hAnsi="Arial" w:cs="Arial"/>
                <w:sz w:val="16"/>
              </w:rPr>
              <w:t>4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$E</w:t>
            </w:r>
            <w:r w:rsidRPr="005F0F09">
              <w:rPr>
                <w:rFonts w:ascii="Arial" w:hAnsi="Arial" w:cs="Arial"/>
                <w:sz w:val="16"/>
              </w:rPr>
              <w:t>5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$E</w:t>
            </w:r>
            <w:r w:rsidRPr="005F0F09">
              <w:rPr>
                <w:rFonts w:ascii="Arial" w:hAnsi="Arial" w:cs="Arial"/>
                <w:sz w:val="16"/>
              </w:rPr>
              <w:t>6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$E</w:t>
            </w:r>
            <w:r w:rsidRPr="005F0F09">
              <w:rPr>
                <w:rFonts w:ascii="Arial" w:hAnsi="Arial" w:cs="Arial"/>
                <w:sz w:val="16"/>
              </w:rPr>
              <w:t>7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$E</w:t>
            </w:r>
            <w:r w:rsidRPr="005F0F09">
              <w:rPr>
                <w:rFonts w:ascii="Arial" w:hAnsi="Arial" w:cs="Arial"/>
                <w:sz w:val="16"/>
              </w:rPr>
              <w:t>8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$E</w:t>
            </w:r>
            <w:r w:rsidRPr="005F0F09">
              <w:rPr>
                <w:rFonts w:ascii="Arial" w:hAnsi="Arial" w:cs="Arial"/>
                <w:sz w:val="16"/>
              </w:rPr>
              <w:t>9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7</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$E</w:t>
            </w:r>
            <w:r w:rsidRPr="005F0F09">
              <w:rPr>
                <w:rFonts w:ascii="Arial" w:hAnsi="Arial" w:cs="Arial"/>
                <w:sz w:val="16"/>
              </w:rPr>
              <w:t>A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6</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$E</w:t>
            </w:r>
            <w:r w:rsidRPr="005F0F09">
              <w:rPr>
                <w:rFonts w:ascii="Arial" w:hAnsi="Arial" w:cs="Arial"/>
                <w:sz w:val="16"/>
              </w:rPr>
              <w:t>B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5</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$E</w:t>
            </w:r>
            <w:r w:rsidRPr="005F0F09">
              <w:rPr>
                <w:rFonts w:ascii="Arial" w:hAnsi="Arial" w:cs="Arial"/>
                <w:sz w:val="16"/>
              </w:rPr>
              <w:t>C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$E</w:t>
            </w:r>
            <w:r w:rsidRPr="005F0F09">
              <w:rPr>
                <w:rFonts w:ascii="Arial" w:hAnsi="Arial" w:cs="Arial"/>
                <w:sz w:val="16"/>
              </w:rPr>
              <w:t>D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$E</w:t>
            </w:r>
            <w:r w:rsidRPr="005F0F09">
              <w:rPr>
                <w:rFonts w:ascii="Arial" w:hAnsi="Arial" w:cs="Arial"/>
                <w:sz w:val="16"/>
              </w:rPr>
              <w:t>E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$E</w:t>
            </w:r>
            <w:r w:rsidRPr="005F0F09">
              <w:rPr>
                <w:rFonts w:ascii="Arial" w:hAnsi="Arial" w:cs="Arial"/>
                <w:sz w:val="16"/>
              </w:rPr>
              <w:t>F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w:t>
            </w:r>
            <w:r>
              <w:rPr>
                <w:rFonts w:ascii="Arial" w:hAnsi="Arial" w:cs="Arial"/>
                <w:sz w:val="16"/>
              </w:rPr>
              <w:t>ID $F</w:t>
            </w:r>
            <w:r w:rsidRPr="005F0F09">
              <w:rPr>
                <w:rFonts w:ascii="Arial" w:hAnsi="Arial" w:cs="Arial"/>
                <w:sz w:val="16"/>
              </w:rPr>
              <w:t>0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$F</w:t>
            </w:r>
            <w:r w:rsidRPr="005F0F09">
              <w:rPr>
                <w:rFonts w:ascii="Arial" w:hAnsi="Arial" w:cs="Arial"/>
                <w:sz w:val="16"/>
              </w:rPr>
              <w:t>1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7</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$F</w:t>
            </w:r>
            <w:r w:rsidRPr="005F0F09">
              <w:rPr>
                <w:rFonts w:ascii="Arial" w:hAnsi="Arial" w:cs="Arial"/>
                <w:sz w:val="16"/>
              </w:rPr>
              <w:t>2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6</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$F</w:t>
            </w:r>
            <w:r w:rsidRPr="005F0F09">
              <w:rPr>
                <w:rFonts w:ascii="Arial" w:hAnsi="Arial" w:cs="Arial"/>
                <w:sz w:val="16"/>
              </w:rPr>
              <w:t>3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5</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$F</w:t>
            </w:r>
            <w:r w:rsidRPr="005F0F09">
              <w:rPr>
                <w:rFonts w:ascii="Arial" w:hAnsi="Arial" w:cs="Arial"/>
                <w:sz w:val="16"/>
              </w:rPr>
              <w:t>4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w:t>
            </w:r>
            <w:r>
              <w:rPr>
                <w:rFonts w:ascii="Arial" w:hAnsi="Arial" w:cs="Arial"/>
                <w:sz w:val="16"/>
              </w:rPr>
              <w:t>D $F</w:t>
            </w:r>
            <w:r w:rsidRPr="005F0F09">
              <w:rPr>
                <w:rFonts w:ascii="Arial" w:hAnsi="Arial" w:cs="Arial"/>
                <w:sz w:val="16"/>
              </w:rPr>
              <w:t>5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$F</w:t>
            </w:r>
            <w:r w:rsidRPr="005F0F09">
              <w:rPr>
                <w:rFonts w:ascii="Arial" w:hAnsi="Arial" w:cs="Arial"/>
                <w:sz w:val="16"/>
              </w:rPr>
              <w:t>6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$F</w:t>
            </w:r>
            <w:r w:rsidRPr="005F0F09">
              <w:rPr>
                <w:rFonts w:ascii="Arial" w:hAnsi="Arial" w:cs="Arial"/>
                <w:sz w:val="16"/>
              </w:rPr>
              <w:t>7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$F</w:t>
            </w:r>
            <w:r w:rsidRPr="005F0F09">
              <w:rPr>
                <w:rFonts w:ascii="Arial" w:hAnsi="Arial" w:cs="Arial"/>
                <w:sz w:val="16"/>
              </w:rPr>
              <w:t>8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$F</w:t>
            </w:r>
            <w:r w:rsidRPr="005F0F09">
              <w:rPr>
                <w:rFonts w:ascii="Arial" w:hAnsi="Arial" w:cs="Arial"/>
                <w:sz w:val="16"/>
              </w:rPr>
              <w:t>9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7</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PID</w:t>
            </w:r>
            <w:r>
              <w:rPr>
                <w:rFonts w:ascii="Arial" w:hAnsi="Arial" w:cs="Arial"/>
                <w:sz w:val="16"/>
              </w:rPr>
              <w:t xml:space="preserve"> $F</w:t>
            </w:r>
            <w:r w:rsidRPr="005F0F09">
              <w:rPr>
                <w:rFonts w:ascii="Arial" w:hAnsi="Arial" w:cs="Arial"/>
                <w:sz w:val="16"/>
              </w:rPr>
              <w:t>A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6</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$F</w:t>
            </w:r>
            <w:r w:rsidRPr="005F0F09">
              <w:rPr>
                <w:rFonts w:ascii="Arial" w:hAnsi="Arial" w:cs="Arial"/>
                <w:sz w:val="16"/>
              </w:rPr>
              <w:t>B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5</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$F</w:t>
            </w:r>
            <w:r w:rsidRPr="005F0F09">
              <w:rPr>
                <w:rFonts w:ascii="Arial" w:hAnsi="Arial" w:cs="Arial"/>
                <w:sz w:val="16"/>
              </w:rPr>
              <w:t>C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4</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$F</w:t>
            </w:r>
            <w:r w:rsidRPr="005F0F09">
              <w:rPr>
                <w:rFonts w:ascii="Arial" w:hAnsi="Arial" w:cs="Arial"/>
                <w:sz w:val="16"/>
              </w:rPr>
              <w:t>D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PID $F</w:t>
            </w:r>
            <w:r w:rsidRPr="005F0F09">
              <w:rPr>
                <w:rFonts w:ascii="Arial" w:hAnsi="Arial" w:cs="Arial"/>
                <w:sz w:val="16"/>
              </w:rPr>
              <w:t>E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2</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sidRPr="005F0F09">
              <w:rPr>
                <w:rFonts w:ascii="Arial" w:hAnsi="Arial" w:cs="Arial"/>
                <w:sz w:val="16"/>
              </w:rPr>
              <w:t xml:space="preserve">PID </w:t>
            </w:r>
            <w:r>
              <w:rPr>
                <w:rFonts w:ascii="Arial" w:hAnsi="Arial" w:cs="Arial"/>
                <w:sz w:val="16"/>
              </w:rPr>
              <w:t>$F</w:t>
            </w:r>
            <w:r w:rsidRPr="005F0F09">
              <w:rPr>
                <w:rFonts w:ascii="Arial" w:hAnsi="Arial" w:cs="Arial"/>
                <w:sz w:val="16"/>
              </w:rPr>
              <w:t>F Supported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r w:rsidRPr="005F0F09">
              <w:rPr>
                <w:rFonts w:ascii="Arial" w:hAnsi="Arial"/>
                <w:sz w:val="16"/>
                <w:szCs w:val="16"/>
              </w:rPr>
              <w:t>BLN</w:t>
            </w:r>
          </w:p>
        </w:tc>
        <w:tc>
          <w:tcPr>
            <w:tcW w:w="2016" w:type="dxa"/>
            <w:tcBorders>
              <w:top w:val="nil"/>
            </w:tcBorders>
          </w:tcPr>
          <w:p w:rsidR="006D29E0" w:rsidRDefault="006D29E0" w:rsidP="009A6E41">
            <w:pPr>
              <w:rPr>
                <w:rFonts w:ascii="Arial" w:hAnsi="Arial"/>
                <w:sz w:val="16"/>
              </w:rPr>
            </w:pPr>
            <w:r>
              <w:rPr>
                <w:rFonts w:ascii="Arial" w:hAnsi="Arial"/>
                <w:sz w:val="16"/>
              </w:rPr>
              <w:t>N/A</w:t>
            </w:r>
          </w:p>
        </w:tc>
        <w:tc>
          <w:tcPr>
            <w:tcW w:w="2016" w:type="dxa"/>
            <w:tcBorders>
              <w:top w:val="nil"/>
            </w:tcBorders>
          </w:tcPr>
          <w:p w:rsidR="006D29E0" w:rsidRDefault="006D29E0" w:rsidP="009A6E41">
            <w:pPr>
              <w:rPr>
                <w:rFonts w:ascii="Arial" w:hAnsi="Arial"/>
                <w:sz w:val="16"/>
              </w:rPr>
            </w:pPr>
            <w:r>
              <w:rPr>
                <w:rFonts w:ascii="Arial" w:hAnsi="Arial"/>
                <w:sz w:val="16"/>
              </w:rPr>
              <w:t>$1=True; $0=False</w:t>
            </w:r>
          </w:p>
        </w:tc>
      </w:tr>
      <w:tr w:rsidR="006D29E0" w:rsidTr="009A6E41">
        <w:trPr>
          <w:cantSplit/>
          <w:jc w:val="center"/>
        </w:trPr>
        <w:tc>
          <w:tcPr>
            <w:tcW w:w="2448" w:type="dxa"/>
            <w:tcBorders>
              <w:top w:val="nil"/>
            </w:tcBorders>
          </w:tcPr>
          <w:p w:rsidR="006D29E0" w:rsidRPr="005F0F09" w:rsidRDefault="006D29E0" w:rsidP="009A6E41">
            <w:pPr>
              <w:rPr>
                <w:rFonts w:ascii="Arial" w:hAnsi="Arial" w:cs="Arial"/>
                <w:sz w:val="16"/>
              </w:rPr>
            </w:pPr>
            <w:r>
              <w:rPr>
                <w:rFonts w:ascii="Arial" w:hAnsi="Arial" w:cs="Arial"/>
                <w:sz w:val="16"/>
              </w:rPr>
              <w:t>Reserved</w:t>
            </w:r>
          </w:p>
        </w:tc>
        <w:tc>
          <w:tcPr>
            <w:tcW w:w="720" w:type="dxa"/>
            <w:tcBorders>
              <w:top w:val="nil"/>
            </w:tcBorders>
          </w:tcPr>
          <w:p w:rsidR="006D29E0" w:rsidRDefault="006D29E0" w:rsidP="009A6E41">
            <w:pPr>
              <w:jc w:val="right"/>
              <w:rPr>
                <w:rFonts w:ascii="Arial" w:hAnsi="Arial"/>
                <w:sz w:val="16"/>
              </w:rPr>
            </w:pPr>
            <w:r>
              <w:rPr>
                <w:rFonts w:ascii="Arial" w:hAnsi="Arial"/>
                <w:sz w:val="16"/>
              </w:rPr>
              <w:t>3</w:t>
            </w:r>
          </w:p>
        </w:tc>
        <w:tc>
          <w:tcPr>
            <w:tcW w:w="720" w:type="dxa"/>
            <w:tcBorders>
              <w:top w:val="nil"/>
            </w:tcBorders>
          </w:tcPr>
          <w:p w:rsidR="006D29E0" w:rsidRDefault="006D29E0" w:rsidP="009A6E41">
            <w:pPr>
              <w:jc w:val="right"/>
              <w:rPr>
                <w:rFonts w:ascii="Arial" w:hAnsi="Arial"/>
                <w:sz w:val="16"/>
              </w:rPr>
            </w:pPr>
            <w:r>
              <w:rPr>
                <w:rFonts w:ascii="Arial" w:hAnsi="Arial"/>
                <w:sz w:val="16"/>
              </w:rPr>
              <w:t>0</w:t>
            </w:r>
          </w:p>
        </w:tc>
        <w:tc>
          <w:tcPr>
            <w:tcW w:w="720" w:type="dxa"/>
            <w:tcBorders>
              <w:top w:val="nil"/>
            </w:tcBorders>
          </w:tcPr>
          <w:p w:rsidR="006D29E0" w:rsidRDefault="006D29E0" w:rsidP="009A6E41">
            <w:pPr>
              <w:jc w:val="right"/>
              <w:rPr>
                <w:rFonts w:ascii="Arial" w:hAnsi="Arial"/>
                <w:sz w:val="16"/>
              </w:rPr>
            </w:pPr>
            <w:r>
              <w:rPr>
                <w:rFonts w:ascii="Arial" w:hAnsi="Arial"/>
                <w:sz w:val="16"/>
              </w:rPr>
              <w:t>1</w:t>
            </w:r>
          </w:p>
        </w:tc>
        <w:tc>
          <w:tcPr>
            <w:tcW w:w="720" w:type="dxa"/>
            <w:tcBorders>
              <w:top w:val="nil"/>
            </w:tcBorders>
          </w:tcPr>
          <w:p w:rsidR="006D29E0" w:rsidRPr="005F0F09" w:rsidRDefault="006D29E0" w:rsidP="009A6E41">
            <w:pPr>
              <w:pStyle w:val="CellBody"/>
              <w:rPr>
                <w:rFonts w:ascii="Arial" w:hAnsi="Arial"/>
                <w:sz w:val="16"/>
                <w:szCs w:val="16"/>
              </w:rPr>
            </w:pPr>
          </w:p>
        </w:tc>
        <w:tc>
          <w:tcPr>
            <w:tcW w:w="2016" w:type="dxa"/>
            <w:tcBorders>
              <w:top w:val="nil"/>
            </w:tcBorders>
          </w:tcPr>
          <w:p w:rsidR="006D29E0" w:rsidRDefault="006D29E0" w:rsidP="009A6E41">
            <w:pPr>
              <w:rPr>
                <w:rFonts w:ascii="Arial" w:hAnsi="Arial"/>
                <w:sz w:val="16"/>
              </w:rPr>
            </w:pPr>
          </w:p>
        </w:tc>
        <w:tc>
          <w:tcPr>
            <w:tcW w:w="2016" w:type="dxa"/>
            <w:tcBorders>
              <w:top w:val="nil"/>
            </w:tcBorders>
          </w:tcPr>
          <w:p w:rsidR="006D29E0" w:rsidRDefault="006D29E0" w:rsidP="009A6E41">
            <w:pPr>
              <w:rPr>
                <w:rFonts w:ascii="Arial" w:hAnsi="Arial"/>
                <w:sz w:val="16"/>
              </w:rPr>
            </w:pPr>
          </w:p>
        </w:tc>
      </w:tr>
    </w:tbl>
    <w:p w:rsidR="006D29E0" w:rsidRPr="00BB20AB" w:rsidRDefault="006D29E0" w:rsidP="006D29E0"/>
    <w:p w:rsidR="006D29E0" w:rsidRPr="00BB20AB" w:rsidRDefault="006D29E0" w:rsidP="006D29E0">
      <w:r w:rsidRPr="00BB20AB">
        <w:t xml:space="preserve">This PID indicates which legislated PIDs, within the range of </w:t>
      </w:r>
      <w:r>
        <w:t>$E</w:t>
      </w:r>
      <w:r w:rsidRPr="00BB20AB">
        <w:t>1 to $</w:t>
      </w:r>
      <w:r>
        <w:t>FF</w:t>
      </w:r>
      <w:r w:rsidRPr="00BB20AB">
        <w:t>, are supported.</w:t>
      </w:r>
      <w:ins w:id="320" w:author="Matthew L Kaufer" w:date="2009-04-15T15:28:00Z">
        <w:r w:rsidR="003A7CE6">
          <w:t xml:space="preserve">  </w:t>
        </w:r>
        <w:r w:rsidR="003A7CE6" w:rsidRPr="00E62580">
          <w:t>Additional PID information and usage examples are detailed in SAE J1979 and ISO 15031-5.</w:t>
        </w:r>
      </w:ins>
    </w:p>
    <w:p w:rsidR="006D29E0" w:rsidRPr="00BB20AB" w:rsidRDefault="006D29E0" w:rsidP="006D29E0"/>
    <w:p w:rsidR="006D29E0" w:rsidRPr="0057107B" w:rsidRDefault="006D29E0">
      <w:pPr>
        <w:keepNext w:val="0"/>
        <w:keepLines w:val="0"/>
      </w:pPr>
    </w:p>
    <w:p w:rsidR="00FF4F2F" w:rsidRDefault="00FF4F2F">
      <w:pPr>
        <w:pStyle w:val="Heading2"/>
      </w:pPr>
      <w:bookmarkStart w:id="321" w:name="_Ref19944539"/>
      <w:bookmarkStart w:id="322" w:name="_Toc223512803"/>
      <w:r>
        <w:lastRenderedPageBreak/>
        <w:t>Corporate Standard PIDs</w:t>
      </w:r>
      <w:bookmarkEnd w:id="321"/>
      <w:bookmarkEnd w:id="322"/>
    </w:p>
    <w:p w:rsidR="00FF4F2F" w:rsidRDefault="00FF4F2F"/>
    <w:p w:rsidR="00FF4F2F" w:rsidRDefault="00FF4F2F">
      <w:r>
        <w:t>The corporate standard PIDs below are also specified within [5].  In the event of a conflict between this document and [5], the former shall take precedence.</w:t>
      </w:r>
    </w:p>
    <w:p w:rsidR="00FF4F2F" w:rsidRDefault="00FF4F2F"/>
    <w:p w:rsidR="00FF4F2F" w:rsidRDefault="00FF4F2F">
      <w:pPr>
        <w:pStyle w:val="Heading3"/>
      </w:pPr>
      <w:bookmarkStart w:id="323" w:name="_Toc17862120"/>
      <w:bookmarkStart w:id="324" w:name="_Toc223512804"/>
      <w:r>
        <w:t>TPSR – PID $1121 – Electronic Throttle Control Status</w:t>
      </w:r>
      <w:bookmarkEnd w:id="323"/>
      <w:bookmarkEnd w:id="32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$1121</w:t>
            </w:r>
          </w:p>
        </w:tc>
        <w:tc>
          <w:tcPr>
            <w:tcW w:w="2880" w:type="dxa"/>
            <w:tcBorders>
              <w:top w:val="nil"/>
            </w:tcBorders>
          </w:tcPr>
          <w:p w:rsidR="00FF4F2F" w:rsidRDefault="00FF4F2F">
            <w:pPr>
              <w:rPr>
                <w:rFonts w:ascii="Arial" w:hAnsi="Arial"/>
                <w:sz w:val="16"/>
              </w:rPr>
            </w:pPr>
            <w:r>
              <w:rPr>
                <w:rFonts w:ascii="Arial" w:hAnsi="Arial"/>
                <w:sz w:val="16"/>
              </w:rPr>
              <w:t>Electronic Throttle Control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Throttle Position Sensors 1 and 2 Disagree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Accelerator Pedal Position Sensors 1 and 2 Disagree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Reduced Engine Power</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Engine Stall Forced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Default Throttle Authority</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Wide Open Throttle Commanded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Wide Open Throttle Self Test Failed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Wide Open Throttle Self Test Complete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electronic throttle control system.  The content of each of these signals is described below.</w:t>
      </w:r>
    </w:p>
    <w:p w:rsidR="00FF4F2F" w:rsidRDefault="00FF4F2F"/>
    <w:p w:rsidR="00FF4F2F" w:rsidRDefault="00FF4F2F">
      <w:r>
        <w:t>Throttle Position Sensors 1 and 2 Disagree indicates that the (corrected) throttle positions 1 and 2 are currently out of correlation, that a fault has been detected (and latched) based upon the (corrected) throttle positions 1 and 2 being out of correlation, or that a fault has been detected (and latched) based upon the detection of a short between TPS 1 and 2.</w:t>
      </w:r>
    </w:p>
    <w:p w:rsidR="00FF4F2F" w:rsidRDefault="00FF4F2F"/>
    <w:p w:rsidR="00FF4F2F" w:rsidRDefault="00FF4F2F">
      <w:r>
        <w:t>Accelerator Pedal Position Sensors 1 and 2 Disagree indicates that the (corrected) accelerator pedal positions 1 and 2 are currently out of correlation, that a fault has been detected (and latched) based upon the (corrected) accelerator pedal positions 1 and 2 being out of correlation, or that a fault has been detected (and latched) based upon the detection of a short between PPS 1 and 2.</w:t>
      </w:r>
    </w:p>
    <w:p w:rsidR="00FF4F2F" w:rsidRDefault="00FF4F2F"/>
    <w:p w:rsidR="00FF4F2F" w:rsidRDefault="00FF4F2F">
      <w:r>
        <w:t>Reduced Engine Power indicates that engine power is being limited due to an ETC related failure and that the reduced power indication is on.</w:t>
      </w:r>
    </w:p>
    <w:p w:rsidR="00FF4F2F" w:rsidRDefault="00FF4F2F"/>
    <w:p w:rsidR="00FF4F2F" w:rsidRDefault="00FF4F2F">
      <w:r>
        <w:t>Engine Stall Forced indicates that the engine is being or has been shutdown (i.e., forced to stall) due to an ETC related failure and that the starting disabled indication is on.</w:t>
      </w:r>
    </w:p>
    <w:p w:rsidR="00FF4F2F" w:rsidRDefault="00FF4F2F"/>
    <w:p w:rsidR="00FF4F2F" w:rsidRDefault="00FF4F2F">
      <w:r>
        <w:t>Default Throttle Authority indicates that power has been removed from the throttle actuator, resulting in default / pop-up throttle authority, due to an inability to actuate the throttle appropriately.</w:t>
      </w:r>
    </w:p>
    <w:p w:rsidR="00FF4F2F" w:rsidRDefault="00FF4F2F">
      <w:pPr>
        <w:keepNext w:val="0"/>
        <w:keepLines w:val="0"/>
      </w:pPr>
    </w:p>
    <w:p w:rsidR="00FF4F2F" w:rsidRDefault="00FF4F2F">
      <w:r>
        <w:lastRenderedPageBreak/>
        <w:t>Wide Open Throttle Commanded indicates that the desired throttle position exceeds a WOT threshold (selected specifically for service).</w:t>
      </w:r>
    </w:p>
    <w:p w:rsidR="00FF4F2F" w:rsidRDefault="00FF4F2F"/>
    <w:p w:rsidR="00FF4F2F" w:rsidRDefault="00FF4F2F">
      <w:r>
        <w:t>Wide Open Throttle Self Test Failed indicates that the WOT self test device control has failed due to the throttle position failing to reach a WOT threshold within a calibratable duration.</w:t>
      </w:r>
    </w:p>
    <w:p w:rsidR="00FF4F2F" w:rsidRDefault="00FF4F2F"/>
    <w:p w:rsidR="00FF4F2F" w:rsidRDefault="00FF4F2F">
      <w:r>
        <w:t>Wide Open Throttle Self Test Complete indicates that the forced idle and WOT self test device controls have completed.</w:t>
      </w:r>
    </w:p>
    <w:p w:rsidR="00FF4F2F" w:rsidRDefault="00FF4F2F">
      <w:pPr>
        <w:keepNext w:val="0"/>
        <w:keepLines w:val="0"/>
      </w:pPr>
    </w:p>
    <w:p w:rsidR="00FF4F2F" w:rsidRDefault="00FF4F2F">
      <w:pPr>
        <w:pStyle w:val="Heading3"/>
      </w:pPr>
      <w:bookmarkStart w:id="325" w:name="_Toc17862121"/>
      <w:bookmarkStart w:id="326" w:name="_Toc223512805"/>
      <w:r>
        <w:t>FANR – PID $1122 – Cooling Fan Control Status</w:t>
      </w:r>
      <w:bookmarkEnd w:id="325"/>
      <w:bookmarkEnd w:id="32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$1122</w:t>
            </w:r>
          </w:p>
        </w:tc>
        <w:tc>
          <w:tcPr>
            <w:tcW w:w="2880" w:type="dxa"/>
            <w:tcBorders>
              <w:top w:val="nil"/>
            </w:tcBorders>
          </w:tcPr>
          <w:p w:rsidR="00FF4F2F" w:rsidRDefault="00FF4F2F">
            <w:pPr>
              <w:rPr>
                <w:rFonts w:ascii="Arial" w:hAnsi="Arial"/>
                <w:sz w:val="16"/>
              </w:rPr>
            </w:pPr>
            <w:r>
              <w:rPr>
                <w:rFonts w:ascii="Arial" w:hAnsi="Arial"/>
                <w:sz w:val="16"/>
              </w:rPr>
              <w:t>Cooling Fan Control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1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2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3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several signals associated with the status of the cooling fan control system.  This PID is only applicable to discrete cooling fan electrical architectures.  The content of each of these signals is described below.</w:t>
      </w:r>
    </w:p>
    <w:p w:rsidR="00FF4F2F" w:rsidRDefault="00FF4F2F"/>
    <w:p w:rsidR="00FF4F2F" w:rsidRDefault="00FF4F2F">
      <w:r>
        <w:t>Fan Relay 1 On, Fan Relay 2 On, and Fan Relay 3 On indicate that fan relays 1, 2, and 3, respectively, are commanded on.  For single speed (Off / On) discrete cooling fan electrical architectures, a value of False will always be provided for the signals Fan Relay 2 On and Fan Relay 3 On.  For two speed (Off / Low / High) and three speed (Off / Low / Medium / High) discrete cooling fan electrical architectures, a value of False will always be provided for the signal Fan Relay 3 On.  Up to seven speeds may be supported when all three fan relay outputs are used.  In cooling fan electrical architectures from PPEI 3.x or later, only two fan relay outputs are supported, and a value of False will always be provided for the signal Fan Relay 3 On.</w:t>
      </w:r>
    </w:p>
    <w:p w:rsidR="00FF4F2F" w:rsidRDefault="00FF4F2F">
      <w:pPr>
        <w:keepNext w:val="0"/>
        <w:keepLines w:val="0"/>
      </w:pPr>
    </w:p>
    <w:p w:rsidR="00FF4F2F" w:rsidRDefault="00FF4F2F">
      <w:pPr>
        <w:pStyle w:val="Heading3"/>
      </w:pPr>
      <w:bookmarkStart w:id="327" w:name="_Toc17862122"/>
      <w:bookmarkStart w:id="328" w:name="_Toc223512806"/>
      <w:r>
        <w:lastRenderedPageBreak/>
        <w:t>ACCR – PID $1123 – Air Conditioning Status</w:t>
      </w:r>
      <w:bookmarkEnd w:id="327"/>
      <w:bookmarkEnd w:id="32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$1123</w:t>
            </w:r>
          </w:p>
        </w:tc>
        <w:tc>
          <w:tcPr>
            <w:tcW w:w="2880" w:type="dxa"/>
            <w:tcBorders>
              <w:top w:val="nil"/>
            </w:tcBorders>
          </w:tcPr>
          <w:p w:rsidR="00FF4F2F" w:rsidRDefault="00FF4F2F">
            <w:pPr>
              <w:rPr>
                <w:rFonts w:ascii="Arial" w:hAnsi="Arial"/>
                <w:sz w:val="16"/>
              </w:rPr>
            </w:pPr>
            <w:r>
              <w:rPr>
                <w:rFonts w:ascii="Arial" w:hAnsi="Arial"/>
                <w:sz w:val="16"/>
              </w:rPr>
              <w:t>Air Conditioning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Compressor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Compressor Wide Open Throttle Disable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Compressor Pressure Disable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Request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High Side Pressure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Low Side Pressure Cycling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Recirculation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several signals associated with the status of the air conditioning (A/C) system.  The content of each of these signals is described below.</w:t>
      </w:r>
    </w:p>
    <w:p w:rsidR="00FF4F2F" w:rsidRDefault="00FF4F2F"/>
    <w:p w:rsidR="00FF4F2F" w:rsidRDefault="00FF4F2F">
      <w:r>
        <w:t>Air Conditioning Compressor On indicates that the A/C compressor output is commanded on.</w:t>
      </w:r>
    </w:p>
    <w:p w:rsidR="00FF4F2F" w:rsidRDefault="00FF4F2F"/>
    <w:p w:rsidR="00FF4F2F" w:rsidRDefault="00FF4F2F">
      <w:r>
        <w:t>Air Conditioning Compressor Wide Open Throttle Disable indicates that the A/C compressor is being disabled during a wide open throttle maneuver in order to attain increased vehicle performance.</w:t>
      </w:r>
    </w:p>
    <w:p w:rsidR="00FF4F2F" w:rsidRDefault="00FF4F2F"/>
    <w:p w:rsidR="00FF4F2F" w:rsidRDefault="00FF4F2F">
      <w:r>
        <w:t>Air Conditioning Compressor Pressure Disable indicates that the A/C compressor is being disabled due to an A/C high side pressure condition in order to protect the A/C compressor.</w:t>
      </w:r>
    </w:p>
    <w:p w:rsidR="00FF4F2F" w:rsidRDefault="00FF4F2F">
      <w:pPr>
        <w:keepNext w:val="0"/>
        <w:keepLines w:val="0"/>
      </w:pPr>
    </w:p>
    <w:p w:rsidR="00FF4F2F" w:rsidRDefault="00FF4F2F">
      <w:r>
        <w:t>Air Conditioning Request On indicates that the A/C request received over serial communication from the platform electronics is requesting the A/C compressor to be commanded on.  In applications using an A/C electrical architecture that precedes any version of PPEI, this signal indicates that the A/C request hardwire input to the controller is active.</w:t>
      </w:r>
    </w:p>
    <w:p w:rsidR="00FF4F2F" w:rsidRDefault="00FF4F2F"/>
    <w:p w:rsidR="00FF4F2F" w:rsidRDefault="00FF4F2F">
      <w:r>
        <w:t>Air Conditioning High Side Pressure Switch Active indicates that the A/C high side pressure switch hardwire input to the controller is active.  The A/C high side pressure switch hardwire input is only supported in A/C electrical architectures that precede any version of PPEI.  A value of False will always be provided for this signal in all other A/C electrical architectures.</w:t>
      </w:r>
    </w:p>
    <w:p w:rsidR="00FF4F2F" w:rsidRDefault="00FF4F2F"/>
    <w:p w:rsidR="00FF4F2F" w:rsidRDefault="00FF4F2F">
      <w:r>
        <w:t>Air Conditioning Low Side Pressure Cycling Switch Active indicates that the A/C low side pressure cycling switch hardwire input to the controller is active.  The A/C low side pressure cycling switch hardwire input is only supported in A/C electrical architectures that precede any version of PPEI.  A value of False will always be provided for this signal in all other A/C electrical architectures.</w:t>
      </w:r>
    </w:p>
    <w:p w:rsidR="00FF4F2F" w:rsidRDefault="00FF4F2F"/>
    <w:p w:rsidR="00FF4F2F" w:rsidRDefault="00FF4F2F">
      <w:r>
        <w:t>Air Conditioning Recirculation On indicates that the A/C recirculation hardwire output from the controller is commanded on.  The A/C recirculation hardwire output is only supported in A/C electrical architectures that precede any version of PPEI.  A value of False will always be provided for this signal in all other A/C electrical architectures.</w:t>
      </w:r>
    </w:p>
    <w:p w:rsidR="00FF4F2F" w:rsidRDefault="00FF4F2F">
      <w:pPr>
        <w:keepNext w:val="0"/>
        <w:keepLines w:val="0"/>
      </w:pPr>
    </w:p>
    <w:p w:rsidR="00FF4F2F" w:rsidRDefault="00FF4F2F">
      <w:pPr>
        <w:pStyle w:val="Heading3"/>
      </w:pPr>
      <w:bookmarkStart w:id="329" w:name="_Toc17862123"/>
      <w:bookmarkStart w:id="330" w:name="_Toc223512807"/>
      <w:r>
        <w:lastRenderedPageBreak/>
        <w:t>BRKR – PID $1124 – Brake Pedal Status</w:t>
      </w:r>
      <w:bookmarkEnd w:id="329"/>
      <w:bookmarkEnd w:id="33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$1124</w:t>
            </w:r>
          </w:p>
        </w:tc>
        <w:tc>
          <w:tcPr>
            <w:tcW w:w="2880" w:type="dxa"/>
            <w:tcBorders>
              <w:top w:val="nil"/>
            </w:tcBorders>
          </w:tcPr>
          <w:p w:rsidR="00FF4F2F" w:rsidRDefault="00FF4F2F">
            <w:pPr>
              <w:rPr>
                <w:rFonts w:ascii="Arial" w:hAnsi="Arial"/>
                <w:sz w:val="16"/>
              </w:rPr>
            </w:pPr>
            <w:r>
              <w:rPr>
                <w:rFonts w:ascii="Arial" w:hAnsi="Arial"/>
                <w:sz w:val="16"/>
              </w:rPr>
              <w:t>Brake Pedal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Brake Pedal Initial Travel Achieved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Brake Pedal Initial Travel Achieved </w:t>
            </w:r>
            <w:r w:rsidR="003566E3">
              <w:rPr>
                <w:rFonts w:ascii="Arial" w:hAnsi="Arial"/>
                <w:sz w:val="16"/>
              </w:rPr>
              <w:t>Valid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Brake Pedal Moderate Travel Achieved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Brake Pedal Moderate Travel Achieved </w:t>
            </w:r>
            <w:r w:rsidR="003566E3">
              <w:rPr>
                <w:rFonts w:ascii="Arial" w:hAnsi="Arial"/>
                <w:sz w:val="16"/>
              </w:rPr>
              <w:t>Valid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Brake Pedal Apply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Cruise/ETC/TCC Brake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Brake Extended Travel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several signals associated with the status of the brake pedal system.  The content of each of these signals is described below.</w:t>
      </w:r>
    </w:p>
    <w:p w:rsidR="00FF4F2F" w:rsidRDefault="00FF4F2F"/>
    <w:p w:rsidR="00FF4F2F" w:rsidRDefault="00FF4F2F">
      <w:r>
        <w:t>Brake Pedal Initial Travel Achieved indicates the undefaulted determination of brake pedal travel beyond a top</w:t>
      </w:r>
      <w:r>
        <w:noBreakHyphen/>
        <w:t>of</w:t>
      </w:r>
      <w:r>
        <w:noBreakHyphen/>
        <w:t>travel threshold by the platform brake sensing module and is received over serial communication.  In brake apply sensing system (BASS) brake pedal electrical architectures, this signal is based upon the brake pedal position passing a top</w:t>
      </w:r>
      <w:r>
        <w:noBreakHyphen/>
        <w:t>of</w:t>
      </w:r>
      <w:r>
        <w:noBreakHyphen/>
        <w:t>travel threshold.  In discrete brake pedal electrical architectures from PPEI 3.x or later, this signal is based upon the state of the redundant brake switch.  A value of False will always be provided for this signal in applications using other brake pedal electrical architectures.</w:t>
      </w:r>
    </w:p>
    <w:p w:rsidR="00FF4F2F" w:rsidRDefault="00FF4F2F"/>
    <w:p w:rsidR="003566E3" w:rsidRDefault="003566E3" w:rsidP="003566E3">
      <w:r>
        <w:t>Brake Pedal Initial Travel Achieved Valid indicates that no failures have been detected in the determination of the Brake Pedal Initial Travel Achieved signal within the platform brake sensing module as received over serial communication.  In BASS brake pedal electrical architectures, this signal is based upon diagnosis of the brake pedal position sensor.  In discrete brake pedal electrical architectures from PPEI 3.x or later, this signal is based upon diagnosis of the redundant brake switch.  A value of True will always be provided for this signal in applications using other brake pedal electrical architectures.</w:t>
      </w:r>
    </w:p>
    <w:p w:rsidR="00FF4F2F" w:rsidRDefault="00FF4F2F"/>
    <w:p w:rsidR="00FF4F2F" w:rsidRDefault="00FF4F2F">
      <w:r>
        <w:t>Brake Pedal Moderate Travel Achieved indicates the undefaulted determination of brake pedal travel beyond a moderate / extended travel threshold by the platform brake sensing module and is received over serial communication.  In BASS brake pedal electrical architectures, this signal is based upon the brake pedal position passing a moderate travel threshold.  In discrete brake pedal electrical architectures from PPEI 3.x or later with the optional moderate travel brake switch, this signal is based upon the state of the moderate travel brake switch.  A value of False will always be provided for this signal in applications using other brake pedal electrical architectures.</w:t>
      </w:r>
    </w:p>
    <w:p w:rsidR="00FF4F2F" w:rsidRDefault="00FF4F2F"/>
    <w:p w:rsidR="003566E3" w:rsidRDefault="003566E3" w:rsidP="003566E3">
      <w:r>
        <w:t>Brake Pedal Moderate Travel Achieved Valid indicates that no failures have been detected in the determination of the Brake Pedal Moderate Travel Achieved signal within the platform brake sensing module as received over serial communication.  In BASS brake pedal electrical architectures, this signal is based upon diagnosis of the brake pedal position sensor.  In discrete brake pedal electrical architectures from PPEI 3.x or later with the optional moderate travel brake switch, this signal is based upon diagnosis of the moderate travel brake switch.  A value of True will always be provided for this signal in applications using other brake pedal electrical architectures.</w:t>
      </w:r>
    </w:p>
    <w:p w:rsidR="00FF4F2F" w:rsidRDefault="00FF4F2F">
      <w:pPr>
        <w:keepNext w:val="0"/>
        <w:keepLines w:val="0"/>
      </w:pPr>
    </w:p>
    <w:p w:rsidR="00FF4F2F" w:rsidRDefault="00FF4F2F">
      <w:r>
        <w:lastRenderedPageBreak/>
        <w:t>Brake Pedal Apply Active indicates that the undebounced / undefaulted state of the discrete brake pedal apply input to the controller indicates that the brake is applied.  In BASS brake pedal electrical architectures, this signal is generated by the platform brake sensing module.  In discrete brake pedal electrical architectures, this signal is generated by the brake lamp switch.</w:t>
      </w:r>
    </w:p>
    <w:p w:rsidR="00FF4F2F" w:rsidRDefault="00FF4F2F"/>
    <w:p w:rsidR="00FF4F2F" w:rsidRDefault="00FF4F2F">
      <w:r>
        <w:t>Cruise/ETC/TCC Brake Switch Active indicates that the undebounced / undefaulted state of the redundant discrete brake switch input to the controller indicates that the brake is applied.  The redundant discrete brake switch hardwire input is only supported in discrete brake pedal electrical architectures that precede PPEI 3.x.  A value of False will always be provided for this signal in all other brake pedal electrical architectures.</w:t>
      </w:r>
    </w:p>
    <w:p w:rsidR="00FF4F2F" w:rsidRDefault="00FF4F2F"/>
    <w:p w:rsidR="00FF4F2F" w:rsidRDefault="00FF4F2F">
      <w:r>
        <w:t>Brake Extended Travel Switch Active indicates that the undebounced / undefaulted state of the extended travel brake switch input to the ECM indicates that the brake is applied beyond a moderate / extended travel threshold.  The extended travel brake switch hardwire input is only supported in discrete brake pedal electrical architectures that precede PPEI 3.x, within which it is optional.  A value of False will always be provided for this signal when the extended travel brake switch input is not present.</w:t>
      </w:r>
    </w:p>
    <w:p w:rsidR="00FF4F2F" w:rsidRDefault="00FF4F2F">
      <w:pPr>
        <w:keepNext w:val="0"/>
        <w:keepLines w:val="0"/>
      </w:pPr>
    </w:p>
    <w:p w:rsidR="00FF4F2F" w:rsidRDefault="00FF4F2F">
      <w:pPr>
        <w:pStyle w:val="Heading3"/>
      </w:pPr>
      <w:bookmarkStart w:id="331" w:name="_Toc223512808"/>
      <w:bookmarkStart w:id="332" w:name="_Toc17862124"/>
      <w:r>
        <w:lastRenderedPageBreak/>
        <w:t>TRNR – PID $1125 – Manual Transmission Status</w:t>
      </w:r>
      <w:bookmarkEnd w:id="33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$1125</w:t>
            </w:r>
          </w:p>
        </w:tc>
        <w:tc>
          <w:tcPr>
            <w:tcW w:w="2880" w:type="dxa"/>
            <w:tcBorders>
              <w:top w:val="nil"/>
            </w:tcBorders>
          </w:tcPr>
          <w:p w:rsidR="00FF4F2F" w:rsidRDefault="00FF4F2F">
            <w:pPr>
              <w:rPr>
                <w:rFonts w:ascii="Arial" w:hAnsi="Arial"/>
                <w:sz w:val="16"/>
              </w:rPr>
            </w:pPr>
            <w:r>
              <w:rPr>
                <w:rFonts w:ascii="Arial" w:hAnsi="Arial"/>
                <w:sz w:val="16"/>
              </w:rPr>
              <w:t>Manual Transmission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Reverse Inhibit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Manual Transmission Reverse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Upshift Indication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Skip Shift Indication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Skip Shift Solenoid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Clutch Pedal Top of Travel Achieved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Clutch Pedal Bottom of Travel Achieved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several signals associated with the status of the manual transmission system.  The content of each of these signals is described below.</w:t>
      </w:r>
    </w:p>
    <w:p w:rsidR="00FF4F2F" w:rsidRDefault="00FF4F2F"/>
    <w:p w:rsidR="00FF4F2F" w:rsidRDefault="00FF4F2F">
      <w:r>
        <w:t>Reverse Inhibit Active indicates that the driver is inhibited from shifting into reverse.  A value of False will always be provided for this signal when the reverse inhibit solenoid is not present.</w:t>
      </w:r>
    </w:p>
    <w:p w:rsidR="00FF4F2F" w:rsidRDefault="00FF4F2F"/>
    <w:p w:rsidR="00FF4F2F" w:rsidRDefault="00FF4F2F">
      <w:r>
        <w:t>Manual Transmission Reverse Switch On indicates that the reverse switch hardwire input to the ECM is active.  The reverse switch hardwire input is only supported in manual transmission electrical architectures from PPEI 3.x or later.  A value of False will always be provided for this signal in applications using a manual transmission electrical architecture that precedes PPEI 3.x.</w:t>
      </w:r>
    </w:p>
    <w:p w:rsidR="00FF4F2F" w:rsidRDefault="00FF4F2F"/>
    <w:p w:rsidR="00FF4F2F" w:rsidRDefault="00FF4F2F">
      <w:r>
        <w:t>Upshift Indication On indicates that the transmission upshift indication is being requested on over serial communication in order to recommend that the driver shift up to a higher gear to improve fuel economy.</w:t>
      </w:r>
    </w:p>
    <w:p w:rsidR="00FF4F2F" w:rsidRDefault="00FF4F2F"/>
    <w:p w:rsidR="00FF4F2F" w:rsidRDefault="00FF4F2F">
      <w:r>
        <w:t>Skip Shift Indication On indicates that the transmission skip shift indication is being requested on over serial communication in order to inform the driver that shifting up to one of the next highest gears is inhibited (i.e., the driver is forced to skip one or more gears when performing an upshift).  A value of False will always be provided for this signal when the skip shift solenoid is not present.</w:t>
      </w:r>
    </w:p>
    <w:p w:rsidR="00FF4F2F" w:rsidRDefault="00FF4F2F"/>
    <w:p w:rsidR="00FF4F2F" w:rsidRDefault="00FF4F2F">
      <w:r>
        <w:t>Skip Shift Solenoid On indicates that the skip shift solenoid is commanded on, inhibiting the driver from shifting up to one of the next highest gears.  A value of False will always be provided for this signal when the skip shift solenoid is not present.</w:t>
      </w:r>
    </w:p>
    <w:p w:rsidR="00FF4F2F" w:rsidRDefault="00FF4F2F"/>
    <w:p w:rsidR="00FF4F2F" w:rsidRDefault="00FF4F2F">
      <w:pPr>
        <w:pStyle w:val="BodyText"/>
        <w:rPr>
          <w:color w:val="auto"/>
          <w:u w:val="none"/>
        </w:rPr>
      </w:pPr>
      <w:r>
        <w:rPr>
          <w:color w:val="auto"/>
          <w:u w:val="none"/>
        </w:rPr>
        <w:t>Clutch Pedal Top of Travel Achieved indicates the undefaulted determination of clutch pedal travel beyond a top of travel threshold.  In clutch apply sensing system (CASS) electrical architectures, this signal is based upon the clutch pedal position passing a top of travel threshold.  In discrete clutch switch electrical architectures, this signal is based upon the state of the top of travel clutch switch.</w:t>
      </w:r>
    </w:p>
    <w:p w:rsidR="00FF4F2F" w:rsidRDefault="00FF4F2F"/>
    <w:p w:rsidR="00FF4F2F" w:rsidRDefault="00FF4F2F">
      <w:r>
        <w:t>Clutch Pedal Bottom of Travel Achieved indicates the undefaulted determination of clutch pedal travel beyond a bottom of travel threshold.  In CASS electrical architectures, this signal is based upon the clutch pedal position passing a bottom of travel threshold.  In discrete clutch switch electrical architectures, this signal is based upon the state of the clutch start switch.</w:t>
      </w:r>
    </w:p>
    <w:p w:rsidR="00FF4F2F" w:rsidRDefault="00FF4F2F">
      <w:pPr>
        <w:keepNext w:val="0"/>
        <w:keepLines w:val="0"/>
      </w:pPr>
    </w:p>
    <w:p w:rsidR="00FF4F2F" w:rsidRDefault="00FF4F2F">
      <w:pPr>
        <w:pStyle w:val="Heading3"/>
      </w:pPr>
      <w:bookmarkStart w:id="333" w:name="_Toc223512809"/>
      <w:r>
        <w:lastRenderedPageBreak/>
        <w:t>OXYR – PID $1126 – Oxygen Sensor Heater Status</w:t>
      </w:r>
      <w:bookmarkEnd w:id="33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$1126</w:t>
            </w:r>
          </w:p>
        </w:tc>
        <w:tc>
          <w:tcPr>
            <w:tcW w:w="2880" w:type="dxa"/>
            <w:tcBorders>
              <w:top w:val="nil"/>
            </w:tcBorders>
          </w:tcPr>
          <w:p w:rsidR="00FF4F2F" w:rsidRDefault="00FF4F2F">
            <w:pPr>
              <w:rPr>
                <w:rFonts w:ascii="Arial" w:hAnsi="Arial"/>
                <w:sz w:val="16"/>
              </w:rPr>
            </w:pPr>
            <w:r>
              <w:rPr>
                <w:rFonts w:ascii="Arial" w:hAnsi="Arial"/>
                <w:sz w:val="16"/>
              </w:rPr>
              <w:t>Oxygen Sensor Heater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On Bank 1 Sensor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On Bank 2 Sensor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On Bank 1 Sensor 2</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On Bank 2 Sensor 2</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several signals associated with the status of the oxygen sensor heater system.  The content of each of these signals is described below.</w:t>
      </w:r>
    </w:p>
    <w:p w:rsidR="00FF4F2F" w:rsidRDefault="00FF4F2F"/>
    <w:p w:rsidR="00FF4F2F" w:rsidRDefault="00FF4F2F">
      <w:r>
        <w:t>Oxygen Sensor Heater On Bank 1 Sensor 1, Oxygen Sensor Heater On Bank 2 Sensor 1, Oxygen Sensor Heater On Bank 1 Sensor 2, and Oxygen Sensor Heater On Bank 2 Sensor 2 indicate that the oxygen sensor heaters associated with the indicated banks and sensors are commanded on (for PWM controlled heaters, a heater is considered to be commanded on if its duty cycle is not zero).  Values of False will always be provided for these signals when the oxygen sensor heaters associated with the indicated banks and sensors are not present.</w:t>
      </w:r>
    </w:p>
    <w:p w:rsidR="00FF4F2F" w:rsidRDefault="00FF4F2F">
      <w:pPr>
        <w:keepNext w:val="0"/>
        <w:keepLines w:val="0"/>
      </w:pPr>
    </w:p>
    <w:p w:rsidR="00FF4F2F" w:rsidRDefault="00FF4F2F">
      <w:pPr>
        <w:pStyle w:val="Heading3"/>
      </w:pPr>
      <w:bookmarkStart w:id="334" w:name="_Toc223512810"/>
      <w:r>
        <w:lastRenderedPageBreak/>
        <w:t>EODR – PID $1127 – Engine Oil Status</w:t>
      </w:r>
      <w:bookmarkEnd w:id="332"/>
      <w:bookmarkEnd w:id="33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$1127</w:t>
            </w:r>
          </w:p>
        </w:tc>
        <w:tc>
          <w:tcPr>
            <w:tcW w:w="2880" w:type="dxa"/>
            <w:tcBorders>
              <w:top w:val="nil"/>
            </w:tcBorders>
          </w:tcPr>
          <w:p w:rsidR="00FF4F2F" w:rsidRDefault="00FF4F2F">
            <w:pPr>
              <w:rPr>
                <w:rFonts w:ascii="Arial" w:hAnsi="Arial"/>
                <w:sz w:val="16"/>
              </w:rPr>
            </w:pPr>
            <w:r>
              <w:rPr>
                <w:rFonts w:ascii="Arial" w:hAnsi="Arial"/>
                <w:sz w:val="16"/>
              </w:rPr>
              <w:t>Engine Oil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Engine Oil Level Low</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Engine Oil Level Low Debounced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Engine Oil Level Low Indication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Engine Oil Pressure Low</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Engine Oil Pressure Low Debounced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Engine Oil Pressure Low Indication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Engine Oil Change Indication On </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several signals associated with the status of the engine oil system.  The content of each of these signals is described below.</w:t>
      </w:r>
    </w:p>
    <w:p w:rsidR="00FF4F2F" w:rsidRDefault="00FF4F2F"/>
    <w:p w:rsidR="00FF4F2F" w:rsidRDefault="00FF4F2F">
      <w:r>
        <w:t>Engine Oil Level Low indicates that the undebounced state of the engine oil level switch input to the ECM indicates a low engine oil level condition.</w:t>
      </w:r>
    </w:p>
    <w:p w:rsidR="00FF4F2F" w:rsidRDefault="00FF4F2F"/>
    <w:p w:rsidR="00FF4F2F" w:rsidRDefault="00FF4F2F">
      <w:r>
        <w:t>Engine Oil Level Low Debounced indicates that the debounced state of the engine oil level switch input to the ECM indicates a low engine oil level condition.</w:t>
      </w:r>
    </w:p>
    <w:p w:rsidR="00FF4F2F" w:rsidRDefault="00FF4F2F"/>
    <w:p w:rsidR="00FF4F2F" w:rsidRDefault="00FF4F2F">
      <w:r>
        <w:t>Engine Oil Level Low Indication On indicates that the low engine oil level indication is being requested on over serial communication in order to inform the driver of a low engine oil level condition.</w:t>
      </w:r>
    </w:p>
    <w:p w:rsidR="00FF4F2F" w:rsidRDefault="00FF4F2F"/>
    <w:p w:rsidR="00FF4F2F" w:rsidRDefault="00FF4F2F">
      <w:r>
        <w:t>Engine Oil Pressure Low indicates that the undebounced state of the engine oil pressure switch input to the ECM indicates a low engine oil pressure condition.  A value of False will always be provided for this signal when the engine oil pressure switch is not present (i.e., in applications that determine low engine oil pressure based upon the engine oil pressure sensor).</w:t>
      </w:r>
    </w:p>
    <w:p w:rsidR="00FF4F2F" w:rsidRDefault="00FF4F2F"/>
    <w:p w:rsidR="00FF4F2F" w:rsidRDefault="00FF4F2F">
      <w:r>
        <w:t>Engine Oil Pressure Low Debounced indicates that the debounced state of the engine oil pressure switch input to the ECM indicates a low engine oil pressure condition.  A value of False will always be provided for this signal when the engine oil pressure switch is not present (i.e., in applications that determine low engine oil pressure based upon the engine oil pressure sensor).</w:t>
      </w:r>
    </w:p>
    <w:p w:rsidR="00FF4F2F" w:rsidRDefault="00FF4F2F"/>
    <w:p w:rsidR="00FF4F2F" w:rsidRDefault="00FF4F2F">
      <w:r>
        <w:t>Engine Oil Pressure Low Indication On indicates that the low engine oil pressure indication is being requested on over serial communication in order to inform the driver of a low engine oil pressure condition.  This signal is based upon either the engine oil pressure switch or the engine oil pressure sensor.</w:t>
      </w:r>
    </w:p>
    <w:p w:rsidR="00FF4F2F" w:rsidRDefault="00FF4F2F"/>
    <w:p w:rsidR="00FF4F2F" w:rsidRDefault="00FF4F2F">
      <w:r>
        <w:t>Engine Oil Change Indication On indicates that the change engine oil indication is being requested on over serial communication in order to inform the driver that the engine oil needs to be changed.  This signal is based upon either the engine oil life algorithm or the engine oil condition sensor.</w:t>
      </w:r>
    </w:p>
    <w:p w:rsidR="00FF4F2F" w:rsidRDefault="00FF4F2F">
      <w:pPr>
        <w:keepNext w:val="0"/>
        <w:keepLines w:val="0"/>
      </w:pPr>
    </w:p>
    <w:p w:rsidR="00FF4F2F" w:rsidRDefault="00FF4F2F">
      <w:pPr>
        <w:pStyle w:val="Heading3"/>
      </w:pPr>
      <w:bookmarkStart w:id="335" w:name="_Toc223512811"/>
      <w:bookmarkStart w:id="336" w:name="_Toc17862125"/>
      <w:r>
        <w:lastRenderedPageBreak/>
        <w:t>EVPR – PID $1128 – Evaporative Emissions Status</w:t>
      </w:r>
      <w:bookmarkEnd w:id="33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$1128</w:t>
            </w:r>
          </w:p>
        </w:tc>
        <w:tc>
          <w:tcPr>
            <w:tcW w:w="2880" w:type="dxa"/>
            <w:tcBorders>
              <w:top w:val="nil"/>
            </w:tcBorders>
          </w:tcPr>
          <w:p w:rsidR="00FF4F2F" w:rsidRDefault="00FF4F2F">
            <w:pPr>
              <w:rPr>
                <w:rFonts w:ascii="Arial" w:hAnsi="Arial"/>
                <w:sz w:val="16"/>
              </w:rPr>
            </w:pPr>
            <w:r>
              <w:rPr>
                <w:rFonts w:ascii="Arial" w:hAnsi="Arial"/>
                <w:sz w:val="16"/>
              </w:rPr>
              <w:t>Evaporative Emissions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Canister Vent Open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Cold Start Conditions Met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Volatility Level</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$0=Low; </w:t>
            </w:r>
            <w:r>
              <w:rPr>
                <w:rFonts w:ascii="Arial" w:hAnsi="Arial"/>
                <w:sz w:val="16"/>
              </w:rPr>
              <w:br/>
              <w:t xml:space="preserve">$1=Moderate; </w:t>
            </w:r>
            <w:r>
              <w:rPr>
                <w:rFonts w:ascii="Arial" w:hAnsi="Arial"/>
                <w:sz w:val="16"/>
              </w:rPr>
              <w:br/>
              <w:t>$2=High</w:t>
            </w:r>
          </w:p>
        </w:tc>
      </w:tr>
    </w:tbl>
    <w:p w:rsidR="00FF4F2F" w:rsidRDefault="00FF4F2F"/>
    <w:p w:rsidR="00FF4F2F" w:rsidRDefault="00FF4F2F">
      <w:r>
        <w:t>This PID contains several signals associated with the status of the evaporative emissions system.  The content of each of these signals is described below.</w:t>
      </w:r>
    </w:p>
    <w:p w:rsidR="00FF4F2F" w:rsidRDefault="00FF4F2F"/>
    <w:p w:rsidR="00FF4F2F" w:rsidRDefault="00FF4F2F">
      <w:r>
        <w:t>Canister Vent Open indicates that the canister vent is commanded open.</w:t>
      </w:r>
    </w:p>
    <w:p w:rsidR="00FF4F2F" w:rsidRDefault="00FF4F2F"/>
    <w:p w:rsidR="00FF4F2F" w:rsidRDefault="00FF4F2F">
      <w:r>
        <w:t>Cold Start Conditions Met indicates that the conditions used to identify a cold start (based on the difference between the intake air temperature and engine coolant temperature at engine start) have been met.</w:t>
      </w:r>
    </w:p>
    <w:p w:rsidR="00FF4F2F" w:rsidRDefault="00FF4F2F"/>
    <w:p w:rsidR="00FF4F2F" w:rsidRDefault="00FF4F2F">
      <w:r>
        <w:t>Fuel Volatility Level contains the classification of the volatility of the fuel based upon the integration of the fuel tank pressure with the canister vent open.</w:t>
      </w:r>
    </w:p>
    <w:p w:rsidR="00FF4F2F" w:rsidRDefault="00FF4F2F">
      <w:pPr>
        <w:keepNext w:val="0"/>
        <w:keepLines w:val="0"/>
      </w:pPr>
    </w:p>
    <w:p w:rsidR="00FF4F2F" w:rsidRDefault="00FF4F2F">
      <w:pPr>
        <w:pStyle w:val="Heading3"/>
      </w:pPr>
      <w:bookmarkStart w:id="337" w:name="_Toc223512812"/>
      <w:r>
        <w:lastRenderedPageBreak/>
        <w:t>FWDR – PID $1129 – Four Wheel Drive Status</w:t>
      </w:r>
      <w:bookmarkEnd w:id="336"/>
      <w:bookmarkEnd w:id="33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$1129</w:t>
            </w:r>
          </w:p>
        </w:tc>
        <w:tc>
          <w:tcPr>
            <w:tcW w:w="2880" w:type="dxa"/>
            <w:tcBorders>
              <w:top w:val="nil"/>
            </w:tcBorders>
          </w:tcPr>
          <w:p w:rsidR="00FF4F2F" w:rsidRDefault="00FF4F2F">
            <w:pPr>
              <w:rPr>
                <w:rFonts w:ascii="Arial" w:hAnsi="Arial"/>
                <w:sz w:val="16"/>
              </w:rPr>
            </w:pPr>
            <w:smartTag w:uri="urn:schemas-microsoft-com:office:smarttags" w:element="Street">
              <w:smartTag w:uri="urn:schemas-microsoft-com:office:smarttags" w:element="address">
                <w:r>
                  <w:rPr>
                    <w:rFonts w:ascii="Arial" w:hAnsi="Arial"/>
                    <w:sz w:val="16"/>
                  </w:rPr>
                  <w:t>Four Wheel Drive</w:t>
                </w:r>
              </w:smartTag>
            </w:smartTag>
            <w:r>
              <w:rPr>
                <w:rFonts w:ascii="Arial" w:hAnsi="Arial"/>
                <w:sz w:val="16"/>
              </w:rPr>
              <w:t xml:space="preserve">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smartTag w:uri="urn:schemas-microsoft-com:office:smarttags" w:element="Street">
              <w:smartTag w:uri="urn:schemas-microsoft-com:office:smarttags" w:element="address">
                <w:r>
                  <w:rPr>
                    <w:rFonts w:ascii="Arial" w:hAnsi="Arial"/>
                    <w:sz w:val="16"/>
                  </w:rPr>
                  <w:t>Four Wheel Drive</w:t>
                </w:r>
              </w:smartTag>
            </w:smartTag>
            <w:r>
              <w:rPr>
                <w:rFonts w:ascii="Arial" w:hAnsi="Arial"/>
                <w:sz w:val="16"/>
              </w:rPr>
              <w:t xml:space="preserve"> Low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smartTag w:uri="urn:schemas-microsoft-com:office:smarttags" w:element="Street">
              <w:smartTag w:uri="urn:schemas-microsoft-com:office:smarttags" w:element="address">
                <w:r>
                  <w:rPr>
                    <w:rFonts w:ascii="Arial" w:hAnsi="Arial"/>
                    <w:sz w:val="16"/>
                  </w:rPr>
                  <w:t>Four Wheel Drive</w:t>
                </w:r>
              </w:smartTag>
            </w:smartTag>
            <w:r>
              <w:rPr>
                <w:rFonts w:ascii="Arial" w:hAnsi="Arial"/>
                <w:sz w:val="16"/>
              </w:rPr>
              <w:t xml:space="preserve"> Low Fault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smartTag w:uri="urn:schemas-microsoft-com:office:smarttags" w:element="Street">
              <w:smartTag w:uri="urn:schemas-microsoft-com:office:smarttags" w:element="address">
                <w:r>
                  <w:rPr>
                    <w:rFonts w:ascii="Arial" w:hAnsi="Arial"/>
                    <w:sz w:val="16"/>
                  </w:rPr>
                  <w:t>Four Wheel Drive</w:t>
                </w:r>
              </w:smartTag>
            </w:smartTag>
            <w:r>
              <w:rPr>
                <w:rFonts w:ascii="Arial" w:hAnsi="Arial"/>
                <w:sz w:val="16"/>
              </w:rPr>
              <w:t xml:space="preserve"> Mode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Rear Axle Low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several signals associated with the status of the four wheel drive system.  The content of each of these signals is described below.</w:t>
      </w:r>
    </w:p>
    <w:p w:rsidR="00FF4F2F" w:rsidRDefault="00FF4F2F"/>
    <w:p w:rsidR="00FF4F2F" w:rsidRDefault="00FF4F2F">
      <w:smartTag w:uri="urn:schemas-microsoft-com:office:smarttags" w:element="Street">
        <w:smartTag w:uri="urn:schemas-microsoft-com:office:smarttags" w:element="address">
          <w:r>
            <w:t>Four Wheel Drive</w:t>
          </w:r>
        </w:smartTag>
      </w:smartTag>
      <w:r>
        <w:t xml:space="preserve"> Low Active indicates that the transfer case is in its low range in applications that are equipped with a transfer case capable of providing range selection (a value of False will be provided for this signal in all other applications).  In manual transfer case applications, where a transfer case control module (TCCM) is not present, this signal is based upon the four wheel drive low hardwire input from the transfer case.  In applications with a TCCM that precede PPEI 3.x, this signal is based upon the four wheel drive low hardwire input from the TCCM.  In applications with a TCCM from PPEI 3.x or later, this signal is received over serial communication from the TCCM.</w:t>
      </w:r>
    </w:p>
    <w:p w:rsidR="00FF4F2F" w:rsidRDefault="00FF4F2F"/>
    <w:p w:rsidR="00FF4F2F" w:rsidRDefault="00FF4F2F">
      <w:smartTag w:uri="urn:schemas-microsoft-com:office:smarttags" w:element="Street">
        <w:smartTag w:uri="urn:schemas-microsoft-com:office:smarttags" w:element="address">
          <w:r>
            <w:t>Four Wheel Drive</w:t>
          </w:r>
        </w:smartTag>
      </w:smartTag>
      <w:r>
        <w:t xml:space="preserve"> Low Fault indicates that a failure in the determination of the transfer case range has been detected (and a corresponding DTC has been stored) within the TCCM in applications that are equipped with a transfer case capable of providing range selection (a value of False will be provided for this signal in all other applications).  In applications with a TCCM from PPEI 3.x or later, this signal is based upon failure information received over serial communication from the TCCM.  A value of False will be provided for this signal in all other applications.</w:t>
      </w:r>
    </w:p>
    <w:p w:rsidR="00FF4F2F" w:rsidRDefault="00FF4F2F"/>
    <w:p w:rsidR="00FF4F2F" w:rsidRDefault="00FF4F2F">
      <w:r>
        <w:t xml:space="preserve">Four Wheel Drive Mode Active indicates that the secondary axle is engaged in applications that are equipped with part time four wheel drive (a value of False will be provided for this signal in all other applications, including all wheel drive and full-time four wheel drive applications).  In manual transfer case applications, this signal is based upon the secondary axle feedback (four wheel drive mode) hardwire input from the </w:t>
      </w:r>
      <w:r w:rsidR="00235DDC">
        <w:t>front axle switch</w:t>
      </w:r>
      <w:r>
        <w:t>.  In applications with a TCCM, this signal is received over serial communication from the TCCM.</w:t>
      </w:r>
    </w:p>
    <w:p w:rsidR="00FF4F2F" w:rsidRDefault="00FF4F2F"/>
    <w:p w:rsidR="00FF4F2F" w:rsidRDefault="00FF4F2F">
      <w:r>
        <w:t>Rear Axle Low Active indicates that the rear axle is in its low range in applications that are equipped with a two speed rear axle (a value of False will be provided for this signal in all other applications).</w:t>
      </w:r>
    </w:p>
    <w:p w:rsidR="00FF4F2F" w:rsidRDefault="00FF4F2F">
      <w:pPr>
        <w:keepNext w:val="0"/>
        <w:keepLines w:val="0"/>
      </w:pPr>
    </w:p>
    <w:p w:rsidR="00FF4F2F" w:rsidRDefault="00FF4F2F">
      <w:pPr>
        <w:pStyle w:val="Heading3"/>
      </w:pPr>
      <w:bookmarkStart w:id="338" w:name="_Toc17862126"/>
      <w:bookmarkStart w:id="339" w:name="_Toc223512813"/>
      <w:r>
        <w:lastRenderedPageBreak/>
        <w:t>ENGR – PID $1130 – Power Mode / Starter Status</w:t>
      </w:r>
      <w:bookmarkEnd w:id="338"/>
      <w:bookmarkEnd w:id="33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$1130</w:t>
            </w:r>
          </w:p>
        </w:tc>
        <w:tc>
          <w:tcPr>
            <w:tcW w:w="2880" w:type="dxa"/>
            <w:tcBorders>
              <w:top w:val="nil"/>
            </w:tcBorders>
          </w:tcPr>
          <w:p w:rsidR="00FF4F2F" w:rsidRDefault="00FF4F2F">
            <w:pPr>
              <w:rPr>
                <w:rFonts w:ascii="Arial" w:hAnsi="Arial"/>
                <w:sz w:val="16"/>
              </w:rPr>
            </w:pPr>
            <w:r>
              <w:rPr>
                <w:rFonts w:ascii="Arial" w:hAnsi="Arial"/>
                <w:sz w:val="16"/>
              </w:rPr>
              <w:t>Power Mode / Starter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Crank Request Input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Accessory Input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Powertrain Relay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Starter Relay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Remote Vehicle Start Request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 Take Off Remote Engine Start Request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i/>
                <w:sz w:val="14"/>
              </w:rPr>
            </w:pPr>
            <w:r>
              <w:rPr>
                <w:rFonts w:ascii="Arial" w:hAnsi="Arial"/>
                <w:sz w:val="16"/>
              </w:rPr>
              <w:t>Automatic Transmission Park/Neutral Input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several signals associated with the status of the power mode and starter systems.  The content of each of these signals is described below.</w:t>
      </w:r>
    </w:p>
    <w:p w:rsidR="00FF4F2F" w:rsidRDefault="00FF4F2F"/>
    <w:p w:rsidR="00FF4F2F" w:rsidRDefault="00FF4F2F">
      <w:r>
        <w:t>Crank Request Input Active indicates that either an existing hardwire is active or a serial data Crank Request is received.</w:t>
      </w:r>
    </w:p>
    <w:p w:rsidR="00FF4F2F" w:rsidRDefault="00FF4F2F"/>
    <w:p w:rsidR="00FF4F2F" w:rsidRDefault="00FF4F2F">
      <w:r>
        <w:t>Accessory Input Active indicates that the accessory hardwire input to the controller is active in applications using a power mode electrical architecture from PPEI 2.x or later.  In applications using a power mode electrical architecture that precedes PPEI 2.x, this signal indicates that the unlock hardwire input to the controller is active.</w:t>
      </w:r>
    </w:p>
    <w:p w:rsidR="00FF4F2F" w:rsidRDefault="00FF4F2F"/>
    <w:p w:rsidR="00FF4F2F" w:rsidRDefault="00FF4F2F">
      <w:r>
        <w:t>Powertrain Relay On indicates that the powertrain relay output driver from the ECM is commanded on.</w:t>
      </w:r>
    </w:p>
    <w:p w:rsidR="00FF4F2F" w:rsidRDefault="00FF4F2F"/>
    <w:p w:rsidR="00FF4F2F" w:rsidRDefault="00FF4F2F">
      <w:r>
        <w:t>Starter Relay On indicates the current commanded state of the starter relay.</w:t>
      </w:r>
    </w:p>
    <w:p w:rsidR="00FF4F2F" w:rsidRDefault="00FF4F2F"/>
    <w:p w:rsidR="00FF4F2F" w:rsidRDefault="00FF4F2F">
      <w:r>
        <w:t>Remote Vehicle Start Request indicates the state of the request received over serial communication from the remote vehicle start (RVS) system to start the vehicle in remote mode.</w:t>
      </w:r>
    </w:p>
    <w:p w:rsidR="00FF4F2F" w:rsidRDefault="00FF4F2F"/>
    <w:p w:rsidR="00FF4F2F" w:rsidRDefault="00FF4F2F">
      <w:r>
        <w:t>Power Take Off Remote Engine Start Request indicates the state of the request received over serial communication from the power take off (PTO) system to start the engine in remote mode.</w:t>
      </w:r>
    </w:p>
    <w:p w:rsidR="00FF4F2F" w:rsidRDefault="00FF4F2F"/>
    <w:p w:rsidR="00FF4F2F" w:rsidRDefault="00FF4F2F">
      <w:pPr>
        <w:pStyle w:val="BodyText"/>
        <w:rPr>
          <w:color w:val="auto"/>
          <w:u w:val="none"/>
        </w:rPr>
      </w:pPr>
      <w:r>
        <w:rPr>
          <w:color w:val="auto"/>
          <w:u w:val="none"/>
        </w:rPr>
        <w:t>The Automatic Transmission Park/Neutral Input Active signal is a normally open switch that is connected to ground when the transmission is in Park or Neutral.  The ECM shall read this signal with an input that is pulled up to the ignition voltage.  This switch input is provided to ensure that the engine can be started safely regardless of the communications status with the TCM. This switch input is the source of the transmission range determination for the starter control on IMS equipped transmissions.</w:t>
      </w:r>
    </w:p>
    <w:p w:rsidR="00FF4F2F" w:rsidRDefault="00FF4F2F">
      <w:pPr>
        <w:keepNext w:val="0"/>
        <w:keepLines w:val="0"/>
      </w:pPr>
    </w:p>
    <w:p w:rsidR="00FF4F2F" w:rsidRDefault="00FF4F2F">
      <w:pPr>
        <w:pStyle w:val="Heading3"/>
      </w:pPr>
      <w:bookmarkStart w:id="340" w:name="_Toc17862127"/>
      <w:bookmarkStart w:id="341" w:name="_Toc223512814"/>
      <w:r>
        <w:lastRenderedPageBreak/>
        <w:t>ENGR – PID $1131 – Fuel System Status</w:t>
      </w:r>
      <w:bookmarkEnd w:id="340"/>
      <w:bookmarkEnd w:id="34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$1131</w:t>
            </w:r>
          </w:p>
        </w:tc>
        <w:tc>
          <w:tcPr>
            <w:tcW w:w="2880" w:type="dxa"/>
            <w:tcBorders>
              <w:top w:val="nil"/>
            </w:tcBorders>
          </w:tcPr>
          <w:p w:rsidR="00FF4F2F" w:rsidRDefault="00FF4F2F">
            <w:pPr>
              <w:rPr>
                <w:rFonts w:ascii="Arial" w:hAnsi="Arial"/>
                <w:sz w:val="16"/>
              </w:rPr>
            </w:pPr>
            <w:r>
              <w:rPr>
                <w:rFonts w:ascii="Arial" w:hAnsi="Arial"/>
                <w:sz w:val="16"/>
              </w:rPr>
              <w:t>Fuel System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Trim Learn Enabled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Fuel Closed </w:t>
            </w:r>
            <w:smartTag w:uri="urn:schemas-microsoft-com:office:smarttags" w:element="place">
              <w:r>
                <w:rPr>
                  <w:rFonts w:ascii="Arial" w:hAnsi="Arial"/>
                  <w:sz w:val="16"/>
                </w:rPr>
                <w:t>Loop</w:t>
              </w:r>
            </w:smartTag>
            <w:r>
              <w:rPr>
                <w:rFonts w:ascii="Arial" w:hAnsi="Arial"/>
                <w:sz w:val="16"/>
              </w:rPr>
              <w:t xml:space="preserve">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 Enrichment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Hot Coolant Enrichment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Decel Fuel Cut Off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Pump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Fuel Pump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Enrichment Catalyst Protection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fuel system.  The content of each of these signals is described below.</w:t>
      </w:r>
    </w:p>
    <w:p w:rsidR="00FF4F2F" w:rsidRDefault="00FF4F2F"/>
    <w:p w:rsidR="00FF4F2F" w:rsidRDefault="00FF4F2F">
      <w:r>
        <w:t>Fuel Trim Learn Enabled indicates that proper conditions exist to learn long term fuel corrections.</w:t>
      </w:r>
    </w:p>
    <w:p w:rsidR="00FF4F2F" w:rsidRDefault="00FF4F2F"/>
    <w:p w:rsidR="00FF4F2F" w:rsidRDefault="00FF4F2F">
      <w:r>
        <w:t>Fuel Closed Loop Active indicates that oxygen sensor 1 of each bank is being used as feedback to adjust the amount of fuel delivered to the engine.</w:t>
      </w:r>
    </w:p>
    <w:p w:rsidR="00FF4F2F" w:rsidRDefault="00FF4F2F"/>
    <w:p w:rsidR="00FF4F2F" w:rsidRDefault="00FF4F2F">
      <w:r>
        <w:t>Power Enrichment Active indicates that the conditions to enable power enrichment are active and that a richer than stoichiometric air/fuel ratio is being commanded in order to maximize power output.</w:t>
      </w:r>
    </w:p>
    <w:p w:rsidR="00FF4F2F" w:rsidRDefault="00FF4F2F"/>
    <w:p w:rsidR="00FF4F2F" w:rsidRDefault="00FF4F2F">
      <w:r>
        <w:t>Hot Coolant Enrichment Active indicates that the conditions to enable hot coolant enrichment are active and that a richer than stoichiometric air/fuel ratio is being commanded in order to help cool the engine when a system malfunction is causing the engine to run at extreme temperatures.</w:t>
      </w:r>
    </w:p>
    <w:p w:rsidR="00FF4F2F" w:rsidRDefault="00FF4F2F"/>
    <w:p w:rsidR="00FF4F2F" w:rsidRDefault="00FF4F2F">
      <w:r>
        <w:t>Decel Fuel Cut Off Active indicates that the conditions to enable DFCO are active and that torque is being reduced by turning off one or more fuel injectors and/or retarding spark.</w:t>
      </w:r>
    </w:p>
    <w:p w:rsidR="00FF4F2F" w:rsidRDefault="00FF4F2F"/>
    <w:p w:rsidR="00FF4F2F" w:rsidRDefault="00FF4F2F">
      <w:r>
        <w:t>Fuel Pump On indicates that the fuel pump is commanded on.</w:t>
      </w:r>
    </w:p>
    <w:p w:rsidR="00FF4F2F" w:rsidRDefault="00FF4F2F"/>
    <w:p w:rsidR="00FF4F2F" w:rsidRDefault="00FF4F2F">
      <w:r>
        <w:t>Secondary Fuel Pump On indicates that the secondary fuel pump is commanded on.  The secondary fuel pump output is only supported in dual fuel tank applications with an electronically controlled transfer pump.  A value of False will always be provided for this signal in other applications.</w:t>
      </w:r>
    </w:p>
    <w:p w:rsidR="00FF4F2F" w:rsidRDefault="00FF4F2F"/>
    <w:p w:rsidR="00FF4F2F" w:rsidRPr="00FF4F2F" w:rsidRDefault="00FF4F2F">
      <w:r w:rsidRPr="00FF4F2F">
        <w:t>Fuel Enrichment Catalyst Protection Active indicates fuel is being added to cool the catalytic converter.</w:t>
      </w:r>
    </w:p>
    <w:p w:rsidR="00FF4F2F" w:rsidRDefault="00FF4F2F">
      <w:pPr>
        <w:keepNext w:val="0"/>
        <w:keepLines w:val="0"/>
      </w:pPr>
    </w:p>
    <w:p w:rsidR="00FF4F2F" w:rsidRDefault="00FF4F2F">
      <w:pPr>
        <w:pStyle w:val="Heading3"/>
      </w:pPr>
      <w:bookmarkStart w:id="342" w:name="_Toc223512815"/>
      <w:bookmarkStart w:id="343" w:name="_Toc17862128"/>
      <w:r>
        <w:lastRenderedPageBreak/>
        <w:t>CDAR – PID $1133 – Displacement on Demand Status</w:t>
      </w:r>
      <w:bookmarkEnd w:id="34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$1133</w:t>
            </w:r>
          </w:p>
        </w:tc>
        <w:tc>
          <w:tcPr>
            <w:tcW w:w="2880" w:type="dxa"/>
            <w:tcBorders>
              <w:top w:val="nil"/>
            </w:tcBorders>
          </w:tcPr>
          <w:p w:rsidR="00FF4F2F" w:rsidRDefault="00FF4F2F">
            <w:pPr>
              <w:rPr>
                <w:rFonts w:ascii="Arial" w:hAnsi="Arial"/>
                <w:sz w:val="16"/>
              </w:rPr>
            </w:pPr>
            <w:r>
              <w:rPr>
                <w:rFonts w:ascii="Arial" w:hAnsi="Arial"/>
                <w:sz w:val="16"/>
              </w:rPr>
              <w:t>Displacement on Demand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A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B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C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780864">
        <w:trPr>
          <w:cantSplit/>
          <w:jc w:val="center"/>
        </w:trPr>
        <w:tc>
          <w:tcPr>
            <w:tcW w:w="2448" w:type="dxa"/>
            <w:tcBorders>
              <w:top w:val="nil"/>
            </w:tcBorders>
          </w:tcPr>
          <w:p w:rsidR="00780864" w:rsidRDefault="00780864">
            <w:pPr>
              <w:rPr>
                <w:rFonts w:ascii="Arial" w:hAnsi="Arial"/>
                <w:sz w:val="16"/>
              </w:rPr>
            </w:pPr>
            <w:r>
              <w:rPr>
                <w:rFonts w:ascii="Arial" w:hAnsi="Arial"/>
                <w:sz w:val="16"/>
              </w:rPr>
              <w:t>Fuel Saver Mode Active</w:t>
            </w:r>
          </w:p>
        </w:tc>
        <w:tc>
          <w:tcPr>
            <w:tcW w:w="720" w:type="dxa"/>
            <w:tcBorders>
              <w:top w:val="nil"/>
            </w:tcBorders>
          </w:tcPr>
          <w:p w:rsidR="00780864" w:rsidRDefault="00780864">
            <w:pPr>
              <w:jc w:val="right"/>
              <w:rPr>
                <w:rFonts w:ascii="Arial" w:hAnsi="Arial"/>
                <w:sz w:val="16"/>
              </w:rPr>
            </w:pPr>
            <w:r>
              <w:rPr>
                <w:rFonts w:ascii="Arial" w:hAnsi="Arial"/>
                <w:sz w:val="16"/>
              </w:rPr>
              <w:t>0</w:t>
            </w:r>
          </w:p>
        </w:tc>
        <w:tc>
          <w:tcPr>
            <w:tcW w:w="720" w:type="dxa"/>
            <w:tcBorders>
              <w:top w:val="nil"/>
            </w:tcBorders>
          </w:tcPr>
          <w:p w:rsidR="00780864" w:rsidRDefault="00780864">
            <w:pPr>
              <w:jc w:val="right"/>
              <w:rPr>
                <w:rFonts w:ascii="Arial" w:hAnsi="Arial"/>
                <w:sz w:val="16"/>
              </w:rPr>
            </w:pPr>
            <w:r>
              <w:rPr>
                <w:rFonts w:ascii="Arial" w:hAnsi="Arial"/>
                <w:sz w:val="16"/>
              </w:rPr>
              <w:t>0</w:t>
            </w:r>
          </w:p>
        </w:tc>
        <w:tc>
          <w:tcPr>
            <w:tcW w:w="720" w:type="dxa"/>
            <w:tcBorders>
              <w:top w:val="nil"/>
            </w:tcBorders>
          </w:tcPr>
          <w:p w:rsidR="00780864" w:rsidRDefault="00780864">
            <w:pPr>
              <w:jc w:val="right"/>
              <w:rPr>
                <w:rFonts w:ascii="Arial" w:hAnsi="Arial"/>
                <w:sz w:val="16"/>
              </w:rPr>
            </w:pPr>
            <w:r>
              <w:rPr>
                <w:rFonts w:ascii="Arial" w:hAnsi="Arial"/>
                <w:sz w:val="16"/>
              </w:rPr>
              <w:t>1</w:t>
            </w:r>
          </w:p>
        </w:tc>
        <w:tc>
          <w:tcPr>
            <w:tcW w:w="720" w:type="dxa"/>
            <w:tcBorders>
              <w:top w:val="nil"/>
            </w:tcBorders>
          </w:tcPr>
          <w:p w:rsidR="00780864" w:rsidRDefault="00780864">
            <w:pPr>
              <w:pStyle w:val="FootnoteText"/>
              <w:rPr>
                <w:rFonts w:ascii="Arial" w:hAnsi="Arial"/>
              </w:rPr>
            </w:pPr>
            <w:r>
              <w:rPr>
                <w:rFonts w:ascii="Arial" w:hAnsi="Arial"/>
              </w:rPr>
              <w:t>BLN</w:t>
            </w:r>
          </w:p>
        </w:tc>
        <w:tc>
          <w:tcPr>
            <w:tcW w:w="2016" w:type="dxa"/>
            <w:tcBorders>
              <w:top w:val="nil"/>
            </w:tcBorders>
          </w:tcPr>
          <w:p w:rsidR="00780864" w:rsidRDefault="00780864">
            <w:pPr>
              <w:rPr>
                <w:rFonts w:ascii="Arial" w:hAnsi="Arial"/>
                <w:sz w:val="16"/>
              </w:rPr>
            </w:pPr>
            <w:r>
              <w:rPr>
                <w:rFonts w:ascii="Arial" w:hAnsi="Arial"/>
                <w:sz w:val="16"/>
              </w:rPr>
              <w:t>N/A</w:t>
            </w:r>
          </w:p>
        </w:tc>
        <w:tc>
          <w:tcPr>
            <w:tcW w:w="2016" w:type="dxa"/>
            <w:tcBorders>
              <w:top w:val="nil"/>
            </w:tcBorders>
          </w:tcPr>
          <w:p w:rsidR="00780864" w:rsidRDefault="00780864">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displacement on demand system.  The content of each of these signals is described below.</w:t>
      </w:r>
    </w:p>
    <w:p w:rsidR="00FF4F2F" w:rsidRDefault="00FF4F2F"/>
    <w:p w:rsidR="00FF4F2F" w:rsidRDefault="00FF4F2F">
      <w:r>
        <w:t>Displacement on Demand Active indicates that half of the engine’s cylinders have been deactivated.</w:t>
      </w:r>
    </w:p>
    <w:p w:rsidR="00FF4F2F" w:rsidRDefault="00FF4F2F"/>
    <w:p w:rsidR="00FF4F2F" w:rsidRDefault="00FF4F2F">
      <w:r>
        <w:t>Displacement on Demand Solenoid A On, Displacement on Demand Solenoid B On, Displacement on Demand Solenoid C On, and Displacement on Demand Solenoid D On indicate the actual states of the displacement on demand solenoid outputs.</w:t>
      </w:r>
    </w:p>
    <w:p w:rsidR="00FF4F2F" w:rsidRDefault="00FF4F2F">
      <w:pPr>
        <w:keepNext w:val="0"/>
        <w:keepLines w:val="0"/>
      </w:pPr>
    </w:p>
    <w:p w:rsidR="00780864" w:rsidRDefault="00780864" w:rsidP="00780864">
      <w:r>
        <w:t>Fuel Saver Mode Active indicates that the Displacement on Demand (aka Active Fuel Management) window of operation has been changed according to a driver selected calibration to improve fuel economy.</w:t>
      </w:r>
    </w:p>
    <w:p w:rsidR="00780864" w:rsidRDefault="00780864">
      <w:pPr>
        <w:keepNext w:val="0"/>
        <w:keepLines w:val="0"/>
      </w:pPr>
    </w:p>
    <w:p w:rsidR="00FF4F2F" w:rsidRDefault="00FF4F2F">
      <w:pPr>
        <w:pStyle w:val="Heading3"/>
      </w:pPr>
      <w:bookmarkStart w:id="344" w:name="_Toc223512816"/>
      <w:r>
        <w:lastRenderedPageBreak/>
        <w:t>IFRR – PID $1134 – Intake Flow Rationality Status</w:t>
      </w:r>
      <w:bookmarkEnd w:id="34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$1134</w:t>
            </w:r>
          </w:p>
        </w:tc>
        <w:tc>
          <w:tcPr>
            <w:tcW w:w="2880" w:type="dxa"/>
            <w:tcBorders>
              <w:top w:val="nil"/>
            </w:tcBorders>
          </w:tcPr>
          <w:p w:rsidR="00FF4F2F" w:rsidRDefault="00FF4F2F">
            <w:pPr>
              <w:rPr>
                <w:rFonts w:ascii="Arial" w:hAnsi="Arial"/>
                <w:sz w:val="16"/>
              </w:rPr>
            </w:pPr>
            <w:r>
              <w:rPr>
                <w:rFonts w:ascii="Arial" w:hAnsi="Arial"/>
                <w:sz w:val="16"/>
              </w:rPr>
              <w:t>Intake Flow Rationality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MAF Residual Out of Tolerance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MAP Model 1 Residual Out of Tolerance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MAP Model 2 Residual Out of Tolerance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Throttle Position Residual Out of Tolerance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blPrEx>
          <w:tblLook w:val="0000"/>
        </w:tblPrEx>
        <w:trPr>
          <w:cantSplit/>
          <w:jc w:val="center"/>
        </w:trPr>
        <w:tc>
          <w:tcPr>
            <w:tcW w:w="2448" w:type="dxa"/>
            <w:tcBorders>
              <w:top w:val="nil"/>
            </w:tcBorders>
          </w:tcPr>
          <w:p w:rsidR="00FF4F2F" w:rsidRDefault="00FF4F2F">
            <w:pPr>
              <w:rPr>
                <w:rFonts w:ascii="Arial" w:hAnsi="Arial"/>
                <w:sz w:val="16"/>
              </w:rPr>
            </w:pPr>
            <w:r>
              <w:rPr>
                <w:rFonts w:ascii="Arial" w:hAnsi="Arial"/>
                <w:snapToGrid w:val="0"/>
                <w:sz w:val="16"/>
              </w:rPr>
              <w:t>Commanded Cylinder Deactivation Failed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several signals associated with the status of the intake flow rationality diagnostic.  The content of each of these signals is described below.</w:t>
      </w:r>
    </w:p>
    <w:p w:rsidR="00FF4F2F" w:rsidRDefault="00FF4F2F"/>
    <w:p w:rsidR="00FF4F2F" w:rsidRDefault="00FF4F2F">
      <w:r>
        <w:t>MAF Residual Out of Tolerance indicates that the filtered MAF residual (the difference between the measured mass airflow and the mass airflow predicted from the throttle model) exceeds a failure threshold.</w:t>
      </w:r>
    </w:p>
    <w:p w:rsidR="00FF4F2F" w:rsidRDefault="00FF4F2F"/>
    <w:p w:rsidR="00FF4F2F" w:rsidRDefault="00FF4F2F">
      <w:r>
        <w:t>MAP Model 1 Residual Out of Tolerance indicates that the filtered MAP model 1 residual (the difference between the measured intake manifold pressure and the intake manifold pressure predicted from the intake manifold model using the mass airflow predicted from the throttle model) exceeds a failure threshold.</w:t>
      </w:r>
    </w:p>
    <w:p w:rsidR="00FF4F2F" w:rsidRDefault="00FF4F2F"/>
    <w:p w:rsidR="00FF4F2F" w:rsidRDefault="00FF4F2F">
      <w:r>
        <w:t>MAP Model 2 Residual Out of Tolerance indicates that the filtered MAP model 2 residual (the difference between the measured intake manifold pressure and the intake manifold pressure predicted from the intake manifold model using the measured mass airflow) exceeds a failure threshold.</w:t>
      </w:r>
    </w:p>
    <w:p w:rsidR="00FF4F2F" w:rsidRDefault="00FF4F2F"/>
    <w:p w:rsidR="00FF4F2F" w:rsidRDefault="00FF4F2F">
      <w:r>
        <w:t>Throttle Position Residual Out of Tolerance indicates that the filtered throttle position residual (the product of the MAF residual and the MAP model 1 residual) exceeds a failure threshold.</w:t>
      </w:r>
    </w:p>
    <w:p w:rsidR="00FF4F2F" w:rsidRDefault="00FF4F2F">
      <w:pPr>
        <w:keepNext w:val="0"/>
        <w:keepLines w:val="0"/>
      </w:pPr>
    </w:p>
    <w:p w:rsidR="00FF4F2F" w:rsidRDefault="00FF4F2F">
      <w:r>
        <w:rPr>
          <w:snapToGrid w:val="0"/>
        </w:rPr>
        <w:t>Commanded Cylinder Deactivation Failed</w:t>
      </w:r>
      <w:r>
        <w:t xml:space="preserve"> indicates that </w:t>
      </w:r>
      <w:r>
        <w:rPr>
          <w:snapToGrid w:val="0"/>
        </w:rPr>
        <w:t>one or more cylinders failed to deactivate when commanded to do so by DoD</w:t>
      </w:r>
      <w:r>
        <w:t>.</w:t>
      </w:r>
    </w:p>
    <w:p w:rsidR="00FF4F2F" w:rsidRDefault="00FF4F2F">
      <w:pPr>
        <w:keepNext w:val="0"/>
        <w:keepLines w:val="0"/>
      </w:pPr>
    </w:p>
    <w:p w:rsidR="00FF4F2F" w:rsidRDefault="00FF4F2F">
      <w:pPr>
        <w:pStyle w:val="Heading3"/>
      </w:pPr>
      <w:bookmarkStart w:id="345" w:name="_Toc223512817"/>
      <w:r>
        <w:lastRenderedPageBreak/>
        <w:t>PTOR – PID $1135 – Power Take Off / Fast Idle Status</w:t>
      </w:r>
      <w:bookmarkEnd w:id="343"/>
      <w:bookmarkEnd w:id="34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$1135</w:t>
            </w:r>
          </w:p>
        </w:tc>
        <w:tc>
          <w:tcPr>
            <w:tcW w:w="2880" w:type="dxa"/>
            <w:tcBorders>
              <w:top w:val="nil"/>
            </w:tcBorders>
          </w:tcPr>
          <w:p w:rsidR="00FF4F2F" w:rsidRDefault="00FF4F2F">
            <w:pPr>
              <w:rPr>
                <w:rFonts w:ascii="Arial" w:hAnsi="Arial"/>
                <w:sz w:val="16"/>
              </w:rPr>
            </w:pPr>
            <w:r>
              <w:rPr>
                <w:rFonts w:ascii="Arial" w:hAnsi="Arial"/>
                <w:sz w:val="16"/>
              </w:rPr>
              <w:t>Power Take Off / Fast Idle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 Take Off / Fast Idle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Fast Idle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Fast Idle Switch Fault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 Take Off Enable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 Take Off Set 1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 Take Off Set 2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 Take Off Switch Fault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 Take Off Remote Engine Shutdown Request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power take off (PTO) and fast idle systems.  The content of each of these signals is described below.</w:t>
      </w:r>
    </w:p>
    <w:p w:rsidR="00FF4F2F" w:rsidRDefault="00FF4F2F"/>
    <w:p w:rsidR="00FF4F2F" w:rsidRDefault="00FF4F2F">
      <w:r>
        <w:t>Power Take Off / Fast Idle Active indicates that PTO or fast idle engine speed control is active.</w:t>
      </w:r>
    </w:p>
    <w:p w:rsidR="00FF4F2F" w:rsidRDefault="00FF4F2F"/>
    <w:p w:rsidR="00FF4F2F" w:rsidRDefault="00FF4F2F">
      <w:r>
        <w:t>Fast Idle Switch Active indicates the state of the fast idle switch.  In fast idle electrical architectures from PPEI 3.x or later, this signal is based upon the state of the fast idle switch received over serial communication from the platform electronics.  In fast idle electrical architectures that precede any version of PPEI, this signal is based upon the hardwire fast idle switch input to the ECM.  A value of False will always be provided for this signal when fast idle is not present.</w:t>
      </w:r>
    </w:p>
    <w:p w:rsidR="00FF4F2F" w:rsidRDefault="00FF4F2F"/>
    <w:p w:rsidR="00FF4F2F" w:rsidRDefault="00FF4F2F">
      <w:r>
        <w:t>Fast Idle Switch Fault indicates that a failure of the fast idle switch has been detected (and a corresponding DTC has been stored) within the platform electronics.  In fast idle electrical architectures from PPEI 3.x or later, this signal is based upon the failure information for the fast idle switch received over serial communication from the platform electronics.  In fast idle electrical architectures that precede any version of PPEI, a value of False will always be provided for this signal.  A value of False will always be provided for this signal when fast idle is not present.</w:t>
      </w:r>
    </w:p>
    <w:p w:rsidR="00FF4F2F" w:rsidRDefault="00FF4F2F">
      <w:pPr>
        <w:keepNext w:val="0"/>
        <w:keepLines w:val="0"/>
      </w:pPr>
    </w:p>
    <w:p w:rsidR="00FF4F2F" w:rsidRDefault="00FF4F2F">
      <w:r>
        <w:lastRenderedPageBreak/>
        <w:t>Power Take Off Enable Switch Active indicates the state of the PTO enable switch.  In PTO electrical architectures from PPEI 3.x or later, this signal is based upon the state of the PTO enable switch received over serial communication from the platform electronics.  In PTO electrical architectures that precede any version of PPEI, this signal is based upon the hardwire PTO enable switch input to the ECM.  A value of False will always be provided for this signal when PTO is not present.</w:t>
      </w:r>
    </w:p>
    <w:p w:rsidR="00FF4F2F" w:rsidRDefault="00FF4F2F"/>
    <w:p w:rsidR="00FF4F2F" w:rsidRDefault="00FF4F2F">
      <w:r>
        <w:t>Power Take Off Set 1 Switch Active and Power Take Off Set 2 Switch Active indicate the states of the PTO set 1 switch and PTO set 2 switch, respectively.  In PTO electrical architectures from PPEI 3.x or later, these signals are based upon the states of the PTO set 1 switch and PTO set 2 switch received over serial communication from the platform electronics.  In PTO electrical architectures that precede any version of PPEI, these signals are based upon the hardwire PTO set 1 switch and PTO set 2 switch inputs to the ECM.  Values of False will always be provided for these signals when PTO is not present.</w:t>
      </w:r>
    </w:p>
    <w:p w:rsidR="00FF4F2F" w:rsidRDefault="00FF4F2F"/>
    <w:p w:rsidR="00FF4F2F" w:rsidRDefault="00FF4F2F">
      <w:r>
        <w:t>Power Take Off Switch Fault indicates that a failure of the PTO switches has been detected (and a corresponding DTC has been stored) within the platform electronics.  In PTO electrical architectures from PPEI 3.x or later, this signal is based upon the failure information for the PTO switches received over serial communication from the platform electronics.  In PTO electrical architectures that precede any version of PPEI, a value of False will always be provided for this signal.  A value of False will always be provided for this signal when PTO is not present.</w:t>
      </w:r>
    </w:p>
    <w:p w:rsidR="00FF4F2F" w:rsidRDefault="00FF4F2F"/>
    <w:p w:rsidR="00FF4F2F" w:rsidRDefault="00FF4F2F">
      <w:r>
        <w:t>Power Take Off Remote Engine Shutdown Requested indicates that the PTO remote engine shutdown request hardwire input to the ECM is active.  A value of False will always be provided for this signal when PTO is not present.</w:t>
      </w:r>
    </w:p>
    <w:p w:rsidR="00FF4F2F" w:rsidRDefault="00FF4F2F">
      <w:pPr>
        <w:keepNext w:val="0"/>
        <w:keepLines w:val="0"/>
      </w:pPr>
    </w:p>
    <w:p w:rsidR="00FF4F2F" w:rsidRDefault="00FF4F2F">
      <w:pPr>
        <w:pStyle w:val="Heading3"/>
      </w:pPr>
      <w:bookmarkStart w:id="346" w:name="_Toc17862129"/>
      <w:bookmarkStart w:id="347" w:name="_Toc223512818"/>
      <w:r>
        <w:t>PMDR – PID $1141 – Run/Crank Voltage</w:t>
      </w:r>
      <w:bookmarkEnd w:id="346"/>
      <w:bookmarkEnd w:id="34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$1141</w:t>
            </w:r>
          </w:p>
        </w:tc>
        <w:tc>
          <w:tcPr>
            <w:tcW w:w="2880" w:type="dxa"/>
            <w:tcBorders>
              <w:top w:val="nil"/>
            </w:tcBorders>
          </w:tcPr>
          <w:p w:rsidR="00FF4F2F" w:rsidRDefault="00FF4F2F">
            <w:pPr>
              <w:rPr>
                <w:rFonts w:ascii="Arial" w:hAnsi="Arial"/>
                <w:sz w:val="16"/>
              </w:rPr>
            </w:pPr>
            <w:r>
              <w:rPr>
                <w:rFonts w:ascii="Arial" w:hAnsi="Arial"/>
                <w:sz w:val="16"/>
              </w:rPr>
              <w:t>Run/Crank Voltage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V</w:t>
            </w:r>
          </w:p>
        </w:tc>
        <w:tc>
          <w:tcPr>
            <w:tcW w:w="2160" w:type="dxa"/>
            <w:tcBorders>
              <w:top w:val="nil"/>
            </w:tcBorders>
          </w:tcPr>
          <w:p w:rsidR="00FF4F2F" w:rsidRDefault="00FF4F2F">
            <w:pPr>
              <w:rPr>
                <w:rFonts w:ascii="Arial" w:hAnsi="Arial"/>
                <w:sz w:val="16"/>
              </w:rPr>
            </w:pPr>
            <w:r>
              <w:rPr>
                <w:rFonts w:ascii="Arial" w:hAnsi="Arial"/>
                <w:sz w:val="16"/>
              </w:rPr>
              <w:t>E = N * 0.1</w:t>
            </w:r>
          </w:p>
        </w:tc>
      </w:tr>
    </w:tbl>
    <w:p w:rsidR="00FF4F2F" w:rsidRDefault="00FF4F2F"/>
    <w:p w:rsidR="00FF4F2F" w:rsidRDefault="00FF4F2F">
      <w:r>
        <w:t>This PID contains the voltage of the Run/Crank input to the controller.</w:t>
      </w:r>
    </w:p>
    <w:p w:rsidR="00FF4F2F" w:rsidRDefault="00FF4F2F">
      <w:pPr>
        <w:keepNext w:val="0"/>
        <w:keepLines w:val="0"/>
      </w:pPr>
    </w:p>
    <w:p w:rsidR="00FF4F2F" w:rsidRDefault="00FF4F2F">
      <w:pPr>
        <w:pStyle w:val="Heading3"/>
      </w:pPr>
      <w:bookmarkStart w:id="348" w:name="_Toc17862130"/>
      <w:bookmarkStart w:id="349" w:name="_Toc223512819"/>
      <w:r>
        <w:t>ACCR – PID $1144 – Air Conditioning Refrigerant High Side Fluid Pressure A/D</w:t>
      </w:r>
      <w:bookmarkEnd w:id="348"/>
      <w:bookmarkEnd w:id="34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$1144</w:t>
            </w:r>
          </w:p>
        </w:tc>
        <w:tc>
          <w:tcPr>
            <w:tcW w:w="2880" w:type="dxa"/>
            <w:tcBorders>
              <w:top w:val="nil"/>
            </w:tcBorders>
          </w:tcPr>
          <w:p w:rsidR="00FF4F2F" w:rsidRDefault="00FF4F2F">
            <w:pPr>
              <w:rPr>
                <w:rFonts w:ascii="Arial" w:hAnsi="Arial"/>
                <w:sz w:val="16"/>
              </w:rPr>
            </w:pPr>
            <w:r>
              <w:rPr>
                <w:rFonts w:ascii="Arial" w:hAnsi="Arial"/>
                <w:sz w:val="16"/>
              </w:rPr>
              <w:t>Air Conditioning Refrigerant High Side Fluid Pressure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air conditioning refrigerant high side fluid pressure analog input as a percentage of its reference voltage.</w:t>
      </w:r>
    </w:p>
    <w:p w:rsidR="00FF4F2F" w:rsidRDefault="00FF4F2F">
      <w:pPr>
        <w:keepNext w:val="0"/>
        <w:keepLines w:val="0"/>
      </w:pPr>
    </w:p>
    <w:p w:rsidR="00FF4F2F" w:rsidRPr="00E80CF9" w:rsidRDefault="00FF4F2F">
      <w:pPr>
        <w:pStyle w:val="Heading3"/>
        <w:rPr>
          <w:lang w:val="de-DE"/>
        </w:rPr>
      </w:pPr>
      <w:bookmarkStart w:id="350" w:name="_Toc223512820"/>
      <w:bookmarkStart w:id="351" w:name="_Toc17862131"/>
      <w:r w:rsidRPr="00E80CF9">
        <w:rPr>
          <w:lang w:val="de-DE"/>
        </w:rPr>
        <w:t>OXYR – PID $1145 – Oxygen Sensor Voltage Bank 1 Sensor 1</w:t>
      </w:r>
      <w:bookmarkEnd w:id="350"/>
    </w:p>
    <w:p w:rsidR="00FF4F2F" w:rsidRPr="00E80CF9" w:rsidRDefault="00FF4F2F">
      <w:pPr>
        <w:rPr>
          <w:lang w:val="de-DE"/>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$1145</w:t>
            </w:r>
          </w:p>
        </w:tc>
        <w:tc>
          <w:tcPr>
            <w:tcW w:w="2880" w:type="dxa"/>
            <w:tcBorders>
              <w:top w:val="nil"/>
            </w:tcBorders>
          </w:tcPr>
          <w:p w:rsidR="00FF4F2F" w:rsidRPr="00E80CF9" w:rsidRDefault="00FF4F2F">
            <w:pPr>
              <w:rPr>
                <w:rFonts w:ascii="Arial" w:hAnsi="Arial"/>
                <w:sz w:val="16"/>
                <w:lang w:val="de-DE"/>
              </w:rPr>
            </w:pPr>
            <w:r w:rsidRPr="00E80CF9">
              <w:rPr>
                <w:rFonts w:ascii="Arial" w:hAnsi="Arial"/>
                <w:sz w:val="16"/>
                <w:lang w:val="de-DE"/>
              </w:rPr>
              <w:t>Oxygen Sensor Voltage Bank 1 Sensor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0 - 1.106770833 V</w:t>
            </w:r>
          </w:p>
        </w:tc>
        <w:tc>
          <w:tcPr>
            <w:tcW w:w="2160" w:type="dxa"/>
            <w:tcBorders>
              <w:top w:val="nil"/>
            </w:tcBorders>
          </w:tcPr>
          <w:p w:rsidR="00FF4F2F" w:rsidRDefault="00FF4F2F">
            <w:pPr>
              <w:rPr>
                <w:rFonts w:ascii="Arial" w:hAnsi="Arial"/>
                <w:sz w:val="16"/>
              </w:rPr>
            </w:pPr>
            <w:r>
              <w:rPr>
                <w:rFonts w:ascii="Arial" w:hAnsi="Arial"/>
                <w:sz w:val="16"/>
              </w:rPr>
              <w:t>E = N / 230.4</w:t>
            </w:r>
          </w:p>
        </w:tc>
      </w:tr>
    </w:tbl>
    <w:p w:rsidR="00FF4F2F" w:rsidRDefault="00FF4F2F"/>
    <w:p w:rsidR="00FF4F2F" w:rsidRDefault="00FF4F2F">
      <w:r>
        <w:t>This PID contains the oxygen sensor voltage for bank 1 sensor 1.</w:t>
      </w:r>
    </w:p>
    <w:p w:rsidR="00FF4F2F" w:rsidRDefault="00FF4F2F">
      <w:pPr>
        <w:keepNext w:val="0"/>
        <w:keepLines w:val="0"/>
      </w:pPr>
    </w:p>
    <w:p w:rsidR="00FF4F2F" w:rsidRPr="00E80CF9" w:rsidRDefault="00FF4F2F">
      <w:pPr>
        <w:pStyle w:val="Heading3"/>
        <w:rPr>
          <w:lang w:val="de-DE"/>
        </w:rPr>
      </w:pPr>
      <w:bookmarkStart w:id="352" w:name="_Toc223512821"/>
      <w:r w:rsidRPr="00E80CF9">
        <w:rPr>
          <w:lang w:val="de-DE"/>
        </w:rPr>
        <w:lastRenderedPageBreak/>
        <w:t>OXYR – PID $1146 – Oxygen Sensor Voltage Bank 1 Sensor 2</w:t>
      </w:r>
      <w:bookmarkEnd w:id="352"/>
    </w:p>
    <w:p w:rsidR="00FF4F2F" w:rsidRPr="00E80CF9" w:rsidRDefault="00FF4F2F">
      <w:pPr>
        <w:rPr>
          <w:lang w:val="de-DE"/>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$1146</w:t>
            </w:r>
          </w:p>
        </w:tc>
        <w:tc>
          <w:tcPr>
            <w:tcW w:w="2880" w:type="dxa"/>
            <w:tcBorders>
              <w:top w:val="nil"/>
            </w:tcBorders>
          </w:tcPr>
          <w:p w:rsidR="00FF4F2F" w:rsidRPr="00E80CF9" w:rsidRDefault="00FF4F2F">
            <w:pPr>
              <w:rPr>
                <w:rFonts w:ascii="Arial" w:hAnsi="Arial"/>
                <w:sz w:val="16"/>
                <w:lang w:val="de-DE"/>
              </w:rPr>
            </w:pPr>
            <w:r w:rsidRPr="00E80CF9">
              <w:rPr>
                <w:rFonts w:ascii="Arial" w:hAnsi="Arial"/>
                <w:sz w:val="16"/>
                <w:lang w:val="de-DE"/>
              </w:rPr>
              <w:t>Oxygen Sensor Voltage Bank 1 Sensor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0 - 1.106770833 V</w:t>
            </w:r>
          </w:p>
        </w:tc>
        <w:tc>
          <w:tcPr>
            <w:tcW w:w="2160" w:type="dxa"/>
            <w:tcBorders>
              <w:top w:val="nil"/>
            </w:tcBorders>
          </w:tcPr>
          <w:p w:rsidR="00FF4F2F" w:rsidRDefault="00FF4F2F">
            <w:pPr>
              <w:rPr>
                <w:rFonts w:ascii="Arial" w:hAnsi="Arial"/>
                <w:sz w:val="16"/>
              </w:rPr>
            </w:pPr>
            <w:r>
              <w:rPr>
                <w:rFonts w:ascii="Arial" w:hAnsi="Arial"/>
                <w:sz w:val="16"/>
              </w:rPr>
              <w:t>E = N / 230.4</w:t>
            </w:r>
          </w:p>
        </w:tc>
      </w:tr>
    </w:tbl>
    <w:p w:rsidR="00FF4F2F" w:rsidRDefault="00FF4F2F"/>
    <w:p w:rsidR="00FF4F2F" w:rsidRDefault="00FF4F2F">
      <w:r>
        <w:t>This PID contains the oxygen sensor voltage for bank 1 sensor 2.</w:t>
      </w:r>
    </w:p>
    <w:p w:rsidR="00FF4F2F" w:rsidRDefault="00FF4F2F">
      <w:pPr>
        <w:keepNext w:val="0"/>
        <w:keepLines w:val="0"/>
      </w:pPr>
    </w:p>
    <w:p w:rsidR="00FF4F2F" w:rsidRPr="00E80CF9" w:rsidRDefault="00FF4F2F">
      <w:pPr>
        <w:pStyle w:val="Heading3"/>
        <w:rPr>
          <w:lang w:val="de-DE"/>
        </w:rPr>
      </w:pPr>
      <w:bookmarkStart w:id="353" w:name="_Toc223512822"/>
      <w:r w:rsidRPr="00E80CF9">
        <w:rPr>
          <w:lang w:val="de-DE"/>
        </w:rPr>
        <w:t>OXYR – PID $1148 – Oxygen Sensor Voltage Bank 2 Sensor 1</w:t>
      </w:r>
      <w:bookmarkEnd w:id="353"/>
    </w:p>
    <w:p w:rsidR="00FF4F2F" w:rsidRPr="00E80CF9" w:rsidRDefault="00FF4F2F">
      <w:pPr>
        <w:rPr>
          <w:lang w:val="de-DE"/>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$1148</w:t>
            </w:r>
          </w:p>
        </w:tc>
        <w:tc>
          <w:tcPr>
            <w:tcW w:w="2880" w:type="dxa"/>
            <w:tcBorders>
              <w:top w:val="nil"/>
            </w:tcBorders>
          </w:tcPr>
          <w:p w:rsidR="00FF4F2F" w:rsidRPr="00E80CF9" w:rsidRDefault="00FF4F2F">
            <w:pPr>
              <w:rPr>
                <w:rFonts w:ascii="Arial" w:hAnsi="Arial"/>
                <w:sz w:val="16"/>
                <w:lang w:val="de-DE"/>
              </w:rPr>
            </w:pPr>
            <w:r w:rsidRPr="00E80CF9">
              <w:rPr>
                <w:rFonts w:ascii="Arial" w:hAnsi="Arial"/>
                <w:sz w:val="16"/>
                <w:lang w:val="de-DE"/>
              </w:rPr>
              <w:t>Oxygen Sensor Voltage Bank 2 Sensor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0 - 1.106770833 V</w:t>
            </w:r>
          </w:p>
        </w:tc>
        <w:tc>
          <w:tcPr>
            <w:tcW w:w="2160" w:type="dxa"/>
            <w:tcBorders>
              <w:top w:val="nil"/>
            </w:tcBorders>
          </w:tcPr>
          <w:p w:rsidR="00FF4F2F" w:rsidRDefault="00FF4F2F">
            <w:pPr>
              <w:rPr>
                <w:rFonts w:ascii="Arial" w:hAnsi="Arial"/>
                <w:sz w:val="16"/>
              </w:rPr>
            </w:pPr>
            <w:r>
              <w:rPr>
                <w:rFonts w:ascii="Arial" w:hAnsi="Arial"/>
                <w:sz w:val="16"/>
              </w:rPr>
              <w:t>E = N / 230.4</w:t>
            </w:r>
          </w:p>
        </w:tc>
      </w:tr>
    </w:tbl>
    <w:p w:rsidR="00FF4F2F" w:rsidRDefault="00FF4F2F"/>
    <w:p w:rsidR="00FF4F2F" w:rsidRDefault="00FF4F2F">
      <w:r>
        <w:t>This PID contains the oxygen sensor voltage for bank 2 sensor 1.</w:t>
      </w:r>
    </w:p>
    <w:p w:rsidR="00FF4F2F" w:rsidRDefault="00FF4F2F">
      <w:pPr>
        <w:keepNext w:val="0"/>
        <w:keepLines w:val="0"/>
      </w:pPr>
    </w:p>
    <w:p w:rsidR="00FF4F2F" w:rsidRPr="00E80CF9" w:rsidRDefault="00FF4F2F">
      <w:pPr>
        <w:pStyle w:val="Heading3"/>
        <w:rPr>
          <w:lang w:val="de-DE"/>
        </w:rPr>
      </w:pPr>
      <w:bookmarkStart w:id="354" w:name="_Toc223512823"/>
      <w:r w:rsidRPr="00E80CF9">
        <w:rPr>
          <w:lang w:val="de-DE"/>
        </w:rPr>
        <w:t>OXYR – PID $1149 – Oxygen Sensor Voltage Bank 2 Sensor 2</w:t>
      </w:r>
      <w:bookmarkEnd w:id="354"/>
    </w:p>
    <w:p w:rsidR="00FF4F2F" w:rsidRPr="00E80CF9" w:rsidRDefault="00FF4F2F">
      <w:pPr>
        <w:rPr>
          <w:lang w:val="de-DE"/>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$1149</w:t>
            </w:r>
          </w:p>
        </w:tc>
        <w:tc>
          <w:tcPr>
            <w:tcW w:w="2880" w:type="dxa"/>
            <w:tcBorders>
              <w:top w:val="nil"/>
            </w:tcBorders>
          </w:tcPr>
          <w:p w:rsidR="00FF4F2F" w:rsidRPr="00E80CF9" w:rsidRDefault="00FF4F2F">
            <w:pPr>
              <w:rPr>
                <w:rFonts w:ascii="Arial" w:hAnsi="Arial"/>
                <w:sz w:val="16"/>
                <w:lang w:val="de-DE"/>
              </w:rPr>
            </w:pPr>
            <w:r w:rsidRPr="00E80CF9">
              <w:rPr>
                <w:rFonts w:ascii="Arial" w:hAnsi="Arial"/>
                <w:sz w:val="16"/>
                <w:lang w:val="de-DE"/>
              </w:rPr>
              <w:t>Oxygen Sensor Voltage Bank 2 Sensor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0 - 1.106770833 V</w:t>
            </w:r>
          </w:p>
        </w:tc>
        <w:tc>
          <w:tcPr>
            <w:tcW w:w="2160" w:type="dxa"/>
            <w:tcBorders>
              <w:top w:val="nil"/>
            </w:tcBorders>
          </w:tcPr>
          <w:p w:rsidR="00FF4F2F" w:rsidRDefault="00FF4F2F">
            <w:pPr>
              <w:rPr>
                <w:rFonts w:ascii="Arial" w:hAnsi="Arial"/>
                <w:sz w:val="16"/>
              </w:rPr>
            </w:pPr>
            <w:r>
              <w:rPr>
                <w:rFonts w:ascii="Arial" w:hAnsi="Arial"/>
                <w:sz w:val="16"/>
              </w:rPr>
              <w:t>E = N / 230.4</w:t>
            </w:r>
          </w:p>
        </w:tc>
      </w:tr>
    </w:tbl>
    <w:p w:rsidR="00FF4F2F" w:rsidRDefault="00FF4F2F"/>
    <w:p w:rsidR="00FF4F2F" w:rsidRDefault="00FF4F2F">
      <w:r>
        <w:t>This PID contains the oxygen sensor voltage for bank 2 sensor 2.</w:t>
      </w:r>
    </w:p>
    <w:p w:rsidR="00FF4F2F" w:rsidRDefault="00FF4F2F">
      <w:pPr>
        <w:keepNext w:val="0"/>
        <w:keepLines w:val="0"/>
      </w:pPr>
    </w:p>
    <w:p w:rsidR="00FF4F2F" w:rsidRDefault="00FF4F2F">
      <w:pPr>
        <w:pStyle w:val="Heading3"/>
      </w:pPr>
      <w:bookmarkStart w:id="355" w:name="_Toc223512824"/>
      <w:r>
        <w:t>EGRR – PID $114B – Exhaust Gas Recirculation Pintle Position A/D</w:t>
      </w:r>
      <w:bookmarkEnd w:id="35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$114B</w:t>
            </w:r>
          </w:p>
        </w:tc>
        <w:tc>
          <w:tcPr>
            <w:tcW w:w="2880" w:type="dxa"/>
            <w:tcBorders>
              <w:top w:val="nil"/>
            </w:tcBorders>
          </w:tcPr>
          <w:p w:rsidR="00FF4F2F" w:rsidRDefault="00FF4F2F">
            <w:pPr>
              <w:rPr>
                <w:rFonts w:ascii="Arial" w:hAnsi="Arial"/>
                <w:sz w:val="16"/>
              </w:rPr>
            </w:pPr>
            <w:r>
              <w:rPr>
                <w:rFonts w:ascii="Arial" w:hAnsi="Arial"/>
                <w:sz w:val="16"/>
              </w:rPr>
              <w:t>Exhaust Gas Recirculation Pintle Position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exhaust gas recirculation (EGR) pintle position analog input as a percentage of its reference voltage.</w:t>
      </w:r>
    </w:p>
    <w:p w:rsidR="00FF4F2F" w:rsidRDefault="00FF4F2F">
      <w:pPr>
        <w:keepNext w:val="0"/>
        <w:keepLines w:val="0"/>
      </w:pPr>
    </w:p>
    <w:p w:rsidR="00FF4F2F" w:rsidRDefault="00FF4F2F">
      <w:pPr>
        <w:pStyle w:val="Heading3"/>
      </w:pPr>
      <w:bookmarkStart w:id="356" w:name="_Toc223512825"/>
      <w:r>
        <w:t>GENR – PID $114D – Generator F-Terminal Duty Cycle</w:t>
      </w:r>
      <w:bookmarkEnd w:id="351"/>
      <w:bookmarkEnd w:id="35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$114D</w:t>
            </w:r>
          </w:p>
        </w:tc>
        <w:tc>
          <w:tcPr>
            <w:tcW w:w="2880" w:type="dxa"/>
            <w:tcBorders>
              <w:top w:val="nil"/>
            </w:tcBorders>
          </w:tcPr>
          <w:p w:rsidR="00FF4F2F" w:rsidRDefault="00FF4F2F">
            <w:pPr>
              <w:rPr>
                <w:rFonts w:ascii="Arial" w:hAnsi="Arial"/>
                <w:sz w:val="16"/>
              </w:rPr>
            </w:pPr>
            <w:r>
              <w:rPr>
                <w:rFonts w:ascii="Arial" w:hAnsi="Arial"/>
                <w:sz w:val="16"/>
              </w:rPr>
              <w:t>Generator F-Terminal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filtered generator F-terminal duty cycle.</w:t>
      </w:r>
    </w:p>
    <w:p w:rsidR="00FF4F2F" w:rsidRDefault="00FF4F2F">
      <w:pPr>
        <w:keepNext w:val="0"/>
        <w:keepLines w:val="0"/>
      </w:pPr>
    </w:p>
    <w:p w:rsidR="00FF4F2F" w:rsidRPr="00DD2ECF" w:rsidRDefault="00FF4F2F">
      <w:pPr>
        <w:pStyle w:val="Heading3"/>
        <w:rPr>
          <w:lang w:val="it-IT"/>
        </w:rPr>
      </w:pPr>
      <w:bookmarkStart w:id="357" w:name="_Toc223512826"/>
      <w:bookmarkStart w:id="358" w:name="_Toc17862132"/>
      <w:r w:rsidRPr="00DD2ECF">
        <w:rPr>
          <w:lang w:val="it-IT"/>
        </w:rPr>
        <w:lastRenderedPageBreak/>
        <w:t>EVPR – PID $114E – Fuel Tank Vapor Pressure A/D</w:t>
      </w:r>
      <w:bookmarkEnd w:id="357"/>
    </w:p>
    <w:p w:rsidR="00FF4F2F" w:rsidRPr="00DD2ECF" w:rsidRDefault="00FF4F2F">
      <w:pPr>
        <w:rPr>
          <w:lang w:val="it-IT"/>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$114E</w:t>
            </w:r>
          </w:p>
        </w:tc>
        <w:tc>
          <w:tcPr>
            <w:tcW w:w="2880" w:type="dxa"/>
            <w:tcBorders>
              <w:top w:val="nil"/>
            </w:tcBorders>
          </w:tcPr>
          <w:p w:rsidR="00FF4F2F" w:rsidRPr="00DD2ECF" w:rsidRDefault="00FF4F2F">
            <w:pPr>
              <w:rPr>
                <w:rFonts w:ascii="Arial" w:hAnsi="Arial"/>
                <w:sz w:val="16"/>
                <w:lang w:val="it-IT"/>
              </w:rPr>
            </w:pPr>
            <w:r w:rsidRPr="00DD2ECF">
              <w:rPr>
                <w:rFonts w:ascii="Arial" w:hAnsi="Arial"/>
                <w:sz w:val="16"/>
                <w:lang w:val="it-IT"/>
              </w:rPr>
              <w:t>Fuel Tank Vapor Pressure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fuel tank vapor pressure analog input as a percentage of its reference voltage.</w:t>
      </w:r>
    </w:p>
    <w:p w:rsidR="00FF4F2F" w:rsidRDefault="00FF4F2F">
      <w:pPr>
        <w:keepNext w:val="0"/>
        <w:keepLines w:val="0"/>
      </w:pPr>
    </w:p>
    <w:p w:rsidR="00FF4F2F" w:rsidRDefault="00FF4F2F">
      <w:pPr>
        <w:pStyle w:val="Heading3"/>
      </w:pPr>
      <w:bookmarkStart w:id="359" w:name="_Toc223512827"/>
      <w:r>
        <w:t>EGRR – PID $1152 – Exhaust Gas Recirculation Actual Pintle Lift</w:t>
      </w:r>
      <w:bookmarkEnd w:id="35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$1152</w:t>
            </w:r>
          </w:p>
        </w:tc>
        <w:tc>
          <w:tcPr>
            <w:tcW w:w="2880" w:type="dxa"/>
            <w:tcBorders>
              <w:top w:val="nil"/>
            </w:tcBorders>
          </w:tcPr>
          <w:p w:rsidR="00FF4F2F" w:rsidRDefault="00FF4F2F">
            <w:pPr>
              <w:rPr>
                <w:rFonts w:ascii="Arial" w:hAnsi="Arial"/>
                <w:sz w:val="16"/>
              </w:rPr>
            </w:pPr>
            <w:r>
              <w:rPr>
                <w:rFonts w:ascii="Arial" w:hAnsi="Arial"/>
                <w:sz w:val="16"/>
              </w:rPr>
              <w:t>Exhaust Gas Recirculation Actual Pintle Lift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exhaust gas recirculation (EGR) actual pintle lift as a percentage of maximum pintle lift.</w:t>
      </w:r>
    </w:p>
    <w:p w:rsidR="00FF4F2F" w:rsidRDefault="00FF4F2F">
      <w:pPr>
        <w:keepNext w:val="0"/>
        <w:keepLines w:val="0"/>
      </w:pPr>
    </w:p>
    <w:p w:rsidR="00CF1373" w:rsidRDefault="00CF1373" w:rsidP="00CF1373">
      <w:pPr>
        <w:pStyle w:val="Heading3"/>
      </w:pPr>
      <w:bookmarkStart w:id="360" w:name="_Toc120514976"/>
      <w:bookmarkStart w:id="361" w:name="_Toc223512828"/>
      <w:r>
        <w:t>EOTR – PID $1154 – Estimated Engine Oil Temperature</w:t>
      </w:r>
      <w:bookmarkEnd w:id="360"/>
      <w:bookmarkEnd w:id="361"/>
    </w:p>
    <w:p w:rsidR="00CF1373" w:rsidRDefault="00CF1373" w:rsidP="00CF1373"/>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CF1373">
        <w:trPr>
          <w:cantSplit/>
          <w:jc w:val="center"/>
        </w:trPr>
        <w:tc>
          <w:tcPr>
            <w:tcW w:w="720" w:type="dxa"/>
            <w:tcBorders>
              <w:bottom w:val="single" w:sz="12" w:space="0" w:color="000000"/>
            </w:tcBorders>
          </w:tcPr>
          <w:p w:rsidR="00CF1373" w:rsidRDefault="00CF1373" w:rsidP="00700BE2">
            <w:pPr>
              <w:jc w:val="center"/>
              <w:rPr>
                <w:b/>
                <w:sz w:val="16"/>
              </w:rPr>
            </w:pPr>
            <w:r>
              <w:rPr>
                <w:b/>
                <w:sz w:val="16"/>
              </w:rPr>
              <w:t>PID</w:t>
            </w:r>
          </w:p>
        </w:tc>
        <w:tc>
          <w:tcPr>
            <w:tcW w:w="2880" w:type="dxa"/>
            <w:tcBorders>
              <w:bottom w:val="single" w:sz="12" w:space="0" w:color="000000"/>
            </w:tcBorders>
          </w:tcPr>
          <w:p w:rsidR="00CF1373" w:rsidRDefault="00CF1373" w:rsidP="00700BE2">
            <w:pPr>
              <w:jc w:val="center"/>
              <w:rPr>
                <w:b/>
                <w:sz w:val="16"/>
              </w:rPr>
            </w:pPr>
            <w:r>
              <w:rPr>
                <w:b/>
                <w:sz w:val="16"/>
              </w:rPr>
              <w:t>Signal</w:t>
            </w:r>
          </w:p>
        </w:tc>
        <w:tc>
          <w:tcPr>
            <w:tcW w:w="720" w:type="dxa"/>
            <w:tcBorders>
              <w:bottom w:val="single" w:sz="12" w:space="0" w:color="000000"/>
            </w:tcBorders>
          </w:tcPr>
          <w:p w:rsidR="00CF1373" w:rsidRDefault="00CF1373" w:rsidP="00700BE2">
            <w:pPr>
              <w:jc w:val="center"/>
              <w:rPr>
                <w:b/>
                <w:sz w:val="16"/>
              </w:rPr>
            </w:pPr>
            <w:r>
              <w:rPr>
                <w:b/>
                <w:sz w:val="16"/>
              </w:rPr>
              <w:t>Length (Bytes)</w:t>
            </w:r>
          </w:p>
        </w:tc>
        <w:tc>
          <w:tcPr>
            <w:tcW w:w="720" w:type="dxa"/>
            <w:tcBorders>
              <w:bottom w:val="single" w:sz="12" w:space="0" w:color="000000"/>
            </w:tcBorders>
          </w:tcPr>
          <w:p w:rsidR="00CF1373" w:rsidRDefault="00CF1373" w:rsidP="00700BE2">
            <w:pPr>
              <w:jc w:val="center"/>
              <w:rPr>
                <w:b/>
                <w:sz w:val="16"/>
              </w:rPr>
            </w:pPr>
            <w:r>
              <w:rPr>
                <w:b/>
                <w:sz w:val="16"/>
              </w:rPr>
              <w:t>Data Type</w:t>
            </w:r>
          </w:p>
        </w:tc>
        <w:tc>
          <w:tcPr>
            <w:tcW w:w="2160" w:type="dxa"/>
            <w:tcBorders>
              <w:bottom w:val="single" w:sz="12" w:space="0" w:color="000000"/>
            </w:tcBorders>
          </w:tcPr>
          <w:p w:rsidR="00CF1373" w:rsidRDefault="00CF1373" w:rsidP="00700BE2">
            <w:pPr>
              <w:jc w:val="center"/>
              <w:rPr>
                <w:b/>
                <w:sz w:val="16"/>
              </w:rPr>
            </w:pPr>
            <w:r>
              <w:rPr>
                <w:b/>
                <w:sz w:val="16"/>
              </w:rPr>
              <w:t>Range</w:t>
            </w:r>
          </w:p>
        </w:tc>
        <w:tc>
          <w:tcPr>
            <w:tcW w:w="2160" w:type="dxa"/>
            <w:tcBorders>
              <w:bottom w:val="single" w:sz="12" w:space="0" w:color="000000"/>
            </w:tcBorders>
          </w:tcPr>
          <w:p w:rsidR="00CF1373" w:rsidRDefault="00CF1373" w:rsidP="00700BE2">
            <w:pPr>
              <w:jc w:val="center"/>
              <w:rPr>
                <w:b/>
                <w:sz w:val="16"/>
              </w:rPr>
            </w:pPr>
            <w:r>
              <w:rPr>
                <w:b/>
                <w:sz w:val="16"/>
              </w:rPr>
              <w:t>Conversion</w:t>
            </w:r>
          </w:p>
        </w:tc>
      </w:tr>
      <w:tr w:rsidR="00CF1373">
        <w:trPr>
          <w:cantSplit/>
          <w:jc w:val="center"/>
        </w:trPr>
        <w:tc>
          <w:tcPr>
            <w:tcW w:w="720" w:type="dxa"/>
            <w:tcBorders>
              <w:top w:val="nil"/>
            </w:tcBorders>
          </w:tcPr>
          <w:p w:rsidR="00CF1373" w:rsidRDefault="00CF1373" w:rsidP="00700BE2">
            <w:pPr>
              <w:jc w:val="right"/>
              <w:rPr>
                <w:rFonts w:ascii="Arial" w:hAnsi="Arial"/>
                <w:sz w:val="16"/>
              </w:rPr>
            </w:pPr>
            <w:r>
              <w:rPr>
                <w:rFonts w:ascii="Arial" w:hAnsi="Arial"/>
                <w:sz w:val="16"/>
              </w:rPr>
              <w:t>$1154</w:t>
            </w:r>
          </w:p>
        </w:tc>
        <w:tc>
          <w:tcPr>
            <w:tcW w:w="2880" w:type="dxa"/>
            <w:tcBorders>
              <w:top w:val="nil"/>
            </w:tcBorders>
          </w:tcPr>
          <w:p w:rsidR="00CF1373" w:rsidRDefault="00CF1373" w:rsidP="00700BE2">
            <w:pPr>
              <w:rPr>
                <w:rFonts w:ascii="Arial" w:hAnsi="Arial"/>
                <w:sz w:val="16"/>
              </w:rPr>
            </w:pPr>
            <w:r>
              <w:rPr>
                <w:rFonts w:ascii="Arial" w:hAnsi="Arial"/>
                <w:sz w:val="16"/>
              </w:rPr>
              <w:t>Estimated Engine Oil Temperature</w:t>
            </w:r>
          </w:p>
        </w:tc>
        <w:tc>
          <w:tcPr>
            <w:tcW w:w="720" w:type="dxa"/>
            <w:tcBorders>
              <w:top w:val="nil"/>
            </w:tcBorders>
          </w:tcPr>
          <w:p w:rsidR="00CF1373" w:rsidRDefault="00CF1373" w:rsidP="00700BE2">
            <w:pPr>
              <w:jc w:val="right"/>
              <w:rPr>
                <w:rFonts w:ascii="Arial" w:hAnsi="Arial"/>
                <w:sz w:val="16"/>
              </w:rPr>
            </w:pPr>
            <w:r>
              <w:rPr>
                <w:rFonts w:ascii="Arial" w:hAnsi="Arial"/>
                <w:sz w:val="16"/>
              </w:rPr>
              <w:t>1</w:t>
            </w:r>
          </w:p>
        </w:tc>
        <w:tc>
          <w:tcPr>
            <w:tcW w:w="720" w:type="dxa"/>
            <w:tcBorders>
              <w:top w:val="nil"/>
            </w:tcBorders>
          </w:tcPr>
          <w:p w:rsidR="00CF1373" w:rsidRDefault="00CF1373" w:rsidP="00700BE2">
            <w:pPr>
              <w:rPr>
                <w:rFonts w:ascii="Arial" w:hAnsi="Arial"/>
                <w:sz w:val="16"/>
              </w:rPr>
            </w:pPr>
            <w:r>
              <w:rPr>
                <w:rFonts w:ascii="Arial" w:hAnsi="Arial"/>
                <w:sz w:val="16"/>
              </w:rPr>
              <w:t>UNM</w:t>
            </w:r>
          </w:p>
        </w:tc>
        <w:tc>
          <w:tcPr>
            <w:tcW w:w="2160" w:type="dxa"/>
            <w:tcBorders>
              <w:top w:val="nil"/>
            </w:tcBorders>
          </w:tcPr>
          <w:p w:rsidR="00CF1373" w:rsidRDefault="00CF1373" w:rsidP="00700BE2">
            <w:pPr>
              <w:rPr>
                <w:rFonts w:ascii="Arial" w:hAnsi="Arial"/>
                <w:sz w:val="16"/>
              </w:rPr>
            </w:pPr>
            <w:r>
              <w:rPr>
                <w:rFonts w:ascii="Arial" w:hAnsi="Arial"/>
                <w:sz w:val="16"/>
              </w:rPr>
              <w:t>-40 - 215 °C</w:t>
            </w:r>
          </w:p>
        </w:tc>
        <w:tc>
          <w:tcPr>
            <w:tcW w:w="2160" w:type="dxa"/>
            <w:tcBorders>
              <w:top w:val="nil"/>
            </w:tcBorders>
          </w:tcPr>
          <w:p w:rsidR="00CF1373" w:rsidRDefault="00CF1373" w:rsidP="00700BE2">
            <w:pPr>
              <w:rPr>
                <w:rFonts w:ascii="Arial" w:hAnsi="Arial"/>
                <w:sz w:val="16"/>
              </w:rPr>
            </w:pPr>
            <w:r>
              <w:rPr>
                <w:rFonts w:ascii="Arial" w:hAnsi="Arial"/>
                <w:sz w:val="16"/>
              </w:rPr>
              <w:t>E = N * 1 - 40</w:t>
            </w:r>
          </w:p>
        </w:tc>
      </w:tr>
    </w:tbl>
    <w:p w:rsidR="00CF1373" w:rsidRDefault="00CF1373" w:rsidP="00CF1373"/>
    <w:p w:rsidR="00CF1373" w:rsidRDefault="00CF1373" w:rsidP="00CF1373">
      <w:r>
        <w:t>This PID contains the estimated (modeled) engine oil temperature (as a function of engine coolant temperature and other parameters).</w:t>
      </w:r>
    </w:p>
    <w:bookmarkEnd w:id="358"/>
    <w:p w:rsidR="00FF4F2F" w:rsidRDefault="00FF4F2F">
      <w:pPr>
        <w:keepNext w:val="0"/>
        <w:keepLines w:val="0"/>
      </w:pPr>
    </w:p>
    <w:p w:rsidR="00FF4F2F" w:rsidRDefault="00FF4F2F">
      <w:pPr>
        <w:pStyle w:val="Heading3"/>
      </w:pPr>
      <w:bookmarkStart w:id="362" w:name="_Toc17862133"/>
      <w:bookmarkStart w:id="363" w:name="_Toc223512829"/>
      <w:r>
        <w:t>FLVR – PID $1155 – Fuel Level Sensor A/D</w:t>
      </w:r>
      <w:bookmarkEnd w:id="362"/>
      <w:bookmarkEnd w:id="36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$1155</w:t>
            </w:r>
          </w:p>
        </w:tc>
        <w:tc>
          <w:tcPr>
            <w:tcW w:w="2880" w:type="dxa"/>
            <w:tcBorders>
              <w:top w:val="nil"/>
            </w:tcBorders>
          </w:tcPr>
          <w:p w:rsidR="00FF4F2F" w:rsidRDefault="00FF4F2F">
            <w:pPr>
              <w:rPr>
                <w:rFonts w:ascii="Arial" w:hAnsi="Arial"/>
                <w:sz w:val="16"/>
              </w:rPr>
            </w:pPr>
            <w:r>
              <w:rPr>
                <w:rFonts w:ascii="Arial" w:hAnsi="Arial"/>
                <w:sz w:val="16"/>
              </w:rPr>
              <w:t>Fuel Level Sensor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unfiltered fuel level sensor analog input for the primary fuel tank as a percentage of its reference voltage.</w:t>
      </w:r>
    </w:p>
    <w:p w:rsidR="00FF4F2F" w:rsidRDefault="00FF4F2F">
      <w:pPr>
        <w:keepNext w:val="0"/>
        <w:keepLines w:val="0"/>
      </w:pPr>
    </w:p>
    <w:p w:rsidR="00FF4F2F" w:rsidRDefault="00FF4F2F">
      <w:pPr>
        <w:pStyle w:val="Heading3"/>
      </w:pPr>
      <w:bookmarkStart w:id="364" w:name="_Toc17862134"/>
      <w:bookmarkStart w:id="365" w:name="_Toc223512830"/>
      <w:r>
        <w:t>BBVR – PID $1157 – Brake Booster Vacuum Pressure A/D</w:t>
      </w:r>
      <w:bookmarkEnd w:id="364"/>
      <w:bookmarkEnd w:id="36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$1157</w:t>
            </w:r>
          </w:p>
        </w:tc>
        <w:tc>
          <w:tcPr>
            <w:tcW w:w="2880" w:type="dxa"/>
            <w:tcBorders>
              <w:top w:val="nil"/>
            </w:tcBorders>
          </w:tcPr>
          <w:p w:rsidR="00FF4F2F" w:rsidRDefault="00FF4F2F">
            <w:pPr>
              <w:rPr>
                <w:rFonts w:ascii="Arial" w:hAnsi="Arial"/>
                <w:sz w:val="16"/>
              </w:rPr>
            </w:pPr>
            <w:r>
              <w:rPr>
                <w:rFonts w:ascii="Arial" w:hAnsi="Arial"/>
                <w:sz w:val="16"/>
              </w:rPr>
              <w:t>Brake Booster Vacuum Pressure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brake booster vacuum pressure analog input as a percentage of its reference voltage.</w:t>
      </w:r>
    </w:p>
    <w:p w:rsidR="00FF4F2F" w:rsidRDefault="00FF4F2F">
      <w:pPr>
        <w:keepNext w:val="0"/>
        <w:keepLines w:val="0"/>
      </w:pPr>
    </w:p>
    <w:p w:rsidR="00FF4F2F" w:rsidRDefault="00FF4F2F">
      <w:pPr>
        <w:pStyle w:val="Heading3"/>
      </w:pPr>
      <w:bookmarkStart w:id="366" w:name="_Toc17862135"/>
      <w:bookmarkStart w:id="367" w:name="_Toc223512831"/>
      <w:r>
        <w:lastRenderedPageBreak/>
        <w:t>TCSR – PID $1158 – Requested Torque Input</w:t>
      </w:r>
      <w:bookmarkEnd w:id="366"/>
      <w:bookmarkEnd w:id="36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$1158</w:t>
            </w:r>
          </w:p>
        </w:tc>
        <w:tc>
          <w:tcPr>
            <w:tcW w:w="2880" w:type="dxa"/>
            <w:tcBorders>
              <w:top w:val="nil"/>
            </w:tcBorders>
          </w:tcPr>
          <w:p w:rsidR="00FF4F2F" w:rsidRDefault="00FF4F2F">
            <w:pPr>
              <w:rPr>
                <w:rFonts w:ascii="Arial" w:hAnsi="Arial"/>
                <w:sz w:val="16"/>
              </w:rPr>
            </w:pPr>
            <w:r>
              <w:rPr>
                <w:rFonts w:ascii="Arial" w:hAnsi="Arial"/>
                <w:sz w:val="16"/>
              </w:rPr>
              <w:t>Requested Torque Input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engine torque requested by the traction control system, as a percentage of maximum engine torque, via the requested torque PWM input to the ECM from the ABS/TCS module.</w:t>
      </w:r>
    </w:p>
    <w:p w:rsidR="00FF4F2F" w:rsidRDefault="00FF4F2F">
      <w:pPr>
        <w:keepNext w:val="0"/>
        <w:keepLines w:val="0"/>
      </w:pPr>
    </w:p>
    <w:p w:rsidR="00FF4F2F" w:rsidRDefault="00FF4F2F">
      <w:pPr>
        <w:pStyle w:val="Heading3"/>
      </w:pPr>
      <w:bookmarkStart w:id="368" w:name="_Toc17862136"/>
      <w:bookmarkStart w:id="369" w:name="_Toc223512832"/>
      <w:r>
        <w:t>EOPR – PID $115C – Engine Oil Pressure A/D</w:t>
      </w:r>
      <w:bookmarkEnd w:id="368"/>
      <w:bookmarkEnd w:id="36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$115C</w:t>
            </w:r>
          </w:p>
        </w:tc>
        <w:tc>
          <w:tcPr>
            <w:tcW w:w="2880" w:type="dxa"/>
            <w:tcBorders>
              <w:top w:val="nil"/>
            </w:tcBorders>
          </w:tcPr>
          <w:p w:rsidR="00FF4F2F" w:rsidRDefault="00FF4F2F">
            <w:pPr>
              <w:rPr>
                <w:rFonts w:ascii="Arial" w:hAnsi="Arial"/>
                <w:sz w:val="16"/>
              </w:rPr>
            </w:pPr>
            <w:r>
              <w:rPr>
                <w:rFonts w:ascii="Arial" w:hAnsi="Arial"/>
                <w:sz w:val="16"/>
              </w:rPr>
              <w:t>Engine Oil Pressure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engine oil pressure analog input as a percentage of its reference voltage.</w:t>
      </w:r>
    </w:p>
    <w:p w:rsidR="00FF4F2F" w:rsidRDefault="00FF4F2F">
      <w:pPr>
        <w:keepNext w:val="0"/>
        <w:keepLines w:val="0"/>
      </w:pPr>
    </w:p>
    <w:p w:rsidR="00FF4F2F" w:rsidRDefault="00FF4F2F">
      <w:pPr>
        <w:pStyle w:val="Heading3"/>
      </w:pPr>
      <w:bookmarkStart w:id="370" w:name="_Toc223512833"/>
      <w:bookmarkStart w:id="371" w:name="_Toc17862137"/>
      <w:r>
        <w:t>EPSR – PID $115D – Crank Position Sensor Pulse Counter</w:t>
      </w:r>
      <w:bookmarkEnd w:id="37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$115D</w:t>
            </w:r>
          </w:p>
        </w:tc>
        <w:tc>
          <w:tcPr>
            <w:tcW w:w="2880" w:type="dxa"/>
            <w:tcBorders>
              <w:top w:val="nil"/>
            </w:tcBorders>
          </w:tcPr>
          <w:p w:rsidR="00FF4F2F" w:rsidRDefault="00FF4F2F">
            <w:pPr>
              <w:rPr>
                <w:rFonts w:ascii="Arial" w:hAnsi="Arial"/>
                <w:sz w:val="16"/>
              </w:rPr>
            </w:pPr>
            <w:r>
              <w:rPr>
                <w:rFonts w:ascii="Arial" w:hAnsi="Arial"/>
                <w:sz w:val="16"/>
              </w:rPr>
              <w:t>Crank Position Sensor Pulse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a rolling count of the number of crank position sensor pulses.  A change in the value of this PID indicates crank position sensor activity.</w:t>
      </w:r>
    </w:p>
    <w:p w:rsidR="00FF4F2F" w:rsidRDefault="00FF4F2F">
      <w:pPr>
        <w:keepNext w:val="0"/>
        <w:keepLines w:val="0"/>
      </w:pPr>
    </w:p>
    <w:p w:rsidR="00FF4F2F" w:rsidRDefault="00FF4F2F">
      <w:pPr>
        <w:pStyle w:val="Heading3"/>
      </w:pPr>
      <w:bookmarkStart w:id="372" w:name="_Toc223512834"/>
      <w:r>
        <w:t xml:space="preserve">EPSR – PID $115E – Primary </w:t>
      </w:r>
      <w:smartTag w:uri="urn:schemas-microsoft-com:office:smarttags" w:element="place">
        <w:r>
          <w:t>Cam</w:t>
        </w:r>
      </w:smartTag>
      <w:r>
        <w:t xml:space="preserve"> Position Sensor Pulse Counter</w:t>
      </w:r>
      <w:bookmarkEnd w:id="37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$115E</w:t>
            </w:r>
          </w:p>
        </w:tc>
        <w:tc>
          <w:tcPr>
            <w:tcW w:w="2880" w:type="dxa"/>
            <w:tcBorders>
              <w:top w:val="nil"/>
            </w:tcBorders>
          </w:tcPr>
          <w:p w:rsidR="00FF4F2F" w:rsidRDefault="00FF4F2F">
            <w:pPr>
              <w:rPr>
                <w:rFonts w:ascii="Arial" w:hAnsi="Arial"/>
                <w:sz w:val="16"/>
              </w:rPr>
            </w:pPr>
            <w:r>
              <w:rPr>
                <w:rFonts w:ascii="Arial" w:hAnsi="Arial"/>
                <w:sz w:val="16"/>
              </w:rPr>
              <w:t xml:space="preserve">Primary </w:t>
            </w:r>
            <w:smartTag w:uri="urn:schemas-microsoft-com:office:smarttags" w:element="place">
              <w:r>
                <w:rPr>
                  <w:rFonts w:ascii="Arial" w:hAnsi="Arial"/>
                  <w:sz w:val="16"/>
                </w:rPr>
                <w:t>Cam</w:t>
              </w:r>
            </w:smartTag>
            <w:r>
              <w:rPr>
                <w:rFonts w:ascii="Arial" w:hAnsi="Arial"/>
                <w:sz w:val="16"/>
              </w:rPr>
              <w:t xml:space="preserve"> Position Sensor Pulse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a rolling count of the number of primary cam position sensor pulses.  A change in the value of this PID indicates primary cam position sensor activity.</w:t>
      </w:r>
    </w:p>
    <w:p w:rsidR="00FF4F2F" w:rsidRDefault="00FF4F2F">
      <w:pPr>
        <w:keepNext w:val="0"/>
        <w:keepLines w:val="0"/>
      </w:pPr>
    </w:p>
    <w:p w:rsidR="00FF4F2F" w:rsidRDefault="00FF4F2F">
      <w:pPr>
        <w:pStyle w:val="Heading3"/>
      </w:pPr>
      <w:bookmarkStart w:id="373" w:name="_Toc223512835"/>
      <w:r>
        <w:t>EPSR – PID $115F – Crankshaft Resynchronization Counter</w:t>
      </w:r>
      <w:bookmarkEnd w:id="37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$115F</w:t>
            </w:r>
          </w:p>
        </w:tc>
        <w:tc>
          <w:tcPr>
            <w:tcW w:w="2880" w:type="dxa"/>
            <w:tcBorders>
              <w:top w:val="nil"/>
            </w:tcBorders>
          </w:tcPr>
          <w:p w:rsidR="00FF4F2F" w:rsidRDefault="00FF4F2F">
            <w:pPr>
              <w:rPr>
                <w:rFonts w:ascii="Arial" w:hAnsi="Arial"/>
                <w:sz w:val="16"/>
              </w:rPr>
            </w:pPr>
            <w:r>
              <w:rPr>
                <w:rFonts w:ascii="Arial" w:hAnsi="Arial"/>
                <w:sz w:val="16"/>
              </w:rPr>
              <w:t>Crankshaft Resynchronization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a rolling count of the number of times that crankshaft synchronization has been lost (at normal engine speeds).</w:t>
      </w:r>
    </w:p>
    <w:p w:rsidR="00FF4F2F" w:rsidRDefault="00FF4F2F">
      <w:pPr>
        <w:keepNext w:val="0"/>
        <w:keepLines w:val="0"/>
      </w:pPr>
    </w:p>
    <w:p w:rsidR="00FF4F2F" w:rsidRDefault="00FF4F2F">
      <w:pPr>
        <w:pStyle w:val="Heading3"/>
      </w:pPr>
      <w:bookmarkStart w:id="374" w:name="_Toc223512836"/>
      <w:r>
        <w:lastRenderedPageBreak/>
        <w:t>ECTR – PID $116F – Power-Up Engine Coolant Temperature</w:t>
      </w:r>
      <w:bookmarkEnd w:id="37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$116F</w:t>
            </w:r>
          </w:p>
        </w:tc>
        <w:tc>
          <w:tcPr>
            <w:tcW w:w="2880" w:type="dxa"/>
            <w:tcBorders>
              <w:top w:val="nil"/>
            </w:tcBorders>
          </w:tcPr>
          <w:p w:rsidR="00FF4F2F" w:rsidRDefault="00FF4F2F">
            <w:pPr>
              <w:rPr>
                <w:rFonts w:ascii="Arial" w:hAnsi="Arial"/>
                <w:sz w:val="16"/>
              </w:rPr>
            </w:pPr>
            <w:r>
              <w:rPr>
                <w:rFonts w:ascii="Arial" w:hAnsi="Arial"/>
                <w:sz w:val="16"/>
              </w:rPr>
              <w:t>Power-Up Engine Coolant Temperature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-40 - 215 °C</w:t>
            </w:r>
          </w:p>
        </w:tc>
        <w:tc>
          <w:tcPr>
            <w:tcW w:w="2160" w:type="dxa"/>
            <w:tcBorders>
              <w:top w:val="nil"/>
            </w:tcBorders>
          </w:tcPr>
          <w:p w:rsidR="00FF4F2F" w:rsidRDefault="00FF4F2F">
            <w:pPr>
              <w:rPr>
                <w:rFonts w:ascii="Arial" w:hAnsi="Arial"/>
                <w:sz w:val="16"/>
              </w:rPr>
            </w:pPr>
            <w:r>
              <w:rPr>
                <w:rFonts w:ascii="Arial" w:hAnsi="Arial"/>
                <w:sz w:val="16"/>
              </w:rPr>
              <w:t>E = N * 1 - 40</w:t>
            </w:r>
          </w:p>
        </w:tc>
      </w:tr>
    </w:tbl>
    <w:p w:rsidR="00FF4F2F" w:rsidRDefault="00FF4F2F"/>
    <w:p w:rsidR="00FF4F2F" w:rsidRDefault="00FF4F2F">
      <w:r>
        <w:t>This PID contains the engine coolant temperature recorded at power-up (Run/Crank transition from low to high).</w:t>
      </w:r>
    </w:p>
    <w:p w:rsidR="00FF4F2F" w:rsidRDefault="00FF4F2F">
      <w:pPr>
        <w:keepNext w:val="0"/>
        <w:keepLines w:val="0"/>
      </w:pPr>
    </w:p>
    <w:p w:rsidR="00FF4F2F" w:rsidRDefault="00FF4F2F">
      <w:pPr>
        <w:pStyle w:val="Heading3"/>
      </w:pPr>
      <w:bookmarkStart w:id="375" w:name="_Toc223512837"/>
      <w:r>
        <w:t>EGRR – PID $1171 – Exhaust Gas Recirculation Duty Cycle</w:t>
      </w:r>
      <w:bookmarkEnd w:id="37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$1171</w:t>
            </w:r>
          </w:p>
        </w:tc>
        <w:tc>
          <w:tcPr>
            <w:tcW w:w="2880" w:type="dxa"/>
            <w:tcBorders>
              <w:top w:val="nil"/>
            </w:tcBorders>
          </w:tcPr>
          <w:p w:rsidR="00FF4F2F" w:rsidRDefault="00FF4F2F">
            <w:pPr>
              <w:rPr>
                <w:rFonts w:ascii="Arial" w:hAnsi="Arial"/>
                <w:sz w:val="16"/>
              </w:rPr>
            </w:pPr>
            <w:r>
              <w:rPr>
                <w:rFonts w:ascii="Arial" w:hAnsi="Arial"/>
                <w:sz w:val="16"/>
              </w:rPr>
              <w:t>Exhaust Gas Recirculation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commanded duty cycle for the exhaust gas recirculation (EGR) output.</w:t>
      </w:r>
    </w:p>
    <w:p w:rsidR="00FF4F2F" w:rsidRDefault="00FF4F2F">
      <w:pPr>
        <w:keepNext w:val="0"/>
        <w:keepLines w:val="0"/>
      </w:pPr>
    </w:p>
    <w:p w:rsidR="00FF4F2F" w:rsidRDefault="00FF4F2F">
      <w:pPr>
        <w:pStyle w:val="Heading3"/>
      </w:pPr>
      <w:bookmarkStart w:id="376" w:name="_Toc223512838"/>
      <w:r>
        <w:t>TCSR – PID $1175 – Delivered Torque Output</w:t>
      </w:r>
      <w:bookmarkEnd w:id="371"/>
      <w:bookmarkEnd w:id="37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$1175</w:t>
            </w:r>
          </w:p>
        </w:tc>
        <w:tc>
          <w:tcPr>
            <w:tcW w:w="2880" w:type="dxa"/>
            <w:tcBorders>
              <w:top w:val="nil"/>
            </w:tcBorders>
          </w:tcPr>
          <w:p w:rsidR="00FF4F2F" w:rsidRDefault="00FF4F2F">
            <w:pPr>
              <w:rPr>
                <w:rFonts w:ascii="Arial" w:hAnsi="Arial"/>
                <w:sz w:val="16"/>
              </w:rPr>
            </w:pPr>
            <w:r>
              <w:rPr>
                <w:rFonts w:ascii="Arial" w:hAnsi="Arial"/>
                <w:sz w:val="16"/>
              </w:rPr>
              <w:t>Delivered Torque Output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estimated engine torque delivered by the powertrain, as a percentage of maximum engine torque, that is provided to the ABS/TCS module via the delivered torque PWM output from the ECM.</w:t>
      </w:r>
    </w:p>
    <w:p w:rsidR="00FF4F2F" w:rsidRDefault="00FF4F2F">
      <w:pPr>
        <w:keepNext w:val="0"/>
        <w:keepLines w:val="0"/>
      </w:pPr>
    </w:p>
    <w:p w:rsidR="00FF4F2F" w:rsidRDefault="00FF4F2F">
      <w:pPr>
        <w:pStyle w:val="Heading3"/>
      </w:pPr>
      <w:bookmarkStart w:id="377" w:name="_Toc223512839"/>
      <w:bookmarkStart w:id="378" w:name="_Toc17862138"/>
      <w:r>
        <w:t>FPMR – PID $1178 – Fuel Pump Duty Cycle</w:t>
      </w:r>
      <w:bookmarkEnd w:id="37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$1178</w:t>
            </w:r>
          </w:p>
        </w:tc>
        <w:tc>
          <w:tcPr>
            <w:tcW w:w="2880" w:type="dxa"/>
            <w:tcBorders>
              <w:top w:val="nil"/>
            </w:tcBorders>
          </w:tcPr>
          <w:p w:rsidR="00FF4F2F" w:rsidRDefault="00FF4F2F">
            <w:pPr>
              <w:rPr>
                <w:rFonts w:ascii="Arial" w:hAnsi="Arial"/>
                <w:sz w:val="16"/>
              </w:rPr>
            </w:pPr>
            <w:r>
              <w:rPr>
                <w:rFonts w:ascii="Arial" w:hAnsi="Arial"/>
                <w:sz w:val="16"/>
              </w:rPr>
              <w:t>Fuel Pump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commanded duty cycle for the fuel pump output.  In applications with a constant speed fuel pump, the duty cycle is commanded to values of 0% and 100% in order to command the fuel pump relay off and on, respectively.  In applications with a variable speed fuel pump, the duty cycle is used to provide a control request to the variable speed fuel pump control module.</w:t>
      </w:r>
    </w:p>
    <w:p w:rsidR="00FF4F2F" w:rsidRDefault="00FF4F2F">
      <w:pPr>
        <w:keepNext w:val="0"/>
        <w:keepLines w:val="0"/>
      </w:pPr>
    </w:p>
    <w:p w:rsidR="00FF4F2F" w:rsidRDefault="00FF4F2F">
      <w:pPr>
        <w:pStyle w:val="Heading3"/>
      </w:pPr>
      <w:bookmarkStart w:id="379" w:name="_Toc223512840"/>
      <w:r>
        <w:t xml:space="preserve">MSFR – PID $1186 – </w:t>
      </w:r>
      <w:smartTag w:uri="urn:schemas-microsoft-com:office:smarttags" w:element="place">
        <w:smartTag w:uri="urn:schemas-microsoft-com:office:smarttags" w:element="PlaceName">
          <w:r>
            <w:t>Misfire</w:t>
          </w:r>
        </w:smartTag>
        <w:r>
          <w:t xml:space="preserve"> </w:t>
        </w:r>
        <w:smartTag w:uri="urn:schemas-microsoft-com:office:smarttags" w:element="PlaceName">
          <w:r>
            <w:t>Catalyst</w:t>
          </w:r>
        </w:smartTag>
        <w:r>
          <w:t xml:space="preserve"> </w:t>
        </w:r>
        <w:smartTag w:uri="urn:schemas-microsoft-com:office:smarttags" w:element="PlaceType">
          <w:r>
            <w:t>Pass</w:t>
          </w:r>
        </w:smartTag>
      </w:smartTag>
      <w:r>
        <w:t xml:space="preserve"> History Counter</w:t>
      </w:r>
      <w:bookmarkEnd w:id="37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$1186</w:t>
            </w:r>
          </w:p>
        </w:tc>
        <w:tc>
          <w:tcPr>
            <w:tcW w:w="2880" w:type="dxa"/>
            <w:tcBorders>
              <w:top w:val="nil"/>
            </w:tcBorders>
          </w:tcPr>
          <w:p w:rsidR="00FF4F2F" w:rsidRDefault="00FF4F2F">
            <w:pPr>
              <w:rPr>
                <w:rFonts w:ascii="Arial" w:hAnsi="Arial"/>
                <w:sz w:val="16"/>
              </w:rPr>
            </w:pPr>
            <w:smartTag w:uri="urn:schemas-microsoft-com:office:smarttags" w:element="place">
              <w:smartTag w:uri="urn:schemas-microsoft-com:office:smarttags" w:element="PlaceName">
                <w:r>
                  <w:rPr>
                    <w:rFonts w:ascii="Arial" w:hAnsi="Arial"/>
                    <w:sz w:val="16"/>
                  </w:rPr>
                  <w:t>Misfire</w:t>
                </w:r>
              </w:smartTag>
              <w:r>
                <w:rPr>
                  <w:rFonts w:ascii="Arial" w:hAnsi="Arial"/>
                  <w:sz w:val="16"/>
                </w:rPr>
                <w:t xml:space="preserve"> </w:t>
              </w:r>
              <w:smartTag w:uri="urn:schemas-microsoft-com:office:smarttags" w:element="PlaceName">
                <w:r>
                  <w:rPr>
                    <w:rFonts w:ascii="Arial" w:hAnsi="Arial"/>
                    <w:sz w:val="16"/>
                  </w:rPr>
                  <w:t>Catalyst</w:t>
                </w:r>
              </w:smartTag>
              <w:r>
                <w:rPr>
                  <w:rFonts w:ascii="Arial" w:hAnsi="Arial"/>
                  <w:sz w:val="16"/>
                </w:rPr>
                <w:t xml:space="preserve"> </w:t>
              </w:r>
              <w:smartTag w:uri="urn:schemas-microsoft-com:office:smarttags" w:element="PlaceType">
                <w:r>
                  <w:rPr>
                    <w:rFonts w:ascii="Arial" w:hAnsi="Arial"/>
                    <w:sz w:val="16"/>
                  </w:rPr>
                  <w:t>Pass</w:t>
                </w:r>
              </w:smartTag>
            </w:smartTag>
            <w:r>
              <w:rPr>
                <w:rFonts w:ascii="Arial" w:hAnsi="Arial"/>
                <w:sz w:val="16"/>
              </w:rPr>
              <w:t xml:space="preserve"> History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100 engine cycle test intervals for which misfire activity was below the catalyst damage threshold since a misfire failure has been reported.  This counter is maintained such that it is also halved whenever the set of misfire history counters for the individual cylinders are halved in order to prevent overflow.</w:t>
      </w:r>
    </w:p>
    <w:p w:rsidR="00FF4F2F" w:rsidRDefault="00FF4F2F">
      <w:pPr>
        <w:keepNext w:val="0"/>
        <w:keepLines w:val="0"/>
      </w:pPr>
    </w:p>
    <w:p w:rsidR="00FF4F2F" w:rsidRDefault="00FF4F2F">
      <w:pPr>
        <w:pStyle w:val="Heading3"/>
      </w:pPr>
      <w:bookmarkStart w:id="380" w:name="_Toc223512841"/>
      <w:r>
        <w:lastRenderedPageBreak/>
        <w:t>MSFR – PID $1187 – Misfire Catalyst Fail History Counter</w:t>
      </w:r>
      <w:bookmarkEnd w:id="38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$1187</w:t>
            </w:r>
          </w:p>
        </w:tc>
        <w:tc>
          <w:tcPr>
            <w:tcW w:w="2880" w:type="dxa"/>
            <w:tcBorders>
              <w:top w:val="nil"/>
            </w:tcBorders>
          </w:tcPr>
          <w:p w:rsidR="00FF4F2F" w:rsidRDefault="00FF4F2F">
            <w:pPr>
              <w:rPr>
                <w:rFonts w:ascii="Arial" w:hAnsi="Arial"/>
                <w:sz w:val="16"/>
              </w:rPr>
            </w:pPr>
            <w:r>
              <w:rPr>
                <w:rFonts w:ascii="Arial" w:hAnsi="Arial"/>
                <w:sz w:val="16"/>
              </w:rPr>
              <w:t>Misfire Catalyst Fail History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100 engine cycle test intervals for which misfire activity was high enough to cause catalyst damage since a code clear.  This counter is maintained such that it is also halved whenever the set of misfire history counters for the individual cylinders are halved in order to prevent overflow.</w:t>
      </w:r>
    </w:p>
    <w:p w:rsidR="00FF4F2F" w:rsidRDefault="00FF4F2F">
      <w:pPr>
        <w:keepNext w:val="0"/>
        <w:keepLines w:val="0"/>
      </w:pPr>
    </w:p>
    <w:p w:rsidR="00FF4F2F" w:rsidRDefault="00FF4F2F">
      <w:pPr>
        <w:pStyle w:val="Heading3"/>
      </w:pPr>
      <w:bookmarkStart w:id="381" w:name="_Toc223512842"/>
      <w:r>
        <w:t>MAFR – PID $1188 – Engine Load</w:t>
      </w:r>
      <w:bookmarkEnd w:id="38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$1188</w:t>
            </w:r>
          </w:p>
        </w:tc>
        <w:tc>
          <w:tcPr>
            <w:tcW w:w="2880" w:type="dxa"/>
            <w:tcBorders>
              <w:top w:val="nil"/>
            </w:tcBorders>
          </w:tcPr>
          <w:p w:rsidR="00FF4F2F" w:rsidRDefault="00FF4F2F">
            <w:pPr>
              <w:rPr>
                <w:rFonts w:ascii="Arial" w:hAnsi="Arial"/>
                <w:sz w:val="16"/>
              </w:rPr>
            </w:pPr>
            <w:r>
              <w:rPr>
                <w:rFonts w:ascii="Arial" w:hAnsi="Arial"/>
                <w:sz w:val="16"/>
              </w:rPr>
              <w:t>Engine Load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engine load, air mass per cylinder as a percentage of the maximum air mass per cylinder, where the maximum air mass per cylinder is determined at wide open throttle (WOT) and conditions for maximum air density (minimum possible ambient temperature, minimum possible ambient pressure, and maximum possible volumetric efficiency).</w:t>
      </w:r>
    </w:p>
    <w:p w:rsidR="00FF4F2F" w:rsidRDefault="00FF4F2F">
      <w:pPr>
        <w:keepNext w:val="0"/>
        <w:keepLines w:val="0"/>
      </w:pPr>
    </w:p>
    <w:p w:rsidR="00FF4F2F" w:rsidRDefault="00FF4F2F">
      <w:pPr>
        <w:pStyle w:val="Heading3"/>
      </w:pPr>
      <w:bookmarkStart w:id="382" w:name="_Toc223512843"/>
      <w:r>
        <w:t>MSFR – PID $1189 – Misfire Failure Status</w:t>
      </w:r>
      <w:bookmarkEnd w:id="38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$1189</w:t>
            </w:r>
          </w:p>
        </w:tc>
        <w:tc>
          <w:tcPr>
            <w:tcW w:w="2880" w:type="dxa"/>
            <w:tcBorders>
              <w:top w:val="nil"/>
            </w:tcBorders>
          </w:tcPr>
          <w:p w:rsidR="00FF4F2F" w:rsidRDefault="00FF4F2F">
            <w:pPr>
              <w:rPr>
                <w:rFonts w:ascii="Arial" w:hAnsi="Arial"/>
                <w:sz w:val="16"/>
              </w:rPr>
            </w:pPr>
            <w:r>
              <w:rPr>
                <w:rFonts w:ascii="Arial" w:hAnsi="Arial"/>
                <w:sz w:val="16"/>
              </w:rPr>
              <w:t>Misfire Failure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Misfire Catalyst Failure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$0=Fault; </w:t>
            </w:r>
            <w:r>
              <w:rPr>
                <w:rFonts w:ascii="Arial" w:hAnsi="Arial"/>
                <w:sz w:val="16"/>
              </w:rPr>
              <w:br/>
              <w:t xml:space="preserve">$1=No Fault; </w:t>
            </w:r>
            <w:r>
              <w:rPr>
                <w:rFonts w:ascii="Arial" w:hAnsi="Arial"/>
                <w:sz w:val="16"/>
              </w:rPr>
              <w:br/>
              <w:t>$2=Abnormal Speed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Misfire Emission Failure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$0=Fault; </w:t>
            </w:r>
            <w:r>
              <w:rPr>
                <w:rFonts w:ascii="Arial" w:hAnsi="Arial"/>
                <w:sz w:val="16"/>
              </w:rPr>
              <w:br/>
              <w:t xml:space="preserve">$1=No Fault; </w:t>
            </w:r>
            <w:r>
              <w:rPr>
                <w:rFonts w:ascii="Arial" w:hAnsi="Arial"/>
                <w:sz w:val="16"/>
              </w:rPr>
              <w:br/>
              <w:t>$2=Abnormal Speed</w:t>
            </w:r>
          </w:p>
        </w:tc>
      </w:tr>
    </w:tbl>
    <w:p w:rsidR="00FF4F2F" w:rsidRDefault="00FF4F2F"/>
    <w:p w:rsidR="00FF4F2F" w:rsidRDefault="00FF4F2F">
      <w:r>
        <w:t>This PID indicates whether misfire activity over the most recent 100 engine cycle test interval is high enough to cause catalyst damage or an emission failure.</w:t>
      </w:r>
    </w:p>
    <w:p w:rsidR="00FF4F2F" w:rsidRDefault="00FF4F2F">
      <w:pPr>
        <w:keepNext w:val="0"/>
        <w:keepLines w:val="0"/>
      </w:pPr>
    </w:p>
    <w:p w:rsidR="00FF4F2F" w:rsidRDefault="00FF4F2F">
      <w:pPr>
        <w:pStyle w:val="Heading3"/>
      </w:pPr>
      <w:bookmarkStart w:id="383" w:name="_Toc223512844"/>
      <w:r>
        <w:t>MSFR – PID $118A – Misfire Catalyst Exceedences Counter</w:t>
      </w:r>
      <w:bookmarkEnd w:id="38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$118A</w:t>
            </w:r>
          </w:p>
        </w:tc>
        <w:tc>
          <w:tcPr>
            <w:tcW w:w="2880" w:type="dxa"/>
            <w:tcBorders>
              <w:top w:val="nil"/>
            </w:tcBorders>
          </w:tcPr>
          <w:p w:rsidR="00FF4F2F" w:rsidRDefault="00FF4F2F">
            <w:pPr>
              <w:rPr>
                <w:rFonts w:ascii="Arial" w:hAnsi="Arial"/>
                <w:sz w:val="16"/>
              </w:rPr>
            </w:pPr>
            <w:r>
              <w:rPr>
                <w:rFonts w:ascii="Arial" w:hAnsi="Arial"/>
                <w:sz w:val="16"/>
              </w:rPr>
              <w:t>Misfire Catalyst Exceedences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 catalyst exceedences observed over the current key cycle.</w:t>
      </w:r>
    </w:p>
    <w:p w:rsidR="00FF4F2F" w:rsidRDefault="00FF4F2F">
      <w:pPr>
        <w:keepNext w:val="0"/>
        <w:keepLines w:val="0"/>
      </w:pPr>
    </w:p>
    <w:p w:rsidR="00FF4F2F" w:rsidRDefault="00FF4F2F">
      <w:pPr>
        <w:pStyle w:val="Heading3"/>
      </w:pPr>
      <w:bookmarkStart w:id="384" w:name="_Toc223512845"/>
      <w:r>
        <w:lastRenderedPageBreak/>
        <w:t>MSFR – PID $118B – Misfire Emission Exceedences Counter</w:t>
      </w:r>
      <w:bookmarkEnd w:id="38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$118B</w:t>
            </w:r>
          </w:p>
        </w:tc>
        <w:tc>
          <w:tcPr>
            <w:tcW w:w="2880" w:type="dxa"/>
            <w:tcBorders>
              <w:top w:val="nil"/>
            </w:tcBorders>
          </w:tcPr>
          <w:p w:rsidR="00FF4F2F" w:rsidRDefault="00FF4F2F">
            <w:pPr>
              <w:rPr>
                <w:rFonts w:ascii="Arial" w:hAnsi="Arial"/>
                <w:sz w:val="16"/>
              </w:rPr>
            </w:pPr>
            <w:r>
              <w:rPr>
                <w:rFonts w:ascii="Arial" w:hAnsi="Arial"/>
                <w:sz w:val="16"/>
              </w:rPr>
              <w:t>Misfire Emission Exceedences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 emission exceedences observed over the current key cycle.</w:t>
      </w:r>
    </w:p>
    <w:p w:rsidR="00FF4F2F" w:rsidRDefault="00FF4F2F">
      <w:pPr>
        <w:keepNext w:val="0"/>
        <w:keepLines w:val="0"/>
      </w:pPr>
    </w:p>
    <w:p w:rsidR="00FF4F2F" w:rsidRDefault="00FF4F2F">
      <w:pPr>
        <w:pStyle w:val="Heading3"/>
      </w:pPr>
      <w:bookmarkStart w:id="385" w:name="_Toc223512846"/>
      <w:r>
        <w:t>MSFR – PID $118C – Maximum Misfire Catalyst Exceedences Count</w:t>
      </w:r>
      <w:bookmarkEnd w:id="38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$118C</w:t>
            </w:r>
          </w:p>
        </w:tc>
        <w:tc>
          <w:tcPr>
            <w:tcW w:w="2880" w:type="dxa"/>
            <w:tcBorders>
              <w:top w:val="nil"/>
            </w:tcBorders>
          </w:tcPr>
          <w:p w:rsidR="00FF4F2F" w:rsidRDefault="00FF4F2F">
            <w:pPr>
              <w:rPr>
                <w:rFonts w:ascii="Arial" w:hAnsi="Arial"/>
                <w:sz w:val="16"/>
              </w:rPr>
            </w:pPr>
            <w:r>
              <w:rPr>
                <w:rFonts w:ascii="Arial" w:hAnsi="Arial"/>
                <w:sz w:val="16"/>
              </w:rPr>
              <w:t>Maximum Misfire Catalyst Exceedences Count</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maximum number of misfire catalyst exceedences observed over a key cycle since a code clear.</w:t>
      </w:r>
    </w:p>
    <w:p w:rsidR="00FF4F2F" w:rsidRDefault="00FF4F2F">
      <w:pPr>
        <w:keepNext w:val="0"/>
        <w:keepLines w:val="0"/>
      </w:pPr>
    </w:p>
    <w:p w:rsidR="00FF4F2F" w:rsidRDefault="00FF4F2F">
      <w:pPr>
        <w:pStyle w:val="Heading3"/>
      </w:pPr>
      <w:bookmarkStart w:id="386" w:name="_Toc223512847"/>
      <w:r>
        <w:t>MSFR – PID $118D – Maximum Misfire Emission Exceedences Count</w:t>
      </w:r>
      <w:bookmarkEnd w:id="38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$118D</w:t>
            </w:r>
          </w:p>
        </w:tc>
        <w:tc>
          <w:tcPr>
            <w:tcW w:w="2880" w:type="dxa"/>
            <w:tcBorders>
              <w:top w:val="nil"/>
            </w:tcBorders>
          </w:tcPr>
          <w:p w:rsidR="00FF4F2F" w:rsidRDefault="00FF4F2F">
            <w:pPr>
              <w:rPr>
                <w:rFonts w:ascii="Arial" w:hAnsi="Arial"/>
                <w:sz w:val="16"/>
              </w:rPr>
            </w:pPr>
            <w:r>
              <w:rPr>
                <w:rFonts w:ascii="Arial" w:hAnsi="Arial"/>
                <w:sz w:val="16"/>
              </w:rPr>
              <w:t>Maximum Misfire Emission Exceedences Count</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maximum number of misfire emission exceedences observed over a key cycle since a code clear.</w:t>
      </w:r>
    </w:p>
    <w:p w:rsidR="00FF4F2F" w:rsidRDefault="00FF4F2F">
      <w:pPr>
        <w:keepNext w:val="0"/>
        <w:keepLines w:val="0"/>
      </w:pPr>
    </w:p>
    <w:p w:rsidR="00FF4F2F" w:rsidRDefault="00FF4F2F">
      <w:pPr>
        <w:pStyle w:val="Heading3"/>
      </w:pPr>
      <w:bookmarkStart w:id="387" w:name="_Toc223512848"/>
      <w:r>
        <w:t>FADR – PID $1190 – Long Term Fuel Correction Index</w:t>
      </w:r>
      <w:bookmarkEnd w:id="38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$1190</w:t>
            </w:r>
          </w:p>
        </w:tc>
        <w:tc>
          <w:tcPr>
            <w:tcW w:w="2880" w:type="dxa"/>
            <w:tcBorders>
              <w:top w:val="nil"/>
            </w:tcBorders>
          </w:tcPr>
          <w:p w:rsidR="00FF4F2F" w:rsidRDefault="00FF4F2F">
            <w:pPr>
              <w:rPr>
                <w:rFonts w:ascii="Arial" w:hAnsi="Arial"/>
                <w:sz w:val="16"/>
              </w:rPr>
            </w:pPr>
            <w:r>
              <w:rPr>
                <w:rFonts w:ascii="Arial" w:hAnsi="Arial"/>
                <w:sz w:val="16"/>
              </w:rPr>
              <w:t>Long Term Fuel Correction Index</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index of the entry within the array of long term fuel corrections that is active based upon the current operating conditions (MAP, engine speed, purge duty cycle, A/C compressor state, and transmission range).</w:t>
      </w:r>
    </w:p>
    <w:p w:rsidR="00FF4F2F" w:rsidRDefault="00FF4F2F">
      <w:pPr>
        <w:keepNext w:val="0"/>
        <w:keepLines w:val="0"/>
      </w:pPr>
    </w:p>
    <w:p w:rsidR="00FF4F2F" w:rsidRDefault="00FF4F2F">
      <w:pPr>
        <w:pStyle w:val="Heading3"/>
      </w:pPr>
      <w:bookmarkStart w:id="388" w:name="_Toc223512849"/>
      <w:r>
        <w:t>TRQR – PID $119C – Torque Management Spark Retard</w:t>
      </w:r>
      <w:bookmarkEnd w:id="378"/>
      <w:bookmarkEnd w:id="38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$119C</w:t>
            </w:r>
          </w:p>
        </w:tc>
        <w:tc>
          <w:tcPr>
            <w:tcW w:w="2880" w:type="dxa"/>
            <w:tcBorders>
              <w:top w:val="nil"/>
            </w:tcBorders>
          </w:tcPr>
          <w:p w:rsidR="00FF4F2F" w:rsidRDefault="00FF4F2F">
            <w:pPr>
              <w:rPr>
                <w:rFonts w:ascii="Arial" w:hAnsi="Arial"/>
                <w:sz w:val="16"/>
              </w:rPr>
            </w:pPr>
            <w:r>
              <w:rPr>
                <w:rFonts w:ascii="Arial" w:hAnsi="Arial"/>
                <w:sz w:val="16"/>
              </w:rPr>
              <w:t>Torque Management Spark Retard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0 - 89.6484375 °</w:t>
            </w:r>
          </w:p>
        </w:tc>
        <w:tc>
          <w:tcPr>
            <w:tcW w:w="2160" w:type="dxa"/>
            <w:tcBorders>
              <w:top w:val="nil"/>
            </w:tcBorders>
          </w:tcPr>
          <w:p w:rsidR="00FF4F2F" w:rsidRDefault="00FF4F2F">
            <w:pPr>
              <w:rPr>
                <w:rFonts w:ascii="Arial" w:hAnsi="Arial"/>
                <w:sz w:val="16"/>
              </w:rPr>
            </w:pPr>
            <w:r>
              <w:rPr>
                <w:rFonts w:ascii="Arial" w:hAnsi="Arial"/>
                <w:sz w:val="16"/>
              </w:rPr>
              <w:t>E = N * 90 / 256</w:t>
            </w:r>
          </w:p>
        </w:tc>
      </w:tr>
    </w:tbl>
    <w:p w:rsidR="00FF4F2F" w:rsidRDefault="00FF4F2F"/>
    <w:p w:rsidR="00FF4F2F" w:rsidRDefault="00FF4F2F">
      <w:r>
        <w:t>This PID contains the total spark retard (in terms of a crankshaft angle) from mean best torque (MBT) requested by the torque management algorithm.</w:t>
      </w:r>
    </w:p>
    <w:p w:rsidR="00FF4F2F" w:rsidRDefault="00FF4F2F">
      <w:pPr>
        <w:keepNext w:val="0"/>
        <w:keepLines w:val="0"/>
      </w:pPr>
    </w:p>
    <w:p w:rsidR="00FF4F2F" w:rsidRDefault="00FF4F2F">
      <w:pPr>
        <w:pStyle w:val="Heading3"/>
      </w:pPr>
      <w:bookmarkStart w:id="389" w:name="_Toc223512850"/>
      <w:bookmarkStart w:id="390" w:name="_Toc17862139"/>
      <w:r>
        <w:lastRenderedPageBreak/>
        <w:t>EPSR – PID $11A1 – Engine Run Time</w:t>
      </w:r>
      <w:bookmarkEnd w:id="38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$11A1</w:t>
            </w:r>
          </w:p>
        </w:tc>
        <w:tc>
          <w:tcPr>
            <w:tcW w:w="2880" w:type="dxa"/>
            <w:tcBorders>
              <w:top w:val="nil"/>
            </w:tcBorders>
          </w:tcPr>
          <w:p w:rsidR="00FF4F2F" w:rsidRDefault="00FF4F2F">
            <w:pPr>
              <w:rPr>
                <w:rFonts w:ascii="Arial" w:hAnsi="Arial"/>
                <w:sz w:val="16"/>
              </w:rPr>
            </w:pPr>
            <w:r>
              <w:rPr>
                <w:rFonts w:ascii="Arial" w:hAnsi="Arial"/>
                <w:sz w:val="16"/>
              </w:rPr>
              <w:t>Engine Run Time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time that the engine has been running.  This PID have a value of zero when the engine is not running.</w:t>
      </w:r>
    </w:p>
    <w:p w:rsidR="00FF4F2F" w:rsidRDefault="00FF4F2F">
      <w:pPr>
        <w:keepNext w:val="0"/>
        <w:keepLines w:val="0"/>
      </w:pPr>
    </w:p>
    <w:p w:rsidR="00FF4F2F" w:rsidRDefault="00FF4F2F">
      <w:pPr>
        <w:pStyle w:val="Heading3"/>
      </w:pPr>
      <w:bookmarkStart w:id="391" w:name="_Toc223512851"/>
      <w:r>
        <w:t>KNKR – PID $11A6 – Maximum Knock Fast Spark Retard</w:t>
      </w:r>
      <w:bookmarkEnd w:id="39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$11A6</w:t>
            </w:r>
          </w:p>
        </w:tc>
        <w:tc>
          <w:tcPr>
            <w:tcW w:w="2880" w:type="dxa"/>
            <w:tcBorders>
              <w:top w:val="nil"/>
            </w:tcBorders>
          </w:tcPr>
          <w:p w:rsidR="00FF4F2F" w:rsidRDefault="00FF4F2F">
            <w:pPr>
              <w:rPr>
                <w:rFonts w:ascii="Arial" w:hAnsi="Arial"/>
                <w:sz w:val="16"/>
              </w:rPr>
            </w:pPr>
            <w:r>
              <w:rPr>
                <w:rFonts w:ascii="Arial" w:hAnsi="Arial"/>
                <w:sz w:val="16"/>
              </w:rPr>
              <w:t>Maximum Knock Fast Spark Retard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0 - 22.412109375 °</w:t>
            </w:r>
          </w:p>
        </w:tc>
        <w:tc>
          <w:tcPr>
            <w:tcW w:w="2160" w:type="dxa"/>
            <w:tcBorders>
              <w:top w:val="nil"/>
            </w:tcBorders>
          </w:tcPr>
          <w:p w:rsidR="00FF4F2F" w:rsidRDefault="00FF4F2F">
            <w:pPr>
              <w:rPr>
                <w:rFonts w:ascii="Arial" w:hAnsi="Arial"/>
                <w:sz w:val="16"/>
              </w:rPr>
            </w:pPr>
            <w:r>
              <w:rPr>
                <w:rFonts w:ascii="Arial" w:hAnsi="Arial"/>
                <w:sz w:val="16"/>
              </w:rPr>
              <w:t>E = N * 22.5 / 256</w:t>
            </w:r>
          </w:p>
        </w:tc>
      </w:tr>
    </w:tbl>
    <w:p w:rsidR="00FF4F2F" w:rsidRDefault="00FF4F2F"/>
    <w:p w:rsidR="00FF4F2F" w:rsidRDefault="00FF4F2F">
      <w:r>
        <w:t>This PID contains the maximum knock fast spark retard (in terms of a crankshaft angle) for all cylinders over the last engine cycle.</w:t>
      </w:r>
    </w:p>
    <w:p w:rsidR="00FF4F2F" w:rsidRDefault="00FF4F2F">
      <w:pPr>
        <w:keepNext w:val="0"/>
        <w:keepLines w:val="0"/>
      </w:pPr>
    </w:p>
    <w:p w:rsidR="00FF4F2F" w:rsidRDefault="00FF4F2F">
      <w:pPr>
        <w:pStyle w:val="Heading3"/>
      </w:pPr>
      <w:bookmarkStart w:id="392" w:name="_Toc223512852"/>
      <w:r>
        <w:t>MAFR – PID $11AC – Speed Density Mass Airflow</w:t>
      </w:r>
      <w:bookmarkEnd w:id="39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$11AC</w:t>
            </w:r>
          </w:p>
        </w:tc>
        <w:tc>
          <w:tcPr>
            <w:tcW w:w="2880" w:type="dxa"/>
            <w:tcBorders>
              <w:top w:val="nil"/>
            </w:tcBorders>
          </w:tcPr>
          <w:p w:rsidR="00FF4F2F" w:rsidRDefault="00FF4F2F">
            <w:pPr>
              <w:rPr>
                <w:rFonts w:ascii="Arial" w:hAnsi="Arial"/>
                <w:sz w:val="16"/>
              </w:rPr>
            </w:pPr>
            <w:r>
              <w:rPr>
                <w:rFonts w:ascii="Arial" w:hAnsi="Arial"/>
                <w:sz w:val="16"/>
              </w:rPr>
              <w:t>Speed Density Mass Airflow</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0 - 511.9921875 g/s</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mass airflow determined from the speed density (MAP based) calculation of air mass per cylinder.</w:t>
      </w:r>
    </w:p>
    <w:p w:rsidR="00FF4F2F" w:rsidRDefault="00FF4F2F">
      <w:pPr>
        <w:keepNext w:val="0"/>
        <w:keepLines w:val="0"/>
      </w:pPr>
    </w:p>
    <w:p w:rsidR="00FF4F2F" w:rsidRDefault="00FF4F2F">
      <w:pPr>
        <w:pStyle w:val="Heading3"/>
      </w:pPr>
      <w:bookmarkStart w:id="393" w:name="_Toc223512853"/>
      <w:r>
        <w:t>EGRR – PID $11BB – Exhaust Gas Recirculation Closed Valve Pintle Position</w:t>
      </w:r>
      <w:bookmarkEnd w:id="39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$11BB</w:t>
            </w:r>
          </w:p>
        </w:tc>
        <w:tc>
          <w:tcPr>
            <w:tcW w:w="2880" w:type="dxa"/>
            <w:tcBorders>
              <w:top w:val="nil"/>
            </w:tcBorders>
          </w:tcPr>
          <w:p w:rsidR="00FF4F2F" w:rsidRDefault="00FF4F2F">
            <w:pPr>
              <w:rPr>
                <w:rFonts w:ascii="Arial" w:hAnsi="Arial"/>
                <w:sz w:val="16"/>
              </w:rPr>
            </w:pPr>
            <w:r>
              <w:rPr>
                <w:rFonts w:ascii="Arial" w:hAnsi="Arial"/>
                <w:sz w:val="16"/>
              </w:rPr>
              <w:t>Exhaust Gas Recirculation Closed Valve Pintle Position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learned exhaust gas recirculation (EGR) closed valve pintle position as a percentage of the reference voltage for the EGR pintle position analog input.</w:t>
      </w:r>
    </w:p>
    <w:p w:rsidR="00FF4F2F" w:rsidRDefault="00FF4F2F">
      <w:pPr>
        <w:keepNext w:val="0"/>
        <w:keepLines w:val="0"/>
      </w:pPr>
    </w:p>
    <w:p w:rsidR="00FF4F2F" w:rsidRDefault="00FF4F2F">
      <w:pPr>
        <w:pStyle w:val="Heading3"/>
      </w:pPr>
      <w:bookmarkStart w:id="394" w:name="_Toc223512854"/>
      <w:r>
        <w:t>EGRR – PID $11BD – Exhaust Gas Recirculation Flow Test Trip Sample Count</w:t>
      </w:r>
      <w:bookmarkEnd w:id="39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$11BD</w:t>
            </w:r>
          </w:p>
        </w:tc>
        <w:tc>
          <w:tcPr>
            <w:tcW w:w="2880" w:type="dxa"/>
            <w:tcBorders>
              <w:top w:val="nil"/>
            </w:tcBorders>
          </w:tcPr>
          <w:p w:rsidR="00FF4F2F" w:rsidRDefault="00FF4F2F">
            <w:pPr>
              <w:rPr>
                <w:rFonts w:ascii="Arial" w:hAnsi="Arial"/>
                <w:sz w:val="16"/>
              </w:rPr>
            </w:pPr>
            <w:r>
              <w:rPr>
                <w:rFonts w:ascii="Arial" w:hAnsi="Arial"/>
                <w:sz w:val="16"/>
              </w:rPr>
              <w:t>Exhaust Gas Recirculation Flow Test Trip Sample Count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samples in the exhaust gas recirculation (EGR) flow test for the current trip.</w:t>
      </w:r>
    </w:p>
    <w:p w:rsidR="00FF4F2F" w:rsidRDefault="00FF4F2F">
      <w:pPr>
        <w:keepNext w:val="0"/>
        <w:keepLines w:val="0"/>
      </w:pPr>
    </w:p>
    <w:p w:rsidR="00FF4F2F" w:rsidRDefault="00FF4F2F">
      <w:pPr>
        <w:pStyle w:val="Heading3"/>
      </w:pPr>
      <w:bookmarkStart w:id="395" w:name="_Toc223512855"/>
      <w:r>
        <w:lastRenderedPageBreak/>
        <w:t>EGRR – PID $11C1 – Exhaust Gas Recirculation Pintle Lift Error</w:t>
      </w:r>
      <w:bookmarkEnd w:id="39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$11C1</w:t>
            </w:r>
          </w:p>
        </w:tc>
        <w:tc>
          <w:tcPr>
            <w:tcW w:w="2880" w:type="dxa"/>
            <w:tcBorders>
              <w:top w:val="nil"/>
            </w:tcBorders>
          </w:tcPr>
          <w:p w:rsidR="00FF4F2F" w:rsidRDefault="00FF4F2F">
            <w:pPr>
              <w:rPr>
                <w:rFonts w:ascii="Arial" w:hAnsi="Arial"/>
                <w:sz w:val="16"/>
              </w:rPr>
            </w:pPr>
            <w:r>
              <w:rPr>
                <w:rFonts w:ascii="Arial" w:hAnsi="Arial"/>
                <w:sz w:val="16"/>
              </w:rPr>
              <w:t>Exhaust Gas Recirculation Pintle Lift Error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-100 - 99.21875 %</w:t>
            </w:r>
          </w:p>
        </w:tc>
        <w:tc>
          <w:tcPr>
            <w:tcW w:w="2160" w:type="dxa"/>
            <w:tcBorders>
              <w:top w:val="nil"/>
            </w:tcBorders>
          </w:tcPr>
          <w:p w:rsidR="00FF4F2F" w:rsidRDefault="00FF4F2F">
            <w:pPr>
              <w:rPr>
                <w:rFonts w:ascii="Arial" w:hAnsi="Arial"/>
                <w:sz w:val="16"/>
              </w:rPr>
            </w:pPr>
            <w:r>
              <w:rPr>
                <w:rFonts w:ascii="Arial" w:hAnsi="Arial"/>
                <w:sz w:val="16"/>
              </w:rPr>
              <w:t xml:space="preserve">E = N * 100 / 128 </w:t>
            </w:r>
          </w:p>
        </w:tc>
      </w:tr>
    </w:tbl>
    <w:p w:rsidR="00FF4F2F" w:rsidRDefault="00FF4F2F"/>
    <w:p w:rsidR="00FF4F2F" w:rsidRDefault="00FF4F2F">
      <w:r>
        <w:t>This PID contains the difference between the desired and actual exhaust gas recirculation (EGR) pintle lift as a percentage of maximum pintle lift.</w:t>
      </w:r>
    </w:p>
    <w:p w:rsidR="00FF4F2F" w:rsidRDefault="00FF4F2F">
      <w:pPr>
        <w:keepNext w:val="0"/>
        <w:keepLines w:val="0"/>
      </w:pPr>
    </w:p>
    <w:p w:rsidR="00FF4F2F" w:rsidRDefault="00FF4F2F">
      <w:pPr>
        <w:pStyle w:val="Heading3"/>
      </w:pPr>
      <w:bookmarkStart w:id="396" w:name="_Toc223512856"/>
      <w:r>
        <w:t>IDLR – PID $11C9 – Desired Idle Engine Speed</w:t>
      </w:r>
      <w:bookmarkEnd w:id="39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$11C9</w:t>
            </w:r>
          </w:p>
        </w:tc>
        <w:tc>
          <w:tcPr>
            <w:tcW w:w="2880" w:type="dxa"/>
            <w:tcBorders>
              <w:top w:val="nil"/>
            </w:tcBorders>
          </w:tcPr>
          <w:p w:rsidR="00FF4F2F" w:rsidRDefault="00FF4F2F">
            <w:pPr>
              <w:rPr>
                <w:rFonts w:ascii="Arial" w:hAnsi="Arial"/>
                <w:sz w:val="16"/>
              </w:rPr>
            </w:pPr>
            <w:r>
              <w:rPr>
                <w:rFonts w:ascii="Arial" w:hAnsi="Arial"/>
                <w:sz w:val="16"/>
              </w:rPr>
              <w:t>Desired Idle Engine Speed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0 - 2040 rpm</w:t>
            </w:r>
          </w:p>
        </w:tc>
        <w:tc>
          <w:tcPr>
            <w:tcW w:w="2160" w:type="dxa"/>
            <w:tcBorders>
              <w:top w:val="nil"/>
            </w:tcBorders>
          </w:tcPr>
          <w:p w:rsidR="00FF4F2F" w:rsidRDefault="00FF4F2F">
            <w:pPr>
              <w:rPr>
                <w:rFonts w:ascii="Arial" w:hAnsi="Arial"/>
                <w:sz w:val="16"/>
              </w:rPr>
            </w:pPr>
            <w:r>
              <w:rPr>
                <w:rFonts w:ascii="Arial" w:hAnsi="Arial"/>
                <w:sz w:val="16"/>
              </w:rPr>
              <w:t>E = N * 8</w:t>
            </w:r>
          </w:p>
        </w:tc>
      </w:tr>
    </w:tbl>
    <w:p w:rsidR="00FF4F2F" w:rsidRDefault="00FF4F2F"/>
    <w:p w:rsidR="00FF4F2F" w:rsidRDefault="00FF4F2F">
      <w:r>
        <w:t>This PID contains the desired idle engine speed after the application of all limits and corrections.</w:t>
      </w:r>
    </w:p>
    <w:p w:rsidR="00FF4F2F" w:rsidRDefault="00FF4F2F">
      <w:pPr>
        <w:keepNext w:val="0"/>
        <w:keepLines w:val="0"/>
      </w:pPr>
    </w:p>
    <w:p w:rsidR="00FF4F2F" w:rsidRDefault="00FF4F2F">
      <w:pPr>
        <w:pStyle w:val="Heading3"/>
      </w:pPr>
      <w:bookmarkStart w:id="397" w:name="_Toc223512857"/>
      <w:bookmarkStart w:id="398" w:name="_Toc17862140"/>
      <w:bookmarkEnd w:id="390"/>
      <w:r>
        <w:t>MSFR – PID $11E4 – Cylinder Mode Highest Peak</w:t>
      </w:r>
      <w:bookmarkEnd w:id="39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$11E4</w:t>
            </w:r>
          </w:p>
        </w:tc>
        <w:tc>
          <w:tcPr>
            <w:tcW w:w="2880" w:type="dxa"/>
            <w:tcBorders>
              <w:top w:val="nil"/>
            </w:tcBorders>
          </w:tcPr>
          <w:p w:rsidR="00FF4F2F" w:rsidRDefault="00FF4F2F">
            <w:pPr>
              <w:rPr>
                <w:rFonts w:ascii="Arial" w:hAnsi="Arial"/>
                <w:sz w:val="16"/>
              </w:rPr>
            </w:pPr>
            <w:r>
              <w:rPr>
                <w:rFonts w:ascii="Arial" w:hAnsi="Arial"/>
                <w:sz w:val="16"/>
              </w:rPr>
              <w:t>Cylinder Mode Highest Peak</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us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highest delta time (indicating the highest crankshaft deceleration) observed over the most recent engine cycle when the misfire diagnostic is operating in cylinder mode.  This value is compared to a threshold to determine if misfire has occurred during the most recent engine cycle.</w:t>
      </w:r>
    </w:p>
    <w:p w:rsidR="00FF4F2F" w:rsidRDefault="00FF4F2F">
      <w:pPr>
        <w:keepNext w:val="0"/>
        <w:keepLines w:val="0"/>
      </w:pPr>
    </w:p>
    <w:p w:rsidR="00FF4F2F" w:rsidRDefault="00FF4F2F">
      <w:pPr>
        <w:pStyle w:val="Heading3"/>
      </w:pPr>
      <w:bookmarkStart w:id="399" w:name="_Toc223512858"/>
      <w:r>
        <w:t>MSFR – PID $11E5 – Cylinder Mode Misfire Threshold</w:t>
      </w:r>
      <w:bookmarkEnd w:id="39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$11E5</w:t>
            </w:r>
          </w:p>
        </w:tc>
        <w:tc>
          <w:tcPr>
            <w:tcW w:w="2880" w:type="dxa"/>
            <w:tcBorders>
              <w:top w:val="nil"/>
            </w:tcBorders>
          </w:tcPr>
          <w:p w:rsidR="00FF4F2F" w:rsidRDefault="00FF4F2F">
            <w:pPr>
              <w:rPr>
                <w:rFonts w:ascii="Arial" w:hAnsi="Arial"/>
                <w:sz w:val="16"/>
              </w:rPr>
            </w:pPr>
            <w:r>
              <w:rPr>
                <w:rFonts w:ascii="Arial" w:hAnsi="Arial"/>
                <w:sz w:val="16"/>
              </w:rPr>
              <w:t>Cylinder Mode Misfire Threshold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us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threshold used to determine if misfire has occurred during the most recent engine cycle when the misfire diagnostic is operating in cylinder mode.  This threshold is a function of engine speed, engine load, and the state of the displacement on demand system.</w:t>
      </w:r>
    </w:p>
    <w:p w:rsidR="00FF4F2F" w:rsidRDefault="00FF4F2F">
      <w:pPr>
        <w:keepNext w:val="0"/>
        <w:keepLines w:val="0"/>
      </w:pPr>
    </w:p>
    <w:p w:rsidR="00FF4F2F" w:rsidRDefault="00FF4F2F">
      <w:pPr>
        <w:pStyle w:val="Heading3"/>
      </w:pPr>
      <w:bookmarkStart w:id="400" w:name="_Toc223512859"/>
      <w:r>
        <w:t>MSFR – PID $11E6 – Revolution Mode Balanced Time</w:t>
      </w:r>
      <w:bookmarkEnd w:id="40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$11E6</w:t>
            </w:r>
          </w:p>
        </w:tc>
        <w:tc>
          <w:tcPr>
            <w:tcW w:w="2880" w:type="dxa"/>
            <w:tcBorders>
              <w:top w:val="nil"/>
            </w:tcBorders>
          </w:tcPr>
          <w:p w:rsidR="00FF4F2F" w:rsidRDefault="00FF4F2F">
            <w:pPr>
              <w:rPr>
                <w:rFonts w:ascii="Arial" w:hAnsi="Arial"/>
                <w:sz w:val="16"/>
              </w:rPr>
            </w:pPr>
            <w:r>
              <w:rPr>
                <w:rFonts w:ascii="Arial" w:hAnsi="Arial"/>
                <w:sz w:val="16"/>
              </w:rPr>
              <w:t>Revolution Mode Balanced Time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us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balanced time (indicating the relative intensity of any engine speed imbalance) calculated over the most recent engine cycle when the misfire diagnostic is operating in revolution mode.  This value is compared to a threshold to determine if misfire has occurred during the most recent engine cycle.</w:t>
      </w:r>
    </w:p>
    <w:p w:rsidR="00FF4F2F" w:rsidRDefault="00FF4F2F">
      <w:pPr>
        <w:keepNext w:val="0"/>
        <w:keepLines w:val="0"/>
      </w:pPr>
    </w:p>
    <w:p w:rsidR="00FF4F2F" w:rsidRDefault="00FF4F2F">
      <w:pPr>
        <w:pStyle w:val="Heading3"/>
      </w:pPr>
      <w:bookmarkStart w:id="401" w:name="_Toc223512860"/>
      <w:r>
        <w:lastRenderedPageBreak/>
        <w:t>MSFR – PID $11E8 – Misfire Delay Counter</w:t>
      </w:r>
      <w:bookmarkEnd w:id="40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$11E8</w:t>
            </w:r>
          </w:p>
        </w:tc>
        <w:tc>
          <w:tcPr>
            <w:tcW w:w="2880" w:type="dxa"/>
            <w:tcBorders>
              <w:top w:val="nil"/>
            </w:tcBorders>
          </w:tcPr>
          <w:p w:rsidR="00FF4F2F" w:rsidRDefault="00FF4F2F">
            <w:pPr>
              <w:rPr>
                <w:rFonts w:ascii="Arial" w:hAnsi="Arial"/>
                <w:sz w:val="16"/>
              </w:rPr>
            </w:pPr>
            <w:r>
              <w:rPr>
                <w:rFonts w:ascii="Arial" w:hAnsi="Arial"/>
                <w:sz w:val="16"/>
              </w:rPr>
              <w:t>Misfire Delay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total number of engine cycles remaining until the misfire diagnostic is enabled (the misfire diagnostic is only enabled when this counter is zero).  This counter is set to a calibration when conditions are present that could cause false misfire detection and is decremented on each subsequent engine cycle until it reaches a value of zero.</w:t>
      </w:r>
    </w:p>
    <w:p w:rsidR="00FF4F2F" w:rsidRDefault="00FF4F2F">
      <w:pPr>
        <w:keepNext w:val="0"/>
        <w:keepLines w:val="0"/>
      </w:pPr>
    </w:p>
    <w:p w:rsidR="00FF4F2F" w:rsidRDefault="00FF4F2F">
      <w:pPr>
        <w:pStyle w:val="Heading3"/>
      </w:pPr>
      <w:bookmarkStart w:id="402" w:name="_Toc223512861"/>
      <w:r>
        <w:t>MSFR – PID $11EA – Cylinder 5 Misfire Counter</w:t>
      </w:r>
      <w:bookmarkEnd w:id="40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$11EA</w:t>
            </w:r>
          </w:p>
        </w:tc>
        <w:tc>
          <w:tcPr>
            <w:tcW w:w="2880" w:type="dxa"/>
            <w:tcBorders>
              <w:top w:val="nil"/>
            </w:tcBorders>
          </w:tcPr>
          <w:p w:rsidR="00FF4F2F" w:rsidRDefault="00FF4F2F">
            <w:pPr>
              <w:rPr>
                <w:rFonts w:ascii="Arial" w:hAnsi="Arial"/>
                <w:sz w:val="16"/>
              </w:rPr>
            </w:pPr>
            <w:r>
              <w:rPr>
                <w:rFonts w:ascii="Arial" w:hAnsi="Arial"/>
                <w:sz w:val="16"/>
              </w:rPr>
              <w:t>Cylinder 5 Misfire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5 within the current 100 engine cycle test interval.  The set of misfire counters for the individual cylinders are maintained such that if a single misfire is detected over an engine cycle, the misfire counter for the associated cylinder is incremented by two, and if two misfires are detected over an engine cycle, the misfire counters for each of the associated cylinders is incremented by one.</w:t>
      </w:r>
    </w:p>
    <w:p w:rsidR="00FF4F2F" w:rsidRDefault="00FF4F2F">
      <w:pPr>
        <w:keepNext w:val="0"/>
        <w:keepLines w:val="0"/>
      </w:pPr>
    </w:p>
    <w:p w:rsidR="00FF4F2F" w:rsidRDefault="00FF4F2F">
      <w:pPr>
        <w:pStyle w:val="Heading3"/>
      </w:pPr>
      <w:bookmarkStart w:id="403" w:name="_Toc223512862"/>
      <w:r>
        <w:t>MSFR – PID $11EB – Cylinder 6 Misfire Counter</w:t>
      </w:r>
      <w:bookmarkEnd w:id="40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$11EB</w:t>
            </w:r>
          </w:p>
        </w:tc>
        <w:tc>
          <w:tcPr>
            <w:tcW w:w="2880" w:type="dxa"/>
            <w:tcBorders>
              <w:top w:val="nil"/>
            </w:tcBorders>
          </w:tcPr>
          <w:p w:rsidR="00FF4F2F" w:rsidRDefault="00FF4F2F">
            <w:pPr>
              <w:rPr>
                <w:rFonts w:ascii="Arial" w:hAnsi="Arial"/>
                <w:sz w:val="16"/>
              </w:rPr>
            </w:pPr>
            <w:r>
              <w:rPr>
                <w:rFonts w:ascii="Arial" w:hAnsi="Arial"/>
                <w:sz w:val="16"/>
              </w:rPr>
              <w:t>Cylinder 6 Misfire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6 within the current 100 engine cycle test interval.  The set of misfire counters for the individual cylinders are maintained such that if a single misfire is detected over an engine cycle, the misfire counter for the associated cylinder is incremented by two, and if two misfires are detected over an engine cycle, the misfire counters for each of the associated cylinders is incremented by one.</w:t>
      </w:r>
    </w:p>
    <w:p w:rsidR="00FF4F2F" w:rsidRDefault="00FF4F2F">
      <w:pPr>
        <w:keepNext w:val="0"/>
        <w:keepLines w:val="0"/>
      </w:pPr>
    </w:p>
    <w:p w:rsidR="00FF4F2F" w:rsidRDefault="00FF4F2F">
      <w:pPr>
        <w:pStyle w:val="Heading3"/>
      </w:pPr>
      <w:bookmarkStart w:id="404" w:name="_Toc223512863"/>
      <w:r>
        <w:t>MSFR – PID $11EC – Cylinder 7 Misfire Counter</w:t>
      </w:r>
      <w:bookmarkEnd w:id="40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$11EC</w:t>
            </w:r>
          </w:p>
        </w:tc>
        <w:tc>
          <w:tcPr>
            <w:tcW w:w="2880" w:type="dxa"/>
            <w:tcBorders>
              <w:top w:val="nil"/>
            </w:tcBorders>
          </w:tcPr>
          <w:p w:rsidR="00FF4F2F" w:rsidRDefault="00FF4F2F">
            <w:pPr>
              <w:rPr>
                <w:rFonts w:ascii="Arial" w:hAnsi="Arial"/>
                <w:sz w:val="16"/>
              </w:rPr>
            </w:pPr>
            <w:r>
              <w:rPr>
                <w:rFonts w:ascii="Arial" w:hAnsi="Arial"/>
                <w:sz w:val="16"/>
              </w:rPr>
              <w:t>Cylinder 7 Misfire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7 within the current 100 engine cycle test interval.  The set of misfire counters for the individual cylinders are maintained such that if a single misfire is detected over an engine cycle, the misfire counter for the associated cylinder is incremented by two, and if two misfires are detected over an engine cycle, the misfire counters for each of the associated cylinders is incremented by one.</w:t>
      </w:r>
    </w:p>
    <w:p w:rsidR="00FF4F2F" w:rsidRDefault="00FF4F2F">
      <w:pPr>
        <w:keepNext w:val="0"/>
        <w:keepLines w:val="0"/>
      </w:pPr>
    </w:p>
    <w:p w:rsidR="00FF4F2F" w:rsidRDefault="00FF4F2F">
      <w:pPr>
        <w:pStyle w:val="Heading3"/>
      </w:pPr>
      <w:bookmarkStart w:id="405" w:name="_Toc223512864"/>
      <w:r>
        <w:lastRenderedPageBreak/>
        <w:t>MSFR – PID $11ED – Cylinder 8 Misfire Counter</w:t>
      </w:r>
      <w:bookmarkEnd w:id="40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$11ED</w:t>
            </w:r>
          </w:p>
        </w:tc>
        <w:tc>
          <w:tcPr>
            <w:tcW w:w="2880" w:type="dxa"/>
            <w:tcBorders>
              <w:top w:val="nil"/>
            </w:tcBorders>
          </w:tcPr>
          <w:p w:rsidR="00FF4F2F" w:rsidRDefault="00FF4F2F">
            <w:pPr>
              <w:rPr>
                <w:rFonts w:ascii="Arial" w:hAnsi="Arial"/>
                <w:sz w:val="16"/>
              </w:rPr>
            </w:pPr>
            <w:r>
              <w:rPr>
                <w:rFonts w:ascii="Arial" w:hAnsi="Arial"/>
                <w:sz w:val="16"/>
              </w:rPr>
              <w:t>Cylinder 8 Misfire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8 within the current 100 engine cycle test interval.  The set of misfire counters for the individual cylinders are maintained such that if a single misfire is detected over an engine cycle, the misfire counter for the associated cylinder is incremented by two, and if two misfires are detected over an engine cycle, the misfire counters for each of the associated cylinders is incremented by one.</w:t>
      </w:r>
    </w:p>
    <w:p w:rsidR="00FF4F2F" w:rsidRDefault="00FF4F2F">
      <w:pPr>
        <w:keepNext w:val="0"/>
        <w:keepLines w:val="0"/>
      </w:pPr>
    </w:p>
    <w:p w:rsidR="00FF4F2F" w:rsidRDefault="00FF4F2F">
      <w:pPr>
        <w:pStyle w:val="Heading3"/>
      </w:pPr>
      <w:bookmarkStart w:id="406" w:name="_Toc223512865"/>
      <w:r>
        <w:t>MSFR – PID $11F2 – Misfire Abnormal Speed Ratio</w:t>
      </w:r>
      <w:bookmarkEnd w:id="40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$11F2</w:t>
            </w:r>
          </w:p>
        </w:tc>
        <w:tc>
          <w:tcPr>
            <w:tcW w:w="2880" w:type="dxa"/>
            <w:tcBorders>
              <w:top w:val="nil"/>
            </w:tcBorders>
          </w:tcPr>
          <w:p w:rsidR="00FF4F2F" w:rsidRDefault="00FF4F2F">
            <w:pPr>
              <w:rPr>
                <w:rFonts w:ascii="Arial" w:hAnsi="Arial"/>
                <w:sz w:val="16"/>
              </w:rPr>
            </w:pPr>
            <w:r>
              <w:rPr>
                <w:rFonts w:ascii="Arial" w:hAnsi="Arial"/>
                <w:sz w:val="16"/>
              </w:rPr>
              <w:t>Misfire Abnormal Speed Ratio</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ratio of the number engine cycles which appear to have exceeded the misfire threshold due to abnormal crankshaft speed variations to those which appear to have exceeded the misfire threshold due to a true misfire over the most recent 100 engine cycle test interval.</w:t>
      </w:r>
    </w:p>
    <w:p w:rsidR="00FF4F2F" w:rsidRDefault="00FF4F2F">
      <w:pPr>
        <w:keepNext w:val="0"/>
        <w:keepLines w:val="0"/>
      </w:pPr>
    </w:p>
    <w:p w:rsidR="00FF4F2F" w:rsidRDefault="00FF4F2F">
      <w:pPr>
        <w:pStyle w:val="Heading3"/>
      </w:pPr>
      <w:bookmarkStart w:id="407" w:name="_Toc223512866"/>
      <w:r>
        <w:t>MSFR – PID $11F4 – Misfire Catalyst Failure Counter</w:t>
      </w:r>
      <w:bookmarkEnd w:id="40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$11F4</w:t>
            </w:r>
          </w:p>
        </w:tc>
        <w:tc>
          <w:tcPr>
            <w:tcW w:w="2880" w:type="dxa"/>
            <w:tcBorders>
              <w:top w:val="nil"/>
            </w:tcBorders>
          </w:tcPr>
          <w:p w:rsidR="00FF4F2F" w:rsidRDefault="00FF4F2F">
            <w:pPr>
              <w:rPr>
                <w:rFonts w:ascii="Arial" w:hAnsi="Arial"/>
                <w:sz w:val="16"/>
              </w:rPr>
            </w:pPr>
            <w:r>
              <w:rPr>
                <w:rFonts w:ascii="Arial" w:hAnsi="Arial"/>
                <w:sz w:val="16"/>
              </w:rPr>
              <w:t>Misfire Catalyst Failure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the 16 most recent 100 engine cycle test intervals for which misfire activity was high enough to cause catalyst damage.</w:t>
      </w:r>
    </w:p>
    <w:p w:rsidR="00FF4F2F" w:rsidRDefault="00FF4F2F">
      <w:pPr>
        <w:keepNext w:val="0"/>
        <w:keepLines w:val="0"/>
      </w:pPr>
    </w:p>
    <w:p w:rsidR="00FF4F2F" w:rsidRDefault="00FF4F2F">
      <w:pPr>
        <w:pStyle w:val="Heading3"/>
      </w:pPr>
      <w:bookmarkStart w:id="408" w:name="_Toc223512867"/>
      <w:r>
        <w:t>MSFR – PID $11F5 – Maximum Misfire Catalyst Failure Count</w:t>
      </w:r>
      <w:bookmarkEnd w:id="40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$11F5</w:t>
            </w:r>
          </w:p>
        </w:tc>
        <w:tc>
          <w:tcPr>
            <w:tcW w:w="2880" w:type="dxa"/>
            <w:tcBorders>
              <w:top w:val="nil"/>
            </w:tcBorders>
          </w:tcPr>
          <w:p w:rsidR="00FF4F2F" w:rsidRDefault="00FF4F2F">
            <w:pPr>
              <w:rPr>
                <w:rFonts w:ascii="Arial" w:hAnsi="Arial"/>
                <w:sz w:val="16"/>
              </w:rPr>
            </w:pPr>
            <w:r>
              <w:rPr>
                <w:rFonts w:ascii="Arial" w:hAnsi="Arial"/>
                <w:sz w:val="16"/>
              </w:rPr>
              <w:t>Maximum Misfire Catalyst Failure Count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maximum value of the misfire catalyst failure counter observed since a code clear.</w:t>
      </w:r>
    </w:p>
    <w:p w:rsidR="00FF4F2F" w:rsidRDefault="00FF4F2F">
      <w:pPr>
        <w:keepNext w:val="0"/>
        <w:keepLines w:val="0"/>
      </w:pPr>
    </w:p>
    <w:p w:rsidR="00FF4F2F" w:rsidRDefault="00FF4F2F">
      <w:pPr>
        <w:pStyle w:val="Heading3"/>
      </w:pPr>
      <w:bookmarkStart w:id="409" w:name="_Toc223512868"/>
      <w:r>
        <w:t>MSFR – PID $11F6 – Misfire Emission Failure Counter</w:t>
      </w:r>
      <w:bookmarkEnd w:id="40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$11F6</w:t>
            </w:r>
          </w:p>
        </w:tc>
        <w:tc>
          <w:tcPr>
            <w:tcW w:w="2880" w:type="dxa"/>
            <w:tcBorders>
              <w:top w:val="nil"/>
            </w:tcBorders>
          </w:tcPr>
          <w:p w:rsidR="00FF4F2F" w:rsidRDefault="00FF4F2F">
            <w:pPr>
              <w:rPr>
                <w:rFonts w:ascii="Arial" w:hAnsi="Arial"/>
                <w:sz w:val="16"/>
              </w:rPr>
            </w:pPr>
            <w:r>
              <w:rPr>
                <w:rFonts w:ascii="Arial" w:hAnsi="Arial"/>
                <w:sz w:val="16"/>
              </w:rPr>
              <w:t>Misfire Emission Failure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the 16 most recent 100 engine cycle test intervals for which misfire activity was high enough to cause an emission failure.</w:t>
      </w:r>
    </w:p>
    <w:p w:rsidR="00FF4F2F" w:rsidRDefault="00FF4F2F">
      <w:pPr>
        <w:keepNext w:val="0"/>
        <w:keepLines w:val="0"/>
      </w:pPr>
    </w:p>
    <w:p w:rsidR="00FF4F2F" w:rsidRDefault="00FF4F2F">
      <w:pPr>
        <w:pStyle w:val="Heading3"/>
      </w:pPr>
      <w:bookmarkStart w:id="410" w:name="_Toc223512869"/>
      <w:r>
        <w:lastRenderedPageBreak/>
        <w:t>MSFR – PID $11F7 – Maximum Misfire Emission Failure Count</w:t>
      </w:r>
      <w:bookmarkEnd w:id="41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$11F7</w:t>
            </w:r>
          </w:p>
        </w:tc>
        <w:tc>
          <w:tcPr>
            <w:tcW w:w="2880" w:type="dxa"/>
            <w:tcBorders>
              <w:top w:val="nil"/>
            </w:tcBorders>
          </w:tcPr>
          <w:p w:rsidR="00FF4F2F" w:rsidRDefault="00FF4F2F">
            <w:pPr>
              <w:rPr>
                <w:rFonts w:ascii="Arial" w:hAnsi="Arial"/>
                <w:sz w:val="16"/>
              </w:rPr>
            </w:pPr>
            <w:r>
              <w:rPr>
                <w:rFonts w:ascii="Arial" w:hAnsi="Arial"/>
                <w:sz w:val="16"/>
              </w:rPr>
              <w:t>Maximum Misfire Emission Failure Count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maximum value of the misfire emission failure counter observed since a code clear.</w:t>
      </w:r>
    </w:p>
    <w:p w:rsidR="00FF4F2F" w:rsidRDefault="00FF4F2F">
      <w:pPr>
        <w:keepNext w:val="0"/>
        <w:keepLines w:val="0"/>
      </w:pPr>
    </w:p>
    <w:p w:rsidR="00FF4F2F" w:rsidRDefault="00FF4F2F">
      <w:pPr>
        <w:pStyle w:val="Heading3"/>
      </w:pPr>
      <w:bookmarkStart w:id="411" w:name="_Toc223512870"/>
      <w:r>
        <w:t>MSFR – PID $11F8 – Cylinder 5 Misfire History Counter</w:t>
      </w:r>
      <w:bookmarkEnd w:id="41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$11F8</w:t>
            </w:r>
          </w:p>
        </w:tc>
        <w:tc>
          <w:tcPr>
            <w:tcW w:w="2880" w:type="dxa"/>
            <w:tcBorders>
              <w:top w:val="nil"/>
            </w:tcBorders>
          </w:tcPr>
          <w:p w:rsidR="00FF4F2F" w:rsidRDefault="00FF4F2F">
            <w:pPr>
              <w:rPr>
                <w:rFonts w:ascii="Arial" w:hAnsi="Arial"/>
                <w:sz w:val="16"/>
              </w:rPr>
            </w:pPr>
            <w:r>
              <w:rPr>
                <w:rFonts w:ascii="Arial" w:hAnsi="Arial"/>
                <w:sz w:val="16"/>
              </w:rPr>
              <w:t>Cylinder 5 Misfire History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5 since a misfire failure has been reported (determined by accumulating the values of the associated misfire counter at the conclusion of each 100 engine cycle test interval).  The set of misfire history counters for the individual cylinders are maintained such that if the addition of the misfire counter to the associated misfire history counter would cause overflow for any cylinder, the misfire history counters for all cylinders are halved prior to the addition of the misfire counter.</w:t>
      </w:r>
    </w:p>
    <w:p w:rsidR="00FF4F2F" w:rsidRDefault="00FF4F2F">
      <w:pPr>
        <w:keepNext w:val="0"/>
        <w:keepLines w:val="0"/>
      </w:pPr>
    </w:p>
    <w:p w:rsidR="00FF4F2F" w:rsidRDefault="00FF4F2F">
      <w:pPr>
        <w:pStyle w:val="Heading3"/>
      </w:pPr>
      <w:bookmarkStart w:id="412" w:name="_Toc223512871"/>
      <w:r>
        <w:t>MSFR – PID $11F9 – Cylinder 6 Misfire History Counter</w:t>
      </w:r>
      <w:bookmarkEnd w:id="41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$11F9</w:t>
            </w:r>
          </w:p>
        </w:tc>
        <w:tc>
          <w:tcPr>
            <w:tcW w:w="2880" w:type="dxa"/>
            <w:tcBorders>
              <w:top w:val="nil"/>
            </w:tcBorders>
          </w:tcPr>
          <w:p w:rsidR="00FF4F2F" w:rsidRDefault="00FF4F2F">
            <w:pPr>
              <w:rPr>
                <w:rFonts w:ascii="Arial" w:hAnsi="Arial"/>
                <w:sz w:val="16"/>
              </w:rPr>
            </w:pPr>
            <w:r>
              <w:rPr>
                <w:rFonts w:ascii="Arial" w:hAnsi="Arial"/>
                <w:sz w:val="16"/>
              </w:rPr>
              <w:t>Cylinder 6 Misfire History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6 since a misfire failure has been reported (determined by accumulating the values of the associated misfire counter at the conclusion of each 100 engine cycle test interval).  The set of misfire history counters for the individual cylinders are maintained such that if the addition of the misfire counter to the associated misfire history counter would cause overflow for any cylinder, the misfire history counters for all cylinders are halved prior to the addition of the misfire counter.</w:t>
      </w:r>
    </w:p>
    <w:p w:rsidR="00FF4F2F" w:rsidRDefault="00FF4F2F">
      <w:pPr>
        <w:keepNext w:val="0"/>
        <w:keepLines w:val="0"/>
      </w:pPr>
    </w:p>
    <w:p w:rsidR="00FF4F2F" w:rsidRDefault="00FF4F2F">
      <w:pPr>
        <w:pStyle w:val="Heading3"/>
      </w:pPr>
      <w:bookmarkStart w:id="413" w:name="_Toc223512872"/>
      <w:r>
        <w:t>MSFR – PID $11FA – Cylinder 7 Misfire History Counter</w:t>
      </w:r>
      <w:bookmarkEnd w:id="41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$11FA</w:t>
            </w:r>
          </w:p>
        </w:tc>
        <w:tc>
          <w:tcPr>
            <w:tcW w:w="2880" w:type="dxa"/>
            <w:tcBorders>
              <w:top w:val="nil"/>
            </w:tcBorders>
          </w:tcPr>
          <w:p w:rsidR="00FF4F2F" w:rsidRDefault="00FF4F2F">
            <w:pPr>
              <w:rPr>
                <w:rFonts w:ascii="Arial" w:hAnsi="Arial"/>
                <w:sz w:val="16"/>
              </w:rPr>
            </w:pPr>
            <w:r>
              <w:rPr>
                <w:rFonts w:ascii="Arial" w:hAnsi="Arial"/>
                <w:sz w:val="16"/>
              </w:rPr>
              <w:t>Cylinder 7 Misfire History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7 since a misfire failure has been reported (determined by accumulating the values of the associated misfire counter at the conclusion of each 100 engine cycle test interval).  The set of misfire history counters for the individual cylinders are maintained such that if the addition of the misfire counter to the associated misfire history counter would cause overflow for any cylinder, the misfire history counters for all cylinders are halved prior to the addition of the misfire counter.</w:t>
      </w:r>
    </w:p>
    <w:p w:rsidR="00FF4F2F" w:rsidRDefault="00FF4F2F">
      <w:pPr>
        <w:keepNext w:val="0"/>
        <w:keepLines w:val="0"/>
      </w:pPr>
    </w:p>
    <w:p w:rsidR="00FF4F2F" w:rsidRDefault="00FF4F2F">
      <w:pPr>
        <w:pStyle w:val="Heading3"/>
      </w:pPr>
      <w:bookmarkStart w:id="414" w:name="_Toc223512873"/>
      <w:r>
        <w:lastRenderedPageBreak/>
        <w:t>MSFR – PID $11FB – Cylinder 8 Misfire History Counter</w:t>
      </w:r>
      <w:bookmarkEnd w:id="41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$11FB</w:t>
            </w:r>
          </w:p>
        </w:tc>
        <w:tc>
          <w:tcPr>
            <w:tcW w:w="2880" w:type="dxa"/>
            <w:tcBorders>
              <w:top w:val="nil"/>
            </w:tcBorders>
          </w:tcPr>
          <w:p w:rsidR="00FF4F2F" w:rsidRDefault="00FF4F2F">
            <w:pPr>
              <w:rPr>
                <w:rFonts w:ascii="Arial" w:hAnsi="Arial"/>
                <w:sz w:val="16"/>
              </w:rPr>
            </w:pPr>
            <w:r>
              <w:rPr>
                <w:rFonts w:ascii="Arial" w:hAnsi="Arial"/>
                <w:sz w:val="16"/>
              </w:rPr>
              <w:t>Cylinder 8 Misfire History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8 since a misfire failure has been reported (determined by accumulating the values of the associated misfire counter at the conclusion of each 100 engine cycle test interval).  The set of misfire history counters for the individual cylinders are maintained such that if the addition of the misfire counter to the associated misfire history counter would cause overflow for any cylinder, the misfire history counters for all cylinders are halved prior to the addition of the misfire counter.</w:t>
      </w:r>
    </w:p>
    <w:p w:rsidR="00FF4F2F" w:rsidRDefault="00FF4F2F">
      <w:pPr>
        <w:keepNext w:val="0"/>
        <w:keepLines w:val="0"/>
      </w:pPr>
    </w:p>
    <w:p w:rsidR="00FF4F2F" w:rsidRDefault="00FF4F2F">
      <w:pPr>
        <w:pStyle w:val="Heading3"/>
      </w:pPr>
      <w:bookmarkStart w:id="415" w:name="_Toc223512874"/>
      <w:r>
        <w:t>MSFR – PID $1200 – Total Misfire Counter</w:t>
      </w:r>
      <w:bookmarkEnd w:id="41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$1200</w:t>
            </w:r>
          </w:p>
        </w:tc>
        <w:tc>
          <w:tcPr>
            <w:tcW w:w="2880" w:type="dxa"/>
            <w:tcBorders>
              <w:top w:val="nil"/>
            </w:tcBorders>
          </w:tcPr>
          <w:p w:rsidR="00FF4F2F" w:rsidRDefault="00FF4F2F">
            <w:pPr>
              <w:rPr>
                <w:rFonts w:ascii="Arial" w:hAnsi="Arial"/>
                <w:sz w:val="16"/>
              </w:rPr>
            </w:pPr>
            <w:r>
              <w:rPr>
                <w:rFonts w:ascii="Arial" w:hAnsi="Arial"/>
                <w:sz w:val="16"/>
              </w:rPr>
              <w:t>Total Misfire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total number of misfires detected for all cylinders over the most recent 100 engine cycle test interval (determined by summing the misfire counters for the individual cylinders at the conclusion of the 100 engine cycle test interval).</w:t>
      </w:r>
    </w:p>
    <w:p w:rsidR="00FF4F2F" w:rsidRDefault="00FF4F2F">
      <w:pPr>
        <w:keepNext w:val="0"/>
        <w:keepLines w:val="0"/>
      </w:pPr>
    </w:p>
    <w:p w:rsidR="00FF4F2F" w:rsidRDefault="00FF4F2F">
      <w:pPr>
        <w:pStyle w:val="Heading3"/>
      </w:pPr>
      <w:bookmarkStart w:id="416" w:name="_Toc223512875"/>
      <w:r>
        <w:t>MSFR – PID $1201 – Cylinder 1 Misfire History Counter</w:t>
      </w:r>
      <w:bookmarkEnd w:id="41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$1201</w:t>
            </w:r>
          </w:p>
        </w:tc>
        <w:tc>
          <w:tcPr>
            <w:tcW w:w="2880" w:type="dxa"/>
            <w:tcBorders>
              <w:top w:val="nil"/>
            </w:tcBorders>
          </w:tcPr>
          <w:p w:rsidR="00FF4F2F" w:rsidRDefault="00FF4F2F">
            <w:pPr>
              <w:rPr>
                <w:rFonts w:ascii="Arial" w:hAnsi="Arial"/>
                <w:sz w:val="16"/>
              </w:rPr>
            </w:pPr>
            <w:r>
              <w:rPr>
                <w:rFonts w:ascii="Arial" w:hAnsi="Arial"/>
                <w:sz w:val="16"/>
              </w:rPr>
              <w:t>Cylinder 1 Misfire History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1 since a misfire failure has been reported (determined by accumulating the values of the associated misfire counter at the conclusion of each 100 engine cycle test interval).  The set of misfire history counters for the individual cylinders are maintained such that if the addition of the misfire counter to the associated misfire history counter would cause overflow for any cylinder, the misfire history counters for all cylinders are halved prior to the addition of the misfire counter.</w:t>
      </w:r>
    </w:p>
    <w:p w:rsidR="00FF4F2F" w:rsidRDefault="00FF4F2F">
      <w:pPr>
        <w:keepNext w:val="0"/>
        <w:keepLines w:val="0"/>
      </w:pPr>
    </w:p>
    <w:p w:rsidR="00FF4F2F" w:rsidRDefault="00FF4F2F">
      <w:pPr>
        <w:pStyle w:val="Heading3"/>
      </w:pPr>
      <w:bookmarkStart w:id="417" w:name="_Toc223512876"/>
      <w:r>
        <w:t>MSFR – PID $1202 – Cylinder 2 Misfire History Counter</w:t>
      </w:r>
      <w:bookmarkEnd w:id="41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$1202</w:t>
            </w:r>
          </w:p>
        </w:tc>
        <w:tc>
          <w:tcPr>
            <w:tcW w:w="2880" w:type="dxa"/>
            <w:tcBorders>
              <w:top w:val="nil"/>
            </w:tcBorders>
          </w:tcPr>
          <w:p w:rsidR="00FF4F2F" w:rsidRDefault="00FF4F2F">
            <w:pPr>
              <w:rPr>
                <w:rFonts w:ascii="Arial" w:hAnsi="Arial"/>
                <w:sz w:val="16"/>
              </w:rPr>
            </w:pPr>
            <w:r>
              <w:rPr>
                <w:rFonts w:ascii="Arial" w:hAnsi="Arial"/>
                <w:sz w:val="16"/>
              </w:rPr>
              <w:t>Cylinder 2 Misfire History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2 since a misfire failure has been reported (determined by accumulating the values of the associated misfire counter at the conclusion of each 100 engine cycle test interval).  The set of misfire history counters for the individual cylinders are maintained such that if the addition of the misfire counter to the associated misfire history counter would cause overflow for any cylinder, the misfire history counters for all cylinders are halved prior to the addition of the misfire counter.</w:t>
      </w:r>
    </w:p>
    <w:p w:rsidR="00FF4F2F" w:rsidRDefault="00FF4F2F">
      <w:pPr>
        <w:keepNext w:val="0"/>
        <w:keepLines w:val="0"/>
      </w:pPr>
    </w:p>
    <w:p w:rsidR="00FF4F2F" w:rsidRDefault="00FF4F2F">
      <w:pPr>
        <w:pStyle w:val="Heading3"/>
      </w:pPr>
      <w:bookmarkStart w:id="418" w:name="_Toc223512877"/>
      <w:r>
        <w:lastRenderedPageBreak/>
        <w:t>MSFR – PID $1203 – Cylinder 3 Misfire History Counter</w:t>
      </w:r>
      <w:bookmarkEnd w:id="41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$1203</w:t>
            </w:r>
          </w:p>
        </w:tc>
        <w:tc>
          <w:tcPr>
            <w:tcW w:w="2880" w:type="dxa"/>
            <w:tcBorders>
              <w:top w:val="nil"/>
            </w:tcBorders>
          </w:tcPr>
          <w:p w:rsidR="00FF4F2F" w:rsidRDefault="00FF4F2F">
            <w:pPr>
              <w:rPr>
                <w:rFonts w:ascii="Arial" w:hAnsi="Arial"/>
                <w:sz w:val="16"/>
              </w:rPr>
            </w:pPr>
            <w:r>
              <w:rPr>
                <w:rFonts w:ascii="Arial" w:hAnsi="Arial"/>
                <w:sz w:val="16"/>
              </w:rPr>
              <w:t>Cylinder 3 Misfire History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3 since a misfire failure has been reported (determined by accumulating the values of the associated misfire counter at the conclusion of each 100 engine cycle test interval).  The set of misfire history counters for the individual cylinders are maintained such that if the addition of the misfire counter to the associated misfire history counter would cause overflow for any cylinder, the misfire history counters for all cylinders are halved prior to the addition of the misfire counter.</w:t>
      </w:r>
    </w:p>
    <w:p w:rsidR="00FF4F2F" w:rsidRDefault="00FF4F2F">
      <w:pPr>
        <w:keepNext w:val="0"/>
        <w:keepLines w:val="0"/>
      </w:pPr>
    </w:p>
    <w:p w:rsidR="00FF4F2F" w:rsidRDefault="00FF4F2F">
      <w:pPr>
        <w:pStyle w:val="Heading3"/>
      </w:pPr>
      <w:bookmarkStart w:id="419" w:name="_Toc223512878"/>
      <w:r>
        <w:t>MSFR – PID $1204 – Cylinder 4 Misfire History Counter</w:t>
      </w:r>
      <w:bookmarkEnd w:id="41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$1204</w:t>
            </w:r>
          </w:p>
        </w:tc>
        <w:tc>
          <w:tcPr>
            <w:tcW w:w="2880" w:type="dxa"/>
            <w:tcBorders>
              <w:top w:val="nil"/>
            </w:tcBorders>
          </w:tcPr>
          <w:p w:rsidR="00FF4F2F" w:rsidRDefault="00FF4F2F">
            <w:pPr>
              <w:rPr>
                <w:rFonts w:ascii="Arial" w:hAnsi="Arial"/>
                <w:sz w:val="16"/>
              </w:rPr>
            </w:pPr>
            <w:r>
              <w:rPr>
                <w:rFonts w:ascii="Arial" w:hAnsi="Arial"/>
                <w:sz w:val="16"/>
              </w:rPr>
              <w:t>Cylinder 4 Misfire History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4 since a misfire failure has been reported (determined by accumulating the values of the associated misfire counter at the conclusion of each 100 engine cycle test interval).  The set of misfire history counters for the individual cylinders are maintained such that if the addition of the misfire counter to the associated misfire history counter would cause overflow for any cylinder, the misfire history counters for all cylinders are halved prior to the addition of the misfire counter.</w:t>
      </w:r>
    </w:p>
    <w:p w:rsidR="00FF4F2F" w:rsidRDefault="00FF4F2F">
      <w:pPr>
        <w:keepNext w:val="0"/>
        <w:keepLines w:val="0"/>
      </w:pPr>
    </w:p>
    <w:p w:rsidR="00FF4F2F" w:rsidRDefault="00FF4F2F">
      <w:pPr>
        <w:pStyle w:val="Heading3"/>
      </w:pPr>
      <w:bookmarkStart w:id="420" w:name="_Toc223512879"/>
      <w:r>
        <w:t>MSFR – PID $1205 – Cylinder 2 Misfire Counter</w:t>
      </w:r>
      <w:bookmarkEnd w:id="42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$1205</w:t>
            </w:r>
          </w:p>
        </w:tc>
        <w:tc>
          <w:tcPr>
            <w:tcW w:w="2880" w:type="dxa"/>
            <w:tcBorders>
              <w:top w:val="nil"/>
            </w:tcBorders>
          </w:tcPr>
          <w:p w:rsidR="00FF4F2F" w:rsidRDefault="00FF4F2F">
            <w:pPr>
              <w:rPr>
                <w:rFonts w:ascii="Arial" w:hAnsi="Arial"/>
                <w:sz w:val="16"/>
              </w:rPr>
            </w:pPr>
            <w:r>
              <w:rPr>
                <w:rFonts w:ascii="Arial" w:hAnsi="Arial"/>
                <w:sz w:val="16"/>
              </w:rPr>
              <w:t>Cylinder 2 Misfire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2 within the current 100 engine cycle test interval.  The set of misfire counters for the individual cylinders are maintained such that if a single misfire is detected over an engine cycle, the misfire counter for the associated cylinder is incremented by two, and if two misfires are detected over an engine cycle, the misfire counters for each of the associated cylinders is incremented by one.</w:t>
      </w:r>
    </w:p>
    <w:p w:rsidR="00FF4F2F" w:rsidRDefault="00FF4F2F">
      <w:pPr>
        <w:keepNext w:val="0"/>
        <w:keepLines w:val="0"/>
      </w:pPr>
    </w:p>
    <w:p w:rsidR="00FF4F2F" w:rsidRDefault="00FF4F2F">
      <w:pPr>
        <w:pStyle w:val="Heading3"/>
      </w:pPr>
      <w:bookmarkStart w:id="421" w:name="_Toc223512880"/>
      <w:r>
        <w:t>MSFR – PID $1206 – Cylinder 1 Misfire Counter</w:t>
      </w:r>
      <w:bookmarkEnd w:id="42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$1206</w:t>
            </w:r>
          </w:p>
        </w:tc>
        <w:tc>
          <w:tcPr>
            <w:tcW w:w="2880" w:type="dxa"/>
            <w:tcBorders>
              <w:top w:val="nil"/>
            </w:tcBorders>
          </w:tcPr>
          <w:p w:rsidR="00FF4F2F" w:rsidRDefault="00FF4F2F">
            <w:pPr>
              <w:rPr>
                <w:rFonts w:ascii="Arial" w:hAnsi="Arial"/>
                <w:sz w:val="16"/>
              </w:rPr>
            </w:pPr>
            <w:r>
              <w:rPr>
                <w:rFonts w:ascii="Arial" w:hAnsi="Arial"/>
                <w:sz w:val="16"/>
              </w:rPr>
              <w:t>Cylinder 1 Misfire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1 within the current 100 engine cycle test interval.  The set of misfire counters for the individual cylinders are maintained such that if a single misfire is detected over an engine cycle, the misfire counter for the associated cylinder is incremented by two, and if two misfires are detected over an engine cycle, the misfire counters for each of the associated cylinders is incremented by one.</w:t>
      </w:r>
    </w:p>
    <w:p w:rsidR="00FF4F2F" w:rsidRDefault="00FF4F2F">
      <w:pPr>
        <w:keepNext w:val="0"/>
        <w:keepLines w:val="0"/>
      </w:pPr>
    </w:p>
    <w:p w:rsidR="00FF4F2F" w:rsidRDefault="00FF4F2F">
      <w:pPr>
        <w:pStyle w:val="Heading3"/>
      </w:pPr>
      <w:bookmarkStart w:id="422" w:name="_Toc223512881"/>
      <w:r>
        <w:lastRenderedPageBreak/>
        <w:t>MSFR – PID $1207 – Cylinder 3 Misfire Counter</w:t>
      </w:r>
      <w:bookmarkEnd w:id="42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$1207</w:t>
            </w:r>
          </w:p>
        </w:tc>
        <w:tc>
          <w:tcPr>
            <w:tcW w:w="2880" w:type="dxa"/>
            <w:tcBorders>
              <w:top w:val="nil"/>
            </w:tcBorders>
          </w:tcPr>
          <w:p w:rsidR="00FF4F2F" w:rsidRDefault="00FF4F2F">
            <w:pPr>
              <w:rPr>
                <w:rFonts w:ascii="Arial" w:hAnsi="Arial"/>
                <w:sz w:val="16"/>
              </w:rPr>
            </w:pPr>
            <w:r>
              <w:rPr>
                <w:rFonts w:ascii="Arial" w:hAnsi="Arial"/>
                <w:sz w:val="16"/>
              </w:rPr>
              <w:t>Cylinder 3 Misfire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3 within the current 100 engine cycle test interval.  The set of misfire counters for the individual cylinders are maintained such that if a single misfire is detected over an engine cycle, the misfire counter for the associated cylinder is incremented by two, and if two misfires are detected over an engine cycle, the misfire counters for each of the associated cylinders is incremented by one.</w:t>
      </w:r>
    </w:p>
    <w:p w:rsidR="00FF4F2F" w:rsidRDefault="00FF4F2F">
      <w:pPr>
        <w:keepNext w:val="0"/>
        <w:keepLines w:val="0"/>
      </w:pPr>
    </w:p>
    <w:p w:rsidR="00FF4F2F" w:rsidRDefault="00FF4F2F">
      <w:pPr>
        <w:pStyle w:val="Heading3"/>
      </w:pPr>
      <w:bookmarkStart w:id="423" w:name="_Toc223512882"/>
      <w:r>
        <w:t>MSFR – PID $1208 – Cylinder 4 Misfire Counter</w:t>
      </w:r>
      <w:bookmarkEnd w:id="42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$1208</w:t>
            </w:r>
          </w:p>
        </w:tc>
        <w:tc>
          <w:tcPr>
            <w:tcW w:w="2880" w:type="dxa"/>
            <w:tcBorders>
              <w:top w:val="nil"/>
            </w:tcBorders>
          </w:tcPr>
          <w:p w:rsidR="00FF4F2F" w:rsidRDefault="00FF4F2F">
            <w:pPr>
              <w:rPr>
                <w:rFonts w:ascii="Arial" w:hAnsi="Arial"/>
                <w:sz w:val="16"/>
              </w:rPr>
            </w:pPr>
            <w:r>
              <w:rPr>
                <w:rFonts w:ascii="Arial" w:hAnsi="Arial"/>
                <w:sz w:val="16"/>
              </w:rPr>
              <w:t>Cylinder 4 Misfire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misfires detected for cylinder 4 within the current 100 engine cycle test interval.  The set of misfire counters for the individual cylinders are maintained such that if a single misfire is detected over an engine cycle, the misfire counter for the associated cylinder is incremented by two, and if two misfires are detected over an engine cycle, the misfire counters for each of the associated cylinders is incremented by one.</w:t>
      </w:r>
    </w:p>
    <w:p w:rsidR="00FF4F2F" w:rsidRDefault="00FF4F2F">
      <w:pPr>
        <w:keepNext w:val="0"/>
        <w:keepLines w:val="0"/>
      </w:pPr>
    </w:p>
    <w:p w:rsidR="00FF4F2F" w:rsidRDefault="00FF4F2F">
      <w:pPr>
        <w:pStyle w:val="Heading3"/>
      </w:pPr>
      <w:bookmarkStart w:id="424" w:name="_Toc223512883"/>
      <w:r>
        <w:t>MSFR – PID $1227 – Misfire Emission Fail History Counter</w:t>
      </w:r>
      <w:bookmarkEnd w:id="42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$1227</w:t>
            </w:r>
          </w:p>
        </w:tc>
        <w:tc>
          <w:tcPr>
            <w:tcW w:w="2880" w:type="dxa"/>
            <w:tcBorders>
              <w:top w:val="nil"/>
            </w:tcBorders>
          </w:tcPr>
          <w:p w:rsidR="00FF4F2F" w:rsidRDefault="00FF4F2F">
            <w:pPr>
              <w:rPr>
                <w:rFonts w:ascii="Arial" w:hAnsi="Arial"/>
                <w:sz w:val="16"/>
              </w:rPr>
            </w:pPr>
            <w:r>
              <w:rPr>
                <w:rFonts w:ascii="Arial" w:hAnsi="Arial"/>
                <w:sz w:val="16"/>
              </w:rPr>
              <w:t>Misfire Emission Fail History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100 engine cycle test intervals for which misfire activity was high enough to cause an emission failure since a code clear.  This counter is maintained such that it is also halved whenever the set of misfire history counters for the individual cylinders are halved in order to prevent overflow.</w:t>
      </w:r>
    </w:p>
    <w:p w:rsidR="00FF4F2F" w:rsidRDefault="00FF4F2F">
      <w:pPr>
        <w:keepNext w:val="0"/>
        <w:keepLines w:val="0"/>
      </w:pPr>
    </w:p>
    <w:p w:rsidR="00FF4F2F" w:rsidRDefault="00FF4F2F">
      <w:pPr>
        <w:pStyle w:val="Heading3"/>
      </w:pPr>
      <w:bookmarkStart w:id="425" w:name="_Toc223512884"/>
      <w:r>
        <w:t xml:space="preserve">MSFR – PID $1228 – </w:t>
      </w:r>
      <w:smartTag w:uri="urn:schemas-microsoft-com:office:smarttags" w:element="place">
        <w:smartTag w:uri="urn:schemas-microsoft-com:office:smarttags" w:element="PlaceName">
          <w:r>
            <w:t>Misfire</w:t>
          </w:r>
        </w:smartTag>
        <w:r>
          <w:t xml:space="preserve"> </w:t>
        </w:r>
        <w:smartTag w:uri="urn:schemas-microsoft-com:office:smarttags" w:element="PlaceName">
          <w:r>
            <w:t>Emission</w:t>
          </w:r>
        </w:smartTag>
        <w:r>
          <w:t xml:space="preserve"> </w:t>
        </w:r>
        <w:smartTag w:uri="urn:schemas-microsoft-com:office:smarttags" w:element="PlaceType">
          <w:r>
            <w:t>Pass</w:t>
          </w:r>
        </w:smartTag>
      </w:smartTag>
      <w:r>
        <w:t xml:space="preserve"> History Counter</w:t>
      </w:r>
      <w:bookmarkEnd w:id="42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$1228</w:t>
            </w:r>
          </w:p>
        </w:tc>
        <w:tc>
          <w:tcPr>
            <w:tcW w:w="2880" w:type="dxa"/>
            <w:tcBorders>
              <w:top w:val="nil"/>
            </w:tcBorders>
          </w:tcPr>
          <w:p w:rsidR="00FF4F2F" w:rsidRDefault="00FF4F2F">
            <w:pPr>
              <w:rPr>
                <w:rFonts w:ascii="Arial" w:hAnsi="Arial"/>
                <w:sz w:val="16"/>
              </w:rPr>
            </w:pPr>
            <w:smartTag w:uri="urn:schemas-microsoft-com:office:smarttags" w:element="place">
              <w:smartTag w:uri="urn:schemas-microsoft-com:office:smarttags" w:element="PlaceName">
                <w:r>
                  <w:rPr>
                    <w:rFonts w:ascii="Arial" w:hAnsi="Arial"/>
                    <w:sz w:val="16"/>
                  </w:rPr>
                  <w:t>Misfire</w:t>
                </w:r>
              </w:smartTag>
              <w:r>
                <w:rPr>
                  <w:rFonts w:ascii="Arial" w:hAnsi="Arial"/>
                  <w:sz w:val="16"/>
                </w:rPr>
                <w:t xml:space="preserve"> </w:t>
              </w:r>
              <w:smartTag w:uri="urn:schemas-microsoft-com:office:smarttags" w:element="PlaceName">
                <w:r>
                  <w:rPr>
                    <w:rFonts w:ascii="Arial" w:hAnsi="Arial"/>
                    <w:sz w:val="16"/>
                  </w:rPr>
                  <w:t>Emission</w:t>
                </w:r>
              </w:smartTag>
              <w:r>
                <w:rPr>
                  <w:rFonts w:ascii="Arial" w:hAnsi="Arial"/>
                  <w:sz w:val="16"/>
                </w:rPr>
                <w:t xml:space="preserve"> </w:t>
              </w:r>
              <w:smartTag w:uri="urn:schemas-microsoft-com:office:smarttags" w:element="PlaceType">
                <w:r>
                  <w:rPr>
                    <w:rFonts w:ascii="Arial" w:hAnsi="Arial"/>
                    <w:sz w:val="16"/>
                  </w:rPr>
                  <w:t>Pass</w:t>
                </w:r>
              </w:smartTag>
            </w:smartTag>
            <w:r>
              <w:rPr>
                <w:rFonts w:ascii="Arial" w:hAnsi="Arial"/>
                <w:sz w:val="16"/>
              </w:rPr>
              <w:t xml:space="preserve"> History Counter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100 engine cycle test intervals for which misfire activity was below the emission failure threshold since a misfire failure has been reported.  This counter is maintained such that it is also halved whenever the set of misfire history counters for the individual cylinders are halved in order to prevent overflow.</w:t>
      </w:r>
    </w:p>
    <w:p w:rsidR="00FF4F2F" w:rsidRDefault="00FF4F2F">
      <w:pPr>
        <w:keepNext w:val="0"/>
        <w:keepLines w:val="0"/>
      </w:pPr>
    </w:p>
    <w:p w:rsidR="00FF4F2F" w:rsidRDefault="00FF4F2F">
      <w:pPr>
        <w:pStyle w:val="Heading3"/>
      </w:pPr>
      <w:bookmarkStart w:id="426" w:name="_Toc223512885"/>
      <w:r>
        <w:lastRenderedPageBreak/>
        <w:t>MSFR – PID $1229 – Revolution Mode Misfire Threshold</w:t>
      </w:r>
      <w:bookmarkEnd w:id="42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$1229</w:t>
            </w:r>
          </w:p>
        </w:tc>
        <w:tc>
          <w:tcPr>
            <w:tcW w:w="2880" w:type="dxa"/>
            <w:tcBorders>
              <w:top w:val="nil"/>
            </w:tcBorders>
          </w:tcPr>
          <w:p w:rsidR="00FF4F2F" w:rsidRDefault="00FF4F2F">
            <w:pPr>
              <w:rPr>
                <w:rFonts w:ascii="Arial" w:hAnsi="Arial"/>
                <w:sz w:val="16"/>
              </w:rPr>
            </w:pPr>
            <w:r>
              <w:rPr>
                <w:rFonts w:ascii="Arial" w:hAnsi="Arial"/>
                <w:sz w:val="16"/>
              </w:rPr>
              <w:t>Revolution Mode Misfire Threshold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us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threshold used to determine if misfire has occurred during the most recent engine cycle when the misfire diagnostic is operating in revolution mode.  This threshold is a function of engine speed and engine load.</w:t>
      </w:r>
    </w:p>
    <w:p w:rsidR="00FF4F2F" w:rsidRDefault="00FF4F2F">
      <w:pPr>
        <w:keepNext w:val="0"/>
        <w:keepLines w:val="0"/>
      </w:pPr>
    </w:p>
    <w:p w:rsidR="00FF4F2F" w:rsidRDefault="00FF4F2F">
      <w:pPr>
        <w:pStyle w:val="Heading3"/>
      </w:pPr>
      <w:bookmarkStart w:id="427" w:name="_Toc223512886"/>
      <w:r>
        <w:t>MSFR – PID $122A – Misfire Engine Cycle Counter</w:t>
      </w:r>
      <w:bookmarkEnd w:id="42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$122A</w:t>
            </w:r>
          </w:p>
        </w:tc>
        <w:tc>
          <w:tcPr>
            <w:tcW w:w="2880" w:type="dxa"/>
            <w:tcBorders>
              <w:top w:val="nil"/>
            </w:tcBorders>
          </w:tcPr>
          <w:p w:rsidR="00FF4F2F" w:rsidRDefault="00FF4F2F">
            <w:pPr>
              <w:rPr>
                <w:rFonts w:ascii="Arial" w:hAnsi="Arial"/>
                <w:sz w:val="16"/>
              </w:rPr>
            </w:pPr>
            <w:r>
              <w:rPr>
                <w:rFonts w:ascii="Arial" w:hAnsi="Arial"/>
                <w:sz w:val="16"/>
              </w:rPr>
              <w:t>Misfire Engine Cycle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engine cycles completed within the current 100 engine cycle test interval for the misfire diagnostic.</w:t>
      </w:r>
    </w:p>
    <w:p w:rsidR="00FF4F2F" w:rsidRDefault="00FF4F2F">
      <w:pPr>
        <w:keepNext w:val="0"/>
        <w:keepLines w:val="0"/>
      </w:pPr>
    </w:p>
    <w:p w:rsidR="00FF4F2F" w:rsidRDefault="00FF4F2F">
      <w:pPr>
        <w:pStyle w:val="Heading3"/>
      </w:pPr>
      <w:bookmarkStart w:id="428" w:name="_Toc223512887"/>
      <w:r>
        <w:t>DRER – PID $1232 – Emissions Warm</w:t>
      </w:r>
      <w:r>
        <w:noBreakHyphen/>
        <w:t>Up Counter</w:t>
      </w:r>
      <w:bookmarkEnd w:id="398"/>
      <w:bookmarkEnd w:id="42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$1232</w:t>
            </w:r>
          </w:p>
        </w:tc>
        <w:tc>
          <w:tcPr>
            <w:tcW w:w="2880" w:type="dxa"/>
            <w:tcBorders>
              <w:top w:val="nil"/>
            </w:tcBorders>
          </w:tcPr>
          <w:p w:rsidR="00FF4F2F" w:rsidRDefault="00FF4F2F">
            <w:pPr>
              <w:rPr>
                <w:rFonts w:ascii="Arial" w:hAnsi="Arial"/>
                <w:sz w:val="16"/>
              </w:rPr>
            </w:pPr>
            <w:r>
              <w:rPr>
                <w:rFonts w:ascii="Arial" w:hAnsi="Arial"/>
                <w:sz w:val="16"/>
              </w:rPr>
              <w:t>Emissions Warm</w:t>
            </w:r>
            <w:r>
              <w:rPr>
                <w:rFonts w:ascii="Arial" w:hAnsi="Arial"/>
                <w:sz w:val="16"/>
              </w:rPr>
              <w:noBreakHyphen/>
              <w:t>Up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OBD defined warm</w:t>
      </w:r>
      <w:r>
        <w:noBreakHyphen/>
        <w:t>up cycles since the last emissions related (fault type A or B) fail report or MIL request.  Emissions related DTCs are cleared from memory when this counter reaches 40.</w:t>
      </w:r>
    </w:p>
    <w:p w:rsidR="00FF4F2F" w:rsidRDefault="00FF4F2F">
      <w:pPr>
        <w:keepNext w:val="0"/>
        <w:keepLines w:val="0"/>
      </w:pPr>
    </w:p>
    <w:p w:rsidR="00FF4F2F" w:rsidRDefault="00FF4F2F">
      <w:pPr>
        <w:pStyle w:val="Heading3"/>
      </w:pPr>
      <w:bookmarkStart w:id="429" w:name="_Toc17862141"/>
      <w:bookmarkStart w:id="430" w:name="_Toc223512888"/>
      <w:r>
        <w:t>DRER – PID $1233 – Non Emissions Warm</w:t>
      </w:r>
      <w:r>
        <w:noBreakHyphen/>
        <w:t>Up Counter</w:t>
      </w:r>
      <w:bookmarkEnd w:id="429"/>
      <w:bookmarkEnd w:id="43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$1233</w:t>
            </w:r>
          </w:p>
        </w:tc>
        <w:tc>
          <w:tcPr>
            <w:tcW w:w="2880" w:type="dxa"/>
            <w:tcBorders>
              <w:top w:val="nil"/>
            </w:tcBorders>
          </w:tcPr>
          <w:p w:rsidR="00FF4F2F" w:rsidRDefault="00FF4F2F">
            <w:pPr>
              <w:rPr>
                <w:rFonts w:ascii="Arial" w:hAnsi="Arial"/>
                <w:sz w:val="16"/>
              </w:rPr>
            </w:pPr>
            <w:r>
              <w:rPr>
                <w:rFonts w:ascii="Arial" w:hAnsi="Arial"/>
                <w:sz w:val="16"/>
              </w:rPr>
              <w:t>Non Emissions Warm</w:t>
            </w:r>
            <w:r>
              <w:rPr>
                <w:rFonts w:ascii="Arial" w:hAnsi="Arial"/>
                <w:sz w:val="16"/>
              </w:rPr>
              <w:noBreakHyphen/>
              <w:t>Up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OBD defined warm</w:t>
      </w:r>
      <w:r>
        <w:noBreakHyphen/>
        <w:t>up cycles since the last non emissions related (fault type C) fail report.  Non emissions related DTCs are cleared from memory when this counter reaches 40.</w:t>
      </w:r>
    </w:p>
    <w:p w:rsidR="00FF4F2F" w:rsidRDefault="00FF4F2F">
      <w:pPr>
        <w:keepNext w:val="0"/>
        <w:keepLines w:val="0"/>
      </w:pPr>
    </w:p>
    <w:p w:rsidR="00FF4F2F" w:rsidRDefault="00FF4F2F">
      <w:pPr>
        <w:pStyle w:val="Heading3"/>
      </w:pPr>
      <w:bookmarkStart w:id="431" w:name="_Toc17862142"/>
      <w:bookmarkStart w:id="432" w:name="_Toc223512889"/>
      <w:r>
        <w:t>VSPR – PID $1234 – Distance Since Code Clear</w:t>
      </w:r>
      <w:bookmarkEnd w:id="431"/>
      <w:bookmarkEnd w:id="43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$1234</w:t>
            </w:r>
          </w:p>
        </w:tc>
        <w:tc>
          <w:tcPr>
            <w:tcW w:w="2880" w:type="dxa"/>
            <w:tcBorders>
              <w:top w:val="nil"/>
            </w:tcBorders>
          </w:tcPr>
          <w:p w:rsidR="00FF4F2F" w:rsidRDefault="00FF4F2F">
            <w:pPr>
              <w:rPr>
                <w:rFonts w:ascii="Arial" w:hAnsi="Arial"/>
                <w:sz w:val="16"/>
              </w:rPr>
            </w:pPr>
            <w:r>
              <w:rPr>
                <w:rFonts w:ascii="Arial" w:hAnsi="Arial"/>
                <w:sz w:val="16"/>
              </w:rPr>
              <w:t>Distance Since Code Clear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0 - 327675 km</w:t>
            </w:r>
          </w:p>
        </w:tc>
        <w:tc>
          <w:tcPr>
            <w:tcW w:w="2160" w:type="dxa"/>
            <w:tcBorders>
              <w:top w:val="nil"/>
            </w:tcBorders>
          </w:tcPr>
          <w:p w:rsidR="00FF4F2F" w:rsidRDefault="00FF4F2F">
            <w:pPr>
              <w:rPr>
                <w:rFonts w:ascii="Arial" w:hAnsi="Arial"/>
                <w:sz w:val="16"/>
              </w:rPr>
            </w:pPr>
            <w:r>
              <w:rPr>
                <w:rFonts w:ascii="Arial" w:hAnsi="Arial"/>
                <w:sz w:val="16"/>
              </w:rPr>
              <w:t>E = N * 5</w:t>
            </w:r>
          </w:p>
        </w:tc>
      </w:tr>
    </w:tbl>
    <w:p w:rsidR="00FF4F2F" w:rsidRDefault="00FF4F2F"/>
    <w:p w:rsidR="00FF4F2F" w:rsidRDefault="00FF4F2F">
      <w:r>
        <w:t>This PID contains the accumulated distance driven since the last code clear or memory reset.  Note that this distance is not reset by a natural code clear (i.e., 40 warm up cycles without a failure being reported).</w:t>
      </w:r>
    </w:p>
    <w:p w:rsidR="00FF4F2F" w:rsidRDefault="00FF4F2F">
      <w:pPr>
        <w:keepNext w:val="0"/>
        <w:keepLines w:val="0"/>
      </w:pPr>
    </w:p>
    <w:p w:rsidR="00FF4F2F" w:rsidRDefault="00FF4F2F">
      <w:pPr>
        <w:pStyle w:val="Heading3"/>
      </w:pPr>
      <w:bookmarkStart w:id="433" w:name="_Toc17862143"/>
      <w:bookmarkStart w:id="434" w:name="_Toc223512890"/>
      <w:r>
        <w:lastRenderedPageBreak/>
        <w:t>FFRR – PID $1235 – Distance at First Failure</w:t>
      </w:r>
      <w:bookmarkEnd w:id="433"/>
      <w:bookmarkEnd w:id="43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$1235</w:t>
            </w:r>
          </w:p>
        </w:tc>
        <w:tc>
          <w:tcPr>
            <w:tcW w:w="2880" w:type="dxa"/>
            <w:tcBorders>
              <w:top w:val="nil"/>
            </w:tcBorders>
          </w:tcPr>
          <w:p w:rsidR="00FF4F2F" w:rsidRDefault="00FF4F2F">
            <w:pPr>
              <w:rPr>
                <w:rFonts w:ascii="Arial" w:hAnsi="Arial"/>
                <w:sz w:val="16"/>
              </w:rPr>
            </w:pPr>
            <w:r>
              <w:rPr>
                <w:rFonts w:ascii="Arial" w:hAnsi="Arial"/>
                <w:sz w:val="16"/>
              </w:rPr>
              <w:t>Distance at First Failure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0 - 327675 km</w:t>
            </w:r>
          </w:p>
        </w:tc>
        <w:tc>
          <w:tcPr>
            <w:tcW w:w="2160" w:type="dxa"/>
            <w:tcBorders>
              <w:top w:val="nil"/>
            </w:tcBorders>
          </w:tcPr>
          <w:p w:rsidR="00FF4F2F" w:rsidRDefault="00FF4F2F">
            <w:pPr>
              <w:rPr>
                <w:rFonts w:ascii="Arial" w:hAnsi="Arial"/>
                <w:sz w:val="16"/>
              </w:rPr>
            </w:pPr>
            <w:r>
              <w:rPr>
                <w:rFonts w:ascii="Arial" w:hAnsi="Arial"/>
                <w:sz w:val="16"/>
              </w:rPr>
              <w:t>E = N * 5</w:t>
            </w:r>
          </w:p>
        </w:tc>
      </w:tr>
    </w:tbl>
    <w:p w:rsidR="00FF4F2F" w:rsidRDefault="00FF4F2F"/>
    <w:p w:rsidR="00FF4F2F" w:rsidRDefault="00FF4F2F">
      <w:r>
        <w:t>This PID contains the value of PID $1234 at the time that a failure record was first captured for a diagnostic failure.  This PID is only meaningful within the context of a failure record or freeze frame.</w:t>
      </w:r>
    </w:p>
    <w:p w:rsidR="00FF4F2F" w:rsidRDefault="00FF4F2F">
      <w:pPr>
        <w:keepNext w:val="0"/>
        <w:keepLines w:val="0"/>
      </w:pPr>
    </w:p>
    <w:p w:rsidR="00FF4F2F" w:rsidRDefault="00FF4F2F">
      <w:pPr>
        <w:pStyle w:val="Heading3"/>
      </w:pPr>
      <w:bookmarkStart w:id="435" w:name="_Toc17862144"/>
      <w:bookmarkStart w:id="436" w:name="_Toc223512891"/>
      <w:r>
        <w:t>FFRR – PID $1236 – Distance at Last Failure</w:t>
      </w:r>
      <w:bookmarkEnd w:id="435"/>
      <w:bookmarkEnd w:id="43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$1236</w:t>
            </w:r>
          </w:p>
        </w:tc>
        <w:tc>
          <w:tcPr>
            <w:tcW w:w="2880" w:type="dxa"/>
            <w:tcBorders>
              <w:top w:val="nil"/>
            </w:tcBorders>
          </w:tcPr>
          <w:p w:rsidR="00FF4F2F" w:rsidRDefault="00FF4F2F">
            <w:pPr>
              <w:rPr>
                <w:rFonts w:ascii="Arial" w:hAnsi="Arial"/>
                <w:sz w:val="16"/>
              </w:rPr>
            </w:pPr>
            <w:r>
              <w:rPr>
                <w:rFonts w:ascii="Arial" w:hAnsi="Arial"/>
                <w:sz w:val="16"/>
              </w:rPr>
              <w:t>Distance at Last Failure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0 - 327675 km</w:t>
            </w:r>
          </w:p>
        </w:tc>
        <w:tc>
          <w:tcPr>
            <w:tcW w:w="2160" w:type="dxa"/>
            <w:tcBorders>
              <w:top w:val="nil"/>
            </w:tcBorders>
          </w:tcPr>
          <w:p w:rsidR="00FF4F2F" w:rsidRDefault="00FF4F2F">
            <w:pPr>
              <w:rPr>
                <w:rFonts w:ascii="Arial" w:hAnsi="Arial"/>
                <w:sz w:val="16"/>
              </w:rPr>
            </w:pPr>
            <w:r>
              <w:rPr>
                <w:rFonts w:ascii="Arial" w:hAnsi="Arial"/>
                <w:sz w:val="16"/>
              </w:rPr>
              <w:t>E = N * 5</w:t>
            </w:r>
          </w:p>
        </w:tc>
      </w:tr>
    </w:tbl>
    <w:p w:rsidR="00FF4F2F" w:rsidRDefault="00FF4F2F"/>
    <w:p w:rsidR="00FF4F2F" w:rsidRDefault="00FF4F2F">
      <w:r>
        <w:t>This PID contains the value of PID $1234 at the time that a failure record was last captured for a diagnostic failure.  This PID is only meaningful within the context of a failure record or freeze frame.</w:t>
      </w:r>
    </w:p>
    <w:p w:rsidR="00FF4F2F" w:rsidRDefault="00FF4F2F">
      <w:pPr>
        <w:keepNext w:val="0"/>
        <w:keepLines w:val="0"/>
      </w:pPr>
    </w:p>
    <w:p w:rsidR="00FF4F2F" w:rsidRDefault="00FF4F2F">
      <w:pPr>
        <w:pStyle w:val="Heading3"/>
      </w:pPr>
      <w:bookmarkStart w:id="437" w:name="_Toc17862145"/>
      <w:bookmarkStart w:id="438" w:name="_Toc223512892"/>
      <w:r>
        <w:t>FFRR – PID $1237 – Failure Record Fail Counter</w:t>
      </w:r>
      <w:bookmarkEnd w:id="437"/>
      <w:bookmarkEnd w:id="43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$1237</w:t>
            </w:r>
          </w:p>
        </w:tc>
        <w:tc>
          <w:tcPr>
            <w:tcW w:w="2880" w:type="dxa"/>
            <w:tcBorders>
              <w:top w:val="nil"/>
            </w:tcBorders>
          </w:tcPr>
          <w:p w:rsidR="00FF4F2F" w:rsidRDefault="00FF4F2F">
            <w:pPr>
              <w:rPr>
                <w:rFonts w:ascii="Arial" w:hAnsi="Arial"/>
                <w:sz w:val="16"/>
              </w:rPr>
            </w:pPr>
            <w:r>
              <w:rPr>
                <w:rFonts w:ascii="Arial" w:hAnsi="Arial"/>
                <w:sz w:val="16"/>
              </w:rPr>
              <w:t>Failure Record Fail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ignition cycles with a failure reported since the first ignition cycle with a failure reported.  This PID is only meaningful within the context of a failure record or freeze frame.</w:t>
      </w:r>
    </w:p>
    <w:p w:rsidR="00FF4F2F" w:rsidRDefault="00FF4F2F">
      <w:pPr>
        <w:keepNext w:val="0"/>
        <w:keepLines w:val="0"/>
      </w:pPr>
    </w:p>
    <w:p w:rsidR="00FF4F2F" w:rsidRDefault="00FF4F2F">
      <w:pPr>
        <w:pStyle w:val="Heading3"/>
      </w:pPr>
      <w:bookmarkStart w:id="439" w:name="_Toc17862146"/>
      <w:bookmarkStart w:id="440" w:name="_Toc223512893"/>
      <w:r>
        <w:t>FFRR – PID $1238 – Failure Record Pass Counter</w:t>
      </w:r>
      <w:bookmarkEnd w:id="439"/>
      <w:bookmarkEnd w:id="44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$1238</w:t>
            </w:r>
          </w:p>
        </w:tc>
        <w:tc>
          <w:tcPr>
            <w:tcW w:w="2880" w:type="dxa"/>
            <w:tcBorders>
              <w:top w:val="nil"/>
            </w:tcBorders>
          </w:tcPr>
          <w:p w:rsidR="00FF4F2F" w:rsidRDefault="00FF4F2F">
            <w:pPr>
              <w:rPr>
                <w:rFonts w:ascii="Arial" w:hAnsi="Arial"/>
                <w:sz w:val="16"/>
              </w:rPr>
            </w:pPr>
            <w:smartTag w:uri="urn:schemas-microsoft-com:office:smarttags" w:element="place">
              <w:smartTag w:uri="urn:schemas-microsoft-com:office:smarttags" w:element="PlaceName">
                <w:r>
                  <w:rPr>
                    <w:rFonts w:ascii="Arial" w:hAnsi="Arial"/>
                    <w:sz w:val="16"/>
                  </w:rPr>
                  <w:t>Failure</w:t>
                </w:r>
              </w:smartTag>
              <w:r>
                <w:rPr>
                  <w:rFonts w:ascii="Arial" w:hAnsi="Arial"/>
                  <w:sz w:val="16"/>
                </w:rPr>
                <w:t xml:space="preserve"> </w:t>
              </w:r>
              <w:smartTag w:uri="urn:schemas-microsoft-com:office:smarttags" w:element="PlaceName">
                <w:r>
                  <w:rPr>
                    <w:rFonts w:ascii="Arial" w:hAnsi="Arial"/>
                    <w:sz w:val="16"/>
                  </w:rPr>
                  <w:t>Record</w:t>
                </w:r>
              </w:smartTag>
              <w:r>
                <w:rPr>
                  <w:rFonts w:ascii="Arial" w:hAnsi="Arial"/>
                  <w:sz w:val="16"/>
                </w:rPr>
                <w:t xml:space="preserve"> </w:t>
              </w:r>
              <w:smartTag w:uri="urn:schemas-microsoft-com:office:smarttags" w:element="PlaceType">
                <w:r>
                  <w:rPr>
                    <w:rFonts w:ascii="Arial" w:hAnsi="Arial"/>
                    <w:sz w:val="16"/>
                  </w:rPr>
                  <w:t>Pass</w:t>
                </w:r>
              </w:smartTag>
            </w:smartTag>
            <w:r>
              <w:rPr>
                <w:rFonts w:ascii="Arial" w:hAnsi="Arial"/>
                <w:sz w:val="16"/>
              </w:rPr>
              <w:t xml:space="preserve">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ignition cycles with a pass reported and no failures reported since the first ignition cycle with a failure reported.  This PID is only meaningful within the context of a failure record or freeze frame.</w:t>
      </w:r>
    </w:p>
    <w:p w:rsidR="00FF4F2F" w:rsidRDefault="00FF4F2F">
      <w:pPr>
        <w:keepNext w:val="0"/>
        <w:keepLines w:val="0"/>
      </w:pPr>
    </w:p>
    <w:p w:rsidR="00FF4F2F" w:rsidRDefault="00FF4F2F">
      <w:pPr>
        <w:pStyle w:val="Heading3"/>
      </w:pPr>
      <w:bookmarkStart w:id="441" w:name="_Toc17862147"/>
      <w:bookmarkStart w:id="442" w:name="_Toc223512894"/>
      <w:r>
        <w:t>FFRR – PID $1239 – Failure Record Not Run Counter</w:t>
      </w:r>
      <w:bookmarkEnd w:id="441"/>
      <w:bookmarkEnd w:id="44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$1239</w:t>
            </w:r>
          </w:p>
        </w:tc>
        <w:tc>
          <w:tcPr>
            <w:tcW w:w="2880" w:type="dxa"/>
            <w:tcBorders>
              <w:top w:val="nil"/>
            </w:tcBorders>
          </w:tcPr>
          <w:p w:rsidR="00FF4F2F" w:rsidRDefault="00FF4F2F">
            <w:pPr>
              <w:rPr>
                <w:rFonts w:ascii="Arial" w:hAnsi="Arial"/>
                <w:sz w:val="16"/>
              </w:rPr>
            </w:pPr>
            <w:r>
              <w:rPr>
                <w:rFonts w:ascii="Arial" w:hAnsi="Arial"/>
                <w:sz w:val="16"/>
              </w:rPr>
              <w:t>Failure Record Not Run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ignition cycles without a pass or a failure reported since the first ignition cycle with a failure reported.  This PID is only meaningful within the context of a failure record or freeze frame.</w:t>
      </w:r>
    </w:p>
    <w:p w:rsidR="00FF4F2F" w:rsidRDefault="00FF4F2F">
      <w:pPr>
        <w:keepNext w:val="0"/>
        <w:keepLines w:val="0"/>
      </w:pPr>
    </w:p>
    <w:p w:rsidR="00FF4F2F" w:rsidRDefault="00FF4F2F">
      <w:pPr>
        <w:pStyle w:val="Heading3"/>
      </w:pPr>
      <w:bookmarkStart w:id="443" w:name="_Toc223512895"/>
      <w:bookmarkStart w:id="444" w:name="_Toc17862148"/>
      <w:r>
        <w:lastRenderedPageBreak/>
        <w:t>EVPR – PID $12AB – Evaporative Emissions Test Result</w:t>
      </w:r>
      <w:bookmarkEnd w:id="44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$12AB</w:t>
            </w:r>
          </w:p>
        </w:tc>
        <w:tc>
          <w:tcPr>
            <w:tcW w:w="2880" w:type="dxa"/>
            <w:tcBorders>
              <w:top w:val="nil"/>
            </w:tcBorders>
          </w:tcPr>
          <w:p w:rsidR="00FF4F2F" w:rsidRDefault="00FF4F2F">
            <w:pPr>
              <w:rPr>
                <w:rFonts w:ascii="Arial" w:hAnsi="Arial"/>
                <w:sz w:val="16"/>
              </w:rPr>
            </w:pPr>
            <w:r>
              <w:rPr>
                <w:rFonts w:ascii="Arial" w:hAnsi="Arial"/>
                <w:sz w:val="16"/>
              </w:rPr>
              <w:t>Evaporative Emissions Test Result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$00=No Fault; </w:t>
            </w:r>
            <w:r>
              <w:rPr>
                <w:rFonts w:ascii="Arial" w:hAnsi="Arial"/>
                <w:sz w:val="16"/>
              </w:rPr>
              <w:br/>
              <w:t xml:space="preserve">$01=Canister Vent Restriction; </w:t>
            </w:r>
            <w:r>
              <w:rPr>
                <w:rFonts w:ascii="Arial" w:hAnsi="Arial"/>
                <w:sz w:val="16"/>
              </w:rPr>
              <w:br/>
              <w:t xml:space="preserve">$02=Purge Valve Leak; </w:t>
            </w:r>
            <w:r>
              <w:rPr>
                <w:rFonts w:ascii="Arial" w:hAnsi="Arial"/>
                <w:sz w:val="16"/>
              </w:rPr>
              <w:br/>
              <w:t xml:space="preserve">$03=Small Leak; </w:t>
            </w:r>
            <w:r>
              <w:rPr>
                <w:rFonts w:ascii="Arial" w:hAnsi="Arial"/>
                <w:sz w:val="16"/>
              </w:rPr>
              <w:br/>
              <w:t xml:space="preserve">$04=Weak Vacuum; </w:t>
            </w:r>
            <w:r>
              <w:rPr>
                <w:rFonts w:ascii="Arial" w:hAnsi="Arial"/>
                <w:sz w:val="16"/>
              </w:rPr>
              <w:br/>
              <w:t>$05=No Test Result</w:t>
            </w:r>
          </w:p>
        </w:tc>
      </w:tr>
    </w:tbl>
    <w:p w:rsidR="00FF4F2F" w:rsidRDefault="00FF4F2F"/>
    <w:p w:rsidR="00FF4F2F" w:rsidRDefault="00FF4F2F">
      <w:r>
        <w:t>This PID contains the result of the most recently completed evaporative emissions diagnostic test.</w:t>
      </w:r>
    </w:p>
    <w:p w:rsidR="00FF4F2F" w:rsidRDefault="00FF4F2F">
      <w:pPr>
        <w:keepNext w:val="0"/>
        <w:keepLines w:val="0"/>
      </w:pPr>
    </w:p>
    <w:p w:rsidR="00FF4F2F" w:rsidRPr="00DD2ECF" w:rsidRDefault="00FF4F2F">
      <w:pPr>
        <w:pStyle w:val="Heading3"/>
        <w:rPr>
          <w:lang w:val="it-IT"/>
        </w:rPr>
      </w:pPr>
      <w:bookmarkStart w:id="445" w:name="_Toc223512896"/>
      <w:r w:rsidRPr="00DD2ECF">
        <w:rPr>
          <w:lang w:val="it-IT"/>
        </w:rPr>
        <w:t>APSR – PID $12B0 – Arbitrated Accelerator Pedal Position</w:t>
      </w:r>
      <w:bookmarkEnd w:id="444"/>
      <w:bookmarkEnd w:id="445"/>
    </w:p>
    <w:p w:rsidR="00FF4F2F" w:rsidRPr="00DD2ECF" w:rsidRDefault="00FF4F2F">
      <w:pPr>
        <w:rPr>
          <w:lang w:val="it-IT"/>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$12B0</w:t>
            </w:r>
          </w:p>
        </w:tc>
        <w:tc>
          <w:tcPr>
            <w:tcW w:w="2880" w:type="dxa"/>
            <w:tcBorders>
              <w:top w:val="nil"/>
            </w:tcBorders>
          </w:tcPr>
          <w:p w:rsidR="00FF4F2F" w:rsidRDefault="00FF4F2F">
            <w:pPr>
              <w:rPr>
                <w:rFonts w:ascii="Arial" w:hAnsi="Arial"/>
                <w:sz w:val="16"/>
              </w:rPr>
            </w:pPr>
            <w:r>
              <w:rPr>
                <w:rFonts w:ascii="Arial" w:hAnsi="Arial"/>
                <w:sz w:val="16"/>
              </w:rPr>
              <w:t>Arbitrated Accelerator Pedal Position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accelerator pedal position resulting directly from the arbitration of the accelerator pedal position sensors (prior to any compensation to determine driver intent).</w:t>
      </w:r>
    </w:p>
    <w:p w:rsidR="00FF4F2F" w:rsidRDefault="00FF4F2F">
      <w:pPr>
        <w:keepNext w:val="0"/>
        <w:keepLines w:val="0"/>
      </w:pPr>
    </w:p>
    <w:p w:rsidR="00FF4F2F" w:rsidRDefault="00FF4F2F">
      <w:pPr>
        <w:pStyle w:val="Heading3"/>
      </w:pPr>
      <w:bookmarkStart w:id="446" w:name="_Toc17862149"/>
      <w:bookmarkStart w:id="447" w:name="_Toc223512897"/>
      <w:r>
        <w:t>TPSR – PID $12B1 – Arbitrated Throttle Position</w:t>
      </w:r>
      <w:bookmarkEnd w:id="446"/>
      <w:bookmarkEnd w:id="44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$12B1</w:t>
            </w:r>
          </w:p>
        </w:tc>
        <w:tc>
          <w:tcPr>
            <w:tcW w:w="2880" w:type="dxa"/>
            <w:tcBorders>
              <w:top w:val="nil"/>
            </w:tcBorders>
          </w:tcPr>
          <w:p w:rsidR="00FF4F2F" w:rsidRDefault="00FF4F2F">
            <w:pPr>
              <w:rPr>
                <w:rFonts w:ascii="Arial" w:hAnsi="Arial"/>
                <w:sz w:val="16"/>
              </w:rPr>
            </w:pPr>
            <w:r>
              <w:rPr>
                <w:rFonts w:ascii="Arial" w:hAnsi="Arial"/>
                <w:sz w:val="16"/>
              </w:rPr>
              <w:t>Arbitrated Throttle Position</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0 - 1279.98046875 %</w:t>
            </w:r>
          </w:p>
        </w:tc>
        <w:tc>
          <w:tcPr>
            <w:tcW w:w="2160" w:type="dxa"/>
            <w:tcBorders>
              <w:top w:val="nil"/>
            </w:tcBorders>
          </w:tcPr>
          <w:p w:rsidR="00FF4F2F" w:rsidRDefault="00FF4F2F">
            <w:pPr>
              <w:rPr>
                <w:rFonts w:ascii="Arial" w:hAnsi="Arial"/>
                <w:sz w:val="16"/>
              </w:rPr>
            </w:pPr>
            <w:r>
              <w:rPr>
                <w:rFonts w:ascii="Arial" w:hAnsi="Arial"/>
                <w:sz w:val="16"/>
              </w:rPr>
              <w:t>E = N * 5 / 256</w:t>
            </w:r>
          </w:p>
        </w:tc>
      </w:tr>
    </w:tbl>
    <w:p w:rsidR="00FF4F2F" w:rsidRDefault="00FF4F2F"/>
    <w:p w:rsidR="00FF4F2F" w:rsidRDefault="00FF4F2F">
      <w:r>
        <w:t>This PID contains the throttle position resulting directly from the arbitration of the (corrected) throttle position sensors.</w:t>
      </w:r>
    </w:p>
    <w:p w:rsidR="00FF4F2F" w:rsidRDefault="00FF4F2F">
      <w:pPr>
        <w:keepNext w:val="0"/>
        <w:keepLines w:val="0"/>
      </w:pPr>
    </w:p>
    <w:p w:rsidR="00FF4F2F" w:rsidRDefault="00FF4F2F">
      <w:pPr>
        <w:pStyle w:val="Heading3"/>
      </w:pPr>
      <w:bookmarkStart w:id="448" w:name="_Toc17862150"/>
      <w:bookmarkStart w:id="449" w:name="_Toc223512898"/>
      <w:r>
        <w:t>APSR – PID $12B4 – Accelerator Pedal Position Sensor 1 Displacement</w:t>
      </w:r>
      <w:bookmarkEnd w:id="448"/>
      <w:bookmarkEnd w:id="44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$12B4</w:t>
            </w:r>
          </w:p>
        </w:tc>
        <w:tc>
          <w:tcPr>
            <w:tcW w:w="2880" w:type="dxa"/>
            <w:tcBorders>
              <w:top w:val="nil"/>
            </w:tcBorders>
          </w:tcPr>
          <w:p w:rsidR="00FF4F2F" w:rsidRPr="00DD2ECF" w:rsidRDefault="00FF4F2F">
            <w:pPr>
              <w:rPr>
                <w:rFonts w:ascii="Arial" w:hAnsi="Arial"/>
                <w:sz w:val="16"/>
                <w:lang w:val="it-IT"/>
              </w:rPr>
            </w:pPr>
            <w:r w:rsidRPr="00DD2ECF">
              <w:rPr>
                <w:rFonts w:ascii="Arial" w:hAnsi="Arial"/>
                <w:sz w:val="16"/>
                <w:lang w:val="it-IT"/>
              </w:rPr>
              <w:t>Accelerator Pedal Position Sensor 1 Displacement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displacement determined from accelerator pedal position sensor 1 (corrected and normalized based upon its learned minimum and maximum positions).</w:t>
      </w:r>
    </w:p>
    <w:p w:rsidR="00FF4F2F" w:rsidRDefault="00FF4F2F">
      <w:pPr>
        <w:keepNext w:val="0"/>
        <w:keepLines w:val="0"/>
      </w:pPr>
    </w:p>
    <w:p w:rsidR="00FF4F2F" w:rsidRDefault="00FF4F2F">
      <w:pPr>
        <w:pStyle w:val="Heading3"/>
      </w:pPr>
      <w:bookmarkStart w:id="450" w:name="_Toc17862151"/>
      <w:bookmarkStart w:id="451" w:name="_Toc223512899"/>
      <w:r>
        <w:t>APSR – PID $12B5 – Accelerator Pedal Position Sensor 2 Displacement</w:t>
      </w:r>
      <w:bookmarkEnd w:id="450"/>
      <w:bookmarkEnd w:id="45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$12B5</w:t>
            </w:r>
          </w:p>
        </w:tc>
        <w:tc>
          <w:tcPr>
            <w:tcW w:w="2880" w:type="dxa"/>
            <w:tcBorders>
              <w:top w:val="nil"/>
            </w:tcBorders>
          </w:tcPr>
          <w:p w:rsidR="00FF4F2F" w:rsidRPr="00DD2ECF" w:rsidRDefault="00FF4F2F">
            <w:pPr>
              <w:rPr>
                <w:rFonts w:ascii="Arial" w:hAnsi="Arial"/>
                <w:sz w:val="16"/>
                <w:lang w:val="it-IT"/>
              </w:rPr>
            </w:pPr>
            <w:r w:rsidRPr="00DD2ECF">
              <w:rPr>
                <w:rFonts w:ascii="Arial" w:hAnsi="Arial"/>
                <w:sz w:val="16"/>
                <w:lang w:val="it-IT"/>
              </w:rPr>
              <w:t>Accelerator Pedal Position Sensor 2 Displacement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displacement determined from accelerator pedal position sensor 2 (corrected and normalized based upon its learned minimum and maximum positions).</w:t>
      </w:r>
    </w:p>
    <w:p w:rsidR="00FF4F2F" w:rsidRDefault="00FF4F2F">
      <w:pPr>
        <w:keepNext w:val="0"/>
        <w:keepLines w:val="0"/>
      </w:pPr>
    </w:p>
    <w:p w:rsidR="00FF4F2F" w:rsidRDefault="00FF4F2F">
      <w:pPr>
        <w:pStyle w:val="Heading3"/>
      </w:pPr>
      <w:bookmarkStart w:id="452" w:name="_Toc17862152"/>
      <w:bookmarkStart w:id="453" w:name="_Toc223512900"/>
      <w:r>
        <w:lastRenderedPageBreak/>
        <w:t>TPSR – PID $12B7 – Throttle Position Sensor 1 Displacement</w:t>
      </w:r>
      <w:bookmarkEnd w:id="452"/>
      <w:bookmarkEnd w:id="45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$12B7</w:t>
            </w:r>
          </w:p>
        </w:tc>
        <w:tc>
          <w:tcPr>
            <w:tcW w:w="2880" w:type="dxa"/>
            <w:tcBorders>
              <w:top w:val="nil"/>
            </w:tcBorders>
          </w:tcPr>
          <w:p w:rsidR="00FF4F2F" w:rsidRDefault="00FF4F2F">
            <w:pPr>
              <w:rPr>
                <w:rFonts w:ascii="Arial" w:hAnsi="Arial"/>
                <w:sz w:val="16"/>
              </w:rPr>
            </w:pPr>
            <w:r>
              <w:rPr>
                <w:rFonts w:ascii="Arial" w:hAnsi="Arial"/>
                <w:sz w:val="16"/>
              </w:rPr>
              <w:t>Throttle Position Sensor 1 Displacement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displacement determined from throttle position sensor 1 (corrected based upon its learned minimum position).</w:t>
      </w:r>
    </w:p>
    <w:p w:rsidR="00FF4F2F" w:rsidRDefault="00FF4F2F">
      <w:pPr>
        <w:keepNext w:val="0"/>
        <w:keepLines w:val="0"/>
      </w:pPr>
    </w:p>
    <w:p w:rsidR="00FF4F2F" w:rsidRDefault="00FF4F2F">
      <w:pPr>
        <w:pStyle w:val="Heading3"/>
      </w:pPr>
      <w:bookmarkStart w:id="454" w:name="_Toc17862153"/>
      <w:bookmarkStart w:id="455" w:name="_Toc223512901"/>
      <w:r>
        <w:t>TPSR – PID $12B8 – Throttle Position Sensor 2 Displacement</w:t>
      </w:r>
      <w:bookmarkEnd w:id="454"/>
      <w:bookmarkEnd w:id="45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$12B8</w:t>
            </w:r>
          </w:p>
        </w:tc>
        <w:tc>
          <w:tcPr>
            <w:tcW w:w="2880" w:type="dxa"/>
            <w:tcBorders>
              <w:top w:val="nil"/>
            </w:tcBorders>
          </w:tcPr>
          <w:p w:rsidR="00FF4F2F" w:rsidRDefault="00FF4F2F">
            <w:pPr>
              <w:rPr>
                <w:rFonts w:ascii="Arial" w:hAnsi="Arial"/>
                <w:sz w:val="16"/>
              </w:rPr>
            </w:pPr>
            <w:r>
              <w:rPr>
                <w:rFonts w:ascii="Arial" w:hAnsi="Arial"/>
                <w:sz w:val="16"/>
              </w:rPr>
              <w:t>Throttle Position Sensor 2 Displacement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displacement determined from throttle position sensor 2 (corrected based upon its learned minimum position).</w:t>
      </w:r>
    </w:p>
    <w:p w:rsidR="00FF4F2F" w:rsidRDefault="00FF4F2F">
      <w:pPr>
        <w:keepNext w:val="0"/>
        <w:keepLines w:val="0"/>
      </w:pPr>
    </w:p>
    <w:p w:rsidR="00FF4F2F" w:rsidRDefault="00FF4F2F">
      <w:pPr>
        <w:pStyle w:val="Heading3"/>
      </w:pPr>
      <w:bookmarkStart w:id="456" w:name="_Toc17862154"/>
      <w:bookmarkStart w:id="457" w:name="_Toc223512902"/>
      <w:r>
        <w:t>TPSR – PID $12B9 – Throttle Position Sensor 2 A/D</w:t>
      </w:r>
      <w:bookmarkEnd w:id="456"/>
      <w:bookmarkEnd w:id="45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$12B9</w:t>
            </w:r>
          </w:p>
        </w:tc>
        <w:tc>
          <w:tcPr>
            <w:tcW w:w="2880" w:type="dxa"/>
            <w:tcBorders>
              <w:top w:val="nil"/>
            </w:tcBorders>
          </w:tcPr>
          <w:p w:rsidR="00FF4F2F" w:rsidRDefault="00FF4F2F">
            <w:pPr>
              <w:rPr>
                <w:rFonts w:ascii="Arial" w:hAnsi="Arial"/>
                <w:sz w:val="16"/>
              </w:rPr>
            </w:pPr>
            <w:r>
              <w:rPr>
                <w:rFonts w:ascii="Arial" w:hAnsi="Arial"/>
                <w:sz w:val="16"/>
              </w:rPr>
              <w:t>Throttle Position Sensor 2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throttle position sensor 2 analog input as a percentage of its reference voltage.</w:t>
      </w:r>
    </w:p>
    <w:p w:rsidR="00FF4F2F" w:rsidRDefault="00FF4F2F">
      <w:pPr>
        <w:keepNext w:val="0"/>
        <w:keepLines w:val="0"/>
      </w:pPr>
    </w:p>
    <w:p w:rsidR="00FF4F2F" w:rsidRDefault="00FF4F2F">
      <w:pPr>
        <w:pStyle w:val="Heading3"/>
      </w:pPr>
      <w:bookmarkStart w:id="458" w:name="_Toc17862155"/>
      <w:bookmarkStart w:id="459" w:name="_Toc223512903"/>
      <w:r>
        <w:t>TPSR – PID $12BA – Throttle Position Sensor 1 A/D</w:t>
      </w:r>
      <w:bookmarkEnd w:id="458"/>
      <w:bookmarkEnd w:id="45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$12BA</w:t>
            </w:r>
          </w:p>
        </w:tc>
        <w:tc>
          <w:tcPr>
            <w:tcW w:w="2880" w:type="dxa"/>
            <w:tcBorders>
              <w:top w:val="nil"/>
            </w:tcBorders>
          </w:tcPr>
          <w:p w:rsidR="00FF4F2F" w:rsidRDefault="00FF4F2F">
            <w:pPr>
              <w:rPr>
                <w:rFonts w:ascii="Arial" w:hAnsi="Arial"/>
                <w:sz w:val="16"/>
              </w:rPr>
            </w:pPr>
            <w:r>
              <w:rPr>
                <w:rFonts w:ascii="Arial" w:hAnsi="Arial"/>
                <w:sz w:val="16"/>
              </w:rPr>
              <w:t>Throttle Position Sensor 1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throttle position sensor 1 analog input as a percentage of its reference voltage.</w:t>
      </w:r>
    </w:p>
    <w:p w:rsidR="00FF4F2F" w:rsidRDefault="00FF4F2F">
      <w:pPr>
        <w:keepNext w:val="0"/>
        <w:keepLines w:val="0"/>
      </w:pPr>
    </w:p>
    <w:p w:rsidR="00FF4F2F" w:rsidRPr="00DD2ECF" w:rsidRDefault="00FF4F2F">
      <w:pPr>
        <w:pStyle w:val="Heading3"/>
        <w:rPr>
          <w:lang w:val="it-IT"/>
        </w:rPr>
      </w:pPr>
      <w:bookmarkStart w:id="460" w:name="_Toc17862156"/>
      <w:bookmarkStart w:id="461" w:name="_Toc223512904"/>
      <w:r w:rsidRPr="00DD2ECF">
        <w:rPr>
          <w:lang w:val="it-IT"/>
        </w:rPr>
        <w:t>APSR – PID $12BC – Accelerator Pedal Position Sensor 2 A/D</w:t>
      </w:r>
      <w:bookmarkEnd w:id="460"/>
      <w:bookmarkEnd w:id="461"/>
    </w:p>
    <w:p w:rsidR="00FF4F2F" w:rsidRPr="00DD2ECF" w:rsidRDefault="00FF4F2F">
      <w:pPr>
        <w:rPr>
          <w:lang w:val="it-IT"/>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$12BC</w:t>
            </w:r>
          </w:p>
        </w:tc>
        <w:tc>
          <w:tcPr>
            <w:tcW w:w="2880" w:type="dxa"/>
            <w:tcBorders>
              <w:top w:val="nil"/>
            </w:tcBorders>
          </w:tcPr>
          <w:p w:rsidR="00FF4F2F" w:rsidRPr="00DD2ECF" w:rsidRDefault="00FF4F2F">
            <w:pPr>
              <w:rPr>
                <w:rFonts w:ascii="Arial" w:hAnsi="Arial"/>
                <w:sz w:val="16"/>
                <w:lang w:val="it-IT"/>
              </w:rPr>
            </w:pPr>
            <w:r w:rsidRPr="00DD2ECF">
              <w:rPr>
                <w:rFonts w:ascii="Arial" w:hAnsi="Arial"/>
                <w:sz w:val="16"/>
                <w:lang w:val="it-IT"/>
              </w:rPr>
              <w:t>Accelerator Pedal Position Sensor 2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accelerator pedal position sensor 2 analog input as a percentage of its reference voltage.</w:t>
      </w:r>
    </w:p>
    <w:p w:rsidR="00FF4F2F" w:rsidRDefault="00FF4F2F">
      <w:pPr>
        <w:keepNext w:val="0"/>
        <w:keepLines w:val="0"/>
      </w:pPr>
    </w:p>
    <w:p w:rsidR="00FF4F2F" w:rsidRPr="00DD2ECF" w:rsidRDefault="00FF4F2F">
      <w:pPr>
        <w:pStyle w:val="Heading3"/>
        <w:rPr>
          <w:lang w:val="it-IT"/>
        </w:rPr>
      </w:pPr>
      <w:bookmarkStart w:id="462" w:name="_Toc17862157"/>
      <w:bookmarkStart w:id="463" w:name="_Toc223512905"/>
      <w:r w:rsidRPr="00DD2ECF">
        <w:rPr>
          <w:lang w:val="it-IT"/>
        </w:rPr>
        <w:lastRenderedPageBreak/>
        <w:t>APSR – PID $12BD – Accelerator Pedal Position Sensor 1 A/D</w:t>
      </w:r>
      <w:bookmarkEnd w:id="462"/>
      <w:bookmarkEnd w:id="463"/>
    </w:p>
    <w:p w:rsidR="00FF4F2F" w:rsidRPr="00DD2ECF" w:rsidRDefault="00FF4F2F">
      <w:pPr>
        <w:rPr>
          <w:lang w:val="it-IT"/>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$12BD</w:t>
            </w:r>
          </w:p>
        </w:tc>
        <w:tc>
          <w:tcPr>
            <w:tcW w:w="2880" w:type="dxa"/>
            <w:tcBorders>
              <w:top w:val="nil"/>
            </w:tcBorders>
          </w:tcPr>
          <w:p w:rsidR="00FF4F2F" w:rsidRPr="00DD2ECF" w:rsidRDefault="00FF4F2F">
            <w:pPr>
              <w:rPr>
                <w:rFonts w:ascii="Arial" w:hAnsi="Arial"/>
                <w:sz w:val="16"/>
                <w:lang w:val="it-IT"/>
              </w:rPr>
            </w:pPr>
            <w:r w:rsidRPr="00DD2ECF">
              <w:rPr>
                <w:rFonts w:ascii="Arial" w:hAnsi="Arial"/>
                <w:sz w:val="16"/>
                <w:lang w:val="it-IT"/>
              </w:rPr>
              <w:t>Accelerator Pedal Position Sensor 1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accelerator pedal position sensor 1 analog input as a percentage of its reference voltage.</w:t>
      </w:r>
    </w:p>
    <w:p w:rsidR="00FF4F2F" w:rsidRDefault="00FF4F2F">
      <w:pPr>
        <w:keepNext w:val="0"/>
        <w:keepLines w:val="0"/>
      </w:pPr>
    </w:p>
    <w:p w:rsidR="00FF4F2F" w:rsidRDefault="00FF4F2F">
      <w:pPr>
        <w:pStyle w:val="Heading3"/>
      </w:pPr>
      <w:bookmarkStart w:id="464" w:name="_Toc223512906"/>
      <w:bookmarkStart w:id="465" w:name="_Toc17862158"/>
      <w:r>
        <w:t>FULR – PID $12C3 – Fuel Injector Pulse Width Bank 1</w:t>
      </w:r>
      <w:bookmarkEnd w:id="46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$12C3</w:t>
            </w:r>
          </w:p>
        </w:tc>
        <w:tc>
          <w:tcPr>
            <w:tcW w:w="2880" w:type="dxa"/>
            <w:tcBorders>
              <w:top w:val="nil"/>
            </w:tcBorders>
          </w:tcPr>
          <w:p w:rsidR="00FF4F2F" w:rsidRDefault="00FF4F2F">
            <w:pPr>
              <w:rPr>
                <w:rFonts w:ascii="Arial" w:hAnsi="Arial"/>
                <w:sz w:val="16"/>
              </w:rPr>
            </w:pPr>
            <w:r>
              <w:rPr>
                <w:rFonts w:ascii="Arial" w:hAnsi="Arial"/>
                <w:sz w:val="16"/>
              </w:rPr>
              <w:t>Fuel Injector Pulse Width Bank 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0 - 984.6 ms</w:t>
            </w:r>
          </w:p>
        </w:tc>
        <w:tc>
          <w:tcPr>
            <w:tcW w:w="2160" w:type="dxa"/>
            <w:tcBorders>
              <w:top w:val="nil"/>
            </w:tcBorders>
          </w:tcPr>
          <w:p w:rsidR="00FF4F2F" w:rsidRDefault="00FF4F2F">
            <w:pPr>
              <w:rPr>
                <w:rFonts w:ascii="Arial" w:hAnsi="Arial"/>
                <w:sz w:val="16"/>
              </w:rPr>
            </w:pPr>
            <w:r>
              <w:rPr>
                <w:rFonts w:ascii="Arial" w:hAnsi="Arial"/>
                <w:sz w:val="16"/>
              </w:rPr>
              <w:t>E = N / 66.56</w:t>
            </w:r>
          </w:p>
        </w:tc>
      </w:tr>
    </w:tbl>
    <w:p w:rsidR="00FF4F2F" w:rsidRDefault="00FF4F2F"/>
    <w:p w:rsidR="00FF4F2F" w:rsidRDefault="00FF4F2F">
      <w:r>
        <w:t>This PID contains the fuel injector pulse width (on</w:t>
      </w:r>
      <w:r>
        <w:noBreakHyphen/>
        <w:t>time) commanded to each cylinder on bank 1.</w:t>
      </w:r>
    </w:p>
    <w:p w:rsidR="00FF4F2F" w:rsidRDefault="00FF4F2F">
      <w:pPr>
        <w:keepNext w:val="0"/>
        <w:keepLines w:val="0"/>
      </w:pPr>
    </w:p>
    <w:p w:rsidR="00FF4F2F" w:rsidRDefault="00FF4F2F">
      <w:pPr>
        <w:pStyle w:val="Heading3"/>
      </w:pPr>
      <w:bookmarkStart w:id="466" w:name="_Toc223512907"/>
      <w:r>
        <w:t>FULR – PID $12C4 – Fuel Injector Pulse Width Bank 2</w:t>
      </w:r>
      <w:bookmarkEnd w:id="46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$12C4</w:t>
            </w:r>
          </w:p>
        </w:tc>
        <w:tc>
          <w:tcPr>
            <w:tcW w:w="2880" w:type="dxa"/>
            <w:tcBorders>
              <w:top w:val="nil"/>
            </w:tcBorders>
          </w:tcPr>
          <w:p w:rsidR="00FF4F2F" w:rsidRDefault="00FF4F2F">
            <w:pPr>
              <w:rPr>
                <w:rFonts w:ascii="Arial" w:hAnsi="Arial"/>
                <w:sz w:val="16"/>
              </w:rPr>
            </w:pPr>
            <w:r>
              <w:rPr>
                <w:rFonts w:ascii="Arial" w:hAnsi="Arial"/>
                <w:sz w:val="16"/>
              </w:rPr>
              <w:t>Fuel Injector Pulse Width Bank 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0 - 984.6 ms</w:t>
            </w:r>
          </w:p>
        </w:tc>
        <w:tc>
          <w:tcPr>
            <w:tcW w:w="2160" w:type="dxa"/>
            <w:tcBorders>
              <w:top w:val="nil"/>
            </w:tcBorders>
          </w:tcPr>
          <w:p w:rsidR="00FF4F2F" w:rsidRDefault="00FF4F2F">
            <w:pPr>
              <w:rPr>
                <w:rFonts w:ascii="Arial" w:hAnsi="Arial"/>
                <w:sz w:val="16"/>
              </w:rPr>
            </w:pPr>
            <w:r>
              <w:rPr>
                <w:rFonts w:ascii="Arial" w:hAnsi="Arial"/>
                <w:sz w:val="16"/>
              </w:rPr>
              <w:t>E = N / 66.56</w:t>
            </w:r>
          </w:p>
        </w:tc>
      </w:tr>
    </w:tbl>
    <w:p w:rsidR="00FF4F2F" w:rsidRDefault="00FF4F2F"/>
    <w:p w:rsidR="00FF4F2F" w:rsidRDefault="00FF4F2F">
      <w:r>
        <w:t>This PID contains the fuel injector pulse width (on</w:t>
      </w:r>
      <w:r>
        <w:noBreakHyphen/>
        <w:t>time) commanded to each cylinder on bank 2.</w:t>
      </w:r>
    </w:p>
    <w:p w:rsidR="00FF4F2F" w:rsidRDefault="00FF4F2F">
      <w:pPr>
        <w:keepNext w:val="0"/>
        <w:keepLines w:val="0"/>
      </w:pPr>
    </w:p>
    <w:p w:rsidR="00FF4F2F" w:rsidRDefault="00FF4F2F">
      <w:pPr>
        <w:pStyle w:val="Heading3"/>
      </w:pPr>
      <w:bookmarkStart w:id="467" w:name="_Toc223512908"/>
      <w:r>
        <w:t>KNKR – PID $12D9 – Total Knock Spark Retard</w:t>
      </w:r>
      <w:bookmarkEnd w:id="46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$12D9</w:t>
            </w:r>
          </w:p>
        </w:tc>
        <w:tc>
          <w:tcPr>
            <w:tcW w:w="2880" w:type="dxa"/>
            <w:tcBorders>
              <w:top w:val="nil"/>
            </w:tcBorders>
          </w:tcPr>
          <w:p w:rsidR="00FF4F2F" w:rsidRDefault="00FF4F2F">
            <w:pPr>
              <w:rPr>
                <w:rFonts w:ascii="Arial" w:hAnsi="Arial"/>
                <w:sz w:val="16"/>
              </w:rPr>
            </w:pPr>
            <w:r>
              <w:rPr>
                <w:rFonts w:ascii="Arial" w:hAnsi="Arial"/>
                <w:sz w:val="16"/>
              </w:rPr>
              <w:t>Total Knock Spark Retard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0 - 44.82421875 °</w:t>
            </w:r>
          </w:p>
        </w:tc>
        <w:tc>
          <w:tcPr>
            <w:tcW w:w="2160" w:type="dxa"/>
            <w:tcBorders>
              <w:top w:val="nil"/>
            </w:tcBorders>
          </w:tcPr>
          <w:p w:rsidR="00FF4F2F" w:rsidRDefault="00FF4F2F">
            <w:pPr>
              <w:rPr>
                <w:rFonts w:ascii="Arial" w:hAnsi="Arial"/>
                <w:sz w:val="16"/>
              </w:rPr>
            </w:pPr>
            <w:r>
              <w:rPr>
                <w:rFonts w:ascii="Arial" w:hAnsi="Arial"/>
                <w:sz w:val="16"/>
              </w:rPr>
              <w:t>E = N * 45 / 256</w:t>
            </w:r>
          </w:p>
        </w:tc>
      </w:tr>
    </w:tbl>
    <w:p w:rsidR="00FF4F2F" w:rsidRDefault="00FF4F2F"/>
    <w:p w:rsidR="00FF4F2F" w:rsidRDefault="00FF4F2F">
      <w:r>
        <w:t>This PID contains the total knock spark retard (in terms of a crankshaft angle) requested by the knock system.  The total knock spark retard includes the burst knock spark retard, the maximum knock fast spark retard, and the maximum knock balancing spark retard.</w:t>
      </w:r>
    </w:p>
    <w:p w:rsidR="00FF4F2F" w:rsidRDefault="00FF4F2F">
      <w:pPr>
        <w:keepNext w:val="0"/>
        <w:keepLines w:val="0"/>
      </w:pPr>
    </w:p>
    <w:p w:rsidR="00FF4F2F" w:rsidRDefault="00FF4F2F">
      <w:pPr>
        <w:pStyle w:val="Heading3"/>
      </w:pPr>
      <w:bookmarkStart w:id="468" w:name="_Toc223512909"/>
      <w:r>
        <w:lastRenderedPageBreak/>
        <w:t>MAFR – PID $12DA – Mass Airflow Sensor Frequency</w:t>
      </w:r>
      <w:bookmarkEnd w:id="46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$12DA</w:t>
            </w:r>
          </w:p>
        </w:tc>
        <w:tc>
          <w:tcPr>
            <w:tcW w:w="2880" w:type="dxa"/>
            <w:tcBorders>
              <w:top w:val="nil"/>
            </w:tcBorders>
          </w:tcPr>
          <w:p w:rsidR="00FF4F2F" w:rsidRDefault="00FF4F2F">
            <w:pPr>
              <w:rPr>
                <w:rFonts w:ascii="Arial" w:hAnsi="Arial"/>
                <w:sz w:val="16"/>
              </w:rPr>
            </w:pPr>
            <w:r>
              <w:rPr>
                <w:rFonts w:ascii="Arial" w:hAnsi="Arial"/>
                <w:sz w:val="16"/>
              </w:rPr>
              <w:t>Mass Airflow Sensor Frequency</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Hz</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frequency of the mass airflow (MAF) sensor input.</w:t>
      </w:r>
    </w:p>
    <w:p w:rsidR="00FF4F2F" w:rsidRDefault="00FF4F2F">
      <w:pPr>
        <w:pStyle w:val="Heading3"/>
      </w:pPr>
      <w:bookmarkStart w:id="469" w:name="_Toc90882435"/>
      <w:bookmarkStart w:id="470" w:name="_Toc223512910"/>
      <w:r>
        <w:rPr>
          <w:color w:val="000000"/>
        </w:rPr>
        <w:t>RBSR – PID $12DE – Main Processor Reset Source</w:t>
      </w:r>
      <w:bookmarkEnd w:id="469"/>
      <w:bookmarkEnd w:id="47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$12DE</w:t>
            </w:r>
          </w:p>
        </w:tc>
        <w:tc>
          <w:tcPr>
            <w:tcW w:w="2880" w:type="dxa"/>
            <w:tcBorders>
              <w:top w:val="nil"/>
            </w:tcBorders>
          </w:tcPr>
          <w:p w:rsidR="00FF4F2F" w:rsidRDefault="00FF4F2F">
            <w:pPr>
              <w:rPr>
                <w:rFonts w:ascii="Arial" w:hAnsi="Arial" w:cs="Arial"/>
                <w:sz w:val="16"/>
              </w:rPr>
            </w:pPr>
            <w:r>
              <w:rPr>
                <w:rFonts w:ascii="Arial" w:hAnsi="Arial" w:cs="Arial"/>
                <w:sz w:val="16"/>
              </w:rPr>
              <w:t>Main Processor Reset Source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cs="Arial"/>
                <w:color w:val="000000"/>
                <w:sz w:val="16"/>
                <w:szCs w:val="16"/>
              </w:rPr>
              <w:t>N/A</w:t>
            </w:r>
          </w:p>
        </w:tc>
        <w:tc>
          <w:tcPr>
            <w:tcW w:w="2160" w:type="dxa"/>
            <w:tcBorders>
              <w:top w:val="nil"/>
            </w:tcBorders>
          </w:tcPr>
          <w:p w:rsidR="00FF4F2F" w:rsidRDefault="00FF4F2F">
            <w:pPr>
              <w:autoSpaceDE w:val="0"/>
              <w:autoSpaceDN w:val="0"/>
              <w:adjustRightInd w:val="0"/>
              <w:ind w:right="72"/>
              <w:rPr>
                <w:rFonts w:ascii="Arial" w:hAnsi="Arial" w:cs="Arial"/>
                <w:color w:val="000000"/>
                <w:sz w:val="16"/>
                <w:szCs w:val="16"/>
              </w:rPr>
            </w:pPr>
            <w:r>
              <w:rPr>
                <w:rFonts w:ascii="Arial" w:hAnsi="Arial" w:cs="Arial"/>
                <w:color w:val="000000"/>
                <w:sz w:val="16"/>
                <w:szCs w:val="16"/>
              </w:rPr>
              <w:t>$00=Power up</w:t>
            </w:r>
          </w:p>
          <w:p w:rsidR="00FF4F2F" w:rsidRDefault="00FF4F2F">
            <w:pPr>
              <w:autoSpaceDE w:val="0"/>
              <w:autoSpaceDN w:val="0"/>
              <w:adjustRightInd w:val="0"/>
              <w:ind w:right="72"/>
              <w:rPr>
                <w:rFonts w:ascii="Arial" w:hAnsi="Arial" w:cs="Arial"/>
                <w:color w:val="000000"/>
                <w:sz w:val="16"/>
                <w:szCs w:val="16"/>
              </w:rPr>
            </w:pPr>
            <w:r>
              <w:rPr>
                <w:rFonts w:ascii="Arial" w:hAnsi="Arial" w:cs="Arial"/>
                <w:color w:val="000000"/>
                <w:sz w:val="16"/>
                <w:szCs w:val="16"/>
              </w:rPr>
              <w:t>$02=External watchdog</w:t>
            </w:r>
          </w:p>
          <w:p w:rsidR="00FF4F2F" w:rsidRDefault="00FF4F2F">
            <w:pPr>
              <w:autoSpaceDE w:val="0"/>
              <w:autoSpaceDN w:val="0"/>
              <w:adjustRightInd w:val="0"/>
              <w:ind w:right="72"/>
              <w:rPr>
                <w:rFonts w:ascii="Arial" w:hAnsi="Arial" w:cs="Arial"/>
                <w:color w:val="000000"/>
                <w:sz w:val="16"/>
                <w:szCs w:val="16"/>
              </w:rPr>
            </w:pPr>
            <w:r>
              <w:rPr>
                <w:rFonts w:ascii="Arial" w:hAnsi="Arial" w:cs="Arial"/>
                <w:color w:val="000000"/>
                <w:sz w:val="16"/>
                <w:szCs w:val="16"/>
              </w:rPr>
              <w:t>$03=Internal watchdog</w:t>
            </w:r>
          </w:p>
          <w:p w:rsidR="00FF4F2F" w:rsidRDefault="00FF4F2F">
            <w:pPr>
              <w:autoSpaceDE w:val="0"/>
              <w:autoSpaceDN w:val="0"/>
              <w:adjustRightInd w:val="0"/>
              <w:ind w:right="72"/>
              <w:rPr>
                <w:rFonts w:ascii="Arial" w:hAnsi="Arial" w:cs="Arial"/>
                <w:color w:val="000000"/>
                <w:sz w:val="16"/>
                <w:szCs w:val="16"/>
              </w:rPr>
            </w:pPr>
            <w:r>
              <w:rPr>
                <w:rFonts w:ascii="Arial" w:hAnsi="Arial" w:cs="Arial"/>
                <w:color w:val="000000"/>
                <w:sz w:val="16"/>
                <w:szCs w:val="16"/>
              </w:rPr>
              <w:t>$04=Unhandled exception</w:t>
            </w:r>
          </w:p>
          <w:p w:rsidR="00FF4F2F" w:rsidRDefault="00FF4F2F">
            <w:pPr>
              <w:rPr>
                <w:rFonts w:ascii="Arial" w:hAnsi="Arial"/>
                <w:sz w:val="16"/>
              </w:rPr>
            </w:pPr>
            <w:r>
              <w:rPr>
                <w:rFonts w:ascii="Arial" w:hAnsi="Arial" w:cs="Arial"/>
                <w:color w:val="000000"/>
                <w:sz w:val="16"/>
                <w:szCs w:val="16"/>
              </w:rPr>
              <w:t>$05-FF=Controller-specific exception</w:t>
            </w:r>
          </w:p>
        </w:tc>
      </w:tr>
    </w:tbl>
    <w:p w:rsidR="00FF4F2F" w:rsidRDefault="00FF4F2F"/>
    <w:p w:rsidR="00FF4F2F" w:rsidRDefault="00FF4F2F">
      <w:r>
        <w:t>This PID contains the reset source for the latest reset in the main processor.</w:t>
      </w:r>
    </w:p>
    <w:p w:rsidR="00FF4F2F" w:rsidRDefault="00FF4F2F">
      <w:pPr>
        <w:pStyle w:val="Heading3"/>
      </w:pPr>
      <w:bookmarkStart w:id="471" w:name="_Toc223512911"/>
      <w:r>
        <w:t>MAFR – PID $12E0 – Corrected Mass Airflow</w:t>
      </w:r>
      <w:bookmarkEnd w:id="47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$12E0</w:t>
            </w:r>
          </w:p>
        </w:tc>
        <w:tc>
          <w:tcPr>
            <w:tcW w:w="2880" w:type="dxa"/>
            <w:tcBorders>
              <w:top w:val="nil"/>
            </w:tcBorders>
          </w:tcPr>
          <w:p w:rsidR="00FF4F2F" w:rsidRDefault="00FF4F2F">
            <w:pPr>
              <w:rPr>
                <w:rFonts w:ascii="Arial" w:hAnsi="Arial"/>
                <w:sz w:val="16"/>
              </w:rPr>
            </w:pPr>
            <w:r>
              <w:rPr>
                <w:rFonts w:ascii="Arial" w:hAnsi="Arial"/>
                <w:sz w:val="16"/>
              </w:rPr>
              <w:t>Corrected Mass Airflow</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0 - 2559.9609375 g/s</w:t>
            </w:r>
          </w:p>
        </w:tc>
        <w:tc>
          <w:tcPr>
            <w:tcW w:w="2160" w:type="dxa"/>
            <w:tcBorders>
              <w:top w:val="nil"/>
            </w:tcBorders>
          </w:tcPr>
          <w:p w:rsidR="00FF4F2F" w:rsidRDefault="00FF4F2F">
            <w:pPr>
              <w:rPr>
                <w:rFonts w:ascii="Arial" w:hAnsi="Arial"/>
                <w:sz w:val="16"/>
              </w:rPr>
            </w:pPr>
            <w:r>
              <w:rPr>
                <w:rFonts w:ascii="Arial" w:hAnsi="Arial"/>
                <w:sz w:val="16"/>
              </w:rPr>
              <w:t>E = N / 25.6</w:t>
            </w:r>
          </w:p>
        </w:tc>
      </w:tr>
    </w:tbl>
    <w:p w:rsidR="00FF4F2F" w:rsidRDefault="00FF4F2F"/>
    <w:p w:rsidR="00FF4F2F" w:rsidRDefault="00FF4F2F">
      <w:r>
        <w:t>This PID contains the mass airflow determined from the corrected calculation of air mass per cylinder.</w:t>
      </w:r>
    </w:p>
    <w:p w:rsidR="00FF4F2F" w:rsidRDefault="00FF4F2F">
      <w:pPr>
        <w:pStyle w:val="Heading3"/>
      </w:pPr>
      <w:bookmarkStart w:id="472" w:name="_Toc90882437"/>
      <w:bookmarkStart w:id="473" w:name="_Toc223512912"/>
      <w:r>
        <w:t>RBSR – PID $12E7 – Main Processor Running Reset Source Address</w:t>
      </w:r>
      <w:bookmarkEnd w:id="472"/>
      <w:bookmarkEnd w:id="47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$12E7</w:t>
            </w:r>
          </w:p>
        </w:tc>
        <w:tc>
          <w:tcPr>
            <w:tcW w:w="2880" w:type="dxa"/>
            <w:tcBorders>
              <w:top w:val="nil"/>
            </w:tcBorders>
          </w:tcPr>
          <w:p w:rsidR="00FF4F2F" w:rsidRDefault="00FF4F2F">
            <w:pPr>
              <w:rPr>
                <w:rFonts w:ascii="Arial" w:hAnsi="Arial" w:cs="Arial"/>
                <w:sz w:val="16"/>
              </w:rPr>
            </w:pPr>
            <w:r>
              <w:rPr>
                <w:rFonts w:ascii="Arial" w:hAnsi="Arial" w:cs="Arial"/>
                <w:sz w:val="16"/>
              </w:rPr>
              <w:t>Main Processor Running Reset Source Address</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$FFFFFFFF</w:t>
            </w:r>
          </w:p>
        </w:tc>
        <w:tc>
          <w:tcPr>
            <w:tcW w:w="2160"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r>
        <w:t>This PID contains the reset source address for the latest running reset in the main processor.</w:t>
      </w:r>
    </w:p>
    <w:p w:rsidR="00FF4F2F" w:rsidRDefault="00FF4F2F">
      <w:pPr>
        <w:keepNext w:val="0"/>
        <w:keepLines w:val="0"/>
      </w:pPr>
    </w:p>
    <w:p w:rsidR="00FF4F2F" w:rsidRDefault="00FF4F2F">
      <w:pPr>
        <w:pStyle w:val="Heading3"/>
      </w:pPr>
      <w:bookmarkStart w:id="474" w:name="_Toc17862161"/>
      <w:bookmarkStart w:id="475" w:name="_Toc223512913"/>
      <w:bookmarkEnd w:id="465"/>
      <w:r>
        <w:lastRenderedPageBreak/>
        <w:t>VTDR – PID $12EE – Vehicle Theft Deterrent Status</w:t>
      </w:r>
      <w:bookmarkEnd w:id="474"/>
      <w:bookmarkEnd w:id="47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$12EE</w:t>
            </w:r>
          </w:p>
        </w:tc>
        <w:tc>
          <w:tcPr>
            <w:tcW w:w="2880" w:type="dxa"/>
            <w:tcBorders>
              <w:top w:val="nil"/>
            </w:tcBorders>
          </w:tcPr>
          <w:p w:rsidR="00FF4F2F" w:rsidRDefault="00FF4F2F">
            <w:pPr>
              <w:rPr>
                <w:rFonts w:ascii="Arial" w:hAnsi="Arial"/>
                <w:sz w:val="16"/>
              </w:rPr>
            </w:pPr>
            <w:r>
              <w:rPr>
                <w:rFonts w:ascii="Arial" w:hAnsi="Arial"/>
                <w:sz w:val="16"/>
              </w:rPr>
              <w:t>Vehicle Theft Deterrent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Theft Deterrent Password Learn Enabled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Theft Deterrent Fail Enable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Theft Deterrent Auto Learn Timer or Seed and Key Timer Enabled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Theft Deterrent Fuel Disabled Until Ignition Off</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Theft Deterrent Fuel Disabled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Theft Deterrent Fuel Continue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vehicle theft deterrent (VTD) system.  This PID is only applicable to NAO VTD electrical architectures that precede PPEI 3.x.  The content of each of these signals is described below.</w:t>
      </w:r>
    </w:p>
    <w:p w:rsidR="00FF4F2F" w:rsidRDefault="00FF4F2F"/>
    <w:p w:rsidR="00FF4F2F" w:rsidRDefault="00FF4F2F">
      <w:r>
        <w:t>Vehicle Theft Deterrent Password Learn Enabled indicates that learning of the VTD password received from the platform electronics is enabled.  VTD password learning is initially enabled in the assembly plant (prior to the manufacturer’s enable counter being set to zero) and may be reenabled via either the auto learn procedure or the seed and key procedure.</w:t>
      </w:r>
    </w:p>
    <w:p w:rsidR="00FF4F2F" w:rsidRDefault="00FF4F2F"/>
    <w:p w:rsidR="00FF4F2F" w:rsidRDefault="00FF4F2F">
      <w:r>
        <w:t>Vehicle Theft Deterrent Fail Enable Active indicates that a serial communication failure has been detected after the receipt of the correct VTD password.  This indication is used to allow the vehicle to start on future ignition cycles in the presence of a serial communication failure.</w:t>
      </w:r>
    </w:p>
    <w:p w:rsidR="00FF4F2F" w:rsidRDefault="00FF4F2F"/>
    <w:p w:rsidR="00FF4F2F" w:rsidRDefault="00FF4F2F">
      <w:r>
        <w:t>Vehicle Theft Deterrent Auto Learn Timer or Seed and Key Timer Enabled indicates that either the auto learn timer (used in the auto learn procedure to enable VTD password learning) or the seed and key timer (used in the seed and key procedure to enable VTD password learning) is active.</w:t>
      </w:r>
    </w:p>
    <w:p w:rsidR="00FF4F2F" w:rsidRDefault="00FF4F2F"/>
    <w:p w:rsidR="00FF4F2F" w:rsidRDefault="00FF4F2F">
      <w:r>
        <w:t>Vehicle Theft Deterrent Fuel Disabled Until Ignition Off indicates the VTD system has disabled fuel for the remainder of the ignition cycle.</w:t>
      </w:r>
    </w:p>
    <w:p w:rsidR="00FF4F2F" w:rsidRDefault="00FF4F2F"/>
    <w:p w:rsidR="00FF4F2F" w:rsidRDefault="00FF4F2F">
      <w:r>
        <w:t>Vehicle Theft Deterrent Fuel Disabled indicates that the VTD system has disabled fuel.</w:t>
      </w:r>
    </w:p>
    <w:p w:rsidR="00FF4F2F" w:rsidRDefault="00FF4F2F"/>
    <w:p w:rsidR="00FF4F2F" w:rsidRDefault="00FF4F2F">
      <w:r>
        <w:t>Vehicle Theft Deterrent Fuel Continue indicates that the VTD system has decided not to disable fuel for the remainder of the ignition cycle based upon the receipt of the correct VTD password.</w:t>
      </w:r>
    </w:p>
    <w:p w:rsidR="00FF4F2F" w:rsidRDefault="00FF4F2F">
      <w:pPr>
        <w:keepNext w:val="0"/>
        <w:keepLines w:val="0"/>
      </w:pPr>
    </w:p>
    <w:p w:rsidR="00FF4F2F" w:rsidRDefault="00FF4F2F">
      <w:pPr>
        <w:pStyle w:val="Heading3"/>
      </w:pPr>
      <w:bookmarkStart w:id="476" w:name="_Toc223512914"/>
      <w:bookmarkStart w:id="477" w:name="_Toc17862162"/>
      <w:r>
        <w:lastRenderedPageBreak/>
        <w:t>MSFR – PID $12EF – Crank Angle Sensing Error Learn Attempts</w:t>
      </w:r>
      <w:bookmarkEnd w:id="47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$12EF</w:t>
            </w:r>
          </w:p>
        </w:tc>
        <w:tc>
          <w:tcPr>
            <w:tcW w:w="2880" w:type="dxa"/>
            <w:tcBorders>
              <w:top w:val="nil"/>
            </w:tcBorders>
          </w:tcPr>
          <w:p w:rsidR="00FF4F2F" w:rsidRDefault="00FF4F2F">
            <w:pPr>
              <w:rPr>
                <w:rFonts w:ascii="Arial" w:hAnsi="Arial"/>
                <w:sz w:val="16"/>
              </w:rPr>
            </w:pPr>
            <w:r>
              <w:rPr>
                <w:rFonts w:ascii="Arial" w:hAnsi="Arial"/>
                <w:sz w:val="16"/>
              </w:rPr>
              <w:t>Crank Angle Sensing Error Learn Attempts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attempts to learn the crank angle sensing error (CASE) during the current key cycle.</w:t>
      </w:r>
    </w:p>
    <w:p w:rsidR="00FF4F2F" w:rsidRDefault="00FF4F2F">
      <w:pPr>
        <w:keepNext w:val="0"/>
        <w:keepLines w:val="0"/>
      </w:pPr>
    </w:p>
    <w:p w:rsidR="00FF4F2F" w:rsidRDefault="00FF4F2F">
      <w:pPr>
        <w:pStyle w:val="Heading3"/>
      </w:pPr>
      <w:bookmarkStart w:id="478" w:name="_Toc223512915"/>
      <w:r>
        <w:t>MSFR – PID $12F0 – Crank Angle Sensing Error Learn Status</w:t>
      </w:r>
      <w:bookmarkEnd w:id="47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$12F0</w:t>
            </w:r>
          </w:p>
        </w:tc>
        <w:tc>
          <w:tcPr>
            <w:tcW w:w="2880" w:type="dxa"/>
            <w:tcBorders>
              <w:top w:val="nil"/>
            </w:tcBorders>
          </w:tcPr>
          <w:p w:rsidR="00FF4F2F" w:rsidRDefault="00FF4F2F">
            <w:pPr>
              <w:rPr>
                <w:rFonts w:ascii="Arial" w:hAnsi="Arial"/>
                <w:sz w:val="16"/>
              </w:rPr>
            </w:pPr>
            <w:r>
              <w:rPr>
                <w:rFonts w:ascii="Arial" w:hAnsi="Arial"/>
                <w:sz w:val="16"/>
              </w:rPr>
              <w:t>Crank Angle Sensing Error Learn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Crank Angle Sensing Error Learned This Key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Crank Angle Sensing Error Learn In Progress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Cylinder Compensation Factors Out of Range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Opposing Cylinder Compensation Factors Out of Range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Sum of Cylinder Compensation Factors Out of Range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Crank Pulse Count Error</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crank angle sensing error (CASE) learn algorithm.  The content of each of these signals is described below.</w:t>
      </w:r>
    </w:p>
    <w:p w:rsidR="00FF4F2F" w:rsidRDefault="00FF4F2F"/>
    <w:p w:rsidR="00FF4F2F" w:rsidRDefault="00FF4F2F">
      <w:r>
        <w:t>Crank Angle Sensing Error Learned This Key On indicates that the crank angle sensing errors have been learned during the current key cycle.</w:t>
      </w:r>
    </w:p>
    <w:p w:rsidR="00FF4F2F" w:rsidRDefault="00FF4F2F"/>
    <w:p w:rsidR="00FF4F2F" w:rsidRDefault="00FF4F2F">
      <w:r>
        <w:t>Crank Angle Sensing Error Learn In Progress indicates that the calculation and learning of the crank angle sensing errors is enabled and in progress.</w:t>
      </w:r>
    </w:p>
    <w:p w:rsidR="00FF4F2F" w:rsidRDefault="00FF4F2F"/>
    <w:p w:rsidR="00FF4F2F" w:rsidRDefault="00FF4F2F">
      <w:r>
        <w:t>Cylinder Compensation Factors Out of Range indicates that one or more of the compensation factors calculated for the individual cylinders is too large.</w:t>
      </w:r>
    </w:p>
    <w:p w:rsidR="00FF4F2F" w:rsidRDefault="00FF4F2F"/>
    <w:p w:rsidR="00FF4F2F" w:rsidRDefault="00FF4F2F">
      <w:r>
        <w:t>Opposing Cylinder Compensation Factors Out of Range indicates that the difference in the compensation factors calculated for one or more pairs of opposing cylinders is too large.</w:t>
      </w:r>
    </w:p>
    <w:p w:rsidR="00FF4F2F" w:rsidRDefault="00FF4F2F"/>
    <w:p w:rsidR="00FF4F2F" w:rsidRDefault="00FF4F2F">
      <w:r>
        <w:t>Sum of Cylinder Compensation Factors Out of Range indicates that the sum of the compensation factors calculated for the individual cylinders is too large.</w:t>
      </w:r>
    </w:p>
    <w:p w:rsidR="00FF4F2F" w:rsidRDefault="00FF4F2F"/>
    <w:p w:rsidR="00FF4F2F" w:rsidRDefault="00FF4F2F">
      <w:r>
        <w:t>Crank Pulse Count Error indicates that the number of crank pulses observed over an engine cycle did not equal the number of cylinders for the engine at some point during the CASE learn cycle.</w:t>
      </w:r>
    </w:p>
    <w:p w:rsidR="00FF4F2F" w:rsidRDefault="00FF4F2F">
      <w:pPr>
        <w:keepNext w:val="0"/>
        <w:keepLines w:val="0"/>
      </w:pPr>
    </w:p>
    <w:p w:rsidR="00FF4F2F" w:rsidRDefault="00FF4F2F">
      <w:pPr>
        <w:pStyle w:val="Heading3"/>
      </w:pPr>
      <w:bookmarkStart w:id="479" w:name="_Toc223512916"/>
      <w:r>
        <w:lastRenderedPageBreak/>
        <w:t>EPSR – PID $12F5 – Crank Position Sensor Low Resolution Period</w:t>
      </w:r>
      <w:bookmarkEnd w:id="47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$12F5</w:t>
            </w:r>
          </w:p>
        </w:tc>
        <w:tc>
          <w:tcPr>
            <w:tcW w:w="2880" w:type="dxa"/>
            <w:tcBorders>
              <w:top w:val="nil"/>
            </w:tcBorders>
          </w:tcPr>
          <w:p w:rsidR="00FF4F2F" w:rsidRDefault="00FF4F2F">
            <w:pPr>
              <w:rPr>
                <w:rFonts w:ascii="Arial" w:hAnsi="Arial"/>
                <w:sz w:val="16"/>
              </w:rPr>
            </w:pPr>
            <w:r>
              <w:rPr>
                <w:rFonts w:ascii="Arial" w:hAnsi="Arial"/>
                <w:sz w:val="16"/>
              </w:rPr>
              <w:t>Crank Position Sensor Low Resolution Period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0 - 999.9847412109 ms</w:t>
            </w:r>
          </w:p>
        </w:tc>
        <w:tc>
          <w:tcPr>
            <w:tcW w:w="2160" w:type="dxa"/>
            <w:tcBorders>
              <w:top w:val="nil"/>
            </w:tcBorders>
          </w:tcPr>
          <w:p w:rsidR="00FF4F2F" w:rsidRDefault="00FF4F2F">
            <w:pPr>
              <w:rPr>
                <w:rFonts w:ascii="Arial" w:hAnsi="Arial"/>
                <w:sz w:val="16"/>
              </w:rPr>
            </w:pPr>
            <w:r>
              <w:rPr>
                <w:rFonts w:ascii="Arial" w:hAnsi="Arial"/>
                <w:sz w:val="16"/>
              </w:rPr>
              <w:t>E = N * 1000 / 65536</w:t>
            </w:r>
          </w:p>
        </w:tc>
      </w:tr>
    </w:tbl>
    <w:p w:rsidR="00FF4F2F" w:rsidRDefault="00FF4F2F"/>
    <w:p w:rsidR="00FF4F2F" w:rsidRDefault="00FF4F2F">
      <w:r>
        <w:t>This PID contains the time between the two most recent crank position sensor low resolution (LORES) pulses.</w:t>
      </w:r>
    </w:p>
    <w:p w:rsidR="00FF4F2F" w:rsidRDefault="00FF4F2F">
      <w:pPr>
        <w:keepNext w:val="0"/>
        <w:keepLines w:val="0"/>
      </w:pPr>
    </w:p>
    <w:p w:rsidR="00FF4F2F" w:rsidRDefault="00FF4F2F">
      <w:pPr>
        <w:pStyle w:val="Heading3"/>
      </w:pPr>
      <w:bookmarkStart w:id="480" w:name="_Toc223512917"/>
      <w:r>
        <w:t>MSFR – PID $12FF – Misfire Diagnostic Engine Speed</w:t>
      </w:r>
      <w:bookmarkEnd w:id="48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$12FF</w:t>
            </w:r>
          </w:p>
        </w:tc>
        <w:tc>
          <w:tcPr>
            <w:tcW w:w="2880" w:type="dxa"/>
            <w:tcBorders>
              <w:top w:val="nil"/>
            </w:tcBorders>
          </w:tcPr>
          <w:p w:rsidR="00FF4F2F" w:rsidRDefault="00FF4F2F">
            <w:pPr>
              <w:rPr>
                <w:rFonts w:ascii="Arial" w:hAnsi="Arial"/>
                <w:sz w:val="16"/>
              </w:rPr>
            </w:pPr>
            <w:r>
              <w:rPr>
                <w:rFonts w:ascii="Arial" w:hAnsi="Arial"/>
                <w:sz w:val="16"/>
              </w:rPr>
              <w:t>Misfire Diagnostic Engine Speed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0 - 12799.8046875 rpm</w:t>
            </w:r>
          </w:p>
        </w:tc>
        <w:tc>
          <w:tcPr>
            <w:tcW w:w="2160" w:type="dxa"/>
            <w:tcBorders>
              <w:top w:val="nil"/>
            </w:tcBorders>
          </w:tcPr>
          <w:p w:rsidR="00FF4F2F" w:rsidRDefault="00FF4F2F">
            <w:pPr>
              <w:rPr>
                <w:rFonts w:ascii="Arial" w:hAnsi="Arial"/>
                <w:sz w:val="16"/>
              </w:rPr>
            </w:pPr>
            <w:r>
              <w:rPr>
                <w:rFonts w:ascii="Arial" w:hAnsi="Arial"/>
                <w:sz w:val="16"/>
              </w:rPr>
              <w:t>E = N * 0.1953125</w:t>
            </w:r>
          </w:p>
        </w:tc>
      </w:tr>
    </w:tbl>
    <w:p w:rsidR="00FF4F2F" w:rsidRDefault="00FF4F2F"/>
    <w:p w:rsidR="00FF4F2F" w:rsidRDefault="00FF4F2F">
      <w:r>
        <w:t>This PID contains the engine speed used within the misfire diagnostic.  This engine speed  is determined from the minimum LORES period observed over the previous engine cycle and, thus, is the maximum engine speed observed over the previous engine cycle.</w:t>
      </w:r>
    </w:p>
    <w:p w:rsidR="00FF4F2F" w:rsidRDefault="00FF4F2F">
      <w:pPr>
        <w:keepNext w:val="0"/>
        <w:keepLines w:val="0"/>
      </w:pPr>
    </w:p>
    <w:p w:rsidR="00FF4F2F" w:rsidRDefault="00FF4F2F">
      <w:pPr>
        <w:pStyle w:val="Heading3"/>
      </w:pPr>
      <w:bookmarkStart w:id="481" w:name="_Toc223512918"/>
      <w:r>
        <w:t>MSFR – PID $1300 – Misfire Diagnostic Engine Load</w:t>
      </w:r>
      <w:bookmarkEnd w:id="48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$1300</w:t>
            </w:r>
          </w:p>
        </w:tc>
        <w:tc>
          <w:tcPr>
            <w:tcW w:w="2880" w:type="dxa"/>
            <w:tcBorders>
              <w:top w:val="nil"/>
            </w:tcBorders>
          </w:tcPr>
          <w:p w:rsidR="00FF4F2F" w:rsidRDefault="00FF4F2F">
            <w:pPr>
              <w:rPr>
                <w:rFonts w:ascii="Arial" w:hAnsi="Arial"/>
                <w:sz w:val="16"/>
              </w:rPr>
            </w:pPr>
            <w:r>
              <w:rPr>
                <w:rFonts w:ascii="Arial" w:hAnsi="Arial"/>
                <w:sz w:val="16"/>
              </w:rPr>
              <w:t>Misfire Diagnostic Engine Load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0 - 1279.98046875 %</w:t>
            </w:r>
          </w:p>
        </w:tc>
        <w:tc>
          <w:tcPr>
            <w:tcW w:w="2160" w:type="dxa"/>
            <w:tcBorders>
              <w:top w:val="nil"/>
            </w:tcBorders>
          </w:tcPr>
          <w:p w:rsidR="00FF4F2F" w:rsidRDefault="00FF4F2F">
            <w:pPr>
              <w:rPr>
                <w:rFonts w:ascii="Arial" w:hAnsi="Arial"/>
                <w:sz w:val="16"/>
              </w:rPr>
            </w:pPr>
            <w:r>
              <w:rPr>
                <w:rFonts w:ascii="Arial" w:hAnsi="Arial"/>
                <w:sz w:val="16"/>
              </w:rPr>
              <w:t>E = N * 0.01953125</w:t>
            </w:r>
          </w:p>
        </w:tc>
      </w:tr>
    </w:tbl>
    <w:p w:rsidR="00FF4F2F" w:rsidRDefault="00FF4F2F"/>
    <w:p w:rsidR="00FF4F2F" w:rsidRDefault="00FF4F2F">
      <w:r>
        <w:t>This PID contains the engine load used within the misfire diagnostic (calculated as the ratio of the mass of air predicted to be in the cylinder two firing events into the future to the maximum possible mass of air in the cylinder based on the current ambient air pressure and charge temperature).</w:t>
      </w:r>
    </w:p>
    <w:p w:rsidR="00FF4F2F" w:rsidRDefault="00FF4F2F">
      <w:pPr>
        <w:keepNext w:val="0"/>
        <w:keepLines w:val="0"/>
      </w:pPr>
    </w:p>
    <w:p w:rsidR="00FF4F2F" w:rsidRDefault="00FF4F2F">
      <w:pPr>
        <w:pStyle w:val="Heading3"/>
      </w:pPr>
      <w:bookmarkStart w:id="482" w:name="_Toc223512919"/>
      <w:r>
        <w:t>EPSR – PID $130E – Previous Crank Position Sensor Low Resolution Period</w:t>
      </w:r>
      <w:bookmarkEnd w:id="48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$130E</w:t>
            </w:r>
          </w:p>
        </w:tc>
        <w:tc>
          <w:tcPr>
            <w:tcW w:w="2880" w:type="dxa"/>
            <w:tcBorders>
              <w:top w:val="nil"/>
            </w:tcBorders>
          </w:tcPr>
          <w:p w:rsidR="00FF4F2F" w:rsidRDefault="00FF4F2F">
            <w:pPr>
              <w:rPr>
                <w:rFonts w:ascii="Arial" w:hAnsi="Arial"/>
                <w:sz w:val="16"/>
              </w:rPr>
            </w:pPr>
            <w:r>
              <w:rPr>
                <w:rFonts w:ascii="Arial" w:hAnsi="Arial"/>
                <w:sz w:val="16"/>
              </w:rPr>
              <w:t>Previous Crank Position Sensor Low Resolution Period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0 - 999.9847412109 ms</w:t>
            </w:r>
          </w:p>
        </w:tc>
        <w:tc>
          <w:tcPr>
            <w:tcW w:w="2160" w:type="dxa"/>
            <w:tcBorders>
              <w:top w:val="nil"/>
            </w:tcBorders>
          </w:tcPr>
          <w:p w:rsidR="00FF4F2F" w:rsidRDefault="00FF4F2F">
            <w:pPr>
              <w:rPr>
                <w:rFonts w:ascii="Arial" w:hAnsi="Arial"/>
                <w:sz w:val="16"/>
              </w:rPr>
            </w:pPr>
            <w:r>
              <w:rPr>
                <w:rFonts w:ascii="Arial" w:hAnsi="Arial"/>
                <w:sz w:val="16"/>
              </w:rPr>
              <w:t>E = N * 1000 / 65536</w:t>
            </w:r>
          </w:p>
        </w:tc>
      </w:tr>
    </w:tbl>
    <w:p w:rsidR="00FF4F2F" w:rsidRDefault="00FF4F2F"/>
    <w:p w:rsidR="00FF4F2F" w:rsidRDefault="00FF4F2F">
      <w:r>
        <w:t>This PID contains the time between the two crank position sensor low resolution (LORES) pulses that occurred just prior to the most recent LORES pulse.</w:t>
      </w:r>
    </w:p>
    <w:p w:rsidR="00FF4F2F" w:rsidRDefault="00FF4F2F">
      <w:pPr>
        <w:keepNext w:val="0"/>
        <w:keepLines w:val="0"/>
      </w:pPr>
    </w:p>
    <w:p w:rsidR="00FF4F2F" w:rsidRDefault="00FF4F2F">
      <w:pPr>
        <w:pStyle w:val="Heading3"/>
      </w:pPr>
      <w:bookmarkStart w:id="483" w:name="_Toc223512920"/>
      <w:r>
        <w:lastRenderedPageBreak/>
        <w:t>EPSR – PID $130F – Cylinder Identifier</w:t>
      </w:r>
      <w:bookmarkEnd w:id="48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rsidRPr="00E80CF9">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$130F</w:t>
            </w:r>
          </w:p>
        </w:tc>
        <w:tc>
          <w:tcPr>
            <w:tcW w:w="2880" w:type="dxa"/>
            <w:tcBorders>
              <w:top w:val="nil"/>
            </w:tcBorders>
          </w:tcPr>
          <w:p w:rsidR="00FF4F2F" w:rsidRDefault="00FF4F2F">
            <w:pPr>
              <w:rPr>
                <w:rFonts w:ascii="Arial" w:hAnsi="Arial"/>
                <w:sz w:val="16"/>
              </w:rPr>
            </w:pPr>
            <w:r>
              <w:rPr>
                <w:rFonts w:ascii="Arial" w:hAnsi="Arial"/>
                <w:sz w:val="16"/>
              </w:rPr>
              <w:t>Cylinder Identifier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Pr="00E80CF9" w:rsidRDefault="00FF4F2F">
            <w:pPr>
              <w:rPr>
                <w:rFonts w:ascii="Arial" w:hAnsi="Arial"/>
                <w:sz w:val="16"/>
                <w:lang w:val="de-DE"/>
              </w:rPr>
            </w:pPr>
            <w:r w:rsidRPr="00E80CF9">
              <w:rPr>
                <w:rFonts w:ascii="Arial" w:hAnsi="Arial"/>
                <w:sz w:val="16"/>
                <w:lang w:val="de-DE"/>
              </w:rPr>
              <w:t xml:space="preserve">$00=Cylinder A; </w:t>
            </w:r>
            <w:r w:rsidRPr="00E80CF9">
              <w:rPr>
                <w:rFonts w:ascii="Arial" w:hAnsi="Arial"/>
                <w:sz w:val="16"/>
                <w:lang w:val="de-DE"/>
              </w:rPr>
              <w:br/>
              <w:t xml:space="preserve">$01=Cylinder B; </w:t>
            </w:r>
            <w:r w:rsidRPr="00E80CF9">
              <w:rPr>
                <w:rFonts w:ascii="Arial" w:hAnsi="Arial"/>
                <w:sz w:val="16"/>
                <w:lang w:val="de-DE"/>
              </w:rPr>
              <w:br/>
              <w:t xml:space="preserve">$02=Cylinder C; </w:t>
            </w:r>
            <w:r w:rsidRPr="00E80CF9">
              <w:rPr>
                <w:rFonts w:ascii="Arial" w:hAnsi="Arial"/>
                <w:sz w:val="16"/>
                <w:lang w:val="de-DE"/>
              </w:rPr>
              <w:br/>
              <w:t xml:space="preserve">$03=Cylinder D; </w:t>
            </w:r>
            <w:r w:rsidRPr="00E80CF9">
              <w:rPr>
                <w:rFonts w:ascii="Arial" w:hAnsi="Arial"/>
                <w:sz w:val="16"/>
                <w:lang w:val="de-DE"/>
              </w:rPr>
              <w:br/>
              <w:t xml:space="preserve">$04=Cylinder E; </w:t>
            </w:r>
            <w:r w:rsidRPr="00E80CF9">
              <w:rPr>
                <w:rFonts w:ascii="Arial" w:hAnsi="Arial"/>
                <w:sz w:val="16"/>
                <w:lang w:val="de-DE"/>
              </w:rPr>
              <w:br/>
              <w:t xml:space="preserve">$05=Cylinder F; </w:t>
            </w:r>
            <w:r w:rsidRPr="00E80CF9">
              <w:rPr>
                <w:rFonts w:ascii="Arial" w:hAnsi="Arial"/>
                <w:sz w:val="16"/>
                <w:lang w:val="de-DE"/>
              </w:rPr>
              <w:br/>
              <w:t xml:space="preserve">$06=Cylinder G; </w:t>
            </w:r>
            <w:r w:rsidRPr="00E80CF9">
              <w:rPr>
                <w:rFonts w:ascii="Arial" w:hAnsi="Arial"/>
                <w:sz w:val="16"/>
                <w:lang w:val="de-DE"/>
              </w:rPr>
              <w:br/>
              <w:t>$07=Cylinder H</w:t>
            </w:r>
          </w:p>
        </w:tc>
      </w:tr>
    </w:tbl>
    <w:p w:rsidR="00FF4F2F" w:rsidRPr="00E80CF9" w:rsidRDefault="00FF4F2F">
      <w:pPr>
        <w:rPr>
          <w:lang w:val="de-DE"/>
        </w:rPr>
      </w:pPr>
    </w:p>
    <w:p w:rsidR="00FF4F2F" w:rsidRDefault="00FF4F2F">
      <w:r>
        <w:t>This PID contains the identifier for the cylinder that will experience top dead center (TDC) compression within the current LORES period (the LORES event typically occurs 60 to 75 degrees before TDC).</w:t>
      </w:r>
    </w:p>
    <w:p w:rsidR="00FF4F2F" w:rsidRDefault="00FF4F2F">
      <w:pPr>
        <w:keepNext w:val="0"/>
        <w:keepLines w:val="0"/>
      </w:pPr>
    </w:p>
    <w:p w:rsidR="00FF4F2F" w:rsidRDefault="00FF4F2F">
      <w:pPr>
        <w:pStyle w:val="Heading3"/>
      </w:pPr>
      <w:bookmarkStart w:id="484" w:name="_Toc223512921"/>
      <w:r>
        <w:t xml:space="preserve">EVPR – PID $1310 – Evaporative </w:t>
      </w:r>
      <w:smartTag w:uri="urn:schemas-microsoft-com:office:smarttags" w:element="place">
        <w:smartTag w:uri="urn:schemas-microsoft-com:office:smarttags" w:element="PlaceName">
          <w:r>
            <w:t>Emissions</w:t>
          </w:r>
        </w:smartTag>
        <w:r>
          <w:t xml:space="preserve"> </w:t>
        </w:r>
        <w:smartTag w:uri="urn:schemas-microsoft-com:office:smarttags" w:element="PlaceName">
          <w:r>
            <w:t>Service</w:t>
          </w:r>
        </w:smartTag>
        <w:r>
          <w:t xml:space="preserve"> </w:t>
        </w:r>
        <w:smartTag w:uri="urn:schemas-microsoft-com:office:smarttags" w:element="PlaceType">
          <w:r>
            <w:t>Bay</w:t>
          </w:r>
        </w:smartTag>
      </w:smartTag>
      <w:r>
        <w:t xml:space="preserve"> Test Result</w:t>
      </w:r>
      <w:bookmarkEnd w:id="48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$1310</w:t>
            </w:r>
          </w:p>
        </w:tc>
        <w:tc>
          <w:tcPr>
            <w:tcW w:w="2880" w:type="dxa"/>
            <w:tcBorders>
              <w:top w:val="nil"/>
            </w:tcBorders>
          </w:tcPr>
          <w:p w:rsidR="00FF4F2F" w:rsidRDefault="00FF4F2F">
            <w:pPr>
              <w:rPr>
                <w:rFonts w:ascii="Arial" w:hAnsi="Arial"/>
                <w:sz w:val="16"/>
              </w:rPr>
            </w:pPr>
            <w:r>
              <w:rPr>
                <w:rFonts w:ascii="Arial" w:hAnsi="Arial"/>
                <w:sz w:val="16"/>
              </w:rPr>
              <w:t xml:space="preserve">Evaporative </w:t>
            </w:r>
            <w:smartTag w:uri="urn:schemas-microsoft-com:office:smarttags" w:element="place">
              <w:smartTag w:uri="urn:schemas-microsoft-com:office:smarttags" w:element="PlaceName">
                <w:r>
                  <w:rPr>
                    <w:rFonts w:ascii="Arial" w:hAnsi="Arial"/>
                    <w:sz w:val="16"/>
                  </w:rPr>
                  <w:t>Emissions</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 Result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$00=No Result; </w:t>
            </w:r>
            <w:r>
              <w:rPr>
                <w:rFonts w:ascii="Arial" w:hAnsi="Arial"/>
                <w:sz w:val="16"/>
              </w:rPr>
              <w:br/>
              <w:t xml:space="preserve">$01=Passed; </w:t>
            </w:r>
            <w:r>
              <w:rPr>
                <w:rFonts w:ascii="Arial" w:hAnsi="Arial"/>
                <w:sz w:val="16"/>
              </w:rPr>
              <w:br/>
              <w:t xml:space="preserve">$02=Aborted; </w:t>
            </w:r>
            <w:r>
              <w:rPr>
                <w:rFonts w:ascii="Arial" w:hAnsi="Arial"/>
                <w:sz w:val="16"/>
              </w:rPr>
              <w:br/>
              <w:t xml:space="preserve">$03=Failed - Large Leak; </w:t>
            </w:r>
            <w:r>
              <w:rPr>
                <w:rFonts w:ascii="Arial" w:hAnsi="Arial"/>
                <w:sz w:val="16"/>
              </w:rPr>
              <w:br/>
              <w:t xml:space="preserve">$04=Failed - Small Leak; </w:t>
            </w:r>
            <w:r>
              <w:rPr>
                <w:rFonts w:ascii="Arial" w:hAnsi="Arial"/>
                <w:sz w:val="16"/>
              </w:rPr>
              <w:br/>
              <w:t xml:space="preserve">$05=Failed - Vent System Performance; </w:t>
            </w:r>
            <w:r>
              <w:rPr>
                <w:rFonts w:ascii="Arial" w:hAnsi="Arial"/>
                <w:sz w:val="16"/>
              </w:rPr>
              <w:br/>
              <w:t xml:space="preserve">$06=Failed - System Flow During Non Purge; </w:t>
            </w:r>
            <w:r>
              <w:rPr>
                <w:rFonts w:ascii="Arial" w:hAnsi="Arial"/>
                <w:sz w:val="16"/>
              </w:rPr>
              <w:br/>
              <w:t>$07=Engine Run Test Complete with No Failure</w:t>
            </w:r>
          </w:p>
        </w:tc>
      </w:tr>
    </w:tbl>
    <w:p w:rsidR="00FF4F2F" w:rsidRDefault="00FF4F2F"/>
    <w:p w:rsidR="00FF4F2F" w:rsidRDefault="00FF4F2F">
      <w:r>
        <w:t>This PID contains the result of the evaporative emissions diagnostic service bay test.</w:t>
      </w:r>
    </w:p>
    <w:p w:rsidR="00FF4F2F" w:rsidRDefault="00FF4F2F">
      <w:pPr>
        <w:keepNext w:val="0"/>
        <w:keepLines w:val="0"/>
      </w:pPr>
    </w:p>
    <w:p w:rsidR="00FF4F2F" w:rsidRDefault="00FF4F2F">
      <w:pPr>
        <w:pStyle w:val="Heading3"/>
      </w:pPr>
      <w:bookmarkStart w:id="485" w:name="_Toc223512922"/>
      <w:r>
        <w:t xml:space="preserve">EVPR – PID $1311 – Evaporative </w:t>
      </w:r>
      <w:smartTag w:uri="urn:schemas-microsoft-com:office:smarttags" w:element="place">
        <w:smartTag w:uri="urn:schemas-microsoft-com:office:smarttags" w:element="PlaceName">
          <w:r>
            <w:t>Emissions</w:t>
          </w:r>
        </w:smartTag>
        <w:r>
          <w:t xml:space="preserve"> </w:t>
        </w:r>
        <w:smartTag w:uri="urn:schemas-microsoft-com:office:smarttags" w:element="PlaceName">
          <w:r>
            <w:t>Service</w:t>
          </w:r>
        </w:smartTag>
        <w:r>
          <w:t xml:space="preserve"> </w:t>
        </w:r>
        <w:smartTag w:uri="urn:schemas-microsoft-com:office:smarttags" w:element="PlaceType">
          <w:r>
            <w:t>Bay</w:t>
          </w:r>
        </w:smartTag>
      </w:smartTag>
      <w:r>
        <w:t xml:space="preserve"> Test Abort Reason</w:t>
      </w:r>
      <w:bookmarkEnd w:id="48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$1311</w:t>
            </w:r>
          </w:p>
        </w:tc>
        <w:tc>
          <w:tcPr>
            <w:tcW w:w="2880" w:type="dxa"/>
            <w:tcBorders>
              <w:top w:val="nil"/>
            </w:tcBorders>
          </w:tcPr>
          <w:p w:rsidR="00FF4F2F" w:rsidRDefault="00FF4F2F">
            <w:pPr>
              <w:rPr>
                <w:rFonts w:ascii="Arial" w:hAnsi="Arial"/>
                <w:sz w:val="16"/>
              </w:rPr>
            </w:pPr>
            <w:r>
              <w:rPr>
                <w:rFonts w:ascii="Arial" w:hAnsi="Arial"/>
                <w:sz w:val="16"/>
              </w:rPr>
              <w:t xml:space="preserve">Evaporative </w:t>
            </w:r>
            <w:smartTag w:uri="urn:schemas-microsoft-com:office:smarttags" w:element="place">
              <w:smartTag w:uri="urn:schemas-microsoft-com:office:smarttags" w:element="PlaceName">
                <w:r>
                  <w:rPr>
                    <w:rFonts w:ascii="Arial" w:hAnsi="Arial"/>
                    <w:sz w:val="16"/>
                  </w:rPr>
                  <w:t>Emissions</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 Abort Reason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$00=Test Not Aborted; </w:t>
            </w:r>
            <w:r>
              <w:rPr>
                <w:rFonts w:ascii="Arial" w:hAnsi="Arial"/>
                <w:sz w:val="16"/>
              </w:rPr>
              <w:br/>
              <w:t xml:space="preserve">$01=Lost Enable Conditions; </w:t>
            </w:r>
            <w:r>
              <w:rPr>
                <w:rFonts w:ascii="Arial" w:hAnsi="Arial"/>
                <w:sz w:val="16"/>
              </w:rPr>
              <w:br/>
              <w:t xml:space="preserve">$02=Small Leak Test Time Expired; </w:t>
            </w:r>
            <w:r>
              <w:rPr>
                <w:rFonts w:ascii="Arial" w:hAnsi="Arial"/>
                <w:sz w:val="16"/>
              </w:rPr>
              <w:br/>
              <w:t>$03=Vehicle Not at Rest</w:t>
            </w:r>
          </w:p>
        </w:tc>
      </w:tr>
    </w:tbl>
    <w:p w:rsidR="00FF4F2F" w:rsidRDefault="00FF4F2F"/>
    <w:p w:rsidR="00FF4F2F" w:rsidRDefault="00FF4F2F">
      <w:r>
        <w:t>This PID contains the reason that the evaporative emissions diagnostic service bay test was aborted.</w:t>
      </w:r>
    </w:p>
    <w:p w:rsidR="00FF4F2F" w:rsidRDefault="00FF4F2F">
      <w:pPr>
        <w:keepNext w:val="0"/>
        <w:keepLines w:val="0"/>
      </w:pPr>
    </w:p>
    <w:p w:rsidR="00FF4F2F" w:rsidRDefault="00FF4F2F">
      <w:pPr>
        <w:pStyle w:val="Heading3"/>
      </w:pPr>
      <w:bookmarkStart w:id="486" w:name="_Toc223512923"/>
      <w:r>
        <w:lastRenderedPageBreak/>
        <w:t xml:space="preserve">EVPR – PID $1312 – Evaporative </w:t>
      </w:r>
      <w:smartTag w:uri="urn:schemas-microsoft-com:office:smarttags" w:element="place">
        <w:smartTag w:uri="urn:schemas-microsoft-com:office:smarttags" w:element="PlaceName">
          <w:r>
            <w:t>Emissions</w:t>
          </w:r>
        </w:smartTag>
        <w:r>
          <w:t xml:space="preserve"> </w:t>
        </w:r>
        <w:smartTag w:uri="urn:schemas-microsoft-com:office:smarttags" w:element="PlaceName">
          <w:r>
            <w:t>Service</w:t>
          </w:r>
        </w:smartTag>
        <w:r>
          <w:t xml:space="preserve"> </w:t>
        </w:r>
        <w:smartTag w:uri="urn:schemas-microsoft-com:office:smarttags" w:element="PlaceType">
          <w:r>
            <w:t>Bay</w:t>
          </w:r>
        </w:smartTag>
      </w:smartTag>
      <w:r>
        <w:t xml:space="preserve"> Test Status</w:t>
      </w:r>
      <w:bookmarkEnd w:id="48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$1312</w:t>
            </w:r>
          </w:p>
        </w:tc>
        <w:tc>
          <w:tcPr>
            <w:tcW w:w="2880" w:type="dxa"/>
            <w:tcBorders>
              <w:top w:val="nil"/>
            </w:tcBorders>
          </w:tcPr>
          <w:p w:rsidR="00FF4F2F" w:rsidRDefault="00FF4F2F">
            <w:pPr>
              <w:rPr>
                <w:rFonts w:ascii="Arial" w:hAnsi="Arial"/>
                <w:sz w:val="16"/>
              </w:rPr>
            </w:pPr>
            <w:r>
              <w:rPr>
                <w:rFonts w:ascii="Arial" w:hAnsi="Arial"/>
                <w:sz w:val="16"/>
              </w:rPr>
              <w:t xml:space="preserve">Evaporative </w:t>
            </w:r>
            <w:smartTag w:uri="urn:schemas-microsoft-com:office:smarttags" w:element="place">
              <w:smartTag w:uri="urn:schemas-microsoft-com:office:smarttags" w:element="PlaceName">
                <w:r>
                  <w:rPr>
                    <w:rFonts w:ascii="Arial" w:hAnsi="Arial"/>
                    <w:sz w:val="16"/>
                  </w:rPr>
                  <w:t>Emissions</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$00=Waiting for Purge Enable; </w:t>
            </w:r>
            <w:r>
              <w:rPr>
                <w:rFonts w:ascii="Arial" w:hAnsi="Arial"/>
                <w:sz w:val="16"/>
              </w:rPr>
              <w:br/>
              <w:t xml:space="preserve">$01=Evaporative </w:t>
            </w:r>
            <w:smartTag w:uri="urn:schemas-microsoft-com:office:smarttags" w:element="PlaceName">
              <w:r>
                <w:rPr>
                  <w:rFonts w:ascii="Arial" w:hAnsi="Arial"/>
                  <w:sz w:val="16"/>
                </w:rPr>
                <w:t>Emissions</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r>
              <w:rPr>
                <w:rFonts w:ascii="Arial" w:hAnsi="Arial"/>
                <w:sz w:val="16"/>
              </w:rPr>
              <w:t xml:space="preserve"> Test Running; </w:t>
            </w:r>
            <w:r>
              <w:rPr>
                <w:rFonts w:ascii="Arial" w:hAnsi="Arial"/>
                <w:sz w:val="16"/>
              </w:rPr>
              <w:br/>
              <w:t xml:space="preserve">$02=Evaporative </w:t>
            </w:r>
            <w:smartTag w:uri="urn:schemas-microsoft-com:office:smarttags" w:element="PlaceName">
              <w:r>
                <w:rPr>
                  <w:rFonts w:ascii="Arial" w:hAnsi="Arial"/>
                  <w:sz w:val="16"/>
                </w:rPr>
                <w:t>Emissions</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r>
              <w:rPr>
                <w:rFonts w:ascii="Arial" w:hAnsi="Arial"/>
                <w:sz w:val="16"/>
              </w:rPr>
              <w:t xml:space="preserve"> Test Complete; </w:t>
            </w:r>
            <w:r>
              <w:rPr>
                <w:rFonts w:ascii="Arial" w:hAnsi="Arial"/>
                <w:sz w:val="16"/>
              </w:rPr>
              <w:br/>
              <w:t xml:space="preserve">$03=Drive Vehicle; </w:t>
            </w:r>
            <w:r>
              <w:rPr>
                <w:rFonts w:ascii="Arial" w:hAnsi="Arial"/>
                <w:sz w:val="16"/>
              </w:rPr>
              <w:br/>
              <w:t xml:space="preserve">$04=Ready to Run Engine Off Test; </w:t>
            </w:r>
            <w:r>
              <w:rPr>
                <w:rFonts w:ascii="Arial" w:hAnsi="Arial"/>
                <w:sz w:val="16"/>
              </w:rPr>
              <w:br/>
              <w:t xml:space="preserve">$05=EONV Diagnostic Executing; </w:t>
            </w:r>
            <w:r>
              <w:rPr>
                <w:rFonts w:ascii="Arial" w:hAnsi="Arial"/>
                <w:sz w:val="16"/>
              </w:rPr>
              <w:br/>
              <w:t>$06=</w:t>
            </w:r>
            <w:smartTag w:uri="urn:schemas-microsoft-com:office:smarttags" w:element="place">
              <w:smartTag w:uri="urn:schemas-microsoft-com:office:smarttags" w:element="PlaceName">
                <w:r>
                  <w:rPr>
                    <w:rFonts w:ascii="Arial" w:hAnsi="Arial"/>
                    <w:sz w:val="16"/>
                  </w:rPr>
                  <w:t>EONV</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 Complete; </w:t>
            </w:r>
            <w:r>
              <w:rPr>
                <w:rFonts w:ascii="Arial" w:hAnsi="Arial"/>
                <w:sz w:val="16"/>
              </w:rPr>
              <w:br/>
              <w:t>$07=Performing Refueling Rationality</w:t>
            </w:r>
          </w:p>
        </w:tc>
      </w:tr>
    </w:tbl>
    <w:p w:rsidR="00FF4F2F" w:rsidRDefault="00FF4F2F"/>
    <w:p w:rsidR="00FF4F2F" w:rsidRDefault="00FF4F2F">
      <w:r>
        <w:t>This PID contains the status of the evaporative emissions diagnostic and engine off natural vacuum (EONV) diagnostic service bay tests.</w:t>
      </w:r>
    </w:p>
    <w:p w:rsidR="00FF4F2F" w:rsidRDefault="00FF4F2F">
      <w:pPr>
        <w:keepNext w:val="0"/>
        <w:keepLines w:val="0"/>
      </w:pPr>
    </w:p>
    <w:p w:rsidR="00FF4F2F" w:rsidRDefault="00FF4F2F">
      <w:pPr>
        <w:pStyle w:val="Heading3"/>
      </w:pPr>
      <w:bookmarkStart w:id="487" w:name="_Toc223512924"/>
      <w:r>
        <w:t>CRZR – PID $1315 – Cruise Disengage History 1</w:t>
      </w:r>
      <w:bookmarkEnd w:id="477"/>
      <w:bookmarkEnd w:id="48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jc w:val="center"/>
        </w:trPr>
        <w:tc>
          <w:tcPr>
            <w:tcW w:w="720" w:type="dxa"/>
            <w:tcBorders>
              <w:top w:val="nil"/>
            </w:tcBorders>
          </w:tcPr>
          <w:p w:rsidR="00FF4F2F" w:rsidRDefault="00FF4F2F">
            <w:pPr>
              <w:keepNext w:val="0"/>
              <w:jc w:val="right"/>
              <w:rPr>
                <w:rFonts w:ascii="Arial" w:hAnsi="Arial"/>
                <w:sz w:val="16"/>
              </w:rPr>
            </w:pPr>
            <w:r>
              <w:rPr>
                <w:rFonts w:ascii="Arial" w:hAnsi="Arial"/>
                <w:sz w:val="16"/>
              </w:rPr>
              <w:t>$1315</w:t>
            </w:r>
          </w:p>
        </w:tc>
        <w:tc>
          <w:tcPr>
            <w:tcW w:w="2880" w:type="dxa"/>
            <w:tcBorders>
              <w:top w:val="nil"/>
            </w:tcBorders>
          </w:tcPr>
          <w:p w:rsidR="00FF4F2F" w:rsidRDefault="00FF4F2F">
            <w:pPr>
              <w:keepNext w:val="0"/>
              <w:rPr>
                <w:rFonts w:ascii="Arial" w:hAnsi="Arial"/>
                <w:sz w:val="16"/>
              </w:rPr>
            </w:pPr>
            <w:r>
              <w:rPr>
                <w:rFonts w:ascii="Arial" w:hAnsi="Arial"/>
                <w:sz w:val="16"/>
              </w:rPr>
              <w:t>Cruise Disengage History 1</w:t>
            </w:r>
          </w:p>
        </w:tc>
        <w:tc>
          <w:tcPr>
            <w:tcW w:w="720" w:type="dxa"/>
            <w:tcBorders>
              <w:top w:val="nil"/>
            </w:tcBorders>
          </w:tcPr>
          <w:p w:rsidR="00FF4F2F" w:rsidRDefault="00FF4F2F">
            <w:pPr>
              <w:keepNext w:val="0"/>
              <w:jc w:val="right"/>
              <w:rPr>
                <w:rFonts w:ascii="Arial" w:hAnsi="Arial"/>
                <w:sz w:val="16"/>
              </w:rPr>
            </w:pPr>
            <w:r>
              <w:rPr>
                <w:rFonts w:ascii="Arial" w:hAnsi="Arial"/>
                <w:sz w:val="16"/>
              </w:rPr>
              <w:t>1</w:t>
            </w:r>
          </w:p>
        </w:tc>
        <w:tc>
          <w:tcPr>
            <w:tcW w:w="720" w:type="dxa"/>
            <w:tcBorders>
              <w:top w:val="nil"/>
            </w:tcBorders>
          </w:tcPr>
          <w:p w:rsidR="00FF4F2F" w:rsidRDefault="00FF4F2F">
            <w:pPr>
              <w:keepNext w:val="0"/>
              <w:rPr>
                <w:rFonts w:ascii="Arial" w:hAnsi="Arial"/>
                <w:sz w:val="16"/>
              </w:rPr>
            </w:pPr>
            <w:r>
              <w:rPr>
                <w:rFonts w:ascii="Arial" w:hAnsi="Arial"/>
                <w:sz w:val="16"/>
              </w:rPr>
              <w:t>ENM</w:t>
            </w:r>
          </w:p>
        </w:tc>
        <w:tc>
          <w:tcPr>
            <w:tcW w:w="2160" w:type="dxa"/>
            <w:tcBorders>
              <w:top w:val="nil"/>
            </w:tcBorders>
          </w:tcPr>
          <w:p w:rsidR="00FF4F2F" w:rsidRDefault="00FF4F2F">
            <w:pPr>
              <w:keepNext w:val="0"/>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$00=Brake Pedal Applied; </w:t>
            </w:r>
            <w:r>
              <w:rPr>
                <w:rFonts w:ascii="Arial" w:hAnsi="Arial"/>
                <w:sz w:val="16"/>
              </w:rPr>
              <w:br/>
              <w:t xml:space="preserve">$01=Brake Pedal Before Cruise; </w:t>
            </w:r>
            <w:r>
              <w:rPr>
                <w:rFonts w:ascii="Arial" w:hAnsi="Arial"/>
                <w:sz w:val="16"/>
              </w:rPr>
              <w:br/>
              <w:t xml:space="preserve">$02=Cancel Switch Active; </w:t>
            </w:r>
            <w:r>
              <w:rPr>
                <w:rFonts w:ascii="Arial" w:hAnsi="Arial"/>
                <w:sz w:val="16"/>
              </w:rPr>
              <w:br/>
              <w:t xml:space="preserve">$03=Clutch Pedal Applied; </w:t>
            </w:r>
            <w:r>
              <w:rPr>
                <w:rFonts w:ascii="Arial" w:hAnsi="Arial"/>
                <w:sz w:val="16"/>
              </w:rPr>
              <w:br/>
              <w:t xml:space="preserve">$04=Coast Disengage; </w:t>
            </w:r>
            <w:r>
              <w:rPr>
                <w:rFonts w:ascii="Arial" w:hAnsi="Arial"/>
                <w:sz w:val="16"/>
              </w:rPr>
              <w:br/>
              <w:t xml:space="preserve">$05=Coast Below Low Speed; </w:t>
            </w:r>
            <w:r>
              <w:rPr>
                <w:rFonts w:ascii="Arial" w:hAnsi="Arial"/>
                <w:sz w:val="16"/>
              </w:rPr>
              <w:br/>
              <w:t xml:space="preserve">$06=ETC Inhibit; </w:t>
            </w:r>
            <w:r>
              <w:rPr>
                <w:rFonts w:ascii="Arial" w:hAnsi="Arial"/>
                <w:sz w:val="16"/>
              </w:rPr>
              <w:br/>
              <w:t xml:space="preserve">$07=High Acceleration; </w:t>
            </w:r>
            <w:r>
              <w:rPr>
                <w:rFonts w:ascii="Arial" w:hAnsi="Arial"/>
                <w:sz w:val="16"/>
              </w:rPr>
              <w:br/>
              <w:t xml:space="preserve">$08=High Deceleration; </w:t>
            </w:r>
            <w:r>
              <w:rPr>
                <w:rFonts w:ascii="Arial" w:hAnsi="Arial"/>
                <w:sz w:val="16"/>
              </w:rPr>
              <w:br/>
              <w:t xml:space="preserve">$09=High Vehicle Speed; </w:t>
            </w:r>
            <w:r>
              <w:rPr>
                <w:rFonts w:ascii="Arial" w:hAnsi="Arial"/>
                <w:sz w:val="16"/>
              </w:rPr>
              <w:br/>
              <w:t xml:space="preserve">$0A=Illegal Cruise Mode; </w:t>
            </w:r>
            <w:r>
              <w:rPr>
                <w:rFonts w:ascii="Arial" w:hAnsi="Arial"/>
                <w:sz w:val="16"/>
              </w:rPr>
              <w:br/>
              <w:t xml:space="preserve">$0B=Low Vehicle Speed; </w:t>
            </w:r>
            <w:r>
              <w:rPr>
                <w:rFonts w:ascii="Arial" w:hAnsi="Arial"/>
                <w:sz w:val="16"/>
              </w:rPr>
              <w:br/>
              <w:t xml:space="preserve">$0C=None; </w:t>
            </w:r>
            <w:r>
              <w:rPr>
                <w:rFonts w:ascii="Arial" w:hAnsi="Arial"/>
                <w:sz w:val="16"/>
              </w:rPr>
              <w:br/>
              <w:t xml:space="preserve">$0D=Cruise Switch Off; </w:t>
            </w:r>
            <w:r>
              <w:rPr>
                <w:rFonts w:ascii="Arial" w:hAnsi="Arial"/>
                <w:sz w:val="16"/>
              </w:rPr>
              <w:br/>
              <w:t xml:space="preserve">$0E=Speed Difference High; </w:t>
            </w:r>
            <w:r>
              <w:rPr>
                <w:rFonts w:ascii="Arial" w:hAnsi="Arial"/>
                <w:sz w:val="16"/>
              </w:rPr>
              <w:br/>
              <w:t xml:space="preserve">$0F=Invalid Cruise Tap Down; </w:t>
            </w:r>
            <w:r>
              <w:rPr>
                <w:rFonts w:ascii="Arial" w:hAnsi="Arial"/>
                <w:sz w:val="16"/>
              </w:rPr>
              <w:br/>
              <w:t xml:space="preserve">$10=Control Module Inhibit; </w:t>
            </w:r>
            <w:r>
              <w:rPr>
                <w:rFonts w:ascii="Arial" w:hAnsi="Arial"/>
                <w:sz w:val="16"/>
              </w:rPr>
              <w:br/>
              <w:t xml:space="preserve">$11=R/A and S/C Switches Pressed Together; </w:t>
            </w:r>
            <w:r>
              <w:rPr>
                <w:rFonts w:ascii="Arial" w:hAnsi="Arial"/>
                <w:sz w:val="16"/>
              </w:rPr>
              <w:br/>
              <w:t xml:space="preserve">$12=TCS Active; </w:t>
            </w:r>
            <w:r>
              <w:rPr>
                <w:rFonts w:ascii="Arial" w:hAnsi="Arial"/>
                <w:sz w:val="16"/>
              </w:rPr>
              <w:br/>
              <w:t xml:space="preserve">$13=Speed Difference Low; </w:t>
            </w:r>
            <w:r>
              <w:rPr>
                <w:rFonts w:ascii="Arial" w:hAnsi="Arial"/>
                <w:sz w:val="16"/>
              </w:rPr>
              <w:br/>
              <w:t xml:space="preserve">$14=Device Control; </w:t>
            </w:r>
            <w:r>
              <w:rPr>
                <w:rFonts w:ascii="Arial" w:hAnsi="Arial"/>
                <w:sz w:val="16"/>
              </w:rPr>
              <w:br/>
              <w:t xml:space="preserve">$15=Memory Error; </w:t>
            </w:r>
            <w:r>
              <w:rPr>
                <w:rFonts w:ascii="Arial" w:hAnsi="Arial"/>
                <w:sz w:val="16"/>
              </w:rPr>
              <w:br/>
              <w:t xml:space="preserve">$16=Engine Run Time; </w:t>
            </w:r>
            <w:r>
              <w:rPr>
                <w:rFonts w:ascii="Arial" w:hAnsi="Arial"/>
                <w:sz w:val="16"/>
              </w:rPr>
              <w:br/>
              <w:t xml:space="preserve">$17=Engine Speed; </w:t>
            </w:r>
            <w:r>
              <w:rPr>
                <w:rFonts w:ascii="Arial" w:hAnsi="Arial"/>
                <w:sz w:val="16"/>
              </w:rPr>
              <w:br/>
              <w:t xml:space="preserve">$18=DTC Active; </w:t>
            </w:r>
            <w:r>
              <w:rPr>
                <w:rFonts w:ascii="Arial" w:hAnsi="Arial"/>
                <w:sz w:val="16"/>
              </w:rPr>
              <w:br/>
              <w:t xml:space="preserve">$19=Engine Overspeed Protection Active; </w:t>
            </w:r>
            <w:r>
              <w:rPr>
                <w:rFonts w:ascii="Arial" w:hAnsi="Arial"/>
                <w:sz w:val="16"/>
              </w:rPr>
              <w:br/>
              <w:t xml:space="preserve">$1A=First Gear Disable; </w:t>
            </w:r>
            <w:r>
              <w:rPr>
                <w:rFonts w:ascii="Arial" w:hAnsi="Arial"/>
                <w:sz w:val="16"/>
              </w:rPr>
              <w:br/>
              <w:t xml:space="preserve">$1B=Accelerator Pedal Override; </w:t>
            </w:r>
            <w:r>
              <w:rPr>
                <w:rFonts w:ascii="Arial" w:hAnsi="Arial"/>
                <w:sz w:val="16"/>
              </w:rPr>
              <w:br/>
              <w:t xml:space="preserve">$1C=Low Ignition Voltage; </w:t>
            </w:r>
            <w:r>
              <w:rPr>
                <w:rFonts w:ascii="Arial" w:hAnsi="Arial"/>
                <w:sz w:val="16"/>
              </w:rPr>
              <w:br/>
              <w:t xml:space="preserve">$1D=Transmission Not in Gear; </w:t>
            </w:r>
            <w:r>
              <w:rPr>
                <w:rFonts w:ascii="Arial" w:hAnsi="Arial"/>
                <w:sz w:val="16"/>
              </w:rPr>
              <w:br/>
            </w:r>
            <w:r>
              <w:rPr>
                <w:rFonts w:ascii="Arial" w:hAnsi="Arial"/>
                <w:sz w:val="16"/>
              </w:rPr>
              <w:lastRenderedPageBreak/>
              <w:t xml:space="preserve">$1E=Vehicle Overspeed Protection Active; </w:t>
            </w:r>
            <w:r>
              <w:rPr>
                <w:rFonts w:ascii="Arial" w:hAnsi="Arial"/>
                <w:sz w:val="16"/>
              </w:rPr>
              <w:br/>
              <w:t xml:space="preserve">$1F=Analog Cruise Switch Invalid; </w:t>
            </w:r>
            <w:r>
              <w:rPr>
                <w:rFonts w:ascii="Arial" w:hAnsi="Arial"/>
                <w:sz w:val="16"/>
              </w:rPr>
              <w:br/>
              <w:t xml:space="preserve">$20=High Ignition Voltage; </w:t>
            </w:r>
            <w:r>
              <w:rPr>
                <w:rFonts w:ascii="Arial" w:hAnsi="Arial"/>
                <w:sz w:val="16"/>
              </w:rPr>
              <w:br/>
              <w:t xml:space="preserve">$21=Non Driven Wheel Speed Greater; </w:t>
            </w:r>
            <w:r>
              <w:rPr>
                <w:rFonts w:ascii="Arial" w:hAnsi="Arial"/>
                <w:sz w:val="16"/>
              </w:rPr>
              <w:br/>
              <w:t xml:space="preserve">$22=Driven Wheel Speed Greater; </w:t>
            </w:r>
            <w:r>
              <w:rPr>
                <w:rFonts w:ascii="Arial" w:hAnsi="Arial"/>
                <w:sz w:val="16"/>
              </w:rPr>
              <w:br/>
              <w:t xml:space="preserve">$23=Cruise Execution Error; </w:t>
            </w:r>
            <w:r>
              <w:rPr>
                <w:rFonts w:ascii="Arial" w:hAnsi="Arial"/>
                <w:sz w:val="16"/>
              </w:rPr>
              <w:br/>
              <w:t xml:space="preserve">$24=Cruise Switch Serial Communication Fault; </w:t>
            </w:r>
            <w:r>
              <w:rPr>
                <w:rFonts w:ascii="Arial" w:hAnsi="Arial"/>
                <w:sz w:val="16"/>
              </w:rPr>
              <w:br/>
              <w:t xml:space="preserve">$25=Engine Metal Overtemperature Protection Active; </w:t>
            </w:r>
            <w:r>
              <w:rPr>
                <w:rFonts w:ascii="Arial" w:hAnsi="Arial"/>
                <w:sz w:val="16"/>
              </w:rPr>
              <w:br/>
              <w:t xml:space="preserve">$26=VSES Active; </w:t>
            </w:r>
            <w:r>
              <w:rPr>
                <w:rFonts w:ascii="Arial" w:hAnsi="Arial"/>
                <w:sz w:val="16"/>
              </w:rPr>
              <w:br/>
              <w:t xml:space="preserve">$27=Rear Axle Low; $28=Transmission Gear Fault; </w:t>
            </w:r>
            <w:r>
              <w:rPr>
                <w:rFonts w:ascii="Arial" w:hAnsi="Arial"/>
                <w:sz w:val="16"/>
              </w:rPr>
              <w:br/>
              <w:t xml:space="preserve">$29=Brake Signal Serial Communication Fault; </w:t>
            </w:r>
            <w:r>
              <w:rPr>
                <w:rFonts w:ascii="Arial" w:hAnsi="Arial"/>
                <w:sz w:val="16"/>
              </w:rPr>
              <w:br/>
              <w:t xml:space="preserve">$2A=Brake Pedal Fault; </w:t>
            </w:r>
            <w:r>
              <w:rPr>
                <w:rFonts w:ascii="Arial" w:hAnsi="Arial"/>
                <w:sz w:val="16"/>
              </w:rPr>
              <w:br/>
              <w:t xml:space="preserve">$2B=Park Brake Active; </w:t>
            </w:r>
            <w:r>
              <w:rPr>
                <w:rFonts w:ascii="Arial" w:hAnsi="Arial"/>
                <w:sz w:val="16"/>
              </w:rPr>
              <w:br/>
              <w:t xml:space="preserve">$2C=ACC Inhibit; </w:t>
            </w:r>
            <w:r>
              <w:rPr>
                <w:rFonts w:ascii="Arial" w:hAnsi="Arial"/>
                <w:sz w:val="16"/>
              </w:rPr>
              <w:br/>
              <w:t xml:space="preserve">$2D=ACC Automatic Braking Failed; </w:t>
            </w:r>
            <w:r>
              <w:rPr>
                <w:rFonts w:ascii="Arial" w:hAnsi="Arial"/>
                <w:sz w:val="16"/>
              </w:rPr>
              <w:br/>
              <w:t xml:space="preserve">$2E=Vehicle Speed Control Type Error; </w:t>
            </w:r>
            <w:r>
              <w:rPr>
                <w:rFonts w:ascii="Arial" w:hAnsi="Arial"/>
                <w:sz w:val="16"/>
              </w:rPr>
              <w:br/>
              <w:t xml:space="preserve">$2F=ACC Command Serial Communication Fault; </w:t>
            </w:r>
            <w:r>
              <w:rPr>
                <w:rFonts w:ascii="Arial" w:hAnsi="Arial"/>
                <w:sz w:val="16"/>
              </w:rPr>
              <w:br/>
              <w:t>$30=Power Take Off Active;</w:t>
            </w:r>
          </w:p>
          <w:p w:rsidR="00FF4F2F" w:rsidRDefault="00FF4F2F">
            <w:pPr>
              <w:keepNext w:val="0"/>
              <w:rPr>
                <w:rFonts w:ascii="Arial" w:hAnsi="Arial"/>
                <w:sz w:val="16"/>
              </w:rPr>
            </w:pPr>
            <w:r>
              <w:rPr>
                <w:rFonts w:ascii="Arial" w:hAnsi="Arial"/>
                <w:sz w:val="16"/>
              </w:rPr>
              <w:t>$31=ECM Running Reset</w:t>
            </w:r>
          </w:p>
        </w:tc>
      </w:tr>
    </w:tbl>
    <w:p w:rsidR="00FF4F2F" w:rsidRDefault="00FF4F2F"/>
    <w:p w:rsidR="00FF4F2F" w:rsidRDefault="00FF4F2F">
      <w:r>
        <w:t>This PID contains one of the last eight reasons that powertrain has disengaged cruise control.  A FIFO history buffer, which retains its contents over a battery disconnect, is used to store these reasons with reason 1 containing the most recent reason.</w:t>
      </w:r>
      <w:r w:rsidR="00C11B2E" w:rsidRPr="00BF2CB8">
        <w:t xml:space="preserve"> </w:t>
      </w:r>
      <w:r w:rsidR="00C11B2E">
        <w:t xml:space="preserve"> </w:t>
      </w:r>
      <w:r w:rsidR="00C11B2E" w:rsidRPr="007E4961">
        <w:t>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488" w:name="_Toc17862163"/>
      <w:bookmarkStart w:id="489" w:name="_Toc223512925"/>
      <w:r>
        <w:t>CRZR – PID $1316 – Cruise Disengage History 2</w:t>
      </w:r>
      <w:bookmarkEnd w:id="488"/>
      <w:bookmarkEnd w:id="48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jc w:val="center"/>
        </w:trPr>
        <w:tc>
          <w:tcPr>
            <w:tcW w:w="720" w:type="dxa"/>
            <w:tcBorders>
              <w:top w:val="nil"/>
            </w:tcBorders>
          </w:tcPr>
          <w:p w:rsidR="00FF4F2F" w:rsidRDefault="00FF4F2F">
            <w:pPr>
              <w:keepNext w:val="0"/>
              <w:jc w:val="right"/>
              <w:rPr>
                <w:rFonts w:ascii="Arial" w:hAnsi="Arial"/>
                <w:sz w:val="16"/>
              </w:rPr>
            </w:pPr>
            <w:r>
              <w:rPr>
                <w:rFonts w:ascii="Arial" w:hAnsi="Arial"/>
                <w:sz w:val="16"/>
              </w:rPr>
              <w:t>$1316</w:t>
            </w:r>
          </w:p>
        </w:tc>
        <w:tc>
          <w:tcPr>
            <w:tcW w:w="2880" w:type="dxa"/>
            <w:tcBorders>
              <w:top w:val="nil"/>
            </w:tcBorders>
          </w:tcPr>
          <w:p w:rsidR="00FF4F2F" w:rsidRDefault="00FF4F2F">
            <w:pPr>
              <w:keepNext w:val="0"/>
              <w:rPr>
                <w:rFonts w:ascii="Arial" w:hAnsi="Arial"/>
                <w:sz w:val="16"/>
              </w:rPr>
            </w:pPr>
            <w:r>
              <w:rPr>
                <w:rFonts w:ascii="Arial" w:hAnsi="Arial"/>
                <w:sz w:val="16"/>
              </w:rPr>
              <w:t>Cruise Disengage History 2</w:t>
            </w:r>
          </w:p>
        </w:tc>
        <w:tc>
          <w:tcPr>
            <w:tcW w:w="720" w:type="dxa"/>
            <w:tcBorders>
              <w:top w:val="nil"/>
            </w:tcBorders>
          </w:tcPr>
          <w:p w:rsidR="00FF4F2F" w:rsidRDefault="00FF4F2F">
            <w:pPr>
              <w:keepNext w:val="0"/>
              <w:jc w:val="right"/>
              <w:rPr>
                <w:rFonts w:ascii="Arial" w:hAnsi="Arial"/>
                <w:sz w:val="16"/>
              </w:rPr>
            </w:pPr>
            <w:r>
              <w:rPr>
                <w:rFonts w:ascii="Arial" w:hAnsi="Arial"/>
                <w:sz w:val="16"/>
              </w:rPr>
              <w:t>1</w:t>
            </w:r>
          </w:p>
        </w:tc>
        <w:tc>
          <w:tcPr>
            <w:tcW w:w="720" w:type="dxa"/>
            <w:tcBorders>
              <w:top w:val="nil"/>
            </w:tcBorders>
          </w:tcPr>
          <w:p w:rsidR="00FF4F2F" w:rsidRDefault="00FF4F2F">
            <w:pPr>
              <w:keepNext w:val="0"/>
              <w:rPr>
                <w:rFonts w:ascii="Arial" w:hAnsi="Arial"/>
                <w:sz w:val="16"/>
              </w:rPr>
            </w:pPr>
            <w:r>
              <w:rPr>
                <w:rFonts w:ascii="Arial" w:hAnsi="Arial"/>
                <w:sz w:val="16"/>
              </w:rPr>
              <w:t>ENM</w:t>
            </w:r>
          </w:p>
        </w:tc>
        <w:tc>
          <w:tcPr>
            <w:tcW w:w="2160" w:type="dxa"/>
            <w:tcBorders>
              <w:top w:val="nil"/>
            </w:tcBorders>
          </w:tcPr>
          <w:p w:rsidR="00FF4F2F" w:rsidRDefault="00FF4F2F">
            <w:pPr>
              <w:keepNext w:val="0"/>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$00=Brake Pedal Applied; </w:t>
            </w:r>
            <w:r>
              <w:rPr>
                <w:rFonts w:ascii="Arial" w:hAnsi="Arial"/>
                <w:sz w:val="16"/>
              </w:rPr>
              <w:br/>
              <w:t xml:space="preserve">$01=Brake Pedal Before Cruise; </w:t>
            </w:r>
            <w:r>
              <w:rPr>
                <w:rFonts w:ascii="Arial" w:hAnsi="Arial"/>
                <w:sz w:val="16"/>
              </w:rPr>
              <w:br/>
              <w:t xml:space="preserve">$02=Cancel Switch Active; </w:t>
            </w:r>
            <w:r>
              <w:rPr>
                <w:rFonts w:ascii="Arial" w:hAnsi="Arial"/>
                <w:sz w:val="16"/>
              </w:rPr>
              <w:br/>
              <w:t xml:space="preserve">$03=Clutch Pedal Applied; </w:t>
            </w:r>
            <w:r>
              <w:rPr>
                <w:rFonts w:ascii="Arial" w:hAnsi="Arial"/>
                <w:sz w:val="16"/>
              </w:rPr>
              <w:br/>
              <w:t xml:space="preserve">$04=Coast Disengage; </w:t>
            </w:r>
            <w:r>
              <w:rPr>
                <w:rFonts w:ascii="Arial" w:hAnsi="Arial"/>
                <w:sz w:val="16"/>
              </w:rPr>
              <w:br/>
              <w:t xml:space="preserve">$05=Coast Below Low Speed; </w:t>
            </w:r>
            <w:r>
              <w:rPr>
                <w:rFonts w:ascii="Arial" w:hAnsi="Arial"/>
                <w:sz w:val="16"/>
              </w:rPr>
              <w:br/>
              <w:t xml:space="preserve">$06=ETC Inhibit; </w:t>
            </w:r>
            <w:r>
              <w:rPr>
                <w:rFonts w:ascii="Arial" w:hAnsi="Arial"/>
                <w:sz w:val="16"/>
              </w:rPr>
              <w:br/>
              <w:t xml:space="preserve">$07=High Acceleration; </w:t>
            </w:r>
            <w:r>
              <w:rPr>
                <w:rFonts w:ascii="Arial" w:hAnsi="Arial"/>
                <w:sz w:val="16"/>
              </w:rPr>
              <w:br/>
              <w:t xml:space="preserve">$08=High Deceleration; </w:t>
            </w:r>
            <w:r>
              <w:rPr>
                <w:rFonts w:ascii="Arial" w:hAnsi="Arial"/>
                <w:sz w:val="16"/>
              </w:rPr>
              <w:br/>
              <w:t xml:space="preserve">$09=High Vehicle Speed; </w:t>
            </w:r>
            <w:r>
              <w:rPr>
                <w:rFonts w:ascii="Arial" w:hAnsi="Arial"/>
                <w:sz w:val="16"/>
              </w:rPr>
              <w:br/>
              <w:t xml:space="preserve">$0A=Illegal Cruise Mode; </w:t>
            </w:r>
            <w:r>
              <w:rPr>
                <w:rFonts w:ascii="Arial" w:hAnsi="Arial"/>
                <w:sz w:val="16"/>
              </w:rPr>
              <w:br/>
              <w:t xml:space="preserve">$0B=Low Vehicle Speed; </w:t>
            </w:r>
            <w:r>
              <w:rPr>
                <w:rFonts w:ascii="Arial" w:hAnsi="Arial"/>
                <w:sz w:val="16"/>
              </w:rPr>
              <w:br/>
              <w:t xml:space="preserve">$0C=None; </w:t>
            </w:r>
            <w:r>
              <w:rPr>
                <w:rFonts w:ascii="Arial" w:hAnsi="Arial"/>
                <w:sz w:val="16"/>
              </w:rPr>
              <w:br/>
              <w:t xml:space="preserve">$0D=Cruise Switch Off; </w:t>
            </w:r>
            <w:r>
              <w:rPr>
                <w:rFonts w:ascii="Arial" w:hAnsi="Arial"/>
                <w:sz w:val="16"/>
              </w:rPr>
              <w:br/>
              <w:t xml:space="preserve">$0E=Speed Difference High; </w:t>
            </w:r>
            <w:r>
              <w:rPr>
                <w:rFonts w:ascii="Arial" w:hAnsi="Arial"/>
                <w:sz w:val="16"/>
              </w:rPr>
              <w:br/>
              <w:t xml:space="preserve">$0F=Invalid Cruise Tap Down; </w:t>
            </w:r>
            <w:r>
              <w:rPr>
                <w:rFonts w:ascii="Arial" w:hAnsi="Arial"/>
                <w:sz w:val="16"/>
              </w:rPr>
              <w:br/>
              <w:t xml:space="preserve">$10=Control Module Inhibit; </w:t>
            </w:r>
            <w:r>
              <w:rPr>
                <w:rFonts w:ascii="Arial" w:hAnsi="Arial"/>
                <w:sz w:val="16"/>
              </w:rPr>
              <w:br/>
              <w:t xml:space="preserve">$11=R/A and S/C Switches Pressed Together; </w:t>
            </w:r>
            <w:r>
              <w:rPr>
                <w:rFonts w:ascii="Arial" w:hAnsi="Arial"/>
                <w:sz w:val="16"/>
              </w:rPr>
              <w:br/>
            </w:r>
            <w:r>
              <w:rPr>
                <w:rFonts w:ascii="Arial" w:hAnsi="Arial"/>
                <w:sz w:val="16"/>
              </w:rPr>
              <w:lastRenderedPageBreak/>
              <w:t xml:space="preserve">$12=TCS Active; </w:t>
            </w:r>
            <w:r>
              <w:rPr>
                <w:rFonts w:ascii="Arial" w:hAnsi="Arial"/>
                <w:sz w:val="16"/>
              </w:rPr>
              <w:br/>
              <w:t xml:space="preserve">$13=Speed Difference Low; </w:t>
            </w:r>
            <w:r>
              <w:rPr>
                <w:rFonts w:ascii="Arial" w:hAnsi="Arial"/>
                <w:sz w:val="16"/>
              </w:rPr>
              <w:br/>
              <w:t xml:space="preserve">$14=Device Control; </w:t>
            </w:r>
            <w:r>
              <w:rPr>
                <w:rFonts w:ascii="Arial" w:hAnsi="Arial"/>
                <w:sz w:val="16"/>
              </w:rPr>
              <w:br/>
              <w:t xml:space="preserve">$15=Memory Error; </w:t>
            </w:r>
            <w:r>
              <w:rPr>
                <w:rFonts w:ascii="Arial" w:hAnsi="Arial"/>
                <w:sz w:val="16"/>
              </w:rPr>
              <w:br/>
              <w:t xml:space="preserve">$16=Engine Run Time; </w:t>
            </w:r>
            <w:r>
              <w:rPr>
                <w:rFonts w:ascii="Arial" w:hAnsi="Arial"/>
                <w:sz w:val="16"/>
              </w:rPr>
              <w:br/>
              <w:t xml:space="preserve">$17=Engine Speed; </w:t>
            </w:r>
            <w:r>
              <w:rPr>
                <w:rFonts w:ascii="Arial" w:hAnsi="Arial"/>
                <w:sz w:val="16"/>
              </w:rPr>
              <w:br/>
              <w:t xml:space="preserve">$18=DTC Active; </w:t>
            </w:r>
            <w:r>
              <w:rPr>
                <w:rFonts w:ascii="Arial" w:hAnsi="Arial"/>
                <w:sz w:val="16"/>
              </w:rPr>
              <w:br/>
              <w:t xml:space="preserve">$19=Engine Overspeed Protection Active; </w:t>
            </w:r>
            <w:r>
              <w:rPr>
                <w:rFonts w:ascii="Arial" w:hAnsi="Arial"/>
                <w:sz w:val="16"/>
              </w:rPr>
              <w:br/>
              <w:t xml:space="preserve">$1A=First Gear Disable; </w:t>
            </w:r>
            <w:r>
              <w:rPr>
                <w:rFonts w:ascii="Arial" w:hAnsi="Arial"/>
                <w:sz w:val="16"/>
              </w:rPr>
              <w:br/>
              <w:t xml:space="preserve">$1B=Accelerator Pedal Override; </w:t>
            </w:r>
            <w:r>
              <w:rPr>
                <w:rFonts w:ascii="Arial" w:hAnsi="Arial"/>
                <w:sz w:val="16"/>
              </w:rPr>
              <w:br/>
              <w:t xml:space="preserve">$1C=Low Ignition Voltage; </w:t>
            </w:r>
            <w:r>
              <w:rPr>
                <w:rFonts w:ascii="Arial" w:hAnsi="Arial"/>
                <w:sz w:val="16"/>
              </w:rPr>
              <w:br/>
              <w:t xml:space="preserve">$1D=Transmission Not in Gear; </w:t>
            </w:r>
            <w:r>
              <w:rPr>
                <w:rFonts w:ascii="Arial" w:hAnsi="Arial"/>
                <w:sz w:val="16"/>
              </w:rPr>
              <w:br/>
              <w:t xml:space="preserve">$1E=Vehicle Overspeed Protection Active; </w:t>
            </w:r>
            <w:r>
              <w:rPr>
                <w:rFonts w:ascii="Arial" w:hAnsi="Arial"/>
                <w:sz w:val="16"/>
              </w:rPr>
              <w:br/>
              <w:t xml:space="preserve">$1F=Analog Cruise Switch Invalid; </w:t>
            </w:r>
            <w:r>
              <w:rPr>
                <w:rFonts w:ascii="Arial" w:hAnsi="Arial"/>
                <w:sz w:val="16"/>
              </w:rPr>
              <w:br/>
              <w:t xml:space="preserve">$20=High Ignition Voltage; </w:t>
            </w:r>
            <w:r>
              <w:rPr>
                <w:rFonts w:ascii="Arial" w:hAnsi="Arial"/>
                <w:sz w:val="16"/>
              </w:rPr>
              <w:br/>
              <w:t xml:space="preserve">$21=Non Driven Wheel Speed Greater; </w:t>
            </w:r>
            <w:r>
              <w:rPr>
                <w:rFonts w:ascii="Arial" w:hAnsi="Arial"/>
                <w:sz w:val="16"/>
              </w:rPr>
              <w:br/>
              <w:t xml:space="preserve">$22=Driven Wheel Speed Greater; </w:t>
            </w:r>
            <w:r>
              <w:rPr>
                <w:rFonts w:ascii="Arial" w:hAnsi="Arial"/>
                <w:sz w:val="16"/>
              </w:rPr>
              <w:br/>
              <w:t xml:space="preserve">$23=Cruise Execution Error; </w:t>
            </w:r>
            <w:r>
              <w:rPr>
                <w:rFonts w:ascii="Arial" w:hAnsi="Arial"/>
                <w:sz w:val="16"/>
              </w:rPr>
              <w:br/>
              <w:t xml:space="preserve">$24=Cruise Switch Serial Communication Fault; </w:t>
            </w:r>
            <w:r>
              <w:rPr>
                <w:rFonts w:ascii="Arial" w:hAnsi="Arial"/>
                <w:sz w:val="16"/>
              </w:rPr>
              <w:br/>
              <w:t xml:space="preserve">$25=Engine Metal Overtemperature Protection Active; </w:t>
            </w:r>
            <w:r>
              <w:rPr>
                <w:rFonts w:ascii="Arial" w:hAnsi="Arial"/>
                <w:sz w:val="16"/>
              </w:rPr>
              <w:br/>
              <w:t xml:space="preserve">$26=VSES Active; </w:t>
            </w:r>
            <w:r>
              <w:rPr>
                <w:rFonts w:ascii="Arial" w:hAnsi="Arial"/>
                <w:sz w:val="16"/>
              </w:rPr>
              <w:br/>
              <w:t xml:space="preserve">$27=Rear Axle Low; $28=Transmission Gear Fault; </w:t>
            </w:r>
            <w:r>
              <w:rPr>
                <w:rFonts w:ascii="Arial" w:hAnsi="Arial"/>
                <w:sz w:val="16"/>
              </w:rPr>
              <w:br/>
              <w:t xml:space="preserve">$29=Brake Signal Serial Communication Fault; </w:t>
            </w:r>
            <w:r>
              <w:rPr>
                <w:rFonts w:ascii="Arial" w:hAnsi="Arial"/>
                <w:sz w:val="16"/>
              </w:rPr>
              <w:br/>
              <w:t xml:space="preserve">$2A=Brake Pedal Fault; </w:t>
            </w:r>
            <w:r>
              <w:rPr>
                <w:rFonts w:ascii="Arial" w:hAnsi="Arial"/>
                <w:sz w:val="16"/>
              </w:rPr>
              <w:br/>
              <w:t xml:space="preserve">$2B=Park Brake Active; </w:t>
            </w:r>
            <w:r>
              <w:rPr>
                <w:rFonts w:ascii="Arial" w:hAnsi="Arial"/>
                <w:sz w:val="16"/>
              </w:rPr>
              <w:br/>
              <w:t xml:space="preserve">$2C=ACC Inhibit; </w:t>
            </w:r>
            <w:r>
              <w:rPr>
                <w:rFonts w:ascii="Arial" w:hAnsi="Arial"/>
                <w:sz w:val="16"/>
              </w:rPr>
              <w:br/>
              <w:t xml:space="preserve">$2D=ACC Automatic Braking Failed; </w:t>
            </w:r>
            <w:r>
              <w:rPr>
                <w:rFonts w:ascii="Arial" w:hAnsi="Arial"/>
                <w:sz w:val="16"/>
              </w:rPr>
              <w:br/>
              <w:t xml:space="preserve">$2E=Vehicle Speed Control Type Error; </w:t>
            </w:r>
            <w:r>
              <w:rPr>
                <w:rFonts w:ascii="Arial" w:hAnsi="Arial"/>
                <w:sz w:val="16"/>
              </w:rPr>
              <w:br/>
              <w:t xml:space="preserve">$2F=ACC Command Serial Communication Fault; </w:t>
            </w:r>
            <w:r>
              <w:rPr>
                <w:rFonts w:ascii="Arial" w:hAnsi="Arial"/>
                <w:sz w:val="16"/>
              </w:rPr>
              <w:br/>
              <w:t>$30=Power Take Off Active;</w:t>
            </w:r>
          </w:p>
          <w:p w:rsidR="00FF4F2F" w:rsidRDefault="00FF4F2F">
            <w:pPr>
              <w:keepNext w:val="0"/>
              <w:rPr>
                <w:rFonts w:ascii="Arial" w:hAnsi="Arial"/>
                <w:sz w:val="16"/>
              </w:rPr>
            </w:pPr>
            <w:r>
              <w:rPr>
                <w:rFonts w:ascii="Arial" w:hAnsi="Arial"/>
                <w:sz w:val="16"/>
              </w:rPr>
              <w:t>$31=ECM Running Reset</w:t>
            </w:r>
          </w:p>
        </w:tc>
      </w:tr>
    </w:tbl>
    <w:p w:rsidR="00FF4F2F" w:rsidRDefault="00FF4F2F"/>
    <w:p w:rsidR="00FF4F2F" w:rsidRDefault="00FF4F2F">
      <w:r>
        <w:t>This PID contains one of the last eight reasons that powertrain has disengaged cruise control.  A FIFO history buffer, which retains its contents over a battery disconnect, is used to store these reasons with reason 1 containing the most recent reason.</w:t>
      </w:r>
      <w:r w:rsidR="00C11B2E" w:rsidRPr="00BF2CB8">
        <w:t xml:space="preserve"> </w:t>
      </w:r>
      <w:r w:rsidR="00C11B2E">
        <w:t xml:space="preserve"> </w:t>
      </w:r>
      <w:r w:rsidR="00C11B2E" w:rsidRPr="007E4961">
        <w:t>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490" w:name="_Toc17862164"/>
      <w:bookmarkStart w:id="491" w:name="_Toc223512926"/>
      <w:r>
        <w:t>CRZR – PID $1317 – Cruise Disengage History 3</w:t>
      </w:r>
      <w:bookmarkEnd w:id="490"/>
      <w:bookmarkEnd w:id="49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jc w:val="center"/>
        </w:trPr>
        <w:tc>
          <w:tcPr>
            <w:tcW w:w="720" w:type="dxa"/>
            <w:tcBorders>
              <w:top w:val="nil"/>
            </w:tcBorders>
          </w:tcPr>
          <w:p w:rsidR="00FF4F2F" w:rsidRDefault="00FF4F2F">
            <w:pPr>
              <w:keepNext w:val="0"/>
              <w:jc w:val="right"/>
              <w:rPr>
                <w:rFonts w:ascii="Arial" w:hAnsi="Arial"/>
                <w:sz w:val="16"/>
              </w:rPr>
            </w:pPr>
            <w:r>
              <w:rPr>
                <w:rFonts w:ascii="Arial" w:hAnsi="Arial"/>
                <w:sz w:val="16"/>
              </w:rPr>
              <w:t>$1317</w:t>
            </w:r>
          </w:p>
        </w:tc>
        <w:tc>
          <w:tcPr>
            <w:tcW w:w="2880" w:type="dxa"/>
            <w:tcBorders>
              <w:top w:val="nil"/>
            </w:tcBorders>
          </w:tcPr>
          <w:p w:rsidR="00FF4F2F" w:rsidRDefault="00FF4F2F">
            <w:pPr>
              <w:keepNext w:val="0"/>
              <w:rPr>
                <w:rFonts w:ascii="Arial" w:hAnsi="Arial"/>
                <w:sz w:val="16"/>
              </w:rPr>
            </w:pPr>
            <w:r>
              <w:rPr>
                <w:rFonts w:ascii="Arial" w:hAnsi="Arial"/>
                <w:sz w:val="16"/>
              </w:rPr>
              <w:t>Cruise Disengage History 3</w:t>
            </w:r>
          </w:p>
        </w:tc>
        <w:tc>
          <w:tcPr>
            <w:tcW w:w="720" w:type="dxa"/>
            <w:tcBorders>
              <w:top w:val="nil"/>
            </w:tcBorders>
          </w:tcPr>
          <w:p w:rsidR="00FF4F2F" w:rsidRDefault="00FF4F2F">
            <w:pPr>
              <w:keepNext w:val="0"/>
              <w:jc w:val="right"/>
              <w:rPr>
                <w:rFonts w:ascii="Arial" w:hAnsi="Arial"/>
                <w:sz w:val="16"/>
              </w:rPr>
            </w:pPr>
            <w:r>
              <w:rPr>
                <w:rFonts w:ascii="Arial" w:hAnsi="Arial"/>
                <w:sz w:val="16"/>
              </w:rPr>
              <w:t>1</w:t>
            </w:r>
          </w:p>
        </w:tc>
        <w:tc>
          <w:tcPr>
            <w:tcW w:w="720" w:type="dxa"/>
            <w:tcBorders>
              <w:top w:val="nil"/>
            </w:tcBorders>
          </w:tcPr>
          <w:p w:rsidR="00FF4F2F" w:rsidRDefault="00FF4F2F">
            <w:pPr>
              <w:keepNext w:val="0"/>
              <w:rPr>
                <w:rFonts w:ascii="Arial" w:hAnsi="Arial"/>
                <w:sz w:val="16"/>
              </w:rPr>
            </w:pPr>
            <w:r>
              <w:rPr>
                <w:rFonts w:ascii="Arial" w:hAnsi="Arial"/>
                <w:sz w:val="16"/>
              </w:rPr>
              <w:t>ENM</w:t>
            </w:r>
          </w:p>
        </w:tc>
        <w:tc>
          <w:tcPr>
            <w:tcW w:w="2160" w:type="dxa"/>
            <w:tcBorders>
              <w:top w:val="nil"/>
            </w:tcBorders>
          </w:tcPr>
          <w:p w:rsidR="00FF4F2F" w:rsidRDefault="00FF4F2F">
            <w:pPr>
              <w:keepNext w:val="0"/>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$00=Brake Pedal Applied; </w:t>
            </w:r>
            <w:r>
              <w:rPr>
                <w:rFonts w:ascii="Arial" w:hAnsi="Arial"/>
                <w:sz w:val="16"/>
              </w:rPr>
              <w:br/>
              <w:t xml:space="preserve">$01=Brake Pedal Before Cruise; </w:t>
            </w:r>
            <w:r>
              <w:rPr>
                <w:rFonts w:ascii="Arial" w:hAnsi="Arial"/>
                <w:sz w:val="16"/>
              </w:rPr>
              <w:br/>
              <w:t xml:space="preserve">$02=Cancel Switch Active; </w:t>
            </w:r>
            <w:r>
              <w:rPr>
                <w:rFonts w:ascii="Arial" w:hAnsi="Arial"/>
                <w:sz w:val="16"/>
              </w:rPr>
              <w:br/>
              <w:t xml:space="preserve">$03=Clutch Pedal Applied; </w:t>
            </w:r>
            <w:r>
              <w:rPr>
                <w:rFonts w:ascii="Arial" w:hAnsi="Arial"/>
                <w:sz w:val="16"/>
              </w:rPr>
              <w:br/>
              <w:t xml:space="preserve">$04=Coast Disengage; </w:t>
            </w:r>
            <w:r>
              <w:rPr>
                <w:rFonts w:ascii="Arial" w:hAnsi="Arial"/>
                <w:sz w:val="16"/>
              </w:rPr>
              <w:br/>
              <w:t xml:space="preserve">$05=Coast Below Low Speed; </w:t>
            </w:r>
            <w:r>
              <w:rPr>
                <w:rFonts w:ascii="Arial" w:hAnsi="Arial"/>
                <w:sz w:val="16"/>
              </w:rPr>
              <w:br/>
            </w:r>
            <w:r>
              <w:rPr>
                <w:rFonts w:ascii="Arial" w:hAnsi="Arial"/>
                <w:sz w:val="16"/>
              </w:rPr>
              <w:lastRenderedPageBreak/>
              <w:t xml:space="preserve">$06=ETC Inhibit; </w:t>
            </w:r>
            <w:r>
              <w:rPr>
                <w:rFonts w:ascii="Arial" w:hAnsi="Arial"/>
                <w:sz w:val="16"/>
              </w:rPr>
              <w:br/>
              <w:t xml:space="preserve">$07=High Acceleration; </w:t>
            </w:r>
            <w:r>
              <w:rPr>
                <w:rFonts w:ascii="Arial" w:hAnsi="Arial"/>
                <w:sz w:val="16"/>
              </w:rPr>
              <w:br/>
              <w:t xml:space="preserve">$08=High Deceleration; </w:t>
            </w:r>
            <w:r>
              <w:rPr>
                <w:rFonts w:ascii="Arial" w:hAnsi="Arial"/>
                <w:sz w:val="16"/>
              </w:rPr>
              <w:br/>
              <w:t xml:space="preserve">$09=High Vehicle Speed; </w:t>
            </w:r>
            <w:r>
              <w:rPr>
                <w:rFonts w:ascii="Arial" w:hAnsi="Arial"/>
                <w:sz w:val="16"/>
              </w:rPr>
              <w:br/>
              <w:t xml:space="preserve">$0A=Illegal Cruise Mode; </w:t>
            </w:r>
            <w:r>
              <w:rPr>
                <w:rFonts w:ascii="Arial" w:hAnsi="Arial"/>
                <w:sz w:val="16"/>
              </w:rPr>
              <w:br/>
              <w:t xml:space="preserve">$0B=Low Vehicle Speed; </w:t>
            </w:r>
            <w:r>
              <w:rPr>
                <w:rFonts w:ascii="Arial" w:hAnsi="Arial"/>
                <w:sz w:val="16"/>
              </w:rPr>
              <w:br/>
              <w:t xml:space="preserve">$0C=None; </w:t>
            </w:r>
            <w:r>
              <w:rPr>
                <w:rFonts w:ascii="Arial" w:hAnsi="Arial"/>
                <w:sz w:val="16"/>
              </w:rPr>
              <w:br/>
              <w:t xml:space="preserve">$0D=Cruise Switch Off; </w:t>
            </w:r>
            <w:r>
              <w:rPr>
                <w:rFonts w:ascii="Arial" w:hAnsi="Arial"/>
                <w:sz w:val="16"/>
              </w:rPr>
              <w:br/>
              <w:t xml:space="preserve">$0E=Speed Difference High; </w:t>
            </w:r>
            <w:r>
              <w:rPr>
                <w:rFonts w:ascii="Arial" w:hAnsi="Arial"/>
                <w:sz w:val="16"/>
              </w:rPr>
              <w:br/>
              <w:t xml:space="preserve">$0F=Invalid Cruise Tap Down; </w:t>
            </w:r>
            <w:r>
              <w:rPr>
                <w:rFonts w:ascii="Arial" w:hAnsi="Arial"/>
                <w:sz w:val="16"/>
              </w:rPr>
              <w:br/>
              <w:t xml:space="preserve">$10=Control Module Inhibit; </w:t>
            </w:r>
            <w:r>
              <w:rPr>
                <w:rFonts w:ascii="Arial" w:hAnsi="Arial"/>
                <w:sz w:val="16"/>
              </w:rPr>
              <w:br/>
              <w:t xml:space="preserve">$11=R/A and S/C Switches Pressed Together; </w:t>
            </w:r>
            <w:r>
              <w:rPr>
                <w:rFonts w:ascii="Arial" w:hAnsi="Arial"/>
                <w:sz w:val="16"/>
              </w:rPr>
              <w:br/>
              <w:t xml:space="preserve">$12=TCS Active; </w:t>
            </w:r>
            <w:r>
              <w:rPr>
                <w:rFonts w:ascii="Arial" w:hAnsi="Arial"/>
                <w:sz w:val="16"/>
              </w:rPr>
              <w:br/>
              <w:t xml:space="preserve">$13=Speed Difference Low; </w:t>
            </w:r>
            <w:r>
              <w:rPr>
                <w:rFonts w:ascii="Arial" w:hAnsi="Arial"/>
                <w:sz w:val="16"/>
              </w:rPr>
              <w:br/>
              <w:t xml:space="preserve">$14=Device Control; </w:t>
            </w:r>
            <w:r>
              <w:rPr>
                <w:rFonts w:ascii="Arial" w:hAnsi="Arial"/>
                <w:sz w:val="16"/>
              </w:rPr>
              <w:br/>
              <w:t xml:space="preserve">$15=Memory Error; </w:t>
            </w:r>
            <w:r>
              <w:rPr>
                <w:rFonts w:ascii="Arial" w:hAnsi="Arial"/>
                <w:sz w:val="16"/>
              </w:rPr>
              <w:br/>
              <w:t xml:space="preserve">$16=Engine Run Time; </w:t>
            </w:r>
            <w:r>
              <w:rPr>
                <w:rFonts w:ascii="Arial" w:hAnsi="Arial"/>
                <w:sz w:val="16"/>
              </w:rPr>
              <w:br/>
              <w:t xml:space="preserve">$17=Engine Speed; </w:t>
            </w:r>
            <w:r>
              <w:rPr>
                <w:rFonts w:ascii="Arial" w:hAnsi="Arial"/>
                <w:sz w:val="16"/>
              </w:rPr>
              <w:br/>
              <w:t xml:space="preserve">$18=DTC Active; </w:t>
            </w:r>
            <w:r>
              <w:rPr>
                <w:rFonts w:ascii="Arial" w:hAnsi="Arial"/>
                <w:sz w:val="16"/>
              </w:rPr>
              <w:br/>
              <w:t xml:space="preserve">$19=Engine Overspeed Protection Active; </w:t>
            </w:r>
            <w:r>
              <w:rPr>
                <w:rFonts w:ascii="Arial" w:hAnsi="Arial"/>
                <w:sz w:val="16"/>
              </w:rPr>
              <w:br/>
              <w:t xml:space="preserve">$1A=First Gear Disable; </w:t>
            </w:r>
            <w:r>
              <w:rPr>
                <w:rFonts w:ascii="Arial" w:hAnsi="Arial"/>
                <w:sz w:val="16"/>
              </w:rPr>
              <w:br/>
              <w:t xml:space="preserve">$1B=Accelerator Pedal Override; </w:t>
            </w:r>
            <w:r>
              <w:rPr>
                <w:rFonts w:ascii="Arial" w:hAnsi="Arial"/>
                <w:sz w:val="16"/>
              </w:rPr>
              <w:br/>
              <w:t xml:space="preserve">$1C=Low Ignition Voltage; </w:t>
            </w:r>
            <w:r>
              <w:rPr>
                <w:rFonts w:ascii="Arial" w:hAnsi="Arial"/>
                <w:sz w:val="16"/>
              </w:rPr>
              <w:br/>
              <w:t xml:space="preserve">$1D=Transmission Not in Gear; </w:t>
            </w:r>
            <w:r>
              <w:rPr>
                <w:rFonts w:ascii="Arial" w:hAnsi="Arial"/>
                <w:sz w:val="16"/>
              </w:rPr>
              <w:br/>
              <w:t xml:space="preserve">$1E=Vehicle Overspeed Protection Active; </w:t>
            </w:r>
            <w:r>
              <w:rPr>
                <w:rFonts w:ascii="Arial" w:hAnsi="Arial"/>
                <w:sz w:val="16"/>
              </w:rPr>
              <w:br/>
              <w:t xml:space="preserve">$1F=Analog Cruise Switch Invalid; </w:t>
            </w:r>
            <w:r>
              <w:rPr>
                <w:rFonts w:ascii="Arial" w:hAnsi="Arial"/>
                <w:sz w:val="16"/>
              </w:rPr>
              <w:br/>
              <w:t xml:space="preserve">$20=High Ignition Voltage; </w:t>
            </w:r>
            <w:r>
              <w:rPr>
                <w:rFonts w:ascii="Arial" w:hAnsi="Arial"/>
                <w:sz w:val="16"/>
              </w:rPr>
              <w:br/>
              <w:t xml:space="preserve">$21=Non Driven Wheel Speed Greater; </w:t>
            </w:r>
            <w:r>
              <w:rPr>
                <w:rFonts w:ascii="Arial" w:hAnsi="Arial"/>
                <w:sz w:val="16"/>
              </w:rPr>
              <w:br/>
              <w:t xml:space="preserve">$22=Driven Wheel Speed Greater; </w:t>
            </w:r>
            <w:r>
              <w:rPr>
                <w:rFonts w:ascii="Arial" w:hAnsi="Arial"/>
                <w:sz w:val="16"/>
              </w:rPr>
              <w:br/>
              <w:t xml:space="preserve">$23=Cruise Execution Error; </w:t>
            </w:r>
            <w:r>
              <w:rPr>
                <w:rFonts w:ascii="Arial" w:hAnsi="Arial"/>
                <w:sz w:val="16"/>
              </w:rPr>
              <w:br/>
              <w:t xml:space="preserve">$24=Cruise Switch Serial Communication Fault; </w:t>
            </w:r>
            <w:r>
              <w:rPr>
                <w:rFonts w:ascii="Arial" w:hAnsi="Arial"/>
                <w:sz w:val="16"/>
              </w:rPr>
              <w:br/>
              <w:t xml:space="preserve">$25=Engine Metal Overtemperature Protection Active; </w:t>
            </w:r>
            <w:r>
              <w:rPr>
                <w:rFonts w:ascii="Arial" w:hAnsi="Arial"/>
                <w:sz w:val="16"/>
              </w:rPr>
              <w:br/>
              <w:t xml:space="preserve">$26=VSES Active; </w:t>
            </w:r>
            <w:r>
              <w:rPr>
                <w:rFonts w:ascii="Arial" w:hAnsi="Arial"/>
                <w:sz w:val="16"/>
              </w:rPr>
              <w:br/>
              <w:t xml:space="preserve">$27=Rear Axle Low; $28=Transmission Gear Fault; </w:t>
            </w:r>
            <w:r>
              <w:rPr>
                <w:rFonts w:ascii="Arial" w:hAnsi="Arial"/>
                <w:sz w:val="16"/>
              </w:rPr>
              <w:br/>
              <w:t xml:space="preserve">$29=Brake Signal Serial Communication Fault; </w:t>
            </w:r>
            <w:r>
              <w:rPr>
                <w:rFonts w:ascii="Arial" w:hAnsi="Arial"/>
                <w:sz w:val="16"/>
              </w:rPr>
              <w:br/>
              <w:t xml:space="preserve">$2A=Brake Pedal Fault; </w:t>
            </w:r>
            <w:r>
              <w:rPr>
                <w:rFonts w:ascii="Arial" w:hAnsi="Arial"/>
                <w:sz w:val="16"/>
              </w:rPr>
              <w:br/>
              <w:t xml:space="preserve">$2B=Park Brake Active; </w:t>
            </w:r>
            <w:r>
              <w:rPr>
                <w:rFonts w:ascii="Arial" w:hAnsi="Arial"/>
                <w:sz w:val="16"/>
              </w:rPr>
              <w:br/>
              <w:t xml:space="preserve">$2C=ACC Inhibit; </w:t>
            </w:r>
            <w:r>
              <w:rPr>
                <w:rFonts w:ascii="Arial" w:hAnsi="Arial"/>
                <w:sz w:val="16"/>
              </w:rPr>
              <w:br/>
              <w:t xml:space="preserve">$2D=ACC Automatic Braking Failed; </w:t>
            </w:r>
            <w:r>
              <w:rPr>
                <w:rFonts w:ascii="Arial" w:hAnsi="Arial"/>
                <w:sz w:val="16"/>
              </w:rPr>
              <w:br/>
              <w:t xml:space="preserve">$2E=Vehicle Speed Control Type Error; </w:t>
            </w:r>
            <w:r>
              <w:rPr>
                <w:rFonts w:ascii="Arial" w:hAnsi="Arial"/>
                <w:sz w:val="16"/>
              </w:rPr>
              <w:br/>
              <w:t xml:space="preserve">$2F=ACC Command Serial Communication Fault; </w:t>
            </w:r>
            <w:r>
              <w:rPr>
                <w:rFonts w:ascii="Arial" w:hAnsi="Arial"/>
                <w:sz w:val="16"/>
              </w:rPr>
              <w:br/>
              <w:t>$30=Power Take Off Active;</w:t>
            </w:r>
          </w:p>
          <w:p w:rsidR="00FF4F2F" w:rsidRDefault="00FF4F2F">
            <w:pPr>
              <w:keepNext w:val="0"/>
              <w:rPr>
                <w:rFonts w:ascii="Arial" w:hAnsi="Arial"/>
                <w:sz w:val="16"/>
              </w:rPr>
            </w:pPr>
            <w:r>
              <w:rPr>
                <w:rFonts w:ascii="Arial" w:hAnsi="Arial"/>
                <w:sz w:val="16"/>
              </w:rPr>
              <w:t>$31=ECM Running Reset</w:t>
            </w:r>
          </w:p>
        </w:tc>
      </w:tr>
    </w:tbl>
    <w:p w:rsidR="00FF4F2F" w:rsidRDefault="00FF4F2F"/>
    <w:p w:rsidR="00FF4F2F" w:rsidRDefault="00FF4F2F">
      <w:r>
        <w:t>This PID contains one of the last eight reasons that powertrain has disengaged cruise control.  A FIFO history buffer, which retains its contents over a battery disconnect, is used to store these reasons with reason 1 containing the most recent reason.</w:t>
      </w:r>
      <w:r w:rsidR="00C11B2E" w:rsidRPr="00BF2CB8">
        <w:t xml:space="preserve"> </w:t>
      </w:r>
      <w:r w:rsidR="00C11B2E">
        <w:t xml:space="preserve"> </w:t>
      </w:r>
      <w:r w:rsidR="00C11B2E" w:rsidRPr="007E4961">
        <w:t>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492" w:name="_Toc17862165"/>
      <w:bookmarkStart w:id="493" w:name="_Toc223512927"/>
      <w:r>
        <w:lastRenderedPageBreak/>
        <w:t>CRZR – PID $1318 – Cruise Disengage History 4</w:t>
      </w:r>
      <w:bookmarkEnd w:id="492"/>
      <w:bookmarkEnd w:id="49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jc w:val="center"/>
        </w:trPr>
        <w:tc>
          <w:tcPr>
            <w:tcW w:w="720" w:type="dxa"/>
            <w:tcBorders>
              <w:top w:val="nil"/>
            </w:tcBorders>
          </w:tcPr>
          <w:p w:rsidR="00FF4F2F" w:rsidRDefault="00FF4F2F">
            <w:pPr>
              <w:keepNext w:val="0"/>
              <w:jc w:val="right"/>
              <w:rPr>
                <w:rFonts w:ascii="Arial" w:hAnsi="Arial"/>
                <w:sz w:val="16"/>
              </w:rPr>
            </w:pPr>
            <w:r>
              <w:rPr>
                <w:rFonts w:ascii="Arial" w:hAnsi="Arial"/>
                <w:sz w:val="16"/>
              </w:rPr>
              <w:t>$1318</w:t>
            </w:r>
          </w:p>
        </w:tc>
        <w:tc>
          <w:tcPr>
            <w:tcW w:w="2880" w:type="dxa"/>
            <w:tcBorders>
              <w:top w:val="nil"/>
            </w:tcBorders>
          </w:tcPr>
          <w:p w:rsidR="00FF4F2F" w:rsidRDefault="00FF4F2F">
            <w:pPr>
              <w:keepNext w:val="0"/>
              <w:rPr>
                <w:rFonts w:ascii="Arial" w:hAnsi="Arial"/>
                <w:sz w:val="16"/>
              </w:rPr>
            </w:pPr>
            <w:r>
              <w:rPr>
                <w:rFonts w:ascii="Arial" w:hAnsi="Arial"/>
                <w:sz w:val="16"/>
              </w:rPr>
              <w:t>Cruise Disengage History 4</w:t>
            </w:r>
          </w:p>
        </w:tc>
        <w:tc>
          <w:tcPr>
            <w:tcW w:w="720" w:type="dxa"/>
            <w:tcBorders>
              <w:top w:val="nil"/>
            </w:tcBorders>
          </w:tcPr>
          <w:p w:rsidR="00FF4F2F" w:rsidRDefault="00FF4F2F">
            <w:pPr>
              <w:keepNext w:val="0"/>
              <w:jc w:val="right"/>
              <w:rPr>
                <w:rFonts w:ascii="Arial" w:hAnsi="Arial"/>
                <w:sz w:val="16"/>
              </w:rPr>
            </w:pPr>
            <w:r>
              <w:rPr>
                <w:rFonts w:ascii="Arial" w:hAnsi="Arial"/>
                <w:sz w:val="16"/>
              </w:rPr>
              <w:t>1</w:t>
            </w:r>
          </w:p>
        </w:tc>
        <w:tc>
          <w:tcPr>
            <w:tcW w:w="720" w:type="dxa"/>
            <w:tcBorders>
              <w:top w:val="nil"/>
            </w:tcBorders>
          </w:tcPr>
          <w:p w:rsidR="00FF4F2F" w:rsidRDefault="00FF4F2F">
            <w:pPr>
              <w:keepNext w:val="0"/>
              <w:rPr>
                <w:rFonts w:ascii="Arial" w:hAnsi="Arial"/>
                <w:sz w:val="16"/>
              </w:rPr>
            </w:pPr>
            <w:r>
              <w:rPr>
                <w:rFonts w:ascii="Arial" w:hAnsi="Arial"/>
                <w:sz w:val="16"/>
              </w:rPr>
              <w:t>ENM</w:t>
            </w:r>
          </w:p>
        </w:tc>
        <w:tc>
          <w:tcPr>
            <w:tcW w:w="2160" w:type="dxa"/>
            <w:tcBorders>
              <w:top w:val="nil"/>
            </w:tcBorders>
          </w:tcPr>
          <w:p w:rsidR="00FF4F2F" w:rsidRDefault="00FF4F2F">
            <w:pPr>
              <w:keepNext w:val="0"/>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$00=Brake Pedal Applied; </w:t>
            </w:r>
            <w:r>
              <w:rPr>
                <w:rFonts w:ascii="Arial" w:hAnsi="Arial"/>
                <w:sz w:val="16"/>
              </w:rPr>
              <w:br/>
              <w:t xml:space="preserve">$01=Brake Pedal Before Cruise; </w:t>
            </w:r>
            <w:r>
              <w:rPr>
                <w:rFonts w:ascii="Arial" w:hAnsi="Arial"/>
                <w:sz w:val="16"/>
              </w:rPr>
              <w:br/>
              <w:t xml:space="preserve">$02=Cancel Switch Active; </w:t>
            </w:r>
            <w:r>
              <w:rPr>
                <w:rFonts w:ascii="Arial" w:hAnsi="Arial"/>
                <w:sz w:val="16"/>
              </w:rPr>
              <w:br/>
              <w:t xml:space="preserve">$03=Clutch Pedal Applied; </w:t>
            </w:r>
            <w:r>
              <w:rPr>
                <w:rFonts w:ascii="Arial" w:hAnsi="Arial"/>
                <w:sz w:val="16"/>
              </w:rPr>
              <w:br/>
              <w:t xml:space="preserve">$04=Coast Disengage; </w:t>
            </w:r>
            <w:r>
              <w:rPr>
                <w:rFonts w:ascii="Arial" w:hAnsi="Arial"/>
                <w:sz w:val="16"/>
              </w:rPr>
              <w:br/>
              <w:t xml:space="preserve">$05=Coast Below Low Speed; </w:t>
            </w:r>
            <w:r>
              <w:rPr>
                <w:rFonts w:ascii="Arial" w:hAnsi="Arial"/>
                <w:sz w:val="16"/>
              </w:rPr>
              <w:br/>
              <w:t xml:space="preserve">$06=ETC Inhibit; </w:t>
            </w:r>
            <w:r>
              <w:rPr>
                <w:rFonts w:ascii="Arial" w:hAnsi="Arial"/>
                <w:sz w:val="16"/>
              </w:rPr>
              <w:br/>
              <w:t xml:space="preserve">$07=High Acceleration; </w:t>
            </w:r>
            <w:r>
              <w:rPr>
                <w:rFonts w:ascii="Arial" w:hAnsi="Arial"/>
                <w:sz w:val="16"/>
              </w:rPr>
              <w:br/>
              <w:t xml:space="preserve">$08=High Deceleration; </w:t>
            </w:r>
            <w:r>
              <w:rPr>
                <w:rFonts w:ascii="Arial" w:hAnsi="Arial"/>
                <w:sz w:val="16"/>
              </w:rPr>
              <w:br/>
              <w:t xml:space="preserve">$09=High Vehicle Speed; </w:t>
            </w:r>
            <w:r>
              <w:rPr>
                <w:rFonts w:ascii="Arial" w:hAnsi="Arial"/>
                <w:sz w:val="16"/>
              </w:rPr>
              <w:br/>
              <w:t xml:space="preserve">$0A=Illegal Cruise Mode; </w:t>
            </w:r>
            <w:r>
              <w:rPr>
                <w:rFonts w:ascii="Arial" w:hAnsi="Arial"/>
                <w:sz w:val="16"/>
              </w:rPr>
              <w:br/>
              <w:t xml:space="preserve">$0B=Low Vehicle Speed; </w:t>
            </w:r>
            <w:r>
              <w:rPr>
                <w:rFonts w:ascii="Arial" w:hAnsi="Arial"/>
                <w:sz w:val="16"/>
              </w:rPr>
              <w:br/>
              <w:t xml:space="preserve">$0C=None; </w:t>
            </w:r>
            <w:r>
              <w:rPr>
                <w:rFonts w:ascii="Arial" w:hAnsi="Arial"/>
                <w:sz w:val="16"/>
              </w:rPr>
              <w:br/>
              <w:t xml:space="preserve">$0D=Cruise Switch Off; </w:t>
            </w:r>
            <w:r>
              <w:rPr>
                <w:rFonts w:ascii="Arial" w:hAnsi="Arial"/>
                <w:sz w:val="16"/>
              </w:rPr>
              <w:br/>
              <w:t xml:space="preserve">$0E=Speed Difference High; </w:t>
            </w:r>
            <w:r>
              <w:rPr>
                <w:rFonts w:ascii="Arial" w:hAnsi="Arial"/>
                <w:sz w:val="16"/>
              </w:rPr>
              <w:br/>
              <w:t xml:space="preserve">$0F=Invalid Cruise Tap Down; </w:t>
            </w:r>
            <w:r>
              <w:rPr>
                <w:rFonts w:ascii="Arial" w:hAnsi="Arial"/>
                <w:sz w:val="16"/>
              </w:rPr>
              <w:br/>
              <w:t xml:space="preserve">$10=Control Module Inhibit; </w:t>
            </w:r>
            <w:r>
              <w:rPr>
                <w:rFonts w:ascii="Arial" w:hAnsi="Arial"/>
                <w:sz w:val="16"/>
              </w:rPr>
              <w:br/>
              <w:t xml:space="preserve">$11=R/A and S/C Switches Pressed Together; </w:t>
            </w:r>
            <w:r>
              <w:rPr>
                <w:rFonts w:ascii="Arial" w:hAnsi="Arial"/>
                <w:sz w:val="16"/>
              </w:rPr>
              <w:br/>
              <w:t xml:space="preserve">$12=TCS Active; </w:t>
            </w:r>
            <w:r>
              <w:rPr>
                <w:rFonts w:ascii="Arial" w:hAnsi="Arial"/>
                <w:sz w:val="16"/>
              </w:rPr>
              <w:br/>
              <w:t xml:space="preserve">$13=Speed Difference Low; </w:t>
            </w:r>
            <w:r>
              <w:rPr>
                <w:rFonts w:ascii="Arial" w:hAnsi="Arial"/>
                <w:sz w:val="16"/>
              </w:rPr>
              <w:br/>
              <w:t xml:space="preserve">$14=Device Control; </w:t>
            </w:r>
            <w:r>
              <w:rPr>
                <w:rFonts w:ascii="Arial" w:hAnsi="Arial"/>
                <w:sz w:val="16"/>
              </w:rPr>
              <w:br/>
              <w:t xml:space="preserve">$15=Memory Error; </w:t>
            </w:r>
            <w:r>
              <w:rPr>
                <w:rFonts w:ascii="Arial" w:hAnsi="Arial"/>
                <w:sz w:val="16"/>
              </w:rPr>
              <w:br/>
              <w:t xml:space="preserve">$16=Engine Run Time; </w:t>
            </w:r>
            <w:r>
              <w:rPr>
                <w:rFonts w:ascii="Arial" w:hAnsi="Arial"/>
                <w:sz w:val="16"/>
              </w:rPr>
              <w:br/>
              <w:t xml:space="preserve">$17=Engine Speed; </w:t>
            </w:r>
            <w:r>
              <w:rPr>
                <w:rFonts w:ascii="Arial" w:hAnsi="Arial"/>
                <w:sz w:val="16"/>
              </w:rPr>
              <w:br/>
              <w:t xml:space="preserve">$18=DTC Active; </w:t>
            </w:r>
            <w:r>
              <w:rPr>
                <w:rFonts w:ascii="Arial" w:hAnsi="Arial"/>
                <w:sz w:val="16"/>
              </w:rPr>
              <w:br/>
              <w:t xml:space="preserve">$19=Engine Overspeed Protection Active; </w:t>
            </w:r>
            <w:r>
              <w:rPr>
                <w:rFonts w:ascii="Arial" w:hAnsi="Arial"/>
                <w:sz w:val="16"/>
              </w:rPr>
              <w:br/>
              <w:t xml:space="preserve">$1A=First Gear Disable; </w:t>
            </w:r>
            <w:r>
              <w:rPr>
                <w:rFonts w:ascii="Arial" w:hAnsi="Arial"/>
                <w:sz w:val="16"/>
              </w:rPr>
              <w:br/>
              <w:t xml:space="preserve">$1B=Accelerator Pedal Override; </w:t>
            </w:r>
            <w:r>
              <w:rPr>
                <w:rFonts w:ascii="Arial" w:hAnsi="Arial"/>
                <w:sz w:val="16"/>
              </w:rPr>
              <w:br/>
              <w:t xml:space="preserve">$1C=Low Ignition Voltage; </w:t>
            </w:r>
            <w:r>
              <w:rPr>
                <w:rFonts w:ascii="Arial" w:hAnsi="Arial"/>
                <w:sz w:val="16"/>
              </w:rPr>
              <w:br/>
              <w:t xml:space="preserve">$1D=Transmission Not in Gear; </w:t>
            </w:r>
            <w:r>
              <w:rPr>
                <w:rFonts w:ascii="Arial" w:hAnsi="Arial"/>
                <w:sz w:val="16"/>
              </w:rPr>
              <w:br/>
              <w:t xml:space="preserve">$1E=Vehicle Overspeed Protection Active; </w:t>
            </w:r>
            <w:r>
              <w:rPr>
                <w:rFonts w:ascii="Arial" w:hAnsi="Arial"/>
                <w:sz w:val="16"/>
              </w:rPr>
              <w:br/>
              <w:t xml:space="preserve">$1F=Analog Cruise Switch Invalid; </w:t>
            </w:r>
            <w:r>
              <w:rPr>
                <w:rFonts w:ascii="Arial" w:hAnsi="Arial"/>
                <w:sz w:val="16"/>
              </w:rPr>
              <w:br/>
              <w:t xml:space="preserve">$20=High Ignition Voltage; </w:t>
            </w:r>
            <w:r>
              <w:rPr>
                <w:rFonts w:ascii="Arial" w:hAnsi="Arial"/>
                <w:sz w:val="16"/>
              </w:rPr>
              <w:br/>
              <w:t xml:space="preserve">$21=Non Driven Wheel Speed Greater; </w:t>
            </w:r>
            <w:r>
              <w:rPr>
                <w:rFonts w:ascii="Arial" w:hAnsi="Arial"/>
                <w:sz w:val="16"/>
              </w:rPr>
              <w:br/>
              <w:t xml:space="preserve">$22=Driven Wheel Speed Greater; </w:t>
            </w:r>
            <w:r>
              <w:rPr>
                <w:rFonts w:ascii="Arial" w:hAnsi="Arial"/>
                <w:sz w:val="16"/>
              </w:rPr>
              <w:br/>
              <w:t xml:space="preserve">$23=Cruise Execution Error; </w:t>
            </w:r>
            <w:r>
              <w:rPr>
                <w:rFonts w:ascii="Arial" w:hAnsi="Arial"/>
                <w:sz w:val="16"/>
              </w:rPr>
              <w:br/>
              <w:t xml:space="preserve">$24=Cruise Switch Serial Communication Fault; </w:t>
            </w:r>
            <w:r>
              <w:rPr>
                <w:rFonts w:ascii="Arial" w:hAnsi="Arial"/>
                <w:sz w:val="16"/>
              </w:rPr>
              <w:br/>
              <w:t xml:space="preserve">$25=Engine Metal Overtemperature Protection Active; </w:t>
            </w:r>
            <w:r>
              <w:rPr>
                <w:rFonts w:ascii="Arial" w:hAnsi="Arial"/>
                <w:sz w:val="16"/>
              </w:rPr>
              <w:br/>
              <w:t xml:space="preserve">$26=VSES Active; </w:t>
            </w:r>
            <w:r>
              <w:rPr>
                <w:rFonts w:ascii="Arial" w:hAnsi="Arial"/>
                <w:sz w:val="16"/>
              </w:rPr>
              <w:br/>
              <w:t xml:space="preserve">$27=Rear Axle Low; $28=Transmission Gear Fault; </w:t>
            </w:r>
            <w:r>
              <w:rPr>
                <w:rFonts w:ascii="Arial" w:hAnsi="Arial"/>
                <w:sz w:val="16"/>
              </w:rPr>
              <w:br/>
              <w:t xml:space="preserve">$29=Brake Signal Serial Communication Fault; </w:t>
            </w:r>
            <w:r>
              <w:rPr>
                <w:rFonts w:ascii="Arial" w:hAnsi="Arial"/>
                <w:sz w:val="16"/>
              </w:rPr>
              <w:br/>
              <w:t xml:space="preserve">$2A=Brake Pedal Fault; </w:t>
            </w:r>
            <w:r>
              <w:rPr>
                <w:rFonts w:ascii="Arial" w:hAnsi="Arial"/>
                <w:sz w:val="16"/>
              </w:rPr>
              <w:br/>
              <w:t xml:space="preserve">$2B=Park Brake Active; </w:t>
            </w:r>
            <w:r>
              <w:rPr>
                <w:rFonts w:ascii="Arial" w:hAnsi="Arial"/>
                <w:sz w:val="16"/>
              </w:rPr>
              <w:br/>
              <w:t xml:space="preserve">$2C=ACC Inhibit; </w:t>
            </w:r>
            <w:r>
              <w:rPr>
                <w:rFonts w:ascii="Arial" w:hAnsi="Arial"/>
                <w:sz w:val="16"/>
              </w:rPr>
              <w:br/>
              <w:t xml:space="preserve">$2D=ACC Automatic Braking Failed; </w:t>
            </w:r>
            <w:r>
              <w:rPr>
                <w:rFonts w:ascii="Arial" w:hAnsi="Arial"/>
                <w:sz w:val="16"/>
              </w:rPr>
              <w:br/>
            </w:r>
            <w:r>
              <w:rPr>
                <w:rFonts w:ascii="Arial" w:hAnsi="Arial"/>
                <w:sz w:val="16"/>
              </w:rPr>
              <w:lastRenderedPageBreak/>
              <w:t xml:space="preserve">$2E=Vehicle Speed Control Type Error; </w:t>
            </w:r>
            <w:r>
              <w:rPr>
                <w:rFonts w:ascii="Arial" w:hAnsi="Arial"/>
                <w:sz w:val="16"/>
              </w:rPr>
              <w:br/>
              <w:t xml:space="preserve">$2F=ACC Command Serial Communication Fault; </w:t>
            </w:r>
            <w:r>
              <w:rPr>
                <w:rFonts w:ascii="Arial" w:hAnsi="Arial"/>
                <w:sz w:val="16"/>
              </w:rPr>
              <w:br/>
              <w:t>$30=Power Take Off Active;</w:t>
            </w:r>
          </w:p>
          <w:p w:rsidR="00FF4F2F" w:rsidRDefault="00FF4F2F">
            <w:pPr>
              <w:keepNext w:val="0"/>
              <w:rPr>
                <w:rFonts w:ascii="Arial" w:hAnsi="Arial"/>
                <w:sz w:val="16"/>
              </w:rPr>
            </w:pPr>
            <w:r>
              <w:rPr>
                <w:rFonts w:ascii="Arial" w:hAnsi="Arial"/>
                <w:sz w:val="16"/>
              </w:rPr>
              <w:t>$31=ECM Running Reset</w:t>
            </w:r>
          </w:p>
        </w:tc>
      </w:tr>
    </w:tbl>
    <w:p w:rsidR="00FF4F2F" w:rsidRDefault="00FF4F2F"/>
    <w:p w:rsidR="00FF4F2F" w:rsidRDefault="00FF4F2F">
      <w:r>
        <w:t>This PID contains one of the last eight reasons that powertrain has disengaged cruise control.  A FIFO history buffer, which retains its contents over a battery disconnect, is used to store these reasons with reason 1 containing the most recent reason.</w:t>
      </w:r>
      <w:r w:rsidR="00C11B2E" w:rsidRPr="00BF2CB8">
        <w:t xml:space="preserve"> </w:t>
      </w:r>
      <w:r w:rsidR="00C11B2E">
        <w:t xml:space="preserve"> </w:t>
      </w:r>
      <w:r w:rsidR="00C11B2E" w:rsidRPr="007E4961">
        <w:t>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494" w:name="_Toc17862166"/>
      <w:bookmarkStart w:id="495" w:name="_Toc223512928"/>
      <w:r>
        <w:t>CRZR – PID $1319 – Cruise Disengage History 5</w:t>
      </w:r>
      <w:bookmarkEnd w:id="494"/>
      <w:bookmarkEnd w:id="49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jc w:val="center"/>
        </w:trPr>
        <w:tc>
          <w:tcPr>
            <w:tcW w:w="720" w:type="dxa"/>
            <w:tcBorders>
              <w:top w:val="nil"/>
            </w:tcBorders>
          </w:tcPr>
          <w:p w:rsidR="00FF4F2F" w:rsidRDefault="00FF4F2F">
            <w:pPr>
              <w:keepNext w:val="0"/>
              <w:jc w:val="right"/>
              <w:rPr>
                <w:rFonts w:ascii="Arial" w:hAnsi="Arial"/>
                <w:sz w:val="16"/>
              </w:rPr>
            </w:pPr>
            <w:r>
              <w:rPr>
                <w:rFonts w:ascii="Arial" w:hAnsi="Arial"/>
                <w:sz w:val="16"/>
              </w:rPr>
              <w:t>$1319</w:t>
            </w:r>
          </w:p>
        </w:tc>
        <w:tc>
          <w:tcPr>
            <w:tcW w:w="2880" w:type="dxa"/>
            <w:tcBorders>
              <w:top w:val="nil"/>
            </w:tcBorders>
          </w:tcPr>
          <w:p w:rsidR="00FF4F2F" w:rsidRDefault="00FF4F2F">
            <w:pPr>
              <w:keepNext w:val="0"/>
              <w:rPr>
                <w:rFonts w:ascii="Arial" w:hAnsi="Arial"/>
                <w:sz w:val="16"/>
              </w:rPr>
            </w:pPr>
            <w:r>
              <w:rPr>
                <w:rFonts w:ascii="Arial" w:hAnsi="Arial"/>
                <w:sz w:val="16"/>
              </w:rPr>
              <w:t>Cruise Disengage History 5</w:t>
            </w:r>
          </w:p>
        </w:tc>
        <w:tc>
          <w:tcPr>
            <w:tcW w:w="720" w:type="dxa"/>
            <w:tcBorders>
              <w:top w:val="nil"/>
            </w:tcBorders>
          </w:tcPr>
          <w:p w:rsidR="00FF4F2F" w:rsidRDefault="00FF4F2F">
            <w:pPr>
              <w:keepNext w:val="0"/>
              <w:jc w:val="right"/>
              <w:rPr>
                <w:rFonts w:ascii="Arial" w:hAnsi="Arial"/>
                <w:sz w:val="16"/>
              </w:rPr>
            </w:pPr>
            <w:r>
              <w:rPr>
                <w:rFonts w:ascii="Arial" w:hAnsi="Arial"/>
                <w:sz w:val="16"/>
              </w:rPr>
              <w:t>1</w:t>
            </w:r>
          </w:p>
        </w:tc>
        <w:tc>
          <w:tcPr>
            <w:tcW w:w="720" w:type="dxa"/>
            <w:tcBorders>
              <w:top w:val="nil"/>
            </w:tcBorders>
          </w:tcPr>
          <w:p w:rsidR="00FF4F2F" w:rsidRDefault="00FF4F2F">
            <w:pPr>
              <w:keepNext w:val="0"/>
              <w:rPr>
                <w:rFonts w:ascii="Arial" w:hAnsi="Arial"/>
                <w:sz w:val="16"/>
              </w:rPr>
            </w:pPr>
            <w:r>
              <w:rPr>
                <w:rFonts w:ascii="Arial" w:hAnsi="Arial"/>
                <w:sz w:val="16"/>
              </w:rPr>
              <w:t>ENM</w:t>
            </w:r>
          </w:p>
        </w:tc>
        <w:tc>
          <w:tcPr>
            <w:tcW w:w="2160" w:type="dxa"/>
            <w:tcBorders>
              <w:top w:val="nil"/>
            </w:tcBorders>
          </w:tcPr>
          <w:p w:rsidR="00FF4F2F" w:rsidRDefault="00FF4F2F">
            <w:pPr>
              <w:keepNext w:val="0"/>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$00=Brake Pedal Applied; </w:t>
            </w:r>
            <w:r>
              <w:rPr>
                <w:rFonts w:ascii="Arial" w:hAnsi="Arial"/>
                <w:sz w:val="16"/>
              </w:rPr>
              <w:br/>
              <w:t xml:space="preserve">$01=Brake Pedal Before Cruise; </w:t>
            </w:r>
            <w:r>
              <w:rPr>
                <w:rFonts w:ascii="Arial" w:hAnsi="Arial"/>
                <w:sz w:val="16"/>
              </w:rPr>
              <w:br/>
              <w:t xml:space="preserve">$02=Cancel Switch Active; </w:t>
            </w:r>
            <w:r>
              <w:rPr>
                <w:rFonts w:ascii="Arial" w:hAnsi="Arial"/>
                <w:sz w:val="16"/>
              </w:rPr>
              <w:br/>
              <w:t xml:space="preserve">$03=Clutch Pedal Applied; </w:t>
            </w:r>
            <w:r>
              <w:rPr>
                <w:rFonts w:ascii="Arial" w:hAnsi="Arial"/>
                <w:sz w:val="16"/>
              </w:rPr>
              <w:br/>
              <w:t xml:space="preserve">$04=Coast Disengage; </w:t>
            </w:r>
            <w:r>
              <w:rPr>
                <w:rFonts w:ascii="Arial" w:hAnsi="Arial"/>
                <w:sz w:val="16"/>
              </w:rPr>
              <w:br/>
              <w:t xml:space="preserve">$05=Coast Below Low Speed; </w:t>
            </w:r>
            <w:r>
              <w:rPr>
                <w:rFonts w:ascii="Arial" w:hAnsi="Arial"/>
                <w:sz w:val="16"/>
              </w:rPr>
              <w:br/>
              <w:t xml:space="preserve">$06=ETC Inhibit; </w:t>
            </w:r>
            <w:r>
              <w:rPr>
                <w:rFonts w:ascii="Arial" w:hAnsi="Arial"/>
                <w:sz w:val="16"/>
              </w:rPr>
              <w:br/>
              <w:t xml:space="preserve">$07=High Acceleration; </w:t>
            </w:r>
            <w:r>
              <w:rPr>
                <w:rFonts w:ascii="Arial" w:hAnsi="Arial"/>
                <w:sz w:val="16"/>
              </w:rPr>
              <w:br/>
              <w:t xml:space="preserve">$08=High Deceleration; </w:t>
            </w:r>
            <w:r>
              <w:rPr>
                <w:rFonts w:ascii="Arial" w:hAnsi="Arial"/>
                <w:sz w:val="16"/>
              </w:rPr>
              <w:br/>
              <w:t xml:space="preserve">$09=High Vehicle Speed; </w:t>
            </w:r>
            <w:r>
              <w:rPr>
                <w:rFonts w:ascii="Arial" w:hAnsi="Arial"/>
                <w:sz w:val="16"/>
              </w:rPr>
              <w:br/>
              <w:t xml:space="preserve">$0A=Illegal Cruise Mode; </w:t>
            </w:r>
            <w:r>
              <w:rPr>
                <w:rFonts w:ascii="Arial" w:hAnsi="Arial"/>
                <w:sz w:val="16"/>
              </w:rPr>
              <w:br/>
              <w:t xml:space="preserve">$0B=Low Vehicle Speed; </w:t>
            </w:r>
            <w:r>
              <w:rPr>
                <w:rFonts w:ascii="Arial" w:hAnsi="Arial"/>
                <w:sz w:val="16"/>
              </w:rPr>
              <w:br/>
              <w:t xml:space="preserve">$0C=None; </w:t>
            </w:r>
            <w:r>
              <w:rPr>
                <w:rFonts w:ascii="Arial" w:hAnsi="Arial"/>
                <w:sz w:val="16"/>
              </w:rPr>
              <w:br/>
              <w:t xml:space="preserve">$0D=Cruise Switch Off; </w:t>
            </w:r>
            <w:r>
              <w:rPr>
                <w:rFonts w:ascii="Arial" w:hAnsi="Arial"/>
                <w:sz w:val="16"/>
              </w:rPr>
              <w:br/>
              <w:t xml:space="preserve">$0E=Speed Difference High; </w:t>
            </w:r>
            <w:r>
              <w:rPr>
                <w:rFonts w:ascii="Arial" w:hAnsi="Arial"/>
                <w:sz w:val="16"/>
              </w:rPr>
              <w:br/>
              <w:t xml:space="preserve">$0F=Invalid Cruise Tap Down; </w:t>
            </w:r>
            <w:r>
              <w:rPr>
                <w:rFonts w:ascii="Arial" w:hAnsi="Arial"/>
                <w:sz w:val="16"/>
              </w:rPr>
              <w:br/>
              <w:t xml:space="preserve">$10=Control Module Inhibit; </w:t>
            </w:r>
            <w:r>
              <w:rPr>
                <w:rFonts w:ascii="Arial" w:hAnsi="Arial"/>
                <w:sz w:val="16"/>
              </w:rPr>
              <w:br/>
              <w:t xml:space="preserve">$11=R/A and S/C Switches Pressed Together; </w:t>
            </w:r>
            <w:r>
              <w:rPr>
                <w:rFonts w:ascii="Arial" w:hAnsi="Arial"/>
                <w:sz w:val="16"/>
              </w:rPr>
              <w:br/>
              <w:t xml:space="preserve">$12=TCS Active; </w:t>
            </w:r>
            <w:r>
              <w:rPr>
                <w:rFonts w:ascii="Arial" w:hAnsi="Arial"/>
                <w:sz w:val="16"/>
              </w:rPr>
              <w:br/>
              <w:t xml:space="preserve">$13=Speed Difference Low; </w:t>
            </w:r>
            <w:r>
              <w:rPr>
                <w:rFonts w:ascii="Arial" w:hAnsi="Arial"/>
                <w:sz w:val="16"/>
              </w:rPr>
              <w:br/>
              <w:t xml:space="preserve">$14=Device Control; </w:t>
            </w:r>
            <w:r>
              <w:rPr>
                <w:rFonts w:ascii="Arial" w:hAnsi="Arial"/>
                <w:sz w:val="16"/>
              </w:rPr>
              <w:br/>
              <w:t xml:space="preserve">$15=Memory Error; </w:t>
            </w:r>
            <w:r>
              <w:rPr>
                <w:rFonts w:ascii="Arial" w:hAnsi="Arial"/>
                <w:sz w:val="16"/>
              </w:rPr>
              <w:br/>
              <w:t xml:space="preserve">$16=Engine Run Time; </w:t>
            </w:r>
            <w:r>
              <w:rPr>
                <w:rFonts w:ascii="Arial" w:hAnsi="Arial"/>
                <w:sz w:val="16"/>
              </w:rPr>
              <w:br/>
              <w:t xml:space="preserve">$17=Engine Speed; </w:t>
            </w:r>
            <w:r>
              <w:rPr>
                <w:rFonts w:ascii="Arial" w:hAnsi="Arial"/>
                <w:sz w:val="16"/>
              </w:rPr>
              <w:br/>
              <w:t xml:space="preserve">$18=DTC Active; </w:t>
            </w:r>
            <w:r>
              <w:rPr>
                <w:rFonts w:ascii="Arial" w:hAnsi="Arial"/>
                <w:sz w:val="16"/>
              </w:rPr>
              <w:br/>
              <w:t xml:space="preserve">$19=Engine Overspeed Protection Active; </w:t>
            </w:r>
            <w:r>
              <w:rPr>
                <w:rFonts w:ascii="Arial" w:hAnsi="Arial"/>
                <w:sz w:val="16"/>
              </w:rPr>
              <w:br/>
              <w:t xml:space="preserve">$1A=First Gear Disable; </w:t>
            </w:r>
            <w:r>
              <w:rPr>
                <w:rFonts w:ascii="Arial" w:hAnsi="Arial"/>
                <w:sz w:val="16"/>
              </w:rPr>
              <w:br/>
              <w:t xml:space="preserve">$1B=Accelerator Pedal Override; </w:t>
            </w:r>
            <w:r>
              <w:rPr>
                <w:rFonts w:ascii="Arial" w:hAnsi="Arial"/>
                <w:sz w:val="16"/>
              </w:rPr>
              <w:br/>
              <w:t xml:space="preserve">$1C=Low Ignition Voltage; </w:t>
            </w:r>
            <w:r>
              <w:rPr>
                <w:rFonts w:ascii="Arial" w:hAnsi="Arial"/>
                <w:sz w:val="16"/>
              </w:rPr>
              <w:br/>
              <w:t xml:space="preserve">$1D=Transmission Not in Gear; </w:t>
            </w:r>
            <w:r>
              <w:rPr>
                <w:rFonts w:ascii="Arial" w:hAnsi="Arial"/>
                <w:sz w:val="16"/>
              </w:rPr>
              <w:br/>
              <w:t xml:space="preserve">$1E=Vehicle Overspeed Protection Active; </w:t>
            </w:r>
            <w:r>
              <w:rPr>
                <w:rFonts w:ascii="Arial" w:hAnsi="Arial"/>
                <w:sz w:val="16"/>
              </w:rPr>
              <w:br/>
              <w:t xml:space="preserve">$1F=Analog Cruise Switch Invalid; </w:t>
            </w:r>
            <w:r>
              <w:rPr>
                <w:rFonts w:ascii="Arial" w:hAnsi="Arial"/>
                <w:sz w:val="16"/>
              </w:rPr>
              <w:br/>
              <w:t xml:space="preserve">$20=High Ignition Voltage; </w:t>
            </w:r>
            <w:r>
              <w:rPr>
                <w:rFonts w:ascii="Arial" w:hAnsi="Arial"/>
                <w:sz w:val="16"/>
              </w:rPr>
              <w:br/>
              <w:t xml:space="preserve">$21=Non Driven Wheel Speed Greater; </w:t>
            </w:r>
            <w:r>
              <w:rPr>
                <w:rFonts w:ascii="Arial" w:hAnsi="Arial"/>
                <w:sz w:val="16"/>
              </w:rPr>
              <w:br/>
              <w:t xml:space="preserve">$22=Driven Wheel Speed Greater; </w:t>
            </w:r>
            <w:r>
              <w:rPr>
                <w:rFonts w:ascii="Arial" w:hAnsi="Arial"/>
                <w:sz w:val="16"/>
              </w:rPr>
              <w:br/>
              <w:t xml:space="preserve">$23=Cruise Execution Error; </w:t>
            </w:r>
            <w:r>
              <w:rPr>
                <w:rFonts w:ascii="Arial" w:hAnsi="Arial"/>
                <w:sz w:val="16"/>
              </w:rPr>
              <w:br/>
              <w:t xml:space="preserve">$24=Cruise Switch Serial </w:t>
            </w:r>
            <w:r>
              <w:rPr>
                <w:rFonts w:ascii="Arial" w:hAnsi="Arial"/>
                <w:sz w:val="16"/>
              </w:rPr>
              <w:lastRenderedPageBreak/>
              <w:t xml:space="preserve">Communication Fault; </w:t>
            </w:r>
            <w:r>
              <w:rPr>
                <w:rFonts w:ascii="Arial" w:hAnsi="Arial"/>
                <w:sz w:val="16"/>
              </w:rPr>
              <w:br/>
              <w:t xml:space="preserve">$25=Engine Metal Overtemperature Protection Active; </w:t>
            </w:r>
            <w:r>
              <w:rPr>
                <w:rFonts w:ascii="Arial" w:hAnsi="Arial"/>
                <w:sz w:val="16"/>
              </w:rPr>
              <w:br/>
              <w:t xml:space="preserve">$26=VSES Active; </w:t>
            </w:r>
            <w:r>
              <w:rPr>
                <w:rFonts w:ascii="Arial" w:hAnsi="Arial"/>
                <w:sz w:val="16"/>
              </w:rPr>
              <w:br/>
              <w:t xml:space="preserve">$27=Rear Axle Low; $28=Transmission Gear Fault; </w:t>
            </w:r>
            <w:r>
              <w:rPr>
                <w:rFonts w:ascii="Arial" w:hAnsi="Arial"/>
                <w:sz w:val="16"/>
              </w:rPr>
              <w:br/>
              <w:t xml:space="preserve">$29=Brake Signal Serial Communication Fault; </w:t>
            </w:r>
            <w:r>
              <w:rPr>
                <w:rFonts w:ascii="Arial" w:hAnsi="Arial"/>
                <w:sz w:val="16"/>
              </w:rPr>
              <w:br/>
              <w:t xml:space="preserve">$2A=Brake Pedal Fault; </w:t>
            </w:r>
            <w:r>
              <w:rPr>
                <w:rFonts w:ascii="Arial" w:hAnsi="Arial"/>
                <w:sz w:val="16"/>
              </w:rPr>
              <w:br/>
              <w:t xml:space="preserve">$2B=Park Brake Active; </w:t>
            </w:r>
            <w:r>
              <w:rPr>
                <w:rFonts w:ascii="Arial" w:hAnsi="Arial"/>
                <w:sz w:val="16"/>
              </w:rPr>
              <w:br/>
              <w:t xml:space="preserve">$2C=ACC Inhibit; </w:t>
            </w:r>
            <w:r>
              <w:rPr>
                <w:rFonts w:ascii="Arial" w:hAnsi="Arial"/>
                <w:sz w:val="16"/>
              </w:rPr>
              <w:br/>
              <w:t xml:space="preserve">$2D=ACC Automatic Braking Failed; </w:t>
            </w:r>
            <w:r>
              <w:rPr>
                <w:rFonts w:ascii="Arial" w:hAnsi="Arial"/>
                <w:sz w:val="16"/>
              </w:rPr>
              <w:br/>
              <w:t xml:space="preserve">$2E=Vehicle Speed Control Type Error; </w:t>
            </w:r>
            <w:r>
              <w:rPr>
                <w:rFonts w:ascii="Arial" w:hAnsi="Arial"/>
                <w:sz w:val="16"/>
              </w:rPr>
              <w:br/>
              <w:t xml:space="preserve">$2F=ACC Command Serial Communication Fault; </w:t>
            </w:r>
            <w:r>
              <w:rPr>
                <w:rFonts w:ascii="Arial" w:hAnsi="Arial"/>
                <w:sz w:val="16"/>
              </w:rPr>
              <w:br/>
              <w:t>$30=Power Take Off Active;</w:t>
            </w:r>
          </w:p>
          <w:p w:rsidR="00FF4F2F" w:rsidRDefault="00FF4F2F">
            <w:pPr>
              <w:keepNext w:val="0"/>
              <w:rPr>
                <w:rFonts w:ascii="Arial" w:hAnsi="Arial"/>
                <w:sz w:val="16"/>
              </w:rPr>
            </w:pPr>
            <w:r>
              <w:rPr>
                <w:rFonts w:ascii="Arial" w:hAnsi="Arial"/>
                <w:sz w:val="16"/>
              </w:rPr>
              <w:t>$31=ECM Running Reset</w:t>
            </w:r>
          </w:p>
        </w:tc>
      </w:tr>
    </w:tbl>
    <w:p w:rsidR="00FF4F2F" w:rsidRDefault="00FF4F2F"/>
    <w:p w:rsidR="00FF4F2F" w:rsidRDefault="00FF4F2F">
      <w:r>
        <w:t>This PID contains one of the last eight reasons that powertrain has disengaged cruise control.  A FIFO history buffer, which retains its contents over a battery disconnect, is used to store these reasons with reason 1 containing the most recent reason.</w:t>
      </w:r>
      <w:r w:rsidR="00C11B2E" w:rsidRPr="00BF2CB8">
        <w:t xml:space="preserve"> </w:t>
      </w:r>
      <w:r w:rsidR="00C11B2E">
        <w:t xml:space="preserve"> </w:t>
      </w:r>
      <w:r w:rsidR="00C11B2E" w:rsidRPr="007E4961">
        <w:t>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496" w:name="_Toc17862167"/>
      <w:bookmarkStart w:id="497" w:name="_Toc223512929"/>
      <w:r>
        <w:t>CRZR – PID $131A – Cruise Disengage History 6</w:t>
      </w:r>
      <w:bookmarkEnd w:id="496"/>
      <w:bookmarkEnd w:id="49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jc w:val="center"/>
        </w:trPr>
        <w:tc>
          <w:tcPr>
            <w:tcW w:w="720" w:type="dxa"/>
            <w:tcBorders>
              <w:top w:val="nil"/>
            </w:tcBorders>
          </w:tcPr>
          <w:p w:rsidR="00FF4F2F" w:rsidRDefault="00FF4F2F">
            <w:pPr>
              <w:keepNext w:val="0"/>
              <w:jc w:val="right"/>
              <w:rPr>
                <w:rFonts w:ascii="Arial" w:hAnsi="Arial"/>
                <w:sz w:val="16"/>
              </w:rPr>
            </w:pPr>
            <w:r>
              <w:rPr>
                <w:rFonts w:ascii="Arial" w:hAnsi="Arial"/>
                <w:sz w:val="16"/>
              </w:rPr>
              <w:t>$131A</w:t>
            </w:r>
          </w:p>
        </w:tc>
        <w:tc>
          <w:tcPr>
            <w:tcW w:w="2880" w:type="dxa"/>
            <w:tcBorders>
              <w:top w:val="nil"/>
            </w:tcBorders>
          </w:tcPr>
          <w:p w:rsidR="00FF4F2F" w:rsidRDefault="00FF4F2F">
            <w:pPr>
              <w:keepNext w:val="0"/>
              <w:rPr>
                <w:rFonts w:ascii="Arial" w:hAnsi="Arial"/>
                <w:sz w:val="16"/>
              </w:rPr>
            </w:pPr>
            <w:r>
              <w:rPr>
                <w:rFonts w:ascii="Arial" w:hAnsi="Arial"/>
                <w:sz w:val="16"/>
              </w:rPr>
              <w:t>Cruise Disengage History 6</w:t>
            </w:r>
          </w:p>
        </w:tc>
        <w:tc>
          <w:tcPr>
            <w:tcW w:w="720" w:type="dxa"/>
            <w:tcBorders>
              <w:top w:val="nil"/>
            </w:tcBorders>
          </w:tcPr>
          <w:p w:rsidR="00FF4F2F" w:rsidRDefault="00FF4F2F">
            <w:pPr>
              <w:keepNext w:val="0"/>
              <w:jc w:val="right"/>
              <w:rPr>
                <w:rFonts w:ascii="Arial" w:hAnsi="Arial"/>
                <w:sz w:val="16"/>
              </w:rPr>
            </w:pPr>
            <w:r>
              <w:rPr>
                <w:rFonts w:ascii="Arial" w:hAnsi="Arial"/>
                <w:sz w:val="16"/>
              </w:rPr>
              <w:t>1</w:t>
            </w:r>
          </w:p>
        </w:tc>
        <w:tc>
          <w:tcPr>
            <w:tcW w:w="720" w:type="dxa"/>
            <w:tcBorders>
              <w:top w:val="nil"/>
            </w:tcBorders>
          </w:tcPr>
          <w:p w:rsidR="00FF4F2F" w:rsidRDefault="00FF4F2F">
            <w:pPr>
              <w:keepNext w:val="0"/>
              <w:rPr>
                <w:rFonts w:ascii="Arial" w:hAnsi="Arial"/>
                <w:sz w:val="16"/>
              </w:rPr>
            </w:pPr>
            <w:r>
              <w:rPr>
                <w:rFonts w:ascii="Arial" w:hAnsi="Arial"/>
                <w:sz w:val="16"/>
              </w:rPr>
              <w:t>ENM</w:t>
            </w:r>
          </w:p>
        </w:tc>
        <w:tc>
          <w:tcPr>
            <w:tcW w:w="2160" w:type="dxa"/>
            <w:tcBorders>
              <w:top w:val="nil"/>
            </w:tcBorders>
          </w:tcPr>
          <w:p w:rsidR="00FF4F2F" w:rsidRDefault="00FF4F2F">
            <w:pPr>
              <w:keepNext w:val="0"/>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$00=Brake Pedal Applied; </w:t>
            </w:r>
            <w:r>
              <w:rPr>
                <w:rFonts w:ascii="Arial" w:hAnsi="Arial"/>
                <w:sz w:val="16"/>
              </w:rPr>
              <w:br/>
              <w:t xml:space="preserve">$01=Brake Pedal Before Cruise; </w:t>
            </w:r>
            <w:r>
              <w:rPr>
                <w:rFonts w:ascii="Arial" w:hAnsi="Arial"/>
                <w:sz w:val="16"/>
              </w:rPr>
              <w:br/>
              <w:t xml:space="preserve">$02=Cancel Switch Active; </w:t>
            </w:r>
            <w:r>
              <w:rPr>
                <w:rFonts w:ascii="Arial" w:hAnsi="Arial"/>
                <w:sz w:val="16"/>
              </w:rPr>
              <w:br/>
              <w:t xml:space="preserve">$03=Clutch Pedal Applied; </w:t>
            </w:r>
            <w:r>
              <w:rPr>
                <w:rFonts w:ascii="Arial" w:hAnsi="Arial"/>
                <w:sz w:val="16"/>
              </w:rPr>
              <w:br/>
              <w:t xml:space="preserve">$04=Coast Disengage; </w:t>
            </w:r>
            <w:r>
              <w:rPr>
                <w:rFonts w:ascii="Arial" w:hAnsi="Arial"/>
                <w:sz w:val="16"/>
              </w:rPr>
              <w:br/>
              <w:t xml:space="preserve">$05=Coast Below Low Speed; </w:t>
            </w:r>
            <w:r>
              <w:rPr>
                <w:rFonts w:ascii="Arial" w:hAnsi="Arial"/>
                <w:sz w:val="16"/>
              </w:rPr>
              <w:br/>
              <w:t xml:space="preserve">$06=ETC Inhibit; </w:t>
            </w:r>
            <w:r>
              <w:rPr>
                <w:rFonts w:ascii="Arial" w:hAnsi="Arial"/>
                <w:sz w:val="16"/>
              </w:rPr>
              <w:br/>
              <w:t xml:space="preserve">$07=High Acceleration; </w:t>
            </w:r>
            <w:r>
              <w:rPr>
                <w:rFonts w:ascii="Arial" w:hAnsi="Arial"/>
                <w:sz w:val="16"/>
              </w:rPr>
              <w:br/>
              <w:t xml:space="preserve">$08=High Deceleration; </w:t>
            </w:r>
            <w:r>
              <w:rPr>
                <w:rFonts w:ascii="Arial" w:hAnsi="Arial"/>
                <w:sz w:val="16"/>
              </w:rPr>
              <w:br/>
              <w:t xml:space="preserve">$09=High Vehicle Speed; </w:t>
            </w:r>
            <w:r>
              <w:rPr>
                <w:rFonts w:ascii="Arial" w:hAnsi="Arial"/>
                <w:sz w:val="16"/>
              </w:rPr>
              <w:br/>
              <w:t xml:space="preserve">$0A=Illegal Cruise Mode; </w:t>
            </w:r>
            <w:r>
              <w:rPr>
                <w:rFonts w:ascii="Arial" w:hAnsi="Arial"/>
                <w:sz w:val="16"/>
              </w:rPr>
              <w:br/>
              <w:t xml:space="preserve">$0B=Low Vehicle Speed; </w:t>
            </w:r>
            <w:r>
              <w:rPr>
                <w:rFonts w:ascii="Arial" w:hAnsi="Arial"/>
                <w:sz w:val="16"/>
              </w:rPr>
              <w:br/>
              <w:t xml:space="preserve">$0C=None; </w:t>
            </w:r>
            <w:r>
              <w:rPr>
                <w:rFonts w:ascii="Arial" w:hAnsi="Arial"/>
                <w:sz w:val="16"/>
              </w:rPr>
              <w:br/>
              <w:t xml:space="preserve">$0D=Cruise Switch Off; </w:t>
            </w:r>
            <w:r>
              <w:rPr>
                <w:rFonts w:ascii="Arial" w:hAnsi="Arial"/>
                <w:sz w:val="16"/>
              </w:rPr>
              <w:br/>
              <w:t xml:space="preserve">$0E=Speed Difference High; </w:t>
            </w:r>
            <w:r>
              <w:rPr>
                <w:rFonts w:ascii="Arial" w:hAnsi="Arial"/>
                <w:sz w:val="16"/>
              </w:rPr>
              <w:br/>
              <w:t xml:space="preserve">$0F=Invalid Cruise Tap Down; </w:t>
            </w:r>
            <w:r>
              <w:rPr>
                <w:rFonts w:ascii="Arial" w:hAnsi="Arial"/>
                <w:sz w:val="16"/>
              </w:rPr>
              <w:br/>
              <w:t xml:space="preserve">$10=Control Module Inhibit; </w:t>
            </w:r>
            <w:r>
              <w:rPr>
                <w:rFonts w:ascii="Arial" w:hAnsi="Arial"/>
                <w:sz w:val="16"/>
              </w:rPr>
              <w:br/>
              <w:t xml:space="preserve">$11=R/A and S/C Switches Pressed Together; </w:t>
            </w:r>
            <w:r>
              <w:rPr>
                <w:rFonts w:ascii="Arial" w:hAnsi="Arial"/>
                <w:sz w:val="16"/>
              </w:rPr>
              <w:br/>
              <w:t xml:space="preserve">$12=TCS Active; </w:t>
            </w:r>
            <w:r>
              <w:rPr>
                <w:rFonts w:ascii="Arial" w:hAnsi="Arial"/>
                <w:sz w:val="16"/>
              </w:rPr>
              <w:br/>
              <w:t xml:space="preserve">$13=Speed Difference Low; </w:t>
            </w:r>
            <w:r>
              <w:rPr>
                <w:rFonts w:ascii="Arial" w:hAnsi="Arial"/>
                <w:sz w:val="16"/>
              </w:rPr>
              <w:br/>
              <w:t xml:space="preserve">$14=Device Control; </w:t>
            </w:r>
            <w:r>
              <w:rPr>
                <w:rFonts w:ascii="Arial" w:hAnsi="Arial"/>
                <w:sz w:val="16"/>
              </w:rPr>
              <w:br/>
              <w:t xml:space="preserve">$15=Memory Error; </w:t>
            </w:r>
            <w:r>
              <w:rPr>
                <w:rFonts w:ascii="Arial" w:hAnsi="Arial"/>
                <w:sz w:val="16"/>
              </w:rPr>
              <w:br/>
              <w:t xml:space="preserve">$16=Engine Run Time; </w:t>
            </w:r>
            <w:r>
              <w:rPr>
                <w:rFonts w:ascii="Arial" w:hAnsi="Arial"/>
                <w:sz w:val="16"/>
              </w:rPr>
              <w:br/>
              <w:t xml:space="preserve">$17=Engine Speed; </w:t>
            </w:r>
            <w:r>
              <w:rPr>
                <w:rFonts w:ascii="Arial" w:hAnsi="Arial"/>
                <w:sz w:val="16"/>
              </w:rPr>
              <w:br/>
              <w:t xml:space="preserve">$18=DTC Active; </w:t>
            </w:r>
            <w:r>
              <w:rPr>
                <w:rFonts w:ascii="Arial" w:hAnsi="Arial"/>
                <w:sz w:val="16"/>
              </w:rPr>
              <w:br/>
              <w:t xml:space="preserve">$19=Engine Overspeed Protection Active; </w:t>
            </w:r>
            <w:r>
              <w:rPr>
                <w:rFonts w:ascii="Arial" w:hAnsi="Arial"/>
                <w:sz w:val="16"/>
              </w:rPr>
              <w:br/>
              <w:t xml:space="preserve">$1A=First Gear Disable; </w:t>
            </w:r>
            <w:r>
              <w:rPr>
                <w:rFonts w:ascii="Arial" w:hAnsi="Arial"/>
                <w:sz w:val="16"/>
              </w:rPr>
              <w:br/>
              <w:t xml:space="preserve">$1B=Accelerator Pedal </w:t>
            </w:r>
            <w:r>
              <w:rPr>
                <w:rFonts w:ascii="Arial" w:hAnsi="Arial"/>
                <w:sz w:val="16"/>
              </w:rPr>
              <w:lastRenderedPageBreak/>
              <w:t xml:space="preserve">Override; </w:t>
            </w:r>
            <w:r>
              <w:rPr>
                <w:rFonts w:ascii="Arial" w:hAnsi="Arial"/>
                <w:sz w:val="16"/>
              </w:rPr>
              <w:br/>
              <w:t xml:space="preserve">$1C=Low Ignition Voltage; </w:t>
            </w:r>
            <w:r>
              <w:rPr>
                <w:rFonts w:ascii="Arial" w:hAnsi="Arial"/>
                <w:sz w:val="16"/>
              </w:rPr>
              <w:br/>
              <w:t xml:space="preserve">$1D=Transmission Not in Gear; </w:t>
            </w:r>
            <w:r>
              <w:rPr>
                <w:rFonts w:ascii="Arial" w:hAnsi="Arial"/>
                <w:sz w:val="16"/>
              </w:rPr>
              <w:br/>
              <w:t xml:space="preserve">$1E=Vehicle Overspeed Protection Active; </w:t>
            </w:r>
            <w:r>
              <w:rPr>
                <w:rFonts w:ascii="Arial" w:hAnsi="Arial"/>
                <w:sz w:val="16"/>
              </w:rPr>
              <w:br/>
              <w:t xml:space="preserve">$1F=Analog Cruise Switch Invalid; </w:t>
            </w:r>
            <w:r>
              <w:rPr>
                <w:rFonts w:ascii="Arial" w:hAnsi="Arial"/>
                <w:sz w:val="16"/>
              </w:rPr>
              <w:br/>
              <w:t xml:space="preserve">$20=High Ignition Voltage; </w:t>
            </w:r>
            <w:r>
              <w:rPr>
                <w:rFonts w:ascii="Arial" w:hAnsi="Arial"/>
                <w:sz w:val="16"/>
              </w:rPr>
              <w:br/>
              <w:t xml:space="preserve">$21=Non Driven Wheel Speed Greater; </w:t>
            </w:r>
            <w:r>
              <w:rPr>
                <w:rFonts w:ascii="Arial" w:hAnsi="Arial"/>
                <w:sz w:val="16"/>
              </w:rPr>
              <w:br/>
              <w:t xml:space="preserve">$22=Driven Wheel Speed Greater; </w:t>
            </w:r>
            <w:r>
              <w:rPr>
                <w:rFonts w:ascii="Arial" w:hAnsi="Arial"/>
                <w:sz w:val="16"/>
              </w:rPr>
              <w:br/>
              <w:t xml:space="preserve">$23=Cruise Execution Error; </w:t>
            </w:r>
            <w:r>
              <w:rPr>
                <w:rFonts w:ascii="Arial" w:hAnsi="Arial"/>
                <w:sz w:val="16"/>
              </w:rPr>
              <w:br/>
              <w:t xml:space="preserve">$24=Cruise Switch Serial Communication Fault; </w:t>
            </w:r>
            <w:r>
              <w:rPr>
                <w:rFonts w:ascii="Arial" w:hAnsi="Arial"/>
                <w:sz w:val="16"/>
              </w:rPr>
              <w:br/>
              <w:t xml:space="preserve">$25=Engine Metal Overtemperature Protection Active; </w:t>
            </w:r>
            <w:r>
              <w:rPr>
                <w:rFonts w:ascii="Arial" w:hAnsi="Arial"/>
                <w:sz w:val="16"/>
              </w:rPr>
              <w:br/>
              <w:t xml:space="preserve">$26=VSES Active; </w:t>
            </w:r>
            <w:r>
              <w:rPr>
                <w:rFonts w:ascii="Arial" w:hAnsi="Arial"/>
                <w:sz w:val="16"/>
              </w:rPr>
              <w:br/>
              <w:t xml:space="preserve">$27=Rear Axle Low; $28=Transmission Gear Fault; </w:t>
            </w:r>
            <w:r>
              <w:rPr>
                <w:rFonts w:ascii="Arial" w:hAnsi="Arial"/>
                <w:sz w:val="16"/>
              </w:rPr>
              <w:br/>
              <w:t xml:space="preserve">$29=Brake Signal Serial Communication Fault; </w:t>
            </w:r>
            <w:r>
              <w:rPr>
                <w:rFonts w:ascii="Arial" w:hAnsi="Arial"/>
                <w:sz w:val="16"/>
              </w:rPr>
              <w:br/>
              <w:t xml:space="preserve">$2A=Brake Pedal Fault; </w:t>
            </w:r>
            <w:r>
              <w:rPr>
                <w:rFonts w:ascii="Arial" w:hAnsi="Arial"/>
                <w:sz w:val="16"/>
              </w:rPr>
              <w:br/>
              <w:t xml:space="preserve">$2B=Park Brake Active; </w:t>
            </w:r>
            <w:r>
              <w:rPr>
                <w:rFonts w:ascii="Arial" w:hAnsi="Arial"/>
                <w:sz w:val="16"/>
              </w:rPr>
              <w:br/>
              <w:t xml:space="preserve">$2C=ACC Inhibit; </w:t>
            </w:r>
            <w:r>
              <w:rPr>
                <w:rFonts w:ascii="Arial" w:hAnsi="Arial"/>
                <w:sz w:val="16"/>
              </w:rPr>
              <w:br/>
              <w:t xml:space="preserve">$2D=ACC Automatic Braking Failed; </w:t>
            </w:r>
            <w:r>
              <w:rPr>
                <w:rFonts w:ascii="Arial" w:hAnsi="Arial"/>
                <w:sz w:val="16"/>
              </w:rPr>
              <w:br/>
              <w:t xml:space="preserve">$2E=Vehicle Speed Control Type Error; </w:t>
            </w:r>
            <w:r>
              <w:rPr>
                <w:rFonts w:ascii="Arial" w:hAnsi="Arial"/>
                <w:sz w:val="16"/>
              </w:rPr>
              <w:br/>
              <w:t xml:space="preserve">$2F=ACC Command Serial Communication Fault; </w:t>
            </w:r>
            <w:r>
              <w:rPr>
                <w:rFonts w:ascii="Arial" w:hAnsi="Arial"/>
                <w:sz w:val="16"/>
              </w:rPr>
              <w:br/>
              <w:t>$30=Power Take Off Active;</w:t>
            </w:r>
          </w:p>
          <w:p w:rsidR="00FF4F2F" w:rsidRDefault="00FF4F2F">
            <w:pPr>
              <w:keepNext w:val="0"/>
              <w:rPr>
                <w:rFonts w:ascii="Arial" w:hAnsi="Arial"/>
                <w:sz w:val="16"/>
              </w:rPr>
            </w:pPr>
            <w:r>
              <w:rPr>
                <w:rFonts w:ascii="Arial" w:hAnsi="Arial"/>
                <w:sz w:val="16"/>
              </w:rPr>
              <w:t>$31=ECM Running Reset</w:t>
            </w:r>
          </w:p>
        </w:tc>
      </w:tr>
    </w:tbl>
    <w:p w:rsidR="00FF4F2F" w:rsidRDefault="00FF4F2F"/>
    <w:p w:rsidR="00FF4F2F" w:rsidRDefault="00FF4F2F">
      <w:r>
        <w:t>This PID contains one of the last eight reasons that powertrain has disengaged cruise control.  A FIFO history buffer, which retains its contents over a battery disconnect, is used to store these reasons with reason 1 containing the most recent reason.</w:t>
      </w:r>
      <w:r w:rsidR="00C11B2E" w:rsidRPr="00BF2CB8">
        <w:t xml:space="preserve"> </w:t>
      </w:r>
      <w:r w:rsidR="00C11B2E">
        <w:t xml:space="preserve"> </w:t>
      </w:r>
      <w:r w:rsidR="00C11B2E" w:rsidRPr="007E4961">
        <w:t>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498" w:name="_Toc17862168"/>
      <w:bookmarkStart w:id="499" w:name="_Toc223512930"/>
      <w:r>
        <w:t>CRZR – PID $131B – Cruise Disengage History 7</w:t>
      </w:r>
      <w:bookmarkEnd w:id="498"/>
      <w:bookmarkEnd w:id="49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jc w:val="center"/>
        </w:trPr>
        <w:tc>
          <w:tcPr>
            <w:tcW w:w="720" w:type="dxa"/>
            <w:tcBorders>
              <w:top w:val="nil"/>
            </w:tcBorders>
          </w:tcPr>
          <w:p w:rsidR="00FF4F2F" w:rsidRDefault="00FF4F2F">
            <w:pPr>
              <w:keepNext w:val="0"/>
              <w:jc w:val="right"/>
              <w:rPr>
                <w:rFonts w:ascii="Arial" w:hAnsi="Arial"/>
                <w:sz w:val="16"/>
              </w:rPr>
            </w:pPr>
            <w:r>
              <w:rPr>
                <w:rFonts w:ascii="Arial" w:hAnsi="Arial"/>
                <w:sz w:val="16"/>
              </w:rPr>
              <w:t>$131B</w:t>
            </w:r>
          </w:p>
        </w:tc>
        <w:tc>
          <w:tcPr>
            <w:tcW w:w="2880" w:type="dxa"/>
            <w:tcBorders>
              <w:top w:val="nil"/>
            </w:tcBorders>
          </w:tcPr>
          <w:p w:rsidR="00FF4F2F" w:rsidRDefault="00FF4F2F">
            <w:pPr>
              <w:keepNext w:val="0"/>
              <w:rPr>
                <w:rFonts w:ascii="Arial" w:hAnsi="Arial"/>
                <w:sz w:val="16"/>
              </w:rPr>
            </w:pPr>
            <w:r>
              <w:rPr>
                <w:rFonts w:ascii="Arial" w:hAnsi="Arial"/>
                <w:sz w:val="16"/>
              </w:rPr>
              <w:t>Cruise Disengage History 7</w:t>
            </w:r>
          </w:p>
        </w:tc>
        <w:tc>
          <w:tcPr>
            <w:tcW w:w="720" w:type="dxa"/>
            <w:tcBorders>
              <w:top w:val="nil"/>
            </w:tcBorders>
          </w:tcPr>
          <w:p w:rsidR="00FF4F2F" w:rsidRDefault="00FF4F2F">
            <w:pPr>
              <w:keepNext w:val="0"/>
              <w:jc w:val="right"/>
              <w:rPr>
                <w:rFonts w:ascii="Arial" w:hAnsi="Arial"/>
                <w:sz w:val="16"/>
              </w:rPr>
            </w:pPr>
            <w:r>
              <w:rPr>
                <w:rFonts w:ascii="Arial" w:hAnsi="Arial"/>
                <w:sz w:val="16"/>
              </w:rPr>
              <w:t>1</w:t>
            </w:r>
          </w:p>
        </w:tc>
        <w:tc>
          <w:tcPr>
            <w:tcW w:w="720" w:type="dxa"/>
            <w:tcBorders>
              <w:top w:val="nil"/>
            </w:tcBorders>
          </w:tcPr>
          <w:p w:rsidR="00FF4F2F" w:rsidRDefault="00FF4F2F">
            <w:pPr>
              <w:keepNext w:val="0"/>
              <w:rPr>
                <w:rFonts w:ascii="Arial" w:hAnsi="Arial"/>
                <w:sz w:val="16"/>
              </w:rPr>
            </w:pPr>
            <w:r>
              <w:rPr>
                <w:rFonts w:ascii="Arial" w:hAnsi="Arial"/>
                <w:sz w:val="16"/>
              </w:rPr>
              <w:t>ENM</w:t>
            </w:r>
          </w:p>
        </w:tc>
        <w:tc>
          <w:tcPr>
            <w:tcW w:w="2160" w:type="dxa"/>
            <w:tcBorders>
              <w:top w:val="nil"/>
            </w:tcBorders>
          </w:tcPr>
          <w:p w:rsidR="00FF4F2F" w:rsidRDefault="00FF4F2F">
            <w:pPr>
              <w:keepNext w:val="0"/>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$00=Brake Pedal Applied; </w:t>
            </w:r>
            <w:r>
              <w:rPr>
                <w:rFonts w:ascii="Arial" w:hAnsi="Arial"/>
                <w:sz w:val="16"/>
              </w:rPr>
              <w:br/>
              <w:t xml:space="preserve">$01=Brake Pedal Before Cruise; </w:t>
            </w:r>
            <w:r>
              <w:rPr>
                <w:rFonts w:ascii="Arial" w:hAnsi="Arial"/>
                <w:sz w:val="16"/>
              </w:rPr>
              <w:br/>
              <w:t xml:space="preserve">$02=Cancel Switch Active; </w:t>
            </w:r>
            <w:r>
              <w:rPr>
                <w:rFonts w:ascii="Arial" w:hAnsi="Arial"/>
                <w:sz w:val="16"/>
              </w:rPr>
              <w:br/>
              <w:t xml:space="preserve">$03=Clutch Pedal Applied; </w:t>
            </w:r>
            <w:r>
              <w:rPr>
                <w:rFonts w:ascii="Arial" w:hAnsi="Arial"/>
                <w:sz w:val="16"/>
              </w:rPr>
              <w:br/>
              <w:t xml:space="preserve">$04=Coast Disengage; </w:t>
            </w:r>
            <w:r>
              <w:rPr>
                <w:rFonts w:ascii="Arial" w:hAnsi="Arial"/>
                <w:sz w:val="16"/>
              </w:rPr>
              <w:br/>
              <w:t xml:space="preserve">$05=Coast Below Low Speed; </w:t>
            </w:r>
            <w:r>
              <w:rPr>
                <w:rFonts w:ascii="Arial" w:hAnsi="Arial"/>
                <w:sz w:val="16"/>
              </w:rPr>
              <w:br/>
              <w:t xml:space="preserve">$06=ETC Inhibit; </w:t>
            </w:r>
            <w:r>
              <w:rPr>
                <w:rFonts w:ascii="Arial" w:hAnsi="Arial"/>
                <w:sz w:val="16"/>
              </w:rPr>
              <w:br/>
              <w:t xml:space="preserve">$07=High Acceleration; </w:t>
            </w:r>
            <w:r>
              <w:rPr>
                <w:rFonts w:ascii="Arial" w:hAnsi="Arial"/>
                <w:sz w:val="16"/>
              </w:rPr>
              <w:br/>
              <w:t xml:space="preserve">$08=High Deceleration; </w:t>
            </w:r>
            <w:r>
              <w:rPr>
                <w:rFonts w:ascii="Arial" w:hAnsi="Arial"/>
                <w:sz w:val="16"/>
              </w:rPr>
              <w:br/>
              <w:t xml:space="preserve">$09=High Vehicle Speed; </w:t>
            </w:r>
            <w:r>
              <w:rPr>
                <w:rFonts w:ascii="Arial" w:hAnsi="Arial"/>
                <w:sz w:val="16"/>
              </w:rPr>
              <w:br/>
              <w:t xml:space="preserve">$0A=Illegal Cruise Mode; </w:t>
            </w:r>
            <w:r>
              <w:rPr>
                <w:rFonts w:ascii="Arial" w:hAnsi="Arial"/>
                <w:sz w:val="16"/>
              </w:rPr>
              <w:br/>
              <w:t xml:space="preserve">$0B=Low Vehicle Speed; </w:t>
            </w:r>
            <w:r>
              <w:rPr>
                <w:rFonts w:ascii="Arial" w:hAnsi="Arial"/>
                <w:sz w:val="16"/>
              </w:rPr>
              <w:br/>
              <w:t xml:space="preserve">$0C=None; </w:t>
            </w:r>
            <w:r>
              <w:rPr>
                <w:rFonts w:ascii="Arial" w:hAnsi="Arial"/>
                <w:sz w:val="16"/>
              </w:rPr>
              <w:br/>
              <w:t xml:space="preserve">$0D=Cruise Switch Off; </w:t>
            </w:r>
            <w:r>
              <w:rPr>
                <w:rFonts w:ascii="Arial" w:hAnsi="Arial"/>
                <w:sz w:val="16"/>
              </w:rPr>
              <w:br/>
              <w:t xml:space="preserve">$0E=Speed Difference High; </w:t>
            </w:r>
            <w:r>
              <w:rPr>
                <w:rFonts w:ascii="Arial" w:hAnsi="Arial"/>
                <w:sz w:val="16"/>
              </w:rPr>
              <w:br/>
              <w:t xml:space="preserve">$0F=Invalid Cruise Tap </w:t>
            </w:r>
            <w:r>
              <w:rPr>
                <w:rFonts w:ascii="Arial" w:hAnsi="Arial"/>
                <w:sz w:val="16"/>
              </w:rPr>
              <w:lastRenderedPageBreak/>
              <w:t xml:space="preserve">Down; </w:t>
            </w:r>
            <w:r>
              <w:rPr>
                <w:rFonts w:ascii="Arial" w:hAnsi="Arial"/>
                <w:sz w:val="16"/>
              </w:rPr>
              <w:br/>
              <w:t xml:space="preserve">$10=Control Module Inhibit; </w:t>
            </w:r>
            <w:r>
              <w:rPr>
                <w:rFonts w:ascii="Arial" w:hAnsi="Arial"/>
                <w:sz w:val="16"/>
              </w:rPr>
              <w:br/>
              <w:t xml:space="preserve">$11=R/A and S/C Switches Pressed Together; </w:t>
            </w:r>
            <w:r>
              <w:rPr>
                <w:rFonts w:ascii="Arial" w:hAnsi="Arial"/>
                <w:sz w:val="16"/>
              </w:rPr>
              <w:br/>
              <w:t xml:space="preserve">$12=TCS Active; </w:t>
            </w:r>
            <w:r>
              <w:rPr>
                <w:rFonts w:ascii="Arial" w:hAnsi="Arial"/>
                <w:sz w:val="16"/>
              </w:rPr>
              <w:br/>
              <w:t xml:space="preserve">$13=Speed Difference Low; </w:t>
            </w:r>
            <w:r>
              <w:rPr>
                <w:rFonts w:ascii="Arial" w:hAnsi="Arial"/>
                <w:sz w:val="16"/>
              </w:rPr>
              <w:br/>
              <w:t xml:space="preserve">$14=Device Control; </w:t>
            </w:r>
            <w:r>
              <w:rPr>
                <w:rFonts w:ascii="Arial" w:hAnsi="Arial"/>
                <w:sz w:val="16"/>
              </w:rPr>
              <w:br/>
              <w:t xml:space="preserve">$15=Memory Error; </w:t>
            </w:r>
            <w:r>
              <w:rPr>
                <w:rFonts w:ascii="Arial" w:hAnsi="Arial"/>
                <w:sz w:val="16"/>
              </w:rPr>
              <w:br/>
              <w:t xml:space="preserve">$16=Engine Run Time; </w:t>
            </w:r>
            <w:r>
              <w:rPr>
                <w:rFonts w:ascii="Arial" w:hAnsi="Arial"/>
                <w:sz w:val="16"/>
              </w:rPr>
              <w:br/>
              <w:t xml:space="preserve">$17=Engine Speed; </w:t>
            </w:r>
            <w:r>
              <w:rPr>
                <w:rFonts w:ascii="Arial" w:hAnsi="Arial"/>
                <w:sz w:val="16"/>
              </w:rPr>
              <w:br/>
              <w:t xml:space="preserve">$18=DTC Active; </w:t>
            </w:r>
            <w:r>
              <w:rPr>
                <w:rFonts w:ascii="Arial" w:hAnsi="Arial"/>
                <w:sz w:val="16"/>
              </w:rPr>
              <w:br/>
              <w:t xml:space="preserve">$19=Engine Overspeed Protection Active; </w:t>
            </w:r>
            <w:r>
              <w:rPr>
                <w:rFonts w:ascii="Arial" w:hAnsi="Arial"/>
                <w:sz w:val="16"/>
              </w:rPr>
              <w:br/>
              <w:t xml:space="preserve">$1A=First Gear Disable; </w:t>
            </w:r>
            <w:r>
              <w:rPr>
                <w:rFonts w:ascii="Arial" w:hAnsi="Arial"/>
                <w:sz w:val="16"/>
              </w:rPr>
              <w:br/>
              <w:t xml:space="preserve">$1B=Accelerator Pedal Override; </w:t>
            </w:r>
            <w:r>
              <w:rPr>
                <w:rFonts w:ascii="Arial" w:hAnsi="Arial"/>
                <w:sz w:val="16"/>
              </w:rPr>
              <w:br/>
              <w:t xml:space="preserve">$1C=Low Ignition Voltage; </w:t>
            </w:r>
            <w:r>
              <w:rPr>
                <w:rFonts w:ascii="Arial" w:hAnsi="Arial"/>
                <w:sz w:val="16"/>
              </w:rPr>
              <w:br/>
              <w:t xml:space="preserve">$1D=Transmission Not in Gear; </w:t>
            </w:r>
            <w:r>
              <w:rPr>
                <w:rFonts w:ascii="Arial" w:hAnsi="Arial"/>
                <w:sz w:val="16"/>
              </w:rPr>
              <w:br/>
              <w:t xml:space="preserve">$1E=Vehicle Overspeed Protection Active; </w:t>
            </w:r>
            <w:r>
              <w:rPr>
                <w:rFonts w:ascii="Arial" w:hAnsi="Arial"/>
                <w:sz w:val="16"/>
              </w:rPr>
              <w:br/>
              <w:t xml:space="preserve">$1F=Analog Cruise Switch Invalid; </w:t>
            </w:r>
            <w:r>
              <w:rPr>
                <w:rFonts w:ascii="Arial" w:hAnsi="Arial"/>
                <w:sz w:val="16"/>
              </w:rPr>
              <w:br/>
              <w:t xml:space="preserve">$20=High Ignition Voltage; </w:t>
            </w:r>
            <w:r>
              <w:rPr>
                <w:rFonts w:ascii="Arial" w:hAnsi="Arial"/>
                <w:sz w:val="16"/>
              </w:rPr>
              <w:br/>
              <w:t xml:space="preserve">$21=Non Driven Wheel Speed Greater; </w:t>
            </w:r>
            <w:r>
              <w:rPr>
                <w:rFonts w:ascii="Arial" w:hAnsi="Arial"/>
                <w:sz w:val="16"/>
              </w:rPr>
              <w:br/>
              <w:t xml:space="preserve">$22=Driven Wheel Speed Greater; </w:t>
            </w:r>
            <w:r>
              <w:rPr>
                <w:rFonts w:ascii="Arial" w:hAnsi="Arial"/>
                <w:sz w:val="16"/>
              </w:rPr>
              <w:br/>
              <w:t xml:space="preserve">$23=Cruise Execution Error; </w:t>
            </w:r>
            <w:r>
              <w:rPr>
                <w:rFonts w:ascii="Arial" w:hAnsi="Arial"/>
                <w:sz w:val="16"/>
              </w:rPr>
              <w:br/>
              <w:t xml:space="preserve">$24=Cruise Switch Serial Communication Fault; </w:t>
            </w:r>
            <w:r>
              <w:rPr>
                <w:rFonts w:ascii="Arial" w:hAnsi="Arial"/>
                <w:sz w:val="16"/>
              </w:rPr>
              <w:br/>
              <w:t xml:space="preserve">$25=Engine Metal Overtemperature Protection Active; </w:t>
            </w:r>
            <w:r>
              <w:rPr>
                <w:rFonts w:ascii="Arial" w:hAnsi="Arial"/>
                <w:sz w:val="16"/>
              </w:rPr>
              <w:br/>
              <w:t xml:space="preserve">$26=VSES Active; </w:t>
            </w:r>
            <w:r>
              <w:rPr>
                <w:rFonts w:ascii="Arial" w:hAnsi="Arial"/>
                <w:sz w:val="16"/>
              </w:rPr>
              <w:br/>
              <w:t xml:space="preserve">$27=Rear Axle Low; $28=Transmission Gear Fault; </w:t>
            </w:r>
            <w:r>
              <w:rPr>
                <w:rFonts w:ascii="Arial" w:hAnsi="Arial"/>
                <w:sz w:val="16"/>
              </w:rPr>
              <w:br/>
              <w:t xml:space="preserve">$29=Brake Signal Serial Communication Fault; </w:t>
            </w:r>
            <w:r>
              <w:rPr>
                <w:rFonts w:ascii="Arial" w:hAnsi="Arial"/>
                <w:sz w:val="16"/>
              </w:rPr>
              <w:br/>
              <w:t xml:space="preserve">$2A=Brake Pedal Fault; </w:t>
            </w:r>
            <w:r>
              <w:rPr>
                <w:rFonts w:ascii="Arial" w:hAnsi="Arial"/>
                <w:sz w:val="16"/>
              </w:rPr>
              <w:br/>
              <w:t xml:space="preserve">$2B=Park Brake Active; </w:t>
            </w:r>
            <w:r>
              <w:rPr>
                <w:rFonts w:ascii="Arial" w:hAnsi="Arial"/>
                <w:sz w:val="16"/>
              </w:rPr>
              <w:br/>
              <w:t xml:space="preserve">$2C=ACC Inhibit; </w:t>
            </w:r>
            <w:r>
              <w:rPr>
                <w:rFonts w:ascii="Arial" w:hAnsi="Arial"/>
                <w:sz w:val="16"/>
              </w:rPr>
              <w:br/>
              <w:t xml:space="preserve">$2D=ACC Automatic Braking Failed; </w:t>
            </w:r>
            <w:r>
              <w:rPr>
                <w:rFonts w:ascii="Arial" w:hAnsi="Arial"/>
                <w:sz w:val="16"/>
              </w:rPr>
              <w:br/>
              <w:t xml:space="preserve">$2E=Vehicle Speed Control Type Error; </w:t>
            </w:r>
            <w:r>
              <w:rPr>
                <w:rFonts w:ascii="Arial" w:hAnsi="Arial"/>
                <w:sz w:val="16"/>
              </w:rPr>
              <w:br/>
              <w:t xml:space="preserve">$2F=ACC Command Serial Communication Fault; </w:t>
            </w:r>
            <w:r>
              <w:rPr>
                <w:rFonts w:ascii="Arial" w:hAnsi="Arial"/>
                <w:sz w:val="16"/>
              </w:rPr>
              <w:br/>
              <w:t>$30=Power Take Off Active;</w:t>
            </w:r>
          </w:p>
          <w:p w:rsidR="00FF4F2F" w:rsidRDefault="00FF4F2F">
            <w:pPr>
              <w:keepNext w:val="0"/>
              <w:rPr>
                <w:rFonts w:ascii="Arial" w:hAnsi="Arial"/>
                <w:sz w:val="16"/>
              </w:rPr>
            </w:pPr>
            <w:r>
              <w:rPr>
                <w:rFonts w:ascii="Arial" w:hAnsi="Arial"/>
                <w:sz w:val="16"/>
              </w:rPr>
              <w:t>$31=ECM Running Reset</w:t>
            </w:r>
          </w:p>
        </w:tc>
      </w:tr>
    </w:tbl>
    <w:p w:rsidR="00FF4F2F" w:rsidRDefault="00FF4F2F"/>
    <w:p w:rsidR="00FF4F2F" w:rsidRDefault="00FF4F2F">
      <w:r>
        <w:t>This PID contains one of the last eight reasons that powertrain has disengaged cruise control.  A FIFO history buffer, which retains its contents over a battery disconnect, is used to store these reasons with reason 1 containing the most recent reason.</w:t>
      </w:r>
      <w:r w:rsidR="00C11B2E" w:rsidRPr="00BF2CB8">
        <w:t xml:space="preserve"> </w:t>
      </w:r>
      <w:r w:rsidR="00C11B2E">
        <w:t xml:space="preserve"> </w:t>
      </w:r>
      <w:r w:rsidR="00C11B2E" w:rsidRPr="007E4961">
        <w:t>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500" w:name="_Toc17862169"/>
      <w:bookmarkStart w:id="501" w:name="_Toc223512931"/>
      <w:r>
        <w:t>CRZR – PID $131C – Cruise Disengage History 8</w:t>
      </w:r>
      <w:bookmarkEnd w:id="500"/>
      <w:bookmarkEnd w:id="50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jc w:val="center"/>
        </w:trPr>
        <w:tc>
          <w:tcPr>
            <w:tcW w:w="720" w:type="dxa"/>
            <w:tcBorders>
              <w:top w:val="nil"/>
            </w:tcBorders>
          </w:tcPr>
          <w:p w:rsidR="00FF4F2F" w:rsidRDefault="00FF4F2F">
            <w:pPr>
              <w:keepNext w:val="0"/>
              <w:jc w:val="right"/>
              <w:rPr>
                <w:rFonts w:ascii="Arial" w:hAnsi="Arial"/>
                <w:sz w:val="16"/>
              </w:rPr>
            </w:pPr>
            <w:r>
              <w:rPr>
                <w:rFonts w:ascii="Arial" w:hAnsi="Arial"/>
                <w:sz w:val="16"/>
              </w:rPr>
              <w:t>$131C</w:t>
            </w:r>
          </w:p>
        </w:tc>
        <w:tc>
          <w:tcPr>
            <w:tcW w:w="2880" w:type="dxa"/>
            <w:tcBorders>
              <w:top w:val="nil"/>
            </w:tcBorders>
          </w:tcPr>
          <w:p w:rsidR="00FF4F2F" w:rsidRDefault="00FF4F2F">
            <w:pPr>
              <w:keepNext w:val="0"/>
              <w:rPr>
                <w:rFonts w:ascii="Arial" w:hAnsi="Arial"/>
                <w:sz w:val="16"/>
              </w:rPr>
            </w:pPr>
            <w:r>
              <w:rPr>
                <w:rFonts w:ascii="Arial" w:hAnsi="Arial"/>
                <w:sz w:val="16"/>
              </w:rPr>
              <w:t>Cruise Disengage History 8</w:t>
            </w:r>
          </w:p>
        </w:tc>
        <w:tc>
          <w:tcPr>
            <w:tcW w:w="720" w:type="dxa"/>
            <w:tcBorders>
              <w:top w:val="nil"/>
            </w:tcBorders>
          </w:tcPr>
          <w:p w:rsidR="00FF4F2F" w:rsidRDefault="00FF4F2F">
            <w:pPr>
              <w:keepNext w:val="0"/>
              <w:jc w:val="right"/>
              <w:rPr>
                <w:rFonts w:ascii="Arial" w:hAnsi="Arial"/>
                <w:sz w:val="16"/>
              </w:rPr>
            </w:pPr>
            <w:r>
              <w:rPr>
                <w:rFonts w:ascii="Arial" w:hAnsi="Arial"/>
                <w:sz w:val="16"/>
              </w:rPr>
              <w:t>1</w:t>
            </w:r>
          </w:p>
        </w:tc>
        <w:tc>
          <w:tcPr>
            <w:tcW w:w="720" w:type="dxa"/>
            <w:tcBorders>
              <w:top w:val="nil"/>
            </w:tcBorders>
          </w:tcPr>
          <w:p w:rsidR="00FF4F2F" w:rsidRDefault="00FF4F2F">
            <w:pPr>
              <w:keepNext w:val="0"/>
              <w:rPr>
                <w:rFonts w:ascii="Arial" w:hAnsi="Arial"/>
                <w:sz w:val="16"/>
              </w:rPr>
            </w:pPr>
            <w:r>
              <w:rPr>
                <w:rFonts w:ascii="Arial" w:hAnsi="Arial"/>
                <w:sz w:val="16"/>
              </w:rPr>
              <w:t>ENM</w:t>
            </w:r>
          </w:p>
        </w:tc>
        <w:tc>
          <w:tcPr>
            <w:tcW w:w="2160" w:type="dxa"/>
            <w:tcBorders>
              <w:top w:val="nil"/>
            </w:tcBorders>
          </w:tcPr>
          <w:p w:rsidR="00FF4F2F" w:rsidRDefault="00FF4F2F">
            <w:pPr>
              <w:keepNext w:val="0"/>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$00=Brake Pedal Applied; </w:t>
            </w:r>
            <w:r>
              <w:rPr>
                <w:rFonts w:ascii="Arial" w:hAnsi="Arial"/>
                <w:sz w:val="16"/>
              </w:rPr>
              <w:br/>
              <w:t xml:space="preserve">$01=Brake Pedal Before Cruise; </w:t>
            </w:r>
            <w:r>
              <w:rPr>
                <w:rFonts w:ascii="Arial" w:hAnsi="Arial"/>
                <w:sz w:val="16"/>
              </w:rPr>
              <w:br/>
              <w:t xml:space="preserve">$02=Cancel Switch Active; </w:t>
            </w:r>
            <w:r>
              <w:rPr>
                <w:rFonts w:ascii="Arial" w:hAnsi="Arial"/>
                <w:sz w:val="16"/>
              </w:rPr>
              <w:br/>
            </w:r>
            <w:r>
              <w:rPr>
                <w:rFonts w:ascii="Arial" w:hAnsi="Arial"/>
                <w:sz w:val="16"/>
              </w:rPr>
              <w:lastRenderedPageBreak/>
              <w:t xml:space="preserve">$03=Clutch Pedal Applied; </w:t>
            </w:r>
            <w:r>
              <w:rPr>
                <w:rFonts w:ascii="Arial" w:hAnsi="Arial"/>
                <w:sz w:val="16"/>
              </w:rPr>
              <w:br/>
              <w:t xml:space="preserve">$04=Coast Disengage; </w:t>
            </w:r>
            <w:r>
              <w:rPr>
                <w:rFonts w:ascii="Arial" w:hAnsi="Arial"/>
                <w:sz w:val="16"/>
              </w:rPr>
              <w:br/>
              <w:t xml:space="preserve">$05=Coast Below Low Speed; </w:t>
            </w:r>
            <w:r>
              <w:rPr>
                <w:rFonts w:ascii="Arial" w:hAnsi="Arial"/>
                <w:sz w:val="16"/>
              </w:rPr>
              <w:br/>
              <w:t xml:space="preserve">$06=ETC Inhibit; </w:t>
            </w:r>
            <w:r>
              <w:rPr>
                <w:rFonts w:ascii="Arial" w:hAnsi="Arial"/>
                <w:sz w:val="16"/>
              </w:rPr>
              <w:br/>
              <w:t xml:space="preserve">$07=High Acceleration; </w:t>
            </w:r>
            <w:r>
              <w:rPr>
                <w:rFonts w:ascii="Arial" w:hAnsi="Arial"/>
                <w:sz w:val="16"/>
              </w:rPr>
              <w:br/>
              <w:t xml:space="preserve">$08=High Deceleration; </w:t>
            </w:r>
            <w:r>
              <w:rPr>
                <w:rFonts w:ascii="Arial" w:hAnsi="Arial"/>
                <w:sz w:val="16"/>
              </w:rPr>
              <w:br/>
              <w:t xml:space="preserve">$09=High Vehicle Speed; </w:t>
            </w:r>
            <w:r>
              <w:rPr>
                <w:rFonts w:ascii="Arial" w:hAnsi="Arial"/>
                <w:sz w:val="16"/>
              </w:rPr>
              <w:br/>
              <w:t xml:space="preserve">$0A=Illegal Cruise Mode; </w:t>
            </w:r>
            <w:r>
              <w:rPr>
                <w:rFonts w:ascii="Arial" w:hAnsi="Arial"/>
                <w:sz w:val="16"/>
              </w:rPr>
              <w:br/>
              <w:t xml:space="preserve">$0B=Low Vehicle Speed; </w:t>
            </w:r>
            <w:r>
              <w:rPr>
                <w:rFonts w:ascii="Arial" w:hAnsi="Arial"/>
                <w:sz w:val="16"/>
              </w:rPr>
              <w:br/>
              <w:t xml:space="preserve">$0C=None; </w:t>
            </w:r>
            <w:r>
              <w:rPr>
                <w:rFonts w:ascii="Arial" w:hAnsi="Arial"/>
                <w:sz w:val="16"/>
              </w:rPr>
              <w:br/>
              <w:t xml:space="preserve">$0D=Cruise Switch Off; </w:t>
            </w:r>
            <w:r>
              <w:rPr>
                <w:rFonts w:ascii="Arial" w:hAnsi="Arial"/>
                <w:sz w:val="16"/>
              </w:rPr>
              <w:br/>
              <w:t xml:space="preserve">$0E=Speed Difference High; </w:t>
            </w:r>
            <w:r>
              <w:rPr>
                <w:rFonts w:ascii="Arial" w:hAnsi="Arial"/>
                <w:sz w:val="16"/>
              </w:rPr>
              <w:br/>
              <w:t xml:space="preserve">$0F=Invalid Cruise Tap Down; </w:t>
            </w:r>
            <w:r>
              <w:rPr>
                <w:rFonts w:ascii="Arial" w:hAnsi="Arial"/>
                <w:sz w:val="16"/>
              </w:rPr>
              <w:br/>
              <w:t xml:space="preserve">$10=Control Module Inhibit; </w:t>
            </w:r>
            <w:r>
              <w:rPr>
                <w:rFonts w:ascii="Arial" w:hAnsi="Arial"/>
                <w:sz w:val="16"/>
              </w:rPr>
              <w:br/>
              <w:t xml:space="preserve">$11=R/A and S/C Switches Pressed Together; </w:t>
            </w:r>
            <w:r>
              <w:rPr>
                <w:rFonts w:ascii="Arial" w:hAnsi="Arial"/>
                <w:sz w:val="16"/>
              </w:rPr>
              <w:br/>
              <w:t xml:space="preserve">$12=TCS Active; </w:t>
            </w:r>
            <w:r>
              <w:rPr>
                <w:rFonts w:ascii="Arial" w:hAnsi="Arial"/>
                <w:sz w:val="16"/>
              </w:rPr>
              <w:br/>
              <w:t xml:space="preserve">$13=Speed Difference Low; </w:t>
            </w:r>
            <w:r>
              <w:rPr>
                <w:rFonts w:ascii="Arial" w:hAnsi="Arial"/>
                <w:sz w:val="16"/>
              </w:rPr>
              <w:br/>
              <w:t xml:space="preserve">$14=Device Control; </w:t>
            </w:r>
            <w:r>
              <w:rPr>
                <w:rFonts w:ascii="Arial" w:hAnsi="Arial"/>
                <w:sz w:val="16"/>
              </w:rPr>
              <w:br/>
              <w:t xml:space="preserve">$15=Memory Error; </w:t>
            </w:r>
            <w:r>
              <w:rPr>
                <w:rFonts w:ascii="Arial" w:hAnsi="Arial"/>
                <w:sz w:val="16"/>
              </w:rPr>
              <w:br/>
              <w:t xml:space="preserve">$16=Engine Run Time; </w:t>
            </w:r>
            <w:r>
              <w:rPr>
                <w:rFonts w:ascii="Arial" w:hAnsi="Arial"/>
                <w:sz w:val="16"/>
              </w:rPr>
              <w:br/>
              <w:t xml:space="preserve">$17=Engine Speed; </w:t>
            </w:r>
            <w:r>
              <w:rPr>
                <w:rFonts w:ascii="Arial" w:hAnsi="Arial"/>
                <w:sz w:val="16"/>
              </w:rPr>
              <w:br/>
              <w:t xml:space="preserve">$18=DTC Active; </w:t>
            </w:r>
            <w:r>
              <w:rPr>
                <w:rFonts w:ascii="Arial" w:hAnsi="Arial"/>
                <w:sz w:val="16"/>
              </w:rPr>
              <w:br/>
              <w:t xml:space="preserve">$19=Engine Overspeed Protection Active; </w:t>
            </w:r>
            <w:r>
              <w:rPr>
                <w:rFonts w:ascii="Arial" w:hAnsi="Arial"/>
                <w:sz w:val="16"/>
              </w:rPr>
              <w:br/>
              <w:t xml:space="preserve">$1A=First Gear Disable; </w:t>
            </w:r>
            <w:r>
              <w:rPr>
                <w:rFonts w:ascii="Arial" w:hAnsi="Arial"/>
                <w:sz w:val="16"/>
              </w:rPr>
              <w:br/>
              <w:t xml:space="preserve">$1B=Accelerator Pedal Override; </w:t>
            </w:r>
            <w:r>
              <w:rPr>
                <w:rFonts w:ascii="Arial" w:hAnsi="Arial"/>
                <w:sz w:val="16"/>
              </w:rPr>
              <w:br/>
              <w:t xml:space="preserve">$1C=Low Ignition Voltage; </w:t>
            </w:r>
            <w:r>
              <w:rPr>
                <w:rFonts w:ascii="Arial" w:hAnsi="Arial"/>
                <w:sz w:val="16"/>
              </w:rPr>
              <w:br/>
              <w:t xml:space="preserve">$1D=Transmission Not in Gear; </w:t>
            </w:r>
            <w:r>
              <w:rPr>
                <w:rFonts w:ascii="Arial" w:hAnsi="Arial"/>
                <w:sz w:val="16"/>
              </w:rPr>
              <w:br/>
              <w:t xml:space="preserve">$1E=Vehicle Overspeed Protection Active; </w:t>
            </w:r>
            <w:r>
              <w:rPr>
                <w:rFonts w:ascii="Arial" w:hAnsi="Arial"/>
                <w:sz w:val="16"/>
              </w:rPr>
              <w:br/>
              <w:t xml:space="preserve">$1F=Analog Cruise Switch Invalid; </w:t>
            </w:r>
            <w:r>
              <w:rPr>
                <w:rFonts w:ascii="Arial" w:hAnsi="Arial"/>
                <w:sz w:val="16"/>
              </w:rPr>
              <w:br/>
              <w:t xml:space="preserve">$20=High Ignition Voltage; </w:t>
            </w:r>
            <w:r>
              <w:rPr>
                <w:rFonts w:ascii="Arial" w:hAnsi="Arial"/>
                <w:sz w:val="16"/>
              </w:rPr>
              <w:br/>
              <w:t xml:space="preserve">$21=Non Driven Wheel Speed Greater; </w:t>
            </w:r>
            <w:r>
              <w:rPr>
                <w:rFonts w:ascii="Arial" w:hAnsi="Arial"/>
                <w:sz w:val="16"/>
              </w:rPr>
              <w:br/>
              <w:t xml:space="preserve">$22=Driven Wheel Speed Greater; </w:t>
            </w:r>
            <w:r>
              <w:rPr>
                <w:rFonts w:ascii="Arial" w:hAnsi="Arial"/>
                <w:sz w:val="16"/>
              </w:rPr>
              <w:br/>
              <w:t xml:space="preserve">$23=Cruise Execution Error; </w:t>
            </w:r>
            <w:r>
              <w:rPr>
                <w:rFonts w:ascii="Arial" w:hAnsi="Arial"/>
                <w:sz w:val="16"/>
              </w:rPr>
              <w:br/>
              <w:t xml:space="preserve">$24=Cruise Switch Serial Communication Fault; </w:t>
            </w:r>
            <w:r>
              <w:rPr>
                <w:rFonts w:ascii="Arial" w:hAnsi="Arial"/>
                <w:sz w:val="16"/>
              </w:rPr>
              <w:br/>
              <w:t xml:space="preserve">$25=Engine Metal Overtemperature Protection Active; </w:t>
            </w:r>
            <w:r>
              <w:rPr>
                <w:rFonts w:ascii="Arial" w:hAnsi="Arial"/>
                <w:sz w:val="16"/>
              </w:rPr>
              <w:br/>
              <w:t xml:space="preserve">$26=VSES Active; </w:t>
            </w:r>
            <w:r>
              <w:rPr>
                <w:rFonts w:ascii="Arial" w:hAnsi="Arial"/>
                <w:sz w:val="16"/>
              </w:rPr>
              <w:br/>
              <w:t xml:space="preserve">$27=Rear Axle Low; $28=Transmission Gear Fault; </w:t>
            </w:r>
            <w:r>
              <w:rPr>
                <w:rFonts w:ascii="Arial" w:hAnsi="Arial"/>
                <w:sz w:val="16"/>
              </w:rPr>
              <w:br/>
              <w:t xml:space="preserve">$29=Brake Signal Serial Communication Fault; </w:t>
            </w:r>
            <w:r>
              <w:rPr>
                <w:rFonts w:ascii="Arial" w:hAnsi="Arial"/>
                <w:sz w:val="16"/>
              </w:rPr>
              <w:br/>
              <w:t xml:space="preserve">$2A=Brake Pedal Fault; </w:t>
            </w:r>
            <w:r>
              <w:rPr>
                <w:rFonts w:ascii="Arial" w:hAnsi="Arial"/>
                <w:sz w:val="16"/>
              </w:rPr>
              <w:br/>
              <w:t xml:space="preserve">$2B=Park Brake Active; </w:t>
            </w:r>
            <w:r>
              <w:rPr>
                <w:rFonts w:ascii="Arial" w:hAnsi="Arial"/>
                <w:sz w:val="16"/>
              </w:rPr>
              <w:br/>
              <w:t xml:space="preserve">$2C=ACC Inhibit; </w:t>
            </w:r>
            <w:r>
              <w:rPr>
                <w:rFonts w:ascii="Arial" w:hAnsi="Arial"/>
                <w:sz w:val="16"/>
              </w:rPr>
              <w:br/>
              <w:t xml:space="preserve">$2D=ACC Automatic Braking Failed; </w:t>
            </w:r>
            <w:r>
              <w:rPr>
                <w:rFonts w:ascii="Arial" w:hAnsi="Arial"/>
                <w:sz w:val="16"/>
              </w:rPr>
              <w:br/>
              <w:t xml:space="preserve">$2E=Vehicle Speed Control Type Error; </w:t>
            </w:r>
            <w:r>
              <w:rPr>
                <w:rFonts w:ascii="Arial" w:hAnsi="Arial"/>
                <w:sz w:val="16"/>
              </w:rPr>
              <w:br/>
              <w:t xml:space="preserve">$2F=ACC Command Serial Communication Fault; </w:t>
            </w:r>
            <w:r>
              <w:rPr>
                <w:rFonts w:ascii="Arial" w:hAnsi="Arial"/>
                <w:sz w:val="16"/>
              </w:rPr>
              <w:br/>
              <w:t>$30=Power Take Off Active;</w:t>
            </w:r>
          </w:p>
          <w:p w:rsidR="00FF4F2F" w:rsidRDefault="00FF4F2F">
            <w:pPr>
              <w:keepNext w:val="0"/>
              <w:rPr>
                <w:rFonts w:ascii="Arial" w:hAnsi="Arial"/>
                <w:sz w:val="16"/>
              </w:rPr>
            </w:pPr>
            <w:r>
              <w:rPr>
                <w:rFonts w:ascii="Arial" w:hAnsi="Arial"/>
                <w:sz w:val="16"/>
              </w:rPr>
              <w:t>$31=ECM Running Reset</w:t>
            </w:r>
          </w:p>
        </w:tc>
      </w:tr>
    </w:tbl>
    <w:p w:rsidR="00FF4F2F" w:rsidRDefault="00FF4F2F"/>
    <w:p w:rsidR="00FF4F2F" w:rsidRDefault="00FF4F2F">
      <w:r>
        <w:t>This PID contains one of the last eight reasons that powertrain has disengaged cruise control.  A FIFO history buffer, which retains its contents over a battery disconnect, is used to store these reasons with reason 1 containing the most recent reason.</w:t>
      </w:r>
      <w:r w:rsidR="00C11B2E" w:rsidRPr="00BF2CB8">
        <w:t xml:space="preserve"> </w:t>
      </w:r>
      <w:r w:rsidR="00C11B2E">
        <w:t xml:space="preserve"> </w:t>
      </w:r>
      <w:r w:rsidR="00C11B2E" w:rsidRPr="007E4961">
        <w:t>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502" w:name="_Toc17862170"/>
      <w:bookmarkStart w:id="503" w:name="_Toc223512932"/>
      <w:r>
        <w:t>FLVR – PID $131D – Fuel Tank Rated Capacity</w:t>
      </w:r>
      <w:bookmarkEnd w:id="502"/>
      <w:bookmarkEnd w:id="50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$131D</w:t>
            </w:r>
          </w:p>
        </w:tc>
        <w:tc>
          <w:tcPr>
            <w:tcW w:w="2880" w:type="dxa"/>
            <w:tcBorders>
              <w:top w:val="nil"/>
            </w:tcBorders>
          </w:tcPr>
          <w:p w:rsidR="00FF4F2F" w:rsidRDefault="00FF4F2F">
            <w:pPr>
              <w:rPr>
                <w:rFonts w:ascii="Arial" w:hAnsi="Arial"/>
                <w:sz w:val="16"/>
              </w:rPr>
            </w:pPr>
            <w:r>
              <w:rPr>
                <w:rFonts w:ascii="Arial" w:hAnsi="Arial"/>
                <w:sz w:val="16"/>
              </w:rPr>
              <w:t>Fuel Tank Rated Capacity</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0 - 1023.984375 l</w:t>
            </w:r>
          </w:p>
        </w:tc>
        <w:tc>
          <w:tcPr>
            <w:tcW w:w="2160" w:type="dxa"/>
            <w:tcBorders>
              <w:top w:val="nil"/>
            </w:tcBorders>
          </w:tcPr>
          <w:p w:rsidR="00FF4F2F" w:rsidRDefault="00FF4F2F">
            <w:pPr>
              <w:rPr>
                <w:rFonts w:ascii="Arial" w:hAnsi="Arial"/>
                <w:sz w:val="16"/>
              </w:rPr>
            </w:pPr>
            <w:r>
              <w:rPr>
                <w:rFonts w:ascii="Arial" w:hAnsi="Arial"/>
                <w:sz w:val="16"/>
              </w:rPr>
              <w:t>E = N * 0.015625</w:t>
            </w:r>
          </w:p>
        </w:tc>
      </w:tr>
    </w:tbl>
    <w:p w:rsidR="00FF4F2F" w:rsidRDefault="00FF4F2F"/>
    <w:p w:rsidR="00FF4F2F" w:rsidRDefault="00FF4F2F">
      <w:r>
        <w:t>This PID contains the rated (advertised) capacity of the fuel tank(s).</w:t>
      </w:r>
    </w:p>
    <w:p w:rsidR="00FF4F2F" w:rsidRDefault="00FF4F2F">
      <w:pPr>
        <w:keepNext w:val="0"/>
        <w:keepLines w:val="0"/>
      </w:pPr>
    </w:p>
    <w:p w:rsidR="00FF4F2F" w:rsidRDefault="00FF4F2F">
      <w:pPr>
        <w:pStyle w:val="Heading3"/>
      </w:pPr>
      <w:bookmarkStart w:id="504" w:name="_Toc17862171"/>
      <w:bookmarkStart w:id="505" w:name="_Toc223512933"/>
      <w:r>
        <w:t>TPSR – PID $131E – Desired Throttle Position</w:t>
      </w:r>
      <w:bookmarkEnd w:id="504"/>
      <w:bookmarkEnd w:id="50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$131E</w:t>
            </w:r>
          </w:p>
        </w:tc>
        <w:tc>
          <w:tcPr>
            <w:tcW w:w="2880" w:type="dxa"/>
            <w:tcBorders>
              <w:top w:val="nil"/>
            </w:tcBorders>
          </w:tcPr>
          <w:p w:rsidR="00FF4F2F" w:rsidRDefault="00FF4F2F">
            <w:pPr>
              <w:rPr>
                <w:rFonts w:ascii="Arial" w:hAnsi="Arial"/>
                <w:sz w:val="16"/>
              </w:rPr>
            </w:pPr>
            <w:r>
              <w:rPr>
                <w:rFonts w:ascii="Arial" w:hAnsi="Arial"/>
                <w:sz w:val="16"/>
              </w:rPr>
              <w:t>Desired Throttle Position</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0 - 1279.98046875 %</w:t>
            </w:r>
          </w:p>
        </w:tc>
        <w:tc>
          <w:tcPr>
            <w:tcW w:w="2160" w:type="dxa"/>
            <w:tcBorders>
              <w:top w:val="nil"/>
            </w:tcBorders>
          </w:tcPr>
          <w:p w:rsidR="00FF4F2F" w:rsidRDefault="00FF4F2F">
            <w:pPr>
              <w:rPr>
                <w:rFonts w:ascii="Arial" w:hAnsi="Arial"/>
                <w:sz w:val="16"/>
              </w:rPr>
            </w:pPr>
            <w:r>
              <w:rPr>
                <w:rFonts w:ascii="Arial" w:hAnsi="Arial"/>
                <w:sz w:val="16"/>
              </w:rPr>
              <w:t>E = N * 5 / 256</w:t>
            </w:r>
          </w:p>
        </w:tc>
      </w:tr>
    </w:tbl>
    <w:p w:rsidR="00FF4F2F" w:rsidRDefault="00FF4F2F"/>
    <w:p w:rsidR="00FF4F2F" w:rsidRDefault="00FF4F2F">
      <w:r>
        <w:t>This PID contains the desired throttle position used to control the throttle motor, which is determined from the arbitration of the various requests for the authority to control the throttle, including remedial actions.</w:t>
      </w:r>
    </w:p>
    <w:p w:rsidR="00FF4F2F" w:rsidRDefault="00FF4F2F">
      <w:pPr>
        <w:keepNext w:val="0"/>
        <w:keepLines w:val="0"/>
      </w:pPr>
    </w:p>
    <w:p w:rsidR="00FF4F2F" w:rsidRPr="00DD2ECF" w:rsidRDefault="00FF4F2F">
      <w:pPr>
        <w:pStyle w:val="Heading3"/>
        <w:rPr>
          <w:lang w:val="it-IT"/>
        </w:rPr>
      </w:pPr>
      <w:bookmarkStart w:id="506" w:name="_Toc17862172"/>
      <w:bookmarkStart w:id="507" w:name="_Toc223512934"/>
      <w:r w:rsidRPr="00DD2ECF">
        <w:rPr>
          <w:lang w:val="it-IT"/>
        </w:rPr>
        <w:t>APSR – PID $131F – Accelerator Pedal Position</w:t>
      </w:r>
      <w:bookmarkEnd w:id="506"/>
      <w:bookmarkEnd w:id="507"/>
    </w:p>
    <w:p w:rsidR="00FF4F2F" w:rsidRPr="00DD2ECF" w:rsidRDefault="00FF4F2F">
      <w:pPr>
        <w:rPr>
          <w:lang w:val="it-IT"/>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$131F</w:t>
            </w:r>
          </w:p>
        </w:tc>
        <w:tc>
          <w:tcPr>
            <w:tcW w:w="2880" w:type="dxa"/>
            <w:tcBorders>
              <w:top w:val="nil"/>
            </w:tcBorders>
          </w:tcPr>
          <w:p w:rsidR="00FF4F2F" w:rsidRDefault="00FF4F2F">
            <w:pPr>
              <w:rPr>
                <w:rFonts w:ascii="Arial" w:hAnsi="Arial"/>
                <w:sz w:val="16"/>
              </w:rPr>
            </w:pPr>
            <w:r>
              <w:rPr>
                <w:rFonts w:ascii="Arial" w:hAnsi="Arial"/>
                <w:sz w:val="16"/>
              </w:rPr>
              <w:t>Accelerator Pedal Position</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0 - 1279.98046875 %</w:t>
            </w:r>
          </w:p>
        </w:tc>
        <w:tc>
          <w:tcPr>
            <w:tcW w:w="2160" w:type="dxa"/>
            <w:tcBorders>
              <w:top w:val="nil"/>
            </w:tcBorders>
          </w:tcPr>
          <w:p w:rsidR="00FF4F2F" w:rsidRDefault="00FF4F2F">
            <w:pPr>
              <w:rPr>
                <w:rFonts w:ascii="Arial" w:hAnsi="Arial"/>
                <w:sz w:val="16"/>
              </w:rPr>
            </w:pPr>
            <w:r>
              <w:rPr>
                <w:rFonts w:ascii="Arial" w:hAnsi="Arial"/>
                <w:sz w:val="16"/>
              </w:rPr>
              <w:t>E = N * 5 / 256</w:t>
            </w:r>
          </w:p>
        </w:tc>
      </w:tr>
    </w:tbl>
    <w:p w:rsidR="00FF4F2F" w:rsidRDefault="00FF4F2F"/>
    <w:p w:rsidR="00FF4F2F" w:rsidRDefault="00FF4F2F">
      <w:r>
        <w:t>This PID contains the driver intent accelerator pedal position resulting from the arbitration of the accelerator pedal position sensors and the application of minimum pedal learn floormat protection and deadband and hysteresis compensation.</w:t>
      </w:r>
    </w:p>
    <w:p w:rsidR="00FF4F2F" w:rsidRDefault="00FF4F2F">
      <w:pPr>
        <w:keepNext w:val="0"/>
        <w:keepLines w:val="0"/>
      </w:pPr>
    </w:p>
    <w:p w:rsidR="00FF4F2F" w:rsidRPr="00FF4F2F" w:rsidRDefault="00FF4F2F">
      <w:pPr>
        <w:pStyle w:val="Heading3"/>
        <w:rPr>
          <w:lang w:val="es-ES"/>
        </w:rPr>
      </w:pPr>
      <w:bookmarkStart w:id="508" w:name="_Toc17862175"/>
      <w:bookmarkStart w:id="509" w:name="_Toc223512935"/>
      <w:r w:rsidRPr="00FF4F2F">
        <w:rPr>
          <w:lang w:val="es-ES"/>
        </w:rPr>
        <w:t>FLVR – PID $132A – Total Fuel Volume</w:t>
      </w:r>
      <w:bookmarkEnd w:id="508"/>
      <w:bookmarkEnd w:id="509"/>
    </w:p>
    <w:p w:rsidR="00FF4F2F" w:rsidRPr="00FF4F2F" w:rsidRDefault="00FF4F2F">
      <w:pPr>
        <w:rPr>
          <w:lang w:val="es-ES"/>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$132A</w:t>
            </w:r>
          </w:p>
        </w:tc>
        <w:tc>
          <w:tcPr>
            <w:tcW w:w="2880" w:type="dxa"/>
            <w:tcBorders>
              <w:top w:val="nil"/>
            </w:tcBorders>
          </w:tcPr>
          <w:p w:rsidR="00FF4F2F" w:rsidRDefault="00FF4F2F">
            <w:pPr>
              <w:rPr>
                <w:rFonts w:ascii="Arial" w:hAnsi="Arial"/>
                <w:sz w:val="16"/>
              </w:rPr>
            </w:pPr>
            <w:r>
              <w:rPr>
                <w:rFonts w:ascii="Arial" w:hAnsi="Arial"/>
                <w:sz w:val="16"/>
              </w:rPr>
              <w:t>Total Fuel Volume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0 - 1023.984375 l</w:t>
            </w:r>
          </w:p>
        </w:tc>
        <w:tc>
          <w:tcPr>
            <w:tcW w:w="2160" w:type="dxa"/>
            <w:tcBorders>
              <w:top w:val="nil"/>
            </w:tcBorders>
          </w:tcPr>
          <w:p w:rsidR="00FF4F2F" w:rsidRDefault="00FF4F2F">
            <w:pPr>
              <w:rPr>
                <w:rFonts w:ascii="Arial" w:hAnsi="Arial"/>
                <w:sz w:val="16"/>
              </w:rPr>
            </w:pPr>
            <w:r>
              <w:rPr>
                <w:rFonts w:ascii="Arial" w:hAnsi="Arial"/>
                <w:sz w:val="16"/>
              </w:rPr>
              <w:t>E = N * 0.015625</w:t>
            </w:r>
          </w:p>
        </w:tc>
      </w:tr>
    </w:tbl>
    <w:p w:rsidR="00FF4F2F" w:rsidRDefault="00FF4F2F"/>
    <w:p w:rsidR="00FF4F2F" w:rsidRDefault="00FF4F2F">
      <w:r>
        <w:t>This PID contains the filtered, total fuel volume contained in the fuel tank(s).</w:t>
      </w:r>
    </w:p>
    <w:p w:rsidR="00FF4F2F" w:rsidRDefault="00FF4F2F">
      <w:pPr>
        <w:keepNext w:val="0"/>
        <w:keepLines w:val="0"/>
      </w:pPr>
    </w:p>
    <w:p w:rsidR="00FF4F2F" w:rsidRDefault="00FF4F2F">
      <w:pPr>
        <w:pStyle w:val="Heading3"/>
      </w:pPr>
      <w:bookmarkStart w:id="510" w:name="_Toc17862176"/>
      <w:bookmarkStart w:id="511" w:name="_Toc223512936"/>
      <w:r>
        <w:lastRenderedPageBreak/>
        <w:t>FLVR – PID $1338 – Fuel Level Sensor A/D Secondary Tank</w:t>
      </w:r>
      <w:bookmarkEnd w:id="510"/>
      <w:bookmarkEnd w:id="51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$1338</w:t>
            </w:r>
          </w:p>
        </w:tc>
        <w:tc>
          <w:tcPr>
            <w:tcW w:w="2880" w:type="dxa"/>
            <w:tcBorders>
              <w:top w:val="nil"/>
            </w:tcBorders>
          </w:tcPr>
          <w:p w:rsidR="00FF4F2F" w:rsidRDefault="00FF4F2F">
            <w:pPr>
              <w:rPr>
                <w:rFonts w:ascii="Arial" w:hAnsi="Arial"/>
                <w:sz w:val="16"/>
              </w:rPr>
            </w:pPr>
            <w:r>
              <w:rPr>
                <w:rFonts w:ascii="Arial" w:hAnsi="Arial"/>
                <w:sz w:val="16"/>
              </w:rPr>
              <w:t>Fuel Level Sensor A/D Secondary Tank</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unfiltered fuel level sensor analog input for the secondary fuel tank as a percentage of its reference voltage.</w:t>
      </w:r>
    </w:p>
    <w:p w:rsidR="00FF4F2F" w:rsidRDefault="00FF4F2F">
      <w:pPr>
        <w:keepNext w:val="0"/>
        <w:keepLines w:val="0"/>
      </w:pPr>
    </w:p>
    <w:p w:rsidR="004D7D76" w:rsidRDefault="004D7D76" w:rsidP="004D7D76">
      <w:pPr>
        <w:pStyle w:val="Heading3"/>
      </w:pPr>
      <w:bookmarkStart w:id="512" w:name="_Toc74098674"/>
      <w:bookmarkStart w:id="513" w:name="_Toc223512937"/>
      <w:bookmarkStart w:id="514" w:name="_Toc17862177"/>
      <w:bookmarkStart w:id="515" w:name="_Toc17862178"/>
      <w:r>
        <w:lastRenderedPageBreak/>
        <w:t>CATR – PID $1354 – Catalyst Monitor Diagnostic Test Counter Bank 1</w:t>
      </w:r>
      <w:bookmarkEnd w:id="512"/>
      <w:bookmarkEnd w:id="513"/>
    </w:p>
    <w:p w:rsidR="004D7D76" w:rsidRDefault="004D7D76" w:rsidP="004D7D76"/>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4D7D76" w:rsidTr="001E022A">
        <w:trPr>
          <w:cantSplit/>
          <w:jc w:val="center"/>
        </w:trPr>
        <w:tc>
          <w:tcPr>
            <w:tcW w:w="720" w:type="dxa"/>
            <w:tcBorders>
              <w:bottom w:val="single" w:sz="12" w:space="0" w:color="000000"/>
            </w:tcBorders>
          </w:tcPr>
          <w:p w:rsidR="004D7D76" w:rsidRDefault="004D7D76" w:rsidP="001E022A">
            <w:pPr>
              <w:jc w:val="center"/>
              <w:rPr>
                <w:b/>
                <w:sz w:val="16"/>
              </w:rPr>
            </w:pPr>
            <w:r>
              <w:rPr>
                <w:b/>
                <w:sz w:val="16"/>
              </w:rPr>
              <w:t>PID</w:t>
            </w:r>
          </w:p>
        </w:tc>
        <w:tc>
          <w:tcPr>
            <w:tcW w:w="2880" w:type="dxa"/>
            <w:tcBorders>
              <w:bottom w:val="single" w:sz="12" w:space="0" w:color="000000"/>
            </w:tcBorders>
          </w:tcPr>
          <w:p w:rsidR="004D7D76" w:rsidRDefault="004D7D76" w:rsidP="001E022A">
            <w:pPr>
              <w:jc w:val="center"/>
              <w:rPr>
                <w:b/>
                <w:sz w:val="16"/>
              </w:rPr>
            </w:pPr>
            <w:r>
              <w:rPr>
                <w:b/>
                <w:sz w:val="16"/>
              </w:rPr>
              <w:t>Signal</w:t>
            </w:r>
          </w:p>
        </w:tc>
        <w:tc>
          <w:tcPr>
            <w:tcW w:w="720" w:type="dxa"/>
            <w:tcBorders>
              <w:bottom w:val="single" w:sz="12" w:space="0" w:color="000000"/>
            </w:tcBorders>
          </w:tcPr>
          <w:p w:rsidR="004D7D76" w:rsidRDefault="004D7D76" w:rsidP="001E022A">
            <w:pPr>
              <w:jc w:val="center"/>
              <w:rPr>
                <w:b/>
                <w:sz w:val="16"/>
              </w:rPr>
            </w:pPr>
            <w:r>
              <w:rPr>
                <w:b/>
                <w:sz w:val="16"/>
              </w:rPr>
              <w:t>Length (Bytes)</w:t>
            </w:r>
          </w:p>
        </w:tc>
        <w:tc>
          <w:tcPr>
            <w:tcW w:w="720" w:type="dxa"/>
            <w:tcBorders>
              <w:bottom w:val="single" w:sz="12" w:space="0" w:color="000000"/>
            </w:tcBorders>
          </w:tcPr>
          <w:p w:rsidR="004D7D76" w:rsidRDefault="004D7D76" w:rsidP="001E022A">
            <w:pPr>
              <w:jc w:val="center"/>
              <w:rPr>
                <w:b/>
                <w:sz w:val="16"/>
              </w:rPr>
            </w:pPr>
            <w:r>
              <w:rPr>
                <w:b/>
                <w:sz w:val="16"/>
              </w:rPr>
              <w:t>Data Type</w:t>
            </w:r>
          </w:p>
        </w:tc>
        <w:tc>
          <w:tcPr>
            <w:tcW w:w="2160" w:type="dxa"/>
            <w:tcBorders>
              <w:bottom w:val="single" w:sz="12" w:space="0" w:color="000000"/>
            </w:tcBorders>
          </w:tcPr>
          <w:p w:rsidR="004D7D76" w:rsidRDefault="004D7D76" w:rsidP="001E022A">
            <w:pPr>
              <w:jc w:val="center"/>
              <w:rPr>
                <w:b/>
                <w:sz w:val="16"/>
              </w:rPr>
            </w:pPr>
            <w:r>
              <w:rPr>
                <w:b/>
                <w:sz w:val="16"/>
              </w:rPr>
              <w:t>Range</w:t>
            </w:r>
          </w:p>
        </w:tc>
        <w:tc>
          <w:tcPr>
            <w:tcW w:w="2160" w:type="dxa"/>
            <w:tcBorders>
              <w:bottom w:val="single" w:sz="12" w:space="0" w:color="000000"/>
            </w:tcBorders>
          </w:tcPr>
          <w:p w:rsidR="004D7D76" w:rsidRDefault="004D7D76" w:rsidP="001E022A">
            <w:pPr>
              <w:jc w:val="center"/>
              <w:rPr>
                <w:b/>
                <w:sz w:val="16"/>
              </w:rPr>
            </w:pPr>
            <w:r>
              <w:rPr>
                <w:b/>
                <w:sz w:val="16"/>
              </w:rPr>
              <w:t>Conversion</w:t>
            </w:r>
          </w:p>
        </w:tc>
      </w:tr>
      <w:tr w:rsidR="004D7D76" w:rsidTr="001E022A">
        <w:trPr>
          <w:cantSplit/>
          <w:jc w:val="center"/>
        </w:trPr>
        <w:tc>
          <w:tcPr>
            <w:tcW w:w="720" w:type="dxa"/>
            <w:tcBorders>
              <w:top w:val="nil"/>
            </w:tcBorders>
          </w:tcPr>
          <w:p w:rsidR="004D7D76" w:rsidRDefault="004D7D76" w:rsidP="001E022A">
            <w:pPr>
              <w:jc w:val="right"/>
              <w:rPr>
                <w:rFonts w:ascii="Arial" w:hAnsi="Arial"/>
                <w:sz w:val="16"/>
              </w:rPr>
            </w:pPr>
            <w:r>
              <w:rPr>
                <w:rFonts w:ascii="Arial" w:hAnsi="Arial"/>
                <w:sz w:val="16"/>
              </w:rPr>
              <w:t>$1354</w:t>
            </w:r>
          </w:p>
        </w:tc>
        <w:tc>
          <w:tcPr>
            <w:tcW w:w="2880" w:type="dxa"/>
            <w:tcBorders>
              <w:top w:val="nil"/>
            </w:tcBorders>
          </w:tcPr>
          <w:p w:rsidR="004D7D76" w:rsidRDefault="004D7D76" w:rsidP="001E022A">
            <w:pPr>
              <w:rPr>
                <w:rFonts w:ascii="Arial" w:hAnsi="Arial"/>
                <w:sz w:val="16"/>
              </w:rPr>
            </w:pPr>
            <w:r>
              <w:rPr>
                <w:rFonts w:ascii="Arial" w:hAnsi="Arial"/>
                <w:sz w:val="16"/>
              </w:rPr>
              <w:t>Catalyst Monitor Diagnostic Test Counter Bank 1</w:t>
            </w:r>
          </w:p>
        </w:tc>
        <w:tc>
          <w:tcPr>
            <w:tcW w:w="720" w:type="dxa"/>
            <w:tcBorders>
              <w:top w:val="nil"/>
            </w:tcBorders>
          </w:tcPr>
          <w:p w:rsidR="004D7D76" w:rsidRDefault="004D7D76" w:rsidP="001E022A">
            <w:pPr>
              <w:jc w:val="right"/>
              <w:rPr>
                <w:rFonts w:ascii="Arial" w:hAnsi="Arial"/>
                <w:sz w:val="16"/>
              </w:rPr>
            </w:pPr>
            <w:r>
              <w:rPr>
                <w:rFonts w:ascii="Arial" w:hAnsi="Arial"/>
                <w:sz w:val="16"/>
              </w:rPr>
              <w:t>2</w:t>
            </w:r>
          </w:p>
        </w:tc>
        <w:tc>
          <w:tcPr>
            <w:tcW w:w="720" w:type="dxa"/>
            <w:tcBorders>
              <w:top w:val="nil"/>
            </w:tcBorders>
          </w:tcPr>
          <w:p w:rsidR="004D7D76" w:rsidRDefault="004D7D76" w:rsidP="001E022A">
            <w:pPr>
              <w:rPr>
                <w:rFonts w:ascii="Arial" w:hAnsi="Arial"/>
                <w:sz w:val="16"/>
              </w:rPr>
            </w:pPr>
            <w:r>
              <w:rPr>
                <w:rFonts w:ascii="Arial" w:hAnsi="Arial"/>
                <w:sz w:val="16"/>
              </w:rPr>
              <w:t>UNM</w:t>
            </w:r>
          </w:p>
        </w:tc>
        <w:tc>
          <w:tcPr>
            <w:tcW w:w="2160" w:type="dxa"/>
            <w:tcBorders>
              <w:top w:val="nil"/>
            </w:tcBorders>
          </w:tcPr>
          <w:p w:rsidR="004D7D76" w:rsidRDefault="004D7D76" w:rsidP="001E022A">
            <w:pPr>
              <w:rPr>
                <w:rFonts w:ascii="Arial" w:hAnsi="Arial"/>
                <w:sz w:val="16"/>
              </w:rPr>
            </w:pPr>
            <w:r>
              <w:rPr>
                <w:rFonts w:ascii="Arial" w:hAnsi="Arial"/>
                <w:sz w:val="16"/>
              </w:rPr>
              <w:t>0 - 65535 counts</w:t>
            </w:r>
          </w:p>
        </w:tc>
        <w:tc>
          <w:tcPr>
            <w:tcW w:w="2160" w:type="dxa"/>
            <w:tcBorders>
              <w:top w:val="nil"/>
            </w:tcBorders>
          </w:tcPr>
          <w:p w:rsidR="004D7D76" w:rsidRDefault="004D7D76" w:rsidP="001E022A">
            <w:pPr>
              <w:rPr>
                <w:rFonts w:ascii="Arial" w:hAnsi="Arial"/>
                <w:sz w:val="16"/>
              </w:rPr>
            </w:pPr>
            <w:r>
              <w:rPr>
                <w:rFonts w:ascii="Arial" w:hAnsi="Arial"/>
                <w:sz w:val="16"/>
              </w:rPr>
              <w:t>E = N * 1</w:t>
            </w:r>
          </w:p>
        </w:tc>
      </w:tr>
    </w:tbl>
    <w:p w:rsidR="004D7D76" w:rsidRPr="003C5185" w:rsidRDefault="004D7D76" w:rsidP="004D7D76"/>
    <w:p w:rsidR="004D7D76" w:rsidRPr="003C5185" w:rsidRDefault="004D7D76" w:rsidP="004D7D76">
      <w:r w:rsidRPr="003C5185">
        <w:t>This PID contains the number of iterations of the catalyst monitor diagnostic test that have been performed since a code clear for bank 1 (used to determine if a sufficient number of tests have run to report a passing condition).</w:t>
      </w:r>
    </w:p>
    <w:p w:rsidR="004D7D76" w:rsidRPr="003C5185" w:rsidRDefault="004D7D76" w:rsidP="004D7D76"/>
    <w:p w:rsidR="004D7D76" w:rsidRDefault="004D7D76" w:rsidP="004D7D76">
      <w:pPr>
        <w:pStyle w:val="Heading3"/>
      </w:pPr>
      <w:bookmarkStart w:id="516" w:name="_Toc74098675"/>
      <w:bookmarkStart w:id="517" w:name="_Toc223512938"/>
      <w:r>
        <w:t>CATR – PID $1355 – Catalyst Monitor Diagnostic Test Counter Bank 2</w:t>
      </w:r>
      <w:bookmarkEnd w:id="516"/>
      <w:bookmarkEnd w:id="517"/>
    </w:p>
    <w:p w:rsidR="004D7D76" w:rsidRDefault="004D7D76" w:rsidP="004D7D76"/>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4D7D76" w:rsidTr="001E022A">
        <w:trPr>
          <w:cantSplit/>
          <w:jc w:val="center"/>
        </w:trPr>
        <w:tc>
          <w:tcPr>
            <w:tcW w:w="720" w:type="dxa"/>
            <w:tcBorders>
              <w:bottom w:val="single" w:sz="12" w:space="0" w:color="000000"/>
            </w:tcBorders>
          </w:tcPr>
          <w:p w:rsidR="004D7D76" w:rsidRDefault="004D7D76" w:rsidP="001E022A">
            <w:pPr>
              <w:jc w:val="center"/>
              <w:rPr>
                <w:b/>
                <w:sz w:val="16"/>
              </w:rPr>
            </w:pPr>
            <w:r>
              <w:rPr>
                <w:b/>
                <w:sz w:val="16"/>
              </w:rPr>
              <w:t>PID</w:t>
            </w:r>
          </w:p>
        </w:tc>
        <w:tc>
          <w:tcPr>
            <w:tcW w:w="2880" w:type="dxa"/>
            <w:tcBorders>
              <w:bottom w:val="single" w:sz="12" w:space="0" w:color="000000"/>
            </w:tcBorders>
          </w:tcPr>
          <w:p w:rsidR="004D7D76" w:rsidRDefault="004D7D76" w:rsidP="001E022A">
            <w:pPr>
              <w:jc w:val="center"/>
              <w:rPr>
                <w:b/>
                <w:sz w:val="16"/>
              </w:rPr>
            </w:pPr>
            <w:r>
              <w:rPr>
                <w:b/>
                <w:sz w:val="16"/>
              </w:rPr>
              <w:t>Signal</w:t>
            </w:r>
          </w:p>
        </w:tc>
        <w:tc>
          <w:tcPr>
            <w:tcW w:w="720" w:type="dxa"/>
            <w:tcBorders>
              <w:bottom w:val="single" w:sz="12" w:space="0" w:color="000000"/>
            </w:tcBorders>
          </w:tcPr>
          <w:p w:rsidR="004D7D76" w:rsidRDefault="004D7D76" w:rsidP="001E022A">
            <w:pPr>
              <w:jc w:val="center"/>
              <w:rPr>
                <w:b/>
                <w:sz w:val="16"/>
              </w:rPr>
            </w:pPr>
            <w:r>
              <w:rPr>
                <w:b/>
                <w:sz w:val="16"/>
              </w:rPr>
              <w:t>Length (Bytes)</w:t>
            </w:r>
          </w:p>
        </w:tc>
        <w:tc>
          <w:tcPr>
            <w:tcW w:w="720" w:type="dxa"/>
            <w:tcBorders>
              <w:bottom w:val="single" w:sz="12" w:space="0" w:color="000000"/>
            </w:tcBorders>
          </w:tcPr>
          <w:p w:rsidR="004D7D76" w:rsidRDefault="004D7D76" w:rsidP="001E022A">
            <w:pPr>
              <w:jc w:val="center"/>
              <w:rPr>
                <w:b/>
                <w:sz w:val="16"/>
              </w:rPr>
            </w:pPr>
            <w:r>
              <w:rPr>
                <w:b/>
                <w:sz w:val="16"/>
              </w:rPr>
              <w:t>Data Type</w:t>
            </w:r>
          </w:p>
        </w:tc>
        <w:tc>
          <w:tcPr>
            <w:tcW w:w="2160" w:type="dxa"/>
            <w:tcBorders>
              <w:bottom w:val="single" w:sz="12" w:space="0" w:color="000000"/>
            </w:tcBorders>
          </w:tcPr>
          <w:p w:rsidR="004D7D76" w:rsidRDefault="004D7D76" w:rsidP="001E022A">
            <w:pPr>
              <w:jc w:val="center"/>
              <w:rPr>
                <w:b/>
                <w:sz w:val="16"/>
              </w:rPr>
            </w:pPr>
            <w:r>
              <w:rPr>
                <w:b/>
                <w:sz w:val="16"/>
              </w:rPr>
              <w:t>Range</w:t>
            </w:r>
          </w:p>
        </w:tc>
        <w:tc>
          <w:tcPr>
            <w:tcW w:w="2160" w:type="dxa"/>
            <w:tcBorders>
              <w:bottom w:val="single" w:sz="12" w:space="0" w:color="000000"/>
            </w:tcBorders>
          </w:tcPr>
          <w:p w:rsidR="004D7D76" w:rsidRDefault="004D7D76" w:rsidP="001E022A">
            <w:pPr>
              <w:jc w:val="center"/>
              <w:rPr>
                <w:b/>
                <w:sz w:val="16"/>
              </w:rPr>
            </w:pPr>
            <w:r>
              <w:rPr>
                <w:b/>
                <w:sz w:val="16"/>
              </w:rPr>
              <w:t>Conversion</w:t>
            </w:r>
          </w:p>
        </w:tc>
      </w:tr>
      <w:tr w:rsidR="004D7D76" w:rsidTr="001E022A">
        <w:trPr>
          <w:cantSplit/>
          <w:jc w:val="center"/>
        </w:trPr>
        <w:tc>
          <w:tcPr>
            <w:tcW w:w="720" w:type="dxa"/>
            <w:tcBorders>
              <w:top w:val="nil"/>
            </w:tcBorders>
          </w:tcPr>
          <w:p w:rsidR="004D7D76" w:rsidRDefault="004D7D76" w:rsidP="001E022A">
            <w:pPr>
              <w:jc w:val="right"/>
              <w:rPr>
                <w:rFonts w:ascii="Arial" w:hAnsi="Arial"/>
                <w:sz w:val="16"/>
              </w:rPr>
            </w:pPr>
            <w:r>
              <w:rPr>
                <w:rFonts w:ascii="Arial" w:hAnsi="Arial"/>
                <w:sz w:val="16"/>
              </w:rPr>
              <w:t>$1355</w:t>
            </w:r>
          </w:p>
        </w:tc>
        <w:tc>
          <w:tcPr>
            <w:tcW w:w="2880" w:type="dxa"/>
            <w:tcBorders>
              <w:top w:val="nil"/>
            </w:tcBorders>
          </w:tcPr>
          <w:p w:rsidR="004D7D76" w:rsidRDefault="004D7D76" w:rsidP="001E022A">
            <w:pPr>
              <w:rPr>
                <w:rFonts w:ascii="Arial" w:hAnsi="Arial"/>
                <w:sz w:val="16"/>
              </w:rPr>
            </w:pPr>
            <w:r>
              <w:rPr>
                <w:rFonts w:ascii="Arial" w:hAnsi="Arial"/>
                <w:sz w:val="16"/>
              </w:rPr>
              <w:t>Catalyst Monitor Diagnostic Test Counter Bank 2</w:t>
            </w:r>
          </w:p>
        </w:tc>
        <w:tc>
          <w:tcPr>
            <w:tcW w:w="720" w:type="dxa"/>
            <w:tcBorders>
              <w:top w:val="nil"/>
            </w:tcBorders>
          </w:tcPr>
          <w:p w:rsidR="004D7D76" w:rsidRDefault="004D7D76" w:rsidP="001E022A">
            <w:pPr>
              <w:jc w:val="right"/>
              <w:rPr>
                <w:rFonts w:ascii="Arial" w:hAnsi="Arial"/>
                <w:sz w:val="16"/>
              </w:rPr>
            </w:pPr>
            <w:r>
              <w:rPr>
                <w:rFonts w:ascii="Arial" w:hAnsi="Arial"/>
                <w:sz w:val="16"/>
              </w:rPr>
              <w:t>2</w:t>
            </w:r>
          </w:p>
        </w:tc>
        <w:tc>
          <w:tcPr>
            <w:tcW w:w="720" w:type="dxa"/>
            <w:tcBorders>
              <w:top w:val="nil"/>
            </w:tcBorders>
          </w:tcPr>
          <w:p w:rsidR="004D7D76" w:rsidRDefault="004D7D76" w:rsidP="001E022A">
            <w:pPr>
              <w:rPr>
                <w:rFonts w:ascii="Arial" w:hAnsi="Arial"/>
                <w:sz w:val="16"/>
              </w:rPr>
            </w:pPr>
            <w:r>
              <w:rPr>
                <w:rFonts w:ascii="Arial" w:hAnsi="Arial"/>
                <w:sz w:val="16"/>
              </w:rPr>
              <w:t>UNM</w:t>
            </w:r>
          </w:p>
        </w:tc>
        <w:tc>
          <w:tcPr>
            <w:tcW w:w="2160" w:type="dxa"/>
            <w:tcBorders>
              <w:top w:val="nil"/>
            </w:tcBorders>
          </w:tcPr>
          <w:p w:rsidR="004D7D76" w:rsidRDefault="004D7D76" w:rsidP="001E022A">
            <w:pPr>
              <w:rPr>
                <w:rFonts w:ascii="Arial" w:hAnsi="Arial"/>
                <w:sz w:val="16"/>
              </w:rPr>
            </w:pPr>
            <w:r>
              <w:rPr>
                <w:rFonts w:ascii="Arial" w:hAnsi="Arial"/>
                <w:sz w:val="16"/>
              </w:rPr>
              <w:t>0 - 65535 counts</w:t>
            </w:r>
          </w:p>
        </w:tc>
        <w:tc>
          <w:tcPr>
            <w:tcW w:w="2160" w:type="dxa"/>
            <w:tcBorders>
              <w:top w:val="nil"/>
            </w:tcBorders>
          </w:tcPr>
          <w:p w:rsidR="004D7D76" w:rsidRDefault="004D7D76" w:rsidP="001E022A">
            <w:pPr>
              <w:rPr>
                <w:rFonts w:ascii="Arial" w:hAnsi="Arial"/>
                <w:sz w:val="16"/>
              </w:rPr>
            </w:pPr>
            <w:r>
              <w:rPr>
                <w:rFonts w:ascii="Arial" w:hAnsi="Arial"/>
                <w:sz w:val="16"/>
              </w:rPr>
              <w:t>E = N * 1</w:t>
            </w:r>
          </w:p>
        </w:tc>
      </w:tr>
    </w:tbl>
    <w:p w:rsidR="004D7D76" w:rsidRPr="003C5185" w:rsidRDefault="004D7D76" w:rsidP="004D7D76"/>
    <w:p w:rsidR="004D7D76" w:rsidRPr="003C5185" w:rsidRDefault="004D7D76" w:rsidP="004D7D76">
      <w:r w:rsidRPr="003C5185">
        <w:t>This PID contains the number of iterations of the catalyst monitor diagnostic test that have been performed since a code clear for bank 2 (used to determine if a sufficient number of tests have run to report a passing condition).</w:t>
      </w:r>
    </w:p>
    <w:p w:rsidR="004D7D76" w:rsidRPr="003C5185" w:rsidRDefault="004D7D76" w:rsidP="004D7D76"/>
    <w:p w:rsidR="00FF4F2F" w:rsidRDefault="00FF4F2F">
      <w:pPr>
        <w:pStyle w:val="Heading3"/>
      </w:pPr>
      <w:bookmarkStart w:id="518" w:name="_Toc223512939"/>
      <w:bookmarkEnd w:id="514"/>
      <w:r>
        <w:t>EGRR – PID $135D – Exhaust Gas Recirculation Control Circuit</w:t>
      </w:r>
      <w:bookmarkEnd w:id="51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$135D</w:t>
            </w:r>
          </w:p>
        </w:tc>
        <w:tc>
          <w:tcPr>
            <w:tcW w:w="2880" w:type="dxa"/>
            <w:tcBorders>
              <w:top w:val="nil"/>
            </w:tcBorders>
          </w:tcPr>
          <w:p w:rsidR="00FF4F2F" w:rsidRDefault="00FF4F2F">
            <w:pPr>
              <w:rPr>
                <w:rFonts w:ascii="Arial" w:hAnsi="Arial"/>
                <w:sz w:val="16"/>
              </w:rPr>
            </w:pPr>
            <w:r>
              <w:rPr>
                <w:rFonts w:ascii="Arial" w:hAnsi="Arial"/>
                <w:sz w:val="16"/>
              </w:rPr>
              <w:t>Exhaust Gas Recirculation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Gas Recirculation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Gas Recirculation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Gas Recirculation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Gas Recirculation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exhaust gas recirculation (EGR) output (the output is considered to be commanded on if its duty cycle is not zero) along with the status of its associated short to ground, open circuit, and short to power tests used to report DTC P0403.</w:t>
      </w:r>
    </w:p>
    <w:p w:rsidR="00FF4F2F" w:rsidRDefault="00FF4F2F">
      <w:pPr>
        <w:keepNext w:val="0"/>
        <w:keepLines w:val="0"/>
      </w:pPr>
    </w:p>
    <w:p w:rsidR="00FF4F2F" w:rsidRDefault="00FF4F2F">
      <w:pPr>
        <w:pStyle w:val="Heading3"/>
      </w:pPr>
      <w:bookmarkStart w:id="519" w:name="_Toc223512940"/>
      <w:r>
        <w:lastRenderedPageBreak/>
        <w:t>DFIR – PID $135F – Malfunction Indicator Lamp Control Circuit</w:t>
      </w:r>
      <w:bookmarkEnd w:id="515"/>
      <w:bookmarkEnd w:id="51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$135F</w:t>
            </w:r>
          </w:p>
        </w:tc>
        <w:tc>
          <w:tcPr>
            <w:tcW w:w="2880" w:type="dxa"/>
            <w:tcBorders>
              <w:top w:val="nil"/>
            </w:tcBorders>
          </w:tcPr>
          <w:p w:rsidR="00FF4F2F" w:rsidRDefault="00FF4F2F">
            <w:pPr>
              <w:rPr>
                <w:rFonts w:ascii="Arial" w:hAnsi="Arial"/>
                <w:sz w:val="16"/>
              </w:rPr>
            </w:pPr>
            <w:r>
              <w:rPr>
                <w:rFonts w:ascii="Arial" w:hAnsi="Arial"/>
                <w:sz w:val="16"/>
              </w:rPr>
              <w:t>Malfunction Indicator Lamp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Malfunction Indicator Lamp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Malfunction Indicator Lamp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Malfunction Indicator Lamp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Malfunction Indicator Lamp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malfunction indicator lamp (MIL) output along with the status of its associated short to ground, open circuit, and short to power tests used to report DTC P0650.</w:t>
      </w:r>
    </w:p>
    <w:p w:rsidR="00FF4F2F" w:rsidRDefault="00FF4F2F">
      <w:pPr>
        <w:keepNext w:val="0"/>
        <w:keepLines w:val="0"/>
      </w:pPr>
    </w:p>
    <w:p w:rsidR="00FF4F2F" w:rsidRDefault="00FF4F2F">
      <w:pPr>
        <w:pStyle w:val="Heading3"/>
      </w:pPr>
      <w:bookmarkStart w:id="520" w:name="_Toc223512941"/>
      <w:bookmarkStart w:id="521" w:name="_Toc17862179"/>
      <w:r>
        <w:t>EPSR – PID $1360 – Tachometer Control Circuit</w:t>
      </w:r>
      <w:bookmarkEnd w:id="52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$1360</w:t>
            </w:r>
          </w:p>
        </w:tc>
        <w:tc>
          <w:tcPr>
            <w:tcW w:w="2880" w:type="dxa"/>
            <w:tcBorders>
              <w:top w:val="nil"/>
            </w:tcBorders>
          </w:tcPr>
          <w:p w:rsidR="00FF4F2F" w:rsidRDefault="00FF4F2F">
            <w:pPr>
              <w:rPr>
                <w:rFonts w:ascii="Arial" w:hAnsi="Arial"/>
                <w:sz w:val="16"/>
              </w:rPr>
            </w:pPr>
            <w:r>
              <w:rPr>
                <w:rFonts w:ascii="Arial" w:hAnsi="Arial"/>
                <w:sz w:val="16"/>
              </w:rPr>
              <w:t>Tachometer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Tachometer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Tachometer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Tachometer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Tachometer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tachometer output (the output is considered to be commanded on if the engine control module is in a full state of synchronization to the cam and crank shaft sensors, resulting in a non zero frequency) along with the status of its associated short to ground, open circuit, and short to power tests used to report DTC P0654.</w:t>
      </w:r>
    </w:p>
    <w:p w:rsidR="00FF4F2F" w:rsidRDefault="00FF4F2F">
      <w:pPr>
        <w:keepNext w:val="0"/>
        <w:keepLines w:val="0"/>
      </w:pPr>
    </w:p>
    <w:p w:rsidR="00FF4F2F" w:rsidRDefault="00FF4F2F">
      <w:pPr>
        <w:pStyle w:val="Heading3"/>
      </w:pPr>
      <w:bookmarkStart w:id="522" w:name="_Toc223512942"/>
      <w:r>
        <w:lastRenderedPageBreak/>
        <w:t>AIRR – PID $1365 – Secondary Air Injection Valve Control Circuit</w:t>
      </w:r>
      <w:bookmarkEnd w:id="52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$1365</w:t>
            </w:r>
          </w:p>
        </w:tc>
        <w:tc>
          <w:tcPr>
            <w:tcW w:w="2880" w:type="dxa"/>
            <w:tcBorders>
              <w:top w:val="nil"/>
            </w:tcBorders>
          </w:tcPr>
          <w:p w:rsidR="00FF4F2F" w:rsidRDefault="00FF4F2F">
            <w:pPr>
              <w:rPr>
                <w:rFonts w:ascii="Arial" w:hAnsi="Arial"/>
                <w:sz w:val="16"/>
              </w:rPr>
            </w:pPr>
            <w:r>
              <w:rPr>
                <w:rFonts w:ascii="Arial" w:hAnsi="Arial"/>
                <w:sz w:val="16"/>
              </w:rPr>
              <w:t>Secondary Air Injection Valve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Air Injection Valve Commanded Open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Air Injection Valve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Air Injection Valve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Air Injection Valve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secondary air injection valve output along with the status of its associated short to ground, open circuit, and short to power tests used to report DTC P0412.</w:t>
      </w:r>
    </w:p>
    <w:p w:rsidR="00FF4F2F" w:rsidRDefault="00FF4F2F">
      <w:pPr>
        <w:keepNext w:val="0"/>
        <w:keepLines w:val="0"/>
      </w:pPr>
    </w:p>
    <w:p w:rsidR="00FF4F2F" w:rsidRDefault="00FF4F2F">
      <w:pPr>
        <w:pStyle w:val="Heading3"/>
      </w:pPr>
      <w:bookmarkStart w:id="523" w:name="_Toc223512943"/>
      <w:r>
        <w:t>AIRR – PID $1366 – Secondary Air Injection Pump Control Circuit</w:t>
      </w:r>
      <w:bookmarkEnd w:id="52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$1366</w:t>
            </w:r>
          </w:p>
        </w:tc>
        <w:tc>
          <w:tcPr>
            <w:tcW w:w="2880" w:type="dxa"/>
            <w:tcBorders>
              <w:top w:val="nil"/>
            </w:tcBorders>
          </w:tcPr>
          <w:p w:rsidR="00FF4F2F" w:rsidRDefault="00FF4F2F">
            <w:pPr>
              <w:rPr>
                <w:rFonts w:ascii="Arial" w:hAnsi="Arial"/>
                <w:sz w:val="16"/>
              </w:rPr>
            </w:pPr>
            <w:r>
              <w:rPr>
                <w:rFonts w:ascii="Arial" w:hAnsi="Arial"/>
                <w:sz w:val="16"/>
              </w:rPr>
              <w:t>Secondary Air Injection Pump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Air Injection Pump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Air Injection Pump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Air Injection Pump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Air Injection Pump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secondary air injection pump output along with the status of its associated short to ground, open circuit, and short to power tests used to report DTC P0418.</w:t>
      </w:r>
    </w:p>
    <w:p w:rsidR="00FF4F2F" w:rsidRDefault="00FF4F2F">
      <w:pPr>
        <w:keepNext w:val="0"/>
        <w:keepLines w:val="0"/>
      </w:pPr>
    </w:p>
    <w:p w:rsidR="00FF4F2F" w:rsidRDefault="00FF4F2F">
      <w:pPr>
        <w:pStyle w:val="Heading3"/>
      </w:pPr>
      <w:bookmarkStart w:id="524" w:name="_Toc223512944"/>
      <w:r>
        <w:lastRenderedPageBreak/>
        <w:t>VSPR – PID $1367 – Vehicle Speed Output Control Circuit</w:t>
      </w:r>
      <w:bookmarkEnd w:id="521"/>
      <w:bookmarkEnd w:id="52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$1367</w:t>
            </w:r>
          </w:p>
        </w:tc>
        <w:tc>
          <w:tcPr>
            <w:tcW w:w="2880" w:type="dxa"/>
            <w:tcBorders>
              <w:top w:val="nil"/>
            </w:tcBorders>
          </w:tcPr>
          <w:p w:rsidR="00FF4F2F" w:rsidRDefault="00FF4F2F">
            <w:pPr>
              <w:rPr>
                <w:rFonts w:ascii="Arial" w:hAnsi="Arial"/>
                <w:sz w:val="16"/>
              </w:rPr>
            </w:pPr>
            <w:r>
              <w:rPr>
                <w:rFonts w:ascii="Arial" w:hAnsi="Arial"/>
                <w:sz w:val="16"/>
              </w:rPr>
              <w:t>Vehicle Speed Output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Speed Output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Speed Output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Speed Output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Speed Output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4K PPM (4,000 pulse per mile) vehicle speed output (the output is considered to be commanded on if vehicle speed is not zero) along with the status of its associated short to ground, open circuit, and short to power tests used to report DTC P0608.</w:t>
      </w:r>
    </w:p>
    <w:p w:rsidR="00FF4F2F" w:rsidRDefault="00FF4F2F">
      <w:pPr>
        <w:keepNext w:val="0"/>
        <w:keepLines w:val="0"/>
      </w:pPr>
    </w:p>
    <w:p w:rsidR="00FF4F2F" w:rsidRDefault="00FF4F2F">
      <w:pPr>
        <w:pStyle w:val="Heading3"/>
      </w:pPr>
      <w:bookmarkStart w:id="525" w:name="_Toc17862180"/>
      <w:bookmarkStart w:id="526" w:name="_Toc223512945"/>
      <w:r>
        <w:t>TCSR – PID $1369 – Delivered Torque Output Control Circuit</w:t>
      </w:r>
      <w:bookmarkEnd w:id="525"/>
      <w:bookmarkEnd w:id="52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$1369</w:t>
            </w:r>
          </w:p>
        </w:tc>
        <w:tc>
          <w:tcPr>
            <w:tcW w:w="2880" w:type="dxa"/>
            <w:tcBorders>
              <w:top w:val="nil"/>
            </w:tcBorders>
          </w:tcPr>
          <w:p w:rsidR="00FF4F2F" w:rsidRDefault="00FF4F2F">
            <w:pPr>
              <w:rPr>
                <w:rFonts w:ascii="Arial" w:hAnsi="Arial"/>
                <w:sz w:val="16"/>
              </w:rPr>
            </w:pPr>
            <w:r>
              <w:rPr>
                <w:rFonts w:ascii="Arial" w:hAnsi="Arial"/>
                <w:sz w:val="16"/>
              </w:rPr>
              <w:t>Delivered Torque Output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Delivered Torque Output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Delivered Torque Output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Delivered Torque Output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Delivered Torque Output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 xml:space="preserve">This PID contains the commanded state of the delivered torque PWM output from the ECM to the ABS/TCS module (the delivered torque PWM output is considered to be commanded on if its duty cycle is not zero) along with the status of its associated short to ground, open circuit, and short to power tests used to report DTC </w:t>
      </w:r>
      <w:r w:rsidR="004E1EA3">
        <w:t>P1689</w:t>
      </w:r>
      <w:r>
        <w:t>.</w:t>
      </w:r>
    </w:p>
    <w:p w:rsidR="00FF4F2F" w:rsidRDefault="00FF4F2F">
      <w:pPr>
        <w:keepNext w:val="0"/>
        <w:keepLines w:val="0"/>
      </w:pPr>
    </w:p>
    <w:p w:rsidR="00FF4F2F" w:rsidRDefault="00FF4F2F">
      <w:pPr>
        <w:pStyle w:val="Heading3"/>
      </w:pPr>
      <w:bookmarkStart w:id="527" w:name="_Toc17862181"/>
      <w:bookmarkStart w:id="528" w:name="_Toc223512946"/>
      <w:r>
        <w:lastRenderedPageBreak/>
        <w:t>RTDR – PID $136A – Vehicle Lift / Dive Output Control Circuit</w:t>
      </w:r>
      <w:bookmarkEnd w:id="527"/>
      <w:bookmarkEnd w:id="52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$136A</w:t>
            </w:r>
          </w:p>
        </w:tc>
        <w:tc>
          <w:tcPr>
            <w:tcW w:w="2880" w:type="dxa"/>
            <w:tcBorders>
              <w:top w:val="nil"/>
            </w:tcBorders>
          </w:tcPr>
          <w:p w:rsidR="00FF4F2F" w:rsidRDefault="00FF4F2F">
            <w:pPr>
              <w:rPr>
                <w:rFonts w:ascii="Arial" w:hAnsi="Arial"/>
                <w:sz w:val="16"/>
              </w:rPr>
            </w:pPr>
            <w:r>
              <w:rPr>
                <w:rFonts w:ascii="Arial" w:hAnsi="Arial"/>
                <w:sz w:val="16"/>
              </w:rPr>
              <w:t>Vehicle Lift / Dive Output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Lift / Dive Output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Lift / Dive Output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Lift / Dive Output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Lift / Dive Output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vehicle lift / dive output along with the status of its associated short to ground, open circuit, and short to power tests used to report DTC P1652.</w:t>
      </w:r>
    </w:p>
    <w:p w:rsidR="00FF4F2F" w:rsidRDefault="00FF4F2F">
      <w:pPr>
        <w:keepNext w:val="0"/>
        <w:keepLines w:val="0"/>
      </w:pPr>
    </w:p>
    <w:p w:rsidR="00FF4F2F" w:rsidRDefault="00FF4F2F">
      <w:pPr>
        <w:pStyle w:val="Heading3"/>
      </w:pPr>
      <w:bookmarkStart w:id="529" w:name="_Toc17862182"/>
      <w:bookmarkStart w:id="530" w:name="_Toc223512947"/>
      <w:r>
        <w:t>STRR – PID $136B – Starter Relay Control Circuit</w:t>
      </w:r>
      <w:bookmarkEnd w:id="529"/>
      <w:bookmarkEnd w:id="53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$136B</w:t>
            </w:r>
          </w:p>
        </w:tc>
        <w:tc>
          <w:tcPr>
            <w:tcW w:w="2880" w:type="dxa"/>
            <w:tcBorders>
              <w:top w:val="nil"/>
            </w:tcBorders>
          </w:tcPr>
          <w:p w:rsidR="00FF4F2F" w:rsidRDefault="00FF4F2F">
            <w:pPr>
              <w:rPr>
                <w:rFonts w:ascii="Arial" w:hAnsi="Arial"/>
                <w:sz w:val="16"/>
              </w:rPr>
            </w:pPr>
            <w:r>
              <w:rPr>
                <w:rFonts w:ascii="Arial" w:hAnsi="Arial"/>
                <w:sz w:val="16"/>
              </w:rPr>
              <w:t>Starter Relay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Starter Relay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Starter Relay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Starter Relay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Starter Relay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 xml:space="preserve">This PID contains the commanded state of the starter relay output along with the status of its associated short to ground, open circuit, and short to power tests used to report DTC </w:t>
      </w:r>
      <w:r w:rsidR="004E1EA3">
        <w:t>P0615</w:t>
      </w:r>
      <w:r>
        <w:t>.</w:t>
      </w:r>
    </w:p>
    <w:p w:rsidR="00FF4F2F" w:rsidRDefault="00FF4F2F">
      <w:pPr>
        <w:keepNext w:val="0"/>
        <w:keepLines w:val="0"/>
      </w:pPr>
    </w:p>
    <w:p w:rsidR="00FF4F2F" w:rsidRPr="00FF4F2F" w:rsidRDefault="00FF4F2F">
      <w:pPr>
        <w:pStyle w:val="Heading3"/>
        <w:rPr>
          <w:lang w:val="es-ES"/>
        </w:rPr>
      </w:pPr>
      <w:bookmarkStart w:id="531" w:name="_Toc223512948"/>
      <w:bookmarkStart w:id="532" w:name="_Toc17862183"/>
      <w:r w:rsidRPr="00FF4F2F">
        <w:rPr>
          <w:lang w:val="es-ES"/>
        </w:rPr>
        <w:lastRenderedPageBreak/>
        <w:t>FPMR – PID $136C – Fuel Pump Control Circuit</w:t>
      </w:r>
      <w:bookmarkEnd w:id="531"/>
    </w:p>
    <w:p w:rsidR="00FF4F2F" w:rsidRPr="00FF4F2F" w:rsidRDefault="00FF4F2F">
      <w:pPr>
        <w:rPr>
          <w:lang w:val="es-ES"/>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$136C</w:t>
            </w:r>
          </w:p>
        </w:tc>
        <w:tc>
          <w:tcPr>
            <w:tcW w:w="2880" w:type="dxa"/>
            <w:tcBorders>
              <w:top w:val="nil"/>
            </w:tcBorders>
          </w:tcPr>
          <w:p w:rsidR="00FF4F2F" w:rsidRDefault="00FF4F2F">
            <w:pPr>
              <w:rPr>
                <w:rFonts w:ascii="Arial" w:hAnsi="Arial"/>
                <w:sz w:val="16"/>
              </w:rPr>
            </w:pPr>
            <w:r>
              <w:rPr>
                <w:rFonts w:ascii="Arial" w:hAnsi="Arial"/>
                <w:sz w:val="16"/>
              </w:rPr>
              <w:t>Fuel Pump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Pump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Pump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Pump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Pump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fuel pump output (the output is considered to be commanded on if its duty cycle is not zero) along with the status of its associated short to ground, open circuit, and short to power tests used to report DTC P0230.</w:t>
      </w:r>
    </w:p>
    <w:p w:rsidR="00FF4F2F" w:rsidRDefault="00FF4F2F">
      <w:pPr>
        <w:keepNext w:val="0"/>
        <w:keepLines w:val="0"/>
      </w:pPr>
    </w:p>
    <w:p w:rsidR="00FF4F2F" w:rsidRDefault="00FF4F2F">
      <w:pPr>
        <w:pStyle w:val="Heading3"/>
      </w:pPr>
      <w:bookmarkStart w:id="533" w:name="_Toc223512949"/>
      <w:r>
        <w:t>ACCR – PID $136D – Air Conditioning Compressor Control Circuit</w:t>
      </w:r>
      <w:bookmarkEnd w:id="532"/>
      <w:bookmarkEnd w:id="53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$136D</w:t>
            </w:r>
          </w:p>
        </w:tc>
        <w:tc>
          <w:tcPr>
            <w:tcW w:w="2880" w:type="dxa"/>
            <w:tcBorders>
              <w:top w:val="nil"/>
            </w:tcBorders>
          </w:tcPr>
          <w:p w:rsidR="00FF4F2F" w:rsidRDefault="00FF4F2F">
            <w:pPr>
              <w:rPr>
                <w:rFonts w:ascii="Arial" w:hAnsi="Arial"/>
                <w:sz w:val="16"/>
              </w:rPr>
            </w:pPr>
            <w:r>
              <w:rPr>
                <w:rFonts w:ascii="Arial" w:hAnsi="Arial"/>
                <w:sz w:val="16"/>
              </w:rPr>
              <w:t>Air Conditioning Compressor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Compressor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Compressor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Compressor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Air Conditioning Compressor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Pr="004E1EA3" w:rsidRDefault="00FF4F2F">
      <w:r>
        <w:t xml:space="preserve">This PID contains the commanded state of the air conditioning (A/C) compressor output along with the status of its associated short to ground, open circuit, and short to power tests used to report </w:t>
      </w:r>
      <w:r w:rsidRPr="004E1EA3">
        <w:t>DTC</w:t>
      </w:r>
      <w:r w:rsidR="004E1EA3" w:rsidRPr="004E1EA3">
        <w:t>s</w:t>
      </w:r>
      <w:r w:rsidRPr="004E1EA3">
        <w:t xml:space="preserve"> </w:t>
      </w:r>
      <w:r w:rsidR="004E1EA3" w:rsidRPr="004E1EA3">
        <w:t xml:space="preserve">P0646, P0645, </w:t>
      </w:r>
      <w:r w:rsidR="004E1EA3">
        <w:t xml:space="preserve">and </w:t>
      </w:r>
      <w:r w:rsidR="004E1EA3" w:rsidRPr="004E1EA3">
        <w:t>P0647</w:t>
      </w:r>
      <w:r w:rsidR="004E1EA3">
        <w:t>, respectively</w:t>
      </w:r>
      <w:r w:rsidRPr="004E1EA3">
        <w:t>.</w:t>
      </w:r>
    </w:p>
    <w:p w:rsidR="00FF4F2F" w:rsidRDefault="00FF4F2F">
      <w:pPr>
        <w:keepNext w:val="0"/>
        <w:keepLines w:val="0"/>
      </w:pPr>
    </w:p>
    <w:p w:rsidR="00FF4F2F" w:rsidRDefault="00FF4F2F">
      <w:pPr>
        <w:pStyle w:val="Heading3"/>
      </w:pPr>
      <w:bookmarkStart w:id="534" w:name="_Toc17862184"/>
      <w:bookmarkStart w:id="535" w:name="_Toc223512950"/>
      <w:r>
        <w:lastRenderedPageBreak/>
        <w:t>FANR – PID $13AF – Cooling Fan PWM Duty Cycle</w:t>
      </w:r>
      <w:bookmarkEnd w:id="534"/>
      <w:bookmarkEnd w:id="53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$13AF</w:t>
            </w:r>
          </w:p>
        </w:tc>
        <w:tc>
          <w:tcPr>
            <w:tcW w:w="2880" w:type="dxa"/>
            <w:tcBorders>
              <w:top w:val="nil"/>
            </w:tcBorders>
          </w:tcPr>
          <w:p w:rsidR="00FF4F2F" w:rsidRDefault="00FF4F2F">
            <w:pPr>
              <w:rPr>
                <w:rFonts w:ascii="Arial" w:hAnsi="Arial"/>
                <w:sz w:val="16"/>
              </w:rPr>
            </w:pPr>
            <w:r>
              <w:rPr>
                <w:rFonts w:ascii="Arial" w:hAnsi="Arial"/>
                <w:sz w:val="16"/>
              </w:rPr>
              <w:t>Cooling Fan PWM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commanded duty cycle for the cooling fan PWM output for electric PWM or engine driven (EV or MRF) fan systems.</w:t>
      </w:r>
    </w:p>
    <w:p w:rsidR="00FF4F2F" w:rsidRDefault="00FF4F2F">
      <w:pPr>
        <w:keepNext w:val="0"/>
        <w:keepLines w:val="0"/>
      </w:pPr>
    </w:p>
    <w:p w:rsidR="00FF4F2F" w:rsidRDefault="00FF4F2F">
      <w:pPr>
        <w:pStyle w:val="Heading3"/>
      </w:pPr>
      <w:bookmarkStart w:id="536" w:name="_Toc17862173"/>
      <w:bookmarkStart w:id="537" w:name="_Toc223512951"/>
      <w:bookmarkStart w:id="538" w:name="_Toc17862174"/>
      <w:bookmarkStart w:id="539" w:name="_Toc17862185"/>
      <w:r>
        <w:t>TPSR – PID $13B1 – Throttle Position Sensor 1 Learned Minimum</w:t>
      </w:r>
      <w:bookmarkEnd w:id="536"/>
      <w:bookmarkEnd w:id="53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$13B1</w:t>
            </w:r>
          </w:p>
        </w:tc>
        <w:tc>
          <w:tcPr>
            <w:tcW w:w="2880" w:type="dxa"/>
            <w:tcBorders>
              <w:top w:val="nil"/>
            </w:tcBorders>
          </w:tcPr>
          <w:p w:rsidR="00FF4F2F" w:rsidRDefault="00FF4F2F">
            <w:pPr>
              <w:rPr>
                <w:rFonts w:ascii="Arial" w:hAnsi="Arial"/>
                <w:sz w:val="16"/>
              </w:rPr>
            </w:pPr>
            <w:r>
              <w:rPr>
                <w:rFonts w:ascii="Arial" w:hAnsi="Arial"/>
                <w:sz w:val="16"/>
              </w:rPr>
              <w:t>Throttle Position Sensor 1 Learned Minimum</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minimum position learned for throttle position sensor 1 when the throttle is closed.</w:t>
      </w:r>
    </w:p>
    <w:p w:rsidR="00FF4F2F" w:rsidRDefault="00FF4F2F">
      <w:pPr>
        <w:keepNext w:val="0"/>
        <w:keepLines w:val="0"/>
      </w:pPr>
    </w:p>
    <w:p w:rsidR="00FF4F2F" w:rsidRDefault="00FF4F2F">
      <w:pPr>
        <w:pStyle w:val="Heading3"/>
      </w:pPr>
      <w:bookmarkStart w:id="540" w:name="_Toc223512952"/>
      <w:r>
        <w:t>TPSR – PID $13B2 – Throttle Position Sensor 2 Learned Minimum</w:t>
      </w:r>
      <w:bookmarkEnd w:id="538"/>
      <w:bookmarkEnd w:id="54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$13B2</w:t>
            </w:r>
          </w:p>
        </w:tc>
        <w:tc>
          <w:tcPr>
            <w:tcW w:w="2880" w:type="dxa"/>
            <w:tcBorders>
              <w:top w:val="nil"/>
            </w:tcBorders>
          </w:tcPr>
          <w:p w:rsidR="00FF4F2F" w:rsidRDefault="00FF4F2F">
            <w:pPr>
              <w:rPr>
                <w:rFonts w:ascii="Arial" w:hAnsi="Arial"/>
                <w:sz w:val="16"/>
              </w:rPr>
            </w:pPr>
            <w:r>
              <w:rPr>
                <w:rFonts w:ascii="Arial" w:hAnsi="Arial"/>
                <w:sz w:val="16"/>
              </w:rPr>
              <w:t>Throttle Position Sensor 2 Learned Minimum</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minimum position learned for throttle position sensor 2 when the throttle is closed.</w:t>
      </w:r>
    </w:p>
    <w:p w:rsidR="00FF4F2F" w:rsidRDefault="00FF4F2F">
      <w:pPr>
        <w:keepNext w:val="0"/>
        <w:keepLines w:val="0"/>
      </w:pPr>
    </w:p>
    <w:p w:rsidR="00FF4F2F" w:rsidRDefault="00FF4F2F">
      <w:pPr>
        <w:pStyle w:val="Heading3"/>
      </w:pPr>
      <w:bookmarkStart w:id="541" w:name="_Toc223512953"/>
      <w:r>
        <w:t>EPSR – PID $13B5 – Engine Off Time</w:t>
      </w:r>
      <w:bookmarkEnd w:id="54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$13B5</w:t>
            </w:r>
          </w:p>
        </w:tc>
        <w:tc>
          <w:tcPr>
            <w:tcW w:w="2880" w:type="dxa"/>
            <w:tcBorders>
              <w:top w:val="nil"/>
            </w:tcBorders>
          </w:tcPr>
          <w:p w:rsidR="00FF4F2F" w:rsidRDefault="00FF4F2F">
            <w:pPr>
              <w:rPr>
                <w:rFonts w:ascii="Arial" w:hAnsi="Arial"/>
                <w:sz w:val="16"/>
              </w:rPr>
            </w:pPr>
            <w:r>
              <w:rPr>
                <w:rFonts w:ascii="Arial" w:hAnsi="Arial"/>
                <w:sz w:val="16"/>
              </w:rPr>
              <w:t>Engine Off Time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time since the engine has been running (includes the time that the controller has been shutdown).</w:t>
      </w:r>
    </w:p>
    <w:p w:rsidR="00FF4F2F" w:rsidRDefault="00FF4F2F">
      <w:pPr>
        <w:keepNext w:val="0"/>
        <w:keepLines w:val="0"/>
      </w:pPr>
    </w:p>
    <w:p w:rsidR="00FF4F2F" w:rsidRDefault="00FF4F2F">
      <w:pPr>
        <w:pStyle w:val="Heading3"/>
      </w:pPr>
      <w:bookmarkStart w:id="542" w:name="_Toc223512954"/>
      <w:r>
        <w:t>TPSR – PID $13C6 – Throttle Actuator Duty Cycle</w:t>
      </w:r>
      <w:bookmarkEnd w:id="539"/>
      <w:bookmarkEnd w:id="54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$13C6</w:t>
            </w:r>
          </w:p>
        </w:tc>
        <w:tc>
          <w:tcPr>
            <w:tcW w:w="2880" w:type="dxa"/>
            <w:tcBorders>
              <w:top w:val="nil"/>
            </w:tcBorders>
          </w:tcPr>
          <w:p w:rsidR="00FF4F2F" w:rsidRDefault="00FF4F2F">
            <w:pPr>
              <w:rPr>
                <w:rFonts w:ascii="Arial" w:hAnsi="Arial"/>
                <w:sz w:val="16"/>
              </w:rPr>
            </w:pPr>
            <w:r>
              <w:rPr>
                <w:rFonts w:ascii="Arial" w:hAnsi="Arial"/>
                <w:sz w:val="16"/>
              </w:rPr>
              <w:t>Throttle Actuator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commanded duty cycle for the throttle actuator output.</w:t>
      </w:r>
    </w:p>
    <w:p w:rsidR="00FF4F2F" w:rsidRDefault="00FF4F2F">
      <w:pPr>
        <w:keepNext w:val="0"/>
        <w:keepLines w:val="0"/>
      </w:pPr>
    </w:p>
    <w:p w:rsidR="00FF4F2F" w:rsidRDefault="00FF4F2F">
      <w:pPr>
        <w:pStyle w:val="Heading3"/>
      </w:pPr>
      <w:bookmarkStart w:id="543" w:name="_Toc223512955"/>
      <w:bookmarkStart w:id="544" w:name="_Toc17862186"/>
      <w:r>
        <w:lastRenderedPageBreak/>
        <w:t>EPSR – PID $13C7 – Crank Position Sensor Decode Mode</w:t>
      </w:r>
      <w:bookmarkEnd w:id="54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$13C7</w:t>
            </w:r>
          </w:p>
        </w:tc>
        <w:tc>
          <w:tcPr>
            <w:tcW w:w="2880" w:type="dxa"/>
            <w:tcBorders>
              <w:top w:val="nil"/>
            </w:tcBorders>
          </w:tcPr>
          <w:p w:rsidR="00FF4F2F" w:rsidRDefault="00FF4F2F">
            <w:pPr>
              <w:rPr>
                <w:rFonts w:ascii="Arial" w:hAnsi="Arial"/>
                <w:sz w:val="16"/>
              </w:rPr>
            </w:pPr>
            <w:r>
              <w:rPr>
                <w:rFonts w:ascii="Arial" w:hAnsi="Arial"/>
                <w:sz w:val="16"/>
              </w:rPr>
              <w:t>Crank Position Sensor Decode Mode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$07=60X-2 Threshold; </w:t>
            </w:r>
            <w:r>
              <w:rPr>
                <w:rFonts w:ascii="Arial" w:hAnsi="Arial"/>
                <w:sz w:val="16"/>
              </w:rPr>
              <w:br/>
              <w:t xml:space="preserve">$08=60X-2 Percentage; </w:t>
            </w:r>
            <w:r>
              <w:rPr>
                <w:rFonts w:ascii="Arial" w:hAnsi="Arial"/>
                <w:sz w:val="16"/>
              </w:rPr>
              <w:br/>
              <w:t>$FF=Disable</w:t>
            </w:r>
          </w:p>
        </w:tc>
      </w:tr>
    </w:tbl>
    <w:p w:rsidR="00FF4F2F" w:rsidRDefault="00FF4F2F"/>
    <w:p w:rsidR="00FF4F2F" w:rsidRDefault="00FF4F2F">
      <w:r>
        <w:t>This PID contains the method used to decode the crank position sensor signal in order to determine crankshaft synchronization.</w:t>
      </w:r>
    </w:p>
    <w:p w:rsidR="00FF4F2F" w:rsidRDefault="00FF4F2F">
      <w:pPr>
        <w:keepNext w:val="0"/>
        <w:keepLines w:val="0"/>
      </w:pPr>
    </w:p>
    <w:p w:rsidR="00FF4F2F" w:rsidRDefault="00FF4F2F">
      <w:pPr>
        <w:pStyle w:val="Heading3"/>
      </w:pPr>
      <w:bookmarkStart w:id="545" w:name="_Toc223512956"/>
      <w:r>
        <w:t>GENR – PID $13C8 – Generator L-Terminal Duty Cycle</w:t>
      </w:r>
      <w:bookmarkEnd w:id="544"/>
      <w:bookmarkEnd w:id="54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$13C8</w:t>
            </w:r>
          </w:p>
        </w:tc>
        <w:tc>
          <w:tcPr>
            <w:tcW w:w="2880" w:type="dxa"/>
            <w:tcBorders>
              <w:top w:val="nil"/>
            </w:tcBorders>
          </w:tcPr>
          <w:p w:rsidR="00FF4F2F" w:rsidRDefault="00FF4F2F">
            <w:pPr>
              <w:rPr>
                <w:rFonts w:ascii="Arial" w:hAnsi="Arial"/>
                <w:sz w:val="16"/>
              </w:rPr>
            </w:pPr>
            <w:r>
              <w:rPr>
                <w:rFonts w:ascii="Arial" w:hAnsi="Arial"/>
                <w:sz w:val="16"/>
              </w:rPr>
              <w:t>Generator L-Terminal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commanded generator L-terminal duty cycle.</w:t>
      </w:r>
    </w:p>
    <w:p w:rsidR="00FF4F2F" w:rsidRDefault="00FF4F2F">
      <w:pPr>
        <w:keepNext w:val="0"/>
        <w:keepLines w:val="0"/>
      </w:pPr>
    </w:p>
    <w:p w:rsidR="00FF4F2F" w:rsidRDefault="00FF4F2F">
      <w:pPr>
        <w:pStyle w:val="Heading3"/>
      </w:pPr>
      <w:bookmarkStart w:id="546" w:name="_Toc20888427"/>
      <w:bookmarkStart w:id="547" w:name="_Toc223512957"/>
      <w:bookmarkStart w:id="548" w:name="_Toc17862188"/>
      <w:r>
        <w:t>PHSR – PID $13E1 – Intake Cam Phase Bank 1 Control Circuit</w:t>
      </w:r>
      <w:bookmarkEnd w:id="546"/>
      <w:bookmarkEnd w:id="54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$13E1</w:t>
            </w:r>
          </w:p>
        </w:tc>
        <w:tc>
          <w:tcPr>
            <w:tcW w:w="2880" w:type="dxa"/>
            <w:tcBorders>
              <w:top w:val="nil"/>
            </w:tcBorders>
          </w:tcPr>
          <w:p w:rsidR="00FF4F2F" w:rsidRDefault="00FF4F2F">
            <w:pPr>
              <w:rPr>
                <w:rFonts w:ascii="Arial" w:hAnsi="Arial"/>
                <w:sz w:val="16"/>
              </w:rPr>
            </w:pPr>
            <w:r>
              <w:rPr>
                <w:rFonts w:ascii="Arial" w:hAnsi="Arial"/>
                <w:sz w:val="16"/>
              </w:rPr>
              <w:t>Intake Cam Phase Bank 1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Cam Phase Bank 1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Cam Phase Bank 1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Cam Phase Bank 1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Cam Phase Bank 1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intake cam phase output for bank 1 (the output is considered to be commanded on if its duty cycle is not zero) along with the status of its associated short to ground, open circuit, and short to power tests used to report DTC P0010.</w:t>
      </w:r>
    </w:p>
    <w:p w:rsidR="00FF4F2F" w:rsidRDefault="00FF4F2F">
      <w:pPr>
        <w:keepNext w:val="0"/>
        <w:keepLines w:val="0"/>
      </w:pPr>
    </w:p>
    <w:p w:rsidR="00FF4F2F" w:rsidRDefault="00FF4F2F">
      <w:pPr>
        <w:pStyle w:val="Heading3"/>
      </w:pPr>
      <w:bookmarkStart w:id="549" w:name="_Toc223512958"/>
      <w:r>
        <w:lastRenderedPageBreak/>
        <w:t>PHSR – PID $13E2 – Exhaust Cam Phase Bank 1 Control Circuit</w:t>
      </w:r>
      <w:bookmarkEnd w:id="54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$13E2</w:t>
            </w:r>
          </w:p>
        </w:tc>
        <w:tc>
          <w:tcPr>
            <w:tcW w:w="2880" w:type="dxa"/>
            <w:tcBorders>
              <w:top w:val="nil"/>
            </w:tcBorders>
          </w:tcPr>
          <w:p w:rsidR="00FF4F2F" w:rsidRDefault="00FF4F2F">
            <w:pPr>
              <w:rPr>
                <w:rFonts w:ascii="Arial" w:hAnsi="Arial"/>
                <w:sz w:val="16"/>
              </w:rPr>
            </w:pPr>
            <w:r>
              <w:rPr>
                <w:rFonts w:ascii="Arial" w:hAnsi="Arial"/>
                <w:sz w:val="16"/>
              </w:rPr>
              <w:t>Exhaust Cam Phase Bank 1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Cam Phase Bank 1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Cam Phase Bank 1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Cam Phase Bank 1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Cam Phase Bank 1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exhaust cam phase output for bank 1 (the output is considered to be commanded on if its duty cycle is not zero) along with the status of its associated short to ground, open circuit, and short to power tests used to report DTC P0013.</w:t>
      </w:r>
    </w:p>
    <w:p w:rsidR="00FF4F2F" w:rsidRDefault="00FF4F2F">
      <w:pPr>
        <w:keepNext w:val="0"/>
        <w:keepLines w:val="0"/>
      </w:pPr>
    </w:p>
    <w:p w:rsidR="00FF4F2F" w:rsidRDefault="00FF4F2F">
      <w:pPr>
        <w:pStyle w:val="Heading3"/>
      </w:pPr>
      <w:bookmarkStart w:id="550" w:name="_Toc223512959"/>
      <w:r>
        <w:t>PHSR – PID $13E3 – Intake Cam Phase Bank 2 Control Circuit</w:t>
      </w:r>
      <w:bookmarkEnd w:id="55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$13E3</w:t>
            </w:r>
          </w:p>
        </w:tc>
        <w:tc>
          <w:tcPr>
            <w:tcW w:w="2880" w:type="dxa"/>
            <w:tcBorders>
              <w:top w:val="nil"/>
            </w:tcBorders>
          </w:tcPr>
          <w:p w:rsidR="00FF4F2F" w:rsidRDefault="00FF4F2F">
            <w:pPr>
              <w:rPr>
                <w:rFonts w:ascii="Arial" w:hAnsi="Arial"/>
                <w:sz w:val="16"/>
              </w:rPr>
            </w:pPr>
            <w:r>
              <w:rPr>
                <w:rFonts w:ascii="Arial" w:hAnsi="Arial"/>
                <w:sz w:val="16"/>
              </w:rPr>
              <w:t>Intake Cam Phase Bank 2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Cam Phase Bank 2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Cam Phase Bank 2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Cam Phase Bank 2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Cam Phase Bank 2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intake cam phase output for bank 2 (the output is considered to be commanded on if its duty cycle is not zero) along with the status of its associated short to ground, open circuit, and short to power tests used to report DTC P0020.</w:t>
      </w:r>
    </w:p>
    <w:p w:rsidR="00FF4F2F" w:rsidRDefault="00FF4F2F">
      <w:pPr>
        <w:keepNext w:val="0"/>
        <w:keepLines w:val="0"/>
      </w:pPr>
    </w:p>
    <w:p w:rsidR="00FF4F2F" w:rsidRDefault="00FF4F2F">
      <w:pPr>
        <w:pStyle w:val="Heading3"/>
      </w:pPr>
      <w:bookmarkStart w:id="551" w:name="_Toc223512960"/>
      <w:r>
        <w:lastRenderedPageBreak/>
        <w:t>PHSR – PID $13E4 – Exhaust Cam Phase Bank 2 Control Circuit</w:t>
      </w:r>
      <w:bookmarkEnd w:id="55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$13E4</w:t>
            </w:r>
          </w:p>
        </w:tc>
        <w:tc>
          <w:tcPr>
            <w:tcW w:w="2880" w:type="dxa"/>
            <w:tcBorders>
              <w:top w:val="nil"/>
            </w:tcBorders>
          </w:tcPr>
          <w:p w:rsidR="00FF4F2F" w:rsidRDefault="00FF4F2F">
            <w:pPr>
              <w:rPr>
                <w:rFonts w:ascii="Arial" w:hAnsi="Arial"/>
                <w:sz w:val="16"/>
              </w:rPr>
            </w:pPr>
            <w:r>
              <w:rPr>
                <w:rFonts w:ascii="Arial" w:hAnsi="Arial"/>
                <w:sz w:val="16"/>
              </w:rPr>
              <w:t>Exhaust Cam Phase Bank 2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Cam Phase Bank 2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Cam Phase Bank 2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Cam Phase Bank 2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Cam Phase Bank 2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exhaust cam phase output for bank 2 (the output is considered to be commanded on if its duty cycle is not zero) along with the status of its associated short to ground, open circuit, and short to power tests used to report DTC P0023.</w:t>
      </w:r>
    </w:p>
    <w:p w:rsidR="00FF4F2F" w:rsidRDefault="00FF4F2F">
      <w:pPr>
        <w:keepNext w:val="0"/>
        <w:keepLines w:val="0"/>
      </w:pPr>
    </w:p>
    <w:p w:rsidR="00FF4F2F" w:rsidRDefault="00FF4F2F">
      <w:pPr>
        <w:keepNext w:val="0"/>
        <w:keepLines w:val="0"/>
      </w:pPr>
    </w:p>
    <w:p w:rsidR="00FF4F2F" w:rsidRDefault="00FF4F2F">
      <w:pPr>
        <w:pStyle w:val="Heading3"/>
      </w:pPr>
      <w:bookmarkStart w:id="552" w:name="_Toc223512961"/>
      <w:r>
        <w:t>VSPR – PID $13EA – Vehicle Speed High Resolution Output Control Circuit</w:t>
      </w:r>
      <w:bookmarkEnd w:id="55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$13EA</w:t>
            </w:r>
          </w:p>
        </w:tc>
        <w:tc>
          <w:tcPr>
            <w:tcW w:w="2880" w:type="dxa"/>
            <w:tcBorders>
              <w:top w:val="nil"/>
            </w:tcBorders>
          </w:tcPr>
          <w:p w:rsidR="00FF4F2F" w:rsidRDefault="00FF4F2F">
            <w:pPr>
              <w:rPr>
                <w:rFonts w:ascii="Arial" w:hAnsi="Arial"/>
                <w:sz w:val="16"/>
              </w:rPr>
            </w:pPr>
            <w:r>
              <w:rPr>
                <w:rFonts w:ascii="Arial" w:hAnsi="Arial"/>
                <w:sz w:val="16"/>
              </w:rPr>
              <w:t>Vehicle Speed High Resolution Output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Speed High Resolution Output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Speed High Resolution Output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Speed High Resolution Output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Speed High Resolution Output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128K PPM (128,000 pulse per mile) high resolution vehicle speed output (the output is considered to be commanded on if vehicle speed is not zero) along with the status of its associated short to ground, open circuit, and short to power tests used to report DTC P0609.</w:t>
      </w:r>
    </w:p>
    <w:p w:rsidR="00FF4F2F" w:rsidRDefault="00FF4F2F">
      <w:pPr>
        <w:keepNext w:val="0"/>
        <w:keepLines w:val="0"/>
      </w:pPr>
    </w:p>
    <w:p w:rsidR="00FF4F2F" w:rsidRDefault="00FF4F2F">
      <w:pPr>
        <w:pStyle w:val="Heading3"/>
      </w:pPr>
      <w:bookmarkStart w:id="553" w:name="_Toc223512962"/>
      <w:r>
        <w:lastRenderedPageBreak/>
        <w:t>IFRR – PID $13F1 – Filtered MAP Model 1 Residual</w:t>
      </w:r>
      <w:bookmarkEnd w:id="55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$13F1</w:t>
            </w:r>
          </w:p>
        </w:tc>
        <w:tc>
          <w:tcPr>
            <w:tcW w:w="2880" w:type="dxa"/>
            <w:tcBorders>
              <w:top w:val="nil"/>
            </w:tcBorders>
          </w:tcPr>
          <w:p w:rsidR="00FF4F2F" w:rsidRDefault="00FF4F2F">
            <w:pPr>
              <w:rPr>
                <w:rFonts w:ascii="Arial" w:hAnsi="Arial"/>
                <w:sz w:val="16"/>
              </w:rPr>
            </w:pPr>
            <w:r>
              <w:rPr>
                <w:rFonts w:ascii="Arial" w:hAnsi="Arial"/>
                <w:sz w:val="16"/>
              </w:rPr>
              <w:t>Filtered MAP Model 1 Residual</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-256 - 255.9921875 kPa</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filtered MAP model 1 residual (the difference between the measured intake manifold pressure and the intake manifold pressure predicted from the intake manifold model using the mass airflow predicted from the throttle model) used within the intake flow rationality diagnostic.</w:t>
      </w:r>
    </w:p>
    <w:p w:rsidR="00FF4F2F" w:rsidRDefault="00FF4F2F">
      <w:pPr>
        <w:keepNext w:val="0"/>
        <w:keepLines w:val="0"/>
      </w:pPr>
    </w:p>
    <w:p w:rsidR="00FF4F2F" w:rsidRDefault="00FF4F2F">
      <w:pPr>
        <w:pStyle w:val="Heading3"/>
      </w:pPr>
      <w:bookmarkStart w:id="554" w:name="_Toc223512963"/>
      <w:r>
        <w:t>IFRR – PID $13F2 – Filtered MAP Model 2 Residual</w:t>
      </w:r>
      <w:bookmarkEnd w:id="55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$13F2</w:t>
            </w:r>
          </w:p>
        </w:tc>
        <w:tc>
          <w:tcPr>
            <w:tcW w:w="2880" w:type="dxa"/>
            <w:tcBorders>
              <w:top w:val="nil"/>
            </w:tcBorders>
          </w:tcPr>
          <w:p w:rsidR="00FF4F2F" w:rsidRDefault="00FF4F2F">
            <w:pPr>
              <w:rPr>
                <w:rFonts w:ascii="Arial" w:hAnsi="Arial"/>
                <w:sz w:val="16"/>
              </w:rPr>
            </w:pPr>
            <w:r>
              <w:rPr>
                <w:rFonts w:ascii="Arial" w:hAnsi="Arial"/>
                <w:sz w:val="16"/>
              </w:rPr>
              <w:t>Filtered MAP Model 2 Residual</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-256 - 255.9921875 kPa</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filtered MAP model 2 residual (the difference between the measured intake manifold pressure and the intake manifold pressure predicted from the intake manifold model using the measured mass airflow) used within the intake flow rationality diagnostic.</w:t>
      </w:r>
    </w:p>
    <w:p w:rsidR="00FF4F2F" w:rsidRDefault="00FF4F2F">
      <w:pPr>
        <w:keepNext w:val="0"/>
        <w:keepLines w:val="0"/>
      </w:pPr>
    </w:p>
    <w:p w:rsidR="00FF4F2F" w:rsidRDefault="00FF4F2F">
      <w:pPr>
        <w:pStyle w:val="Heading3"/>
      </w:pPr>
      <w:bookmarkStart w:id="555" w:name="_Toc223512964"/>
      <w:r>
        <w:t>IFRR – PID $13F3 – Filtered MAF Residual</w:t>
      </w:r>
      <w:bookmarkEnd w:id="55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$13F3</w:t>
            </w:r>
          </w:p>
        </w:tc>
        <w:tc>
          <w:tcPr>
            <w:tcW w:w="2880" w:type="dxa"/>
            <w:tcBorders>
              <w:top w:val="nil"/>
            </w:tcBorders>
          </w:tcPr>
          <w:p w:rsidR="00FF4F2F" w:rsidRDefault="00FF4F2F">
            <w:pPr>
              <w:rPr>
                <w:rFonts w:ascii="Arial" w:hAnsi="Arial"/>
                <w:sz w:val="16"/>
              </w:rPr>
            </w:pPr>
            <w:r>
              <w:rPr>
                <w:rFonts w:ascii="Arial" w:hAnsi="Arial"/>
                <w:sz w:val="16"/>
              </w:rPr>
              <w:t>Filtered MAF Residual</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-512 - 511.984375 g/s</w:t>
            </w:r>
          </w:p>
        </w:tc>
        <w:tc>
          <w:tcPr>
            <w:tcW w:w="2160" w:type="dxa"/>
            <w:tcBorders>
              <w:top w:val="nil"/>
            </w:tcBorders>
          </w:tcPr>
          <w:p w:rsidR="00FF4F2F" w:rsidRDefault="00FF4F2F">
            <w:pPr>
              <w:rPr>
                <w:rFonts w:ascii="Arial" w:hAnsi="Arial"/>
                <w:sz w:val="16"/>
              </w:rPr>
            </w:pPr>
            <w:r>
              <w:rPr>
                <w:rFonts w:ascii="Arial" w:hAnsi="Arial"/>
                <w:sz w:val="16"/>
              </w:rPr>
              <w:t>E = N / 64</w:t>
            </w:r>
          </w:p>
        </w:tc>
      </w:tr>
    </w:tbl>
    <w:p w:rsidR="00FF4F2F" w:rsidRDefault="00FF4F2F"/>
    <w:p w:rsidR="00FF4F2F" w:rsidRDefault="00FF4F2F">
      <w:r>
        <w:t>This PID contains the filtered MAF residual (the difference between the measured mass airflow and the mass airflow predicted from the throttle model) used within the intake flow rationality diagnostic.</w:t>
      </w:r>
    </w:p>
    <w:p w:rsidR="00FF4F2F" w:rsidRDefault="00FF4F2F">
      <w:pPr>
        <w:keepNext w:val="0"/>
        <w:keepLines w:val="0"/>
      </w:pPr>
    </w:p>
    <w:p w:rsidR="00FF4F2F" w:rsidRDefault="00FF4F2F">
      <w:pPr>
        <w:pStyle w:val="Heading3"/>
      </w:pPr>
      <w:bookmarkStart w:id="556" w:name="_Toc223512965"/>
      <w:r>
        <w:t>IFRR – PID $13F4 – Filtered Throttle Position Residual</w:t>
      </w:r>
      <w:bookmarkEnd w:id="55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$13F4</w:t>
            </w:r>
          </w:p>
        </w:tc>
        <w:tc>
          <w:tcPr>
            <w:tcW w:w="2880" w:type="dxa"/>
            <w:tcBorders>
              <w:top w:val="nil"/>
            </w:tcBorders>
          </w:tcPr>
          <w:p w:rsidR="00FF4F2F" w:rsidRDefault="00FF4F2F">
            <w:pPr>
              <w:rPr>
                <w:rFonts w:ascii="Arial" w:hAnsi="Arial"/>
                <w:sz w:val="16"/>
              </w:rPr>
            </w:pPr>
            <w:r>
              <w:rPr>
                <w:rFonts w:ascii="Arial" w:hAnsi="Arial"/>
                <w:sz w:val="16"/>
              </w:rPr>
              <w:t>Filtered Throttle Position Residual</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-8192 - 8191.75 kPa g/s</w:t>
            </w:r>
          </w:p>
        </w:tc>
        <w:tc>
          <w:tcPr>
            <w:tcW w:w="2160" w:type="dxa"/>
            <w:tcBorders>
              <w:top w:val="nil"/>
            </w:tcBorders>
          </w:tcPr>
          <w:p w:rsidR="00FF4F2F" w:rsidRDefault="00FF4F2F">
            <w:pPr>
              <w:rPr>
                <w:rFonts w:ascii="Arial" w:hAnsi="Arial"/>
                <w:sz w:val="16"/>
              </w:rPr>
            </w:pPr>
            <w:r>
              <w:rPr>
                <w:rFonts w:ascii="Arial" w:hAnsi="Arial"/>
                <w:sz w:val="16"/>
              </w:rPr>
              <w:t>E = N / 4</w:t>
            </w:r>
          </w:p>
        </w:tc>
      </w:tr>
    </w:tbl>
    <w:p w:rsidR="00FF4F2F" w:rsidRDefault="00FF4F2F"/>
    <w:p w:rsidR="00FF4F2F" w:rsidRDefault="00FF4F2F">
      <w:r>
        <w:t>This PID contains the filtered throttle position residual (the product of the MAF residual and the MAP model 1 residual) used within the intake flow rationality diagnostic.</w:t>
      </w:r>
    </w:p>
    <w:p w:rsidR="00FF4F2F" w:rsidRDefault="00FF4F2F">
      <w:pPr>
        <w:keepNext w:val="0"/>
        <w:keepLines w:val="0"/>
      </w:pPr>
    </w:p>
    <w:p w:rsidR="00FF4F2F" w:rsidRDefault="00FF4F2F">
      <w:pPr>
        <w:pStyle w:val="Heading3"/>
      </w:pPr>
      <w:bookmarkStart w:id="557" w:name="_Toc223512966"/>
      <w:r>
        <w:lastRenderedPageBreak/>
        <w:t>SPKR – PID $1400 – Ignition Coil 1 Control Circuit</w:t>
      </w:r>
      <w:bookmarkEnd w:id="55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$1400</w:t>
            </w:r>
          </w:p>
        </w:tc>
        <w:tc>
          <w:tcPr>
            <w:tcW w:w="2880" w:type="dxa"/>
            <w:tcBorders>
              <w:top w:val="nil"/>
            </w:tcBorders>
          </w:tcPr>
          <w:p w:rsidR="00FF4F2F" w:rsidRDefault="00FF4F2F">
            <w:pPr>
              <w:rPr>
                <w:rFonts w:ascii="Arial" w:hAnsi="Arial"/>
                <w:sz w:val="16"/>
              </w:rPr>
            </w:pPr>
            <w:r>
              <w:rPr>
                <w:rFonts w:ascii="Arial" w:hAnsi="Arial"/>
                <w:sz w:val="16"/>
              </w:rPr>
              <w:t>Ignition Coil 1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1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1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1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1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ignition coil 1 output (the output is considered to be commanded on if the ignition output is enabled while the engine is in sync and running or cranking) along with the status of its associated short to ground, open circuit, and short to power tests used to report DTC P0351.</w:t>
      </w:r>
    </w:p>
    <w:p w:rsidR="00FF4F2F" w:rsidRDefault="00FF4F2F">
      <w:pPr>
        <w:keepNext w:val="0"/>
        <w:keepLines w:val="0"/>
      </w:pPr>
    </w:p>
    <w:p w:rsidR="00FF4F2F" w:rsidRDefault="00FF4F2F">
      <w:pPr>
        <w:pStyle w:val="Heading3"/>
      </w:pPr>
      <w:bookmarkStart w:id="558" w:name="_Toc223512967"/>
      <w:r>
        <w:t>SPKR – PID $1401 – Ignition Coil 2 Control Circuit</w:t>
      </w:r>
      <w:bookmarkEnd w:id="55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$1401</w:t>
            </w:r>
          </w:p>
        </w:tc>
        <w:tc>
          <w:tcPr>
            <w:tcW w:w="2880" w:type="dxa"/>
            <w:tcBorders>
              <w:top w:val="nil"/>
            </w:tcBorders>
          </w:tcPr>
          <w:p w:rsidR="00FF4F2F" w:rsidRDefault="00FF4F2F">
            <w:pPr>
              <w:rPr>
                <w:rFonts w:ascii="Arial" w:hAnsi="Arial"/>
                <w:sz w:val="16"/>
              </w:rPr>
            </w:pPr>
            <w:r>
              <w:rPr>
                <w:rFonts w:ascii="Arial" w:hAnsi="Arial"/>
                <w:sz w:val="16"/>
              </w:rPr>
              <w:t>Ignition Coil 2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2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2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2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2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ignition coil 2 output (the output is considered to be commanded on if the ignition output is enabled while the engine is in sync and running or cranking) along with the status of its associated short to ground, open circuit, and short to power tests used to report DTC P0352.</w:t>
      </w:r>
    </w:p>
    <w:p w:rsidR="00FF4F2F" w:rsidRDefault="00FF4F2F">
      <w:pPr>
        <w:keepNext w:val="0"/>
        <w:keepLines w:val="0"/>
      </w:pPr>
    </w:p>
    <w:p w:rsidR="00FF4F2F" w:rsidRDefault="00FF4F2F">
      <w:pPr>
        <w:pStyle w:val="Heading3"/>
      </w:pPr>
      <w:bookmarkStart w:id="559" w:name="_Toc223512968"/>
      <w:r>
        <w:lastRenderedPageBreak/>
        <w:t>SPKR – PID $1402 – Ignition Coil 3 Control Circuit</w:t>
      </w:r>
      <w:bookmarkEnd w:id="55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$1402</w:t>
            </w:r>
          </w:p>
        </w:tc>
        <w:tc>
          <w:tcPr>
            <w:tcW w:w="2880" w:type="dxa"/>
            <w:tcBorders>
              <w:top w:val="nil"/>
            </w:tcBorders>
          </w:tcPr>
          <w:p w:rsidR="00FF4F2F" w:rsidRDefault="00FF4F2F">
            <w:pPr>
              <w:rPr>
                <w:rFonts w:ascii="Arial" w:hAnsi="Arial"/>
                <w:sz w:val="16"/>
              </w:rPr>
            </w:pPr>
            <w:r>
              <w:rPr>
                <w:rFonts w:ascii="Arial" w:hAnsi="Arial"/>
                <w:sz w:val="16"/>
              </w:rPr>
              <w:t>Ignition Coil 3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3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3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3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3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ignition coil 3 output (the output is considered to be commanded on if the ignition output is enabled while the engine is in sync and running or cranking) along with the status of its associated short to ground, open circuit, and short to power tests used to report DTC P0353.</w:t>
      </w:r>
    </w:p>
    <w:p w:rsidR="00FF4F2F" w:rsidRDefault="00FF4F2F">
      <w:pPr>
        <w:keepNext w:val="0"/>
        <w:keepLines w:val="0"/>
      </w:pPr>
    </w:p>
    <w:p w:rsidR="00FF4F2F" w:rsidRDefault="00FF4F2F">
      <w:pPr>
        <w:pStyle w:val="Heading3"/>
      </w:pPr>
      <w:bookmarkStart w:id="560" w:name="_Toc223512969"/>
      <w:r>
        <w:t>SPKR – PID $1403 – Ignition Coil 4 Control Circuit</w:t>
      </w:r>
      <w:bookmarkEnd w:id="56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$1403</w:t>
            </w:r>
          </w:p>
        </w:tc>
        <w:tc>
          <w:tcPr>
            <w:tcW w:w="2880" w:type="dxa"/>
            <w:tcBorders>
              <w:top w:val="nil"/>
            </w:tcBorders>
          </w:tcPr>
          <w:p w:rsidR="00FF4F2F" w:rsidRDefault="00FF4F2F">
            <w:pPr>
              <w:rPr>
                <w:rFonts w:ascii="Arial" w:hAnsi="Arial"/>
                <w:sz w:val="16"/>
              </w:rPr>
            </w:pPr>
            <w:r>
              <w:rPr>
                <w:rFonts w:ascii="Arial" w:hAnsi="Arial"/>
                <w:sz w:val="16"/>
              </w:rPr>
              <w:t>Ignition Coil 4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4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4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4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4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ignition coil 4 output (the output is considered to be commanded on if the ignition output is enabled while the engine is in sync and running or cranking) along with the status of its associated short to ground, open circuit, and short to power tests used to report DTC P0354.</w:t>
      </w:r>
    </w:p>
    <w:p w:rsidR="00FF4F2F" w:rsidRDefault="00FF4F2F">
      <w:pPr>
        <w:keepNext w:val="0"/>
        <w:keepLines w:val="0"/>
      </w:pPr>
    </w:p>
    <w:p w:rsidR="00FF4F2F" w:rsidRDefault="00FF4F2F">
      <w:pPr>
        <w:pStyle w:val="Heading3"/>
      </w:pPr>
      <w:bookmarkStart w:id="561" w:name="_Toc223512970"/>
      <w:r>
        <w:lastRenderedPageBreak/>
        <w:t>SPKR – PID $1404 – Ignition Coil 5 Control Circuit</w:t>
      </w:r>
      <w:bookmarkEnd w:id="56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$1404</w:t>
            </w:r>
          </w:p>
        </w:tc>
        <w:tc>
          <w:tcPr>
            <w:tcW w:w="2880" w:type="dxa"/>
            <w:tcBorders>
              <w:top w:val="nil"/>
            </w:tcBorders>
          </w:tcPr>
          <w:p w:rsidR="00FF4F2F" w:rsidRDefault="00FF4F2F">
            <w:pPr>
              <w:rPr>
                <w:rFonts w:ascii="Arial" w:hAnsi="Arial"/>
                <w:sz w:val="16"/>
              </w:rPr>
            </w:pPr>
            <w:r>
              <w:rPr>
                <w:rFonts w:ascii="Arial" w:hAnsi="Arial"/>
                <w:sz w:val="16"/>
              </w:rPr>
              <w:t>Ignition Coil 5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5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5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5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5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ignition coil 5 output (the output is considered to be commanded on if the ignition output is enabled while the engine is in sync and running or cranking) along with the status of its associated short to ground, open circuit, and short to power tests used to report DTC P0355.</w:t>
      </w:r>
    </w:p>
    <w:p w:rsidR="00FF4F2F" w:rsidRDefault="00FF4F2F">
      <w:pPr>
        <w:keepNext w:val="0"/>
        <w:keepLines w:val="0"/>
      </w:pPr>
    </w:p>
    <w:p w:rsidR="00FF4F2F" w:rsidRDefault="00FF4F2F">
      <w:pPr>
        <w:pStyle w:val="Heading3"/>
      </w:pPr>
      <w:bookmarkStart w:id="562" w:name="_Toc223512971"/>
      <w:r>
        <w:t>SPKR – PID $1405 – Ignition Coil 6 Control Circuit</w:t>
      </w:r>
      <w:bookmarkEnd w:id="56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$1405</w:t>
            </w:r>
          </w:p>
        </w:tc>
        <w:tc>
          <w:tcPr>
            <w:tcW w:w="2880" w:type="dxa"/>
            <w:tcBorders>
              <w:top w:val="nil"/>
            </w:tcBorders>
          </w:tcPr>
          <w:p w:rsidR="00FF4F2F" w:rsidRDefault="00FF4F2F">
            <w:pPr>
              <w:rPr>
                <w:rFonts w:ascii="Arial" w:hAnsi="Arial"/>
                <w:sz w:val="16"/>
              </w:rPr>
            </w:pPr>
            <w:r>
              <w:rPr>
                <w:rFonts w:ascii="Arial" w:hAnsi="Arial"/>
                <w:sz w:val="16"/>
              </w:rPr>
              <w:t>Ignition Coil 6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6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6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6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6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ignition coil 6 output (the output is considered to be commanded on if the ignition output is enabled while the engine is in sync and running or cranking) along with the status of its associated short to ground, open circuit, and short to power tests used to report DTC P0356.</w:t>
      </w:r>
    </w:p>
    <w:p w:rsidR="00FF4F2F" w:rsidRDefault="00FF4F2F">
      <w:pPr>
        <w:keepNext w:val="0"/>
        <w:keepLines w:val="0"/>
      </w:pPr>
    </w:p>
    <w:p w:rsidR="00FF4F2F" w:rsidRDefault="00FF4F2F">
      <w:pPr>
        <w:pStyle w:val="Heading3"/>
      </w:pPr>
      <w:bookmarkStart w:id="563" w:name="_Toc223512972"/>
      <w:r>
        <w:lastRenderedPageBreak/>
        <w:t>SPKR – PID $1406 – Ignition Coil 7 Control Circuit</w:t>
      </w:r>
      <w:bookmarkEnd w:id="56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$1406</w:t>
            </w:r>
          </w:p>
        </w:tc>
        <w:tc>
          <w:tcPr>
            <w:tcW w:w="2880" w:type="dxa"/>
            <w:tcBorders>
              <w:top w:val="nil"/>
            </w:tcBorders>
          </w:tcPr>
          <w:p w:rsidR="00FF4F2F" w:rsidRDefault="00FF4F2F">
            <w:pPr>
              <w:rPr>
                <w:rFonts w:ascii="Arial" w:hAnsi="Arial"/>
                <w:sz w:val="16"/>
              </w:rPr>
            </w:pPr>
            <w:r>
              <w:rPr>
                <w:rFonts w:ascii="Arial" w:hAnsi="Arial"/>
                <w:sz w:val="16"/>
              </w:rPr>
              <w:t>Ignition Coil 7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7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7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7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7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ignition coil 7 output (the output is considered to be commanded on if the ignition output is enabled while the engine is in sync and running or cranking) along with the status of its associated short to ground, open circuit, and short to power tests used to report DTC P0357.</w:t>
      </w:r>
    </w:p>
    <w:p w:rsidR="00FF4F2F" w:rsidRDefault="00FF4F2F">
      <w:pPr>
        <w:keepNext w:val="0"/>
        <w:keepLines w:val="0"/>
      </w:pPr>
    </w:p>
    <w:p w:rsidR="00FF4F2F" w:rsidRDefault="00FF4F2F">
      <w:pPr>
        <w:pStyle w:val="Heading3"/>
      </w:pPr>
      <w:bookmarkStart w:id="564" w:name="_Toc223512973"/>
      <w:r>
        <w:t>SPKR – PID $1407 – Ignition Coil 8 Control Circuit</w:t>
      </w:r>
      <w:bookmarkEnd w:id="56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$1407</w:t>
            </w:r>
          </w:p>
        </w:tc>
        <w:tc>
          <w:tcPr>
            <w:tcW w:w="2880" w:type="dxa"/>
            <w:tcBorders>
              <w:top w:val="nil"/>
            </w:tcBorders>
          </w:tcPr>
          <w:p w:rsidR="00FF4F2F" w:rsidRDefault="00FF4F2F">
            <w:pPr>
              <w:rPr>
                <w:rFonts w:ascii="Arial" w:hAnsi="Arial"/>
                <w:sz w:val="16"/>
              </w:rPr>
            </w:pPr>
            <w:r>
              <w:rPr>
                <w:rFonts w:ascii="Arial" w:hAnsi="Arial"/>
                <w:sz w:val="16"/>
              </w:rPr>
              <w:t>Ignition Coil 8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8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8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8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Ignition Coil 8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ignition coil 8 output (the output is considered to be commanded on if the ignition output is enabled while the engine is in sync and running or cranking) along with the status of its associated short to ground, open circuit, and short to power tests used to report DTC P0358.</w:t>
      </w:r>
    </w:p>
    <w:p w:rsidR="00FF4F2F" w:rsidRDefault="00FF4F2F">
      <w:pPr>
        <w:keepNext w:val="0"/>
        <w:keepLines w:val="0"/>
      </w:pPr>
    </w:p>
    <w:p w:rsidR="00FF4F2F" w:rsidRDefault="00FF4F2F">
      <w:pPr>
        <w:pStyle w:val="Heading3"/>
      </w:pPr>
      <w:bookmarkStart w:id="565" w:name="_Toc223512974"/>
      <w:r>
        <w:lastRenderedPageBreak/>
        <w:t>FULR – PID $1408 – Fuel Injector 1 Control Circuit</w:t>
      </w:r>
      <w:bookmarkEnd w:id="56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$1408</w:t>
            </w:r>
          </w:p>
        </w:tc>
        <w:tc>
          <w:tcPr>
            <w:tcW w:w="2880" w:type="dxa"/>
            <w:tcBorders>
              <w:top w:val="nil"/>
            </w:tcBorders>
          </w:tcPr>
          <w:p w:rsidR="00FF4F2F" w:rsidRDefault="00FF4F2F">
            <w:pPr>
              <w:rPr>
                <w:rFonts w:ascii="Arial" w:hAnsi="Arial"/>
                <w:sz w:val="16"/>
              </w:rPr>
            </w:pPr>
            <w:r>
              <w:rPr>
                <w:rFonts w:ascii="Arial" w:hAnsi="Arial"/>
                <w:sz w:val="16"/>
              </w:rPr>
              <w:t>Fuel Injector 1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1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1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1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1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fuel injector 1 output (the output is considered to be commanded on if the injector is enabled while the engine is running or cranking) along with the status of its associated short to ground, open circuit, and short to power tests used to report DTC P0201.</w:t>
      </w:r>
    </w:p>
    <w:p w:rsidR="00FF4F2F" w:rsidRDefault="00FF4F2F">
      <w:pPr>
        <w:keepNext w:val="0"/>
        <w:keepLines w:val="0"/>
      </w:pPr>
    </w:p>
    <w:p w:rsidR="00FF4F2F" w:rsidRDefault="00FF4F2F">
      <w:pPr>
        <w:pStyle w:val="Heading3"/>
      </w:pPr>
      <w:bookmarkStart w:id="566" w:name="_Toc223512975"/>
      <w:r>
        <w:t>FULR – PID $1409 – Fuel Injector 2 Control Circuit</w:t>
      </w:r>
      <w:bookmarkEnd w:id="56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$1409</w:t>
            </w:r>
          </w:p>
        </w:tc>
        <w:tc>
          <w:tcPr>
            <w:tcW w:w="2880" w:type="dxa"/>
            <w:tcBorders>
              <w:top w:val="nil"/>
            </w:tcBorders>
          </w:tcPr>
          <w:p w:rsidR="00FF4F2F" w:rsidRDefault="00FF4F2F">
            <w:pPr>
              <w:rPr>
                <w:rFonts w:ascii="Arial" w:hAnsi="Arial"/>
                <w:sz w:val="16"/>
              </w:rPr>
            </w:pPr>
            <w:r>
              <w:rPr>
                <w:rFonts w:ascii="Arial" w:hAnsi="Arial"/>
                <w:sz w:val="16"/>
              </w:rPr>
              <w:t>Fuel Injector 2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2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2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2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2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fuel injector 2 output (the output is considered to be commanded on if the injector is enabled while the engine is running or cranking) along with the status of its associated short to ground, open circuit, and short to power tests used to report DTC P0202.</w:t>
      </w:r>
    </w:p>
    <w:p w:rsidR="00FF4F2F" w:rsidRDefault="00FF4F2F">
      <w:pPr>
        <w:keepNext w:val="0"/>
        <w:keepLines w:val="0"/>
      </w:pPr>
    </w:p>
    <w:p w:rsidR="00FF4F2F" w:rsidRPr="00FF4F2F" w:rsidRDefault="00FF4F2F">
      <w:pPr>
        <w:pStyle w:val="Heading3"/>
        <w:rPr>
          <w:lang w:val="es-ES"/>
        </w:rPr>
      </w:pPr>
      <w:bookmarkStart w:id="567" w:name="_Toc223512976"/>
      <w:r w:rsidRPr="00FF4F2F">
        <w:rPr>
          <w:lang w:val="es-ES"/>
        </w:rPr>
        <w:lastRenderedPageBreak/>
        <w:t>FULR – PID $140A – Fuel Injector 3 Control Circuit</w:t>
      </w:r>
      <w:bookmarkEnd w:id="567"/>
    </w:p>
    <w:p w:rsidR="00FF4F2F" w:rsidRPr="00FF4F2F" w:rsidRDefault="00FF4F2F">
      <w:pPr>
        <w:rPr>
          <w:lang w:val="es-ES"/>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$140A</w:t>
            </w:r>
          </w:p>
        </w:tc>
        <w:tc>
          <w:tcPr>
            <w:tcW w:w="2880" w:type="dxa"/>
            <w:tcBorders>
              <w:top w:val="nil"/>
            </w:tcBorders>
          </w:tcPr>
          <w:p w:rsidR="00FF4F2F" w:rsidRDefault="00FF4F2F">
            <w:pPr>
              <w:rPr>
                <w:rFonts w:ascii="Arial" w:hAnsi="Arial"/>
                <w:sz w:val="16"/>
              </w:rPr>
            </w:pPr>
            <w:r>
              <w:rPr>
                <w:rFonts w:ascii="Arial" w:hAnsi="Arial"/>
                <w:sz w:val="16"/>
              </w:rPr>
              <w:t>Fuel Injector 3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3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3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3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3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fuel injector 3 output (the output is considered to be commanded on if the injector is enabled while the engine is running or cranking) along with the status of its associated short to ground, open circuit, and short to power tests used to report DTC P0203.</w:t>
      </w:r>
    </w:p>
    <w:p w:rsidR="00FF4F2F" w:rsidRDefault="00FF4F2F">
      <w:pPr>
        <w:keepNext w:val="0"/>
        <w:keepLines w:val="0"/>
      </w:pPr>
    </w:p>
    <w:p w:rsidR="00FF4F2F" w:rsidRDefault="00FF4F2F">
      <w:pPr>
        <w:pStyle w:val="Heading3"/>
      </w:pPr>
      <w:bookmarkStart w:id="568" w:name="_Toc223512977"/>
      <w:r>
        <w:t>FULR – PID $140B – Fuel Injector 4 Control Circuit</w:t>
      </w:r>
      <w:bookmarkEnd w:id="56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$140B</w:t>
            </w:r>
          </w:p>
        </w:tc>
        <w:tc>
          <w:tcPr>
            <w:tcW w:w="2880" w:type="dxa"/>
            <w:tcBorders>
              <w:top w:val="nil"/>
            </w:tcBorders>
          </w:tcPr>
          <w:p w:rsidR="00FF4F2F" w:rsidRDefault="00FF4F2F">
            <w:pPr>
              <w:rPr>
                <w:rFonts w:ascii="Arial" w:hAnsi="Arial"/>
                <w:sz w:val="16"/>
              </w:rPr>
            </w:pPr>
            <w:r>
              <w:rPr>
                <w:rFonts w:ascii="Arial" w:hAnsi="Arial"/>
                <w:sz w:val="16"/>
              </w:rPr>
              <w:t>Fuel Injector 4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4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4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4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4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fuel injector 4 output (the output is considered to be commanded on if the injector is enabled while the engine is running or cranking) along with the status of its associated short to ground, open circuit, and short to power tests used to report DTC P0204.</w:t>
      </w:r>
    </w:p>
    <w:p w:rsidR="00FF4F2F" w:rsidRDefault="00FF4F2F">
      <w:pPr>
        <w:keepNext w:val="0"/>
        <w:keepLines w:val="0"/>
      </w:pPr>
    </w:p>
    <w:p w:rsidR="00FF4F2F" w:rsidRDefault="00FF4F2F">
      <w:pPr>
        <w:pStyle w:val="Heading3"/>
      </w:pPr>
      <w:bookmarkStart w:id="569" w:name="_Toc223512978"/>
      <w:r>
        <w:lastRenderedPageBreak/>
        <w:t>FULR – PID $140C – Fuel Injector 5 Control Circuit</w:t>
      </w:r>
      <w:bookmarkEnd w:id="56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$140C</w:t>
            </w:r>
          </w:p>
        </w:tc>
        <w:tc>
          <w:tcPr>
            <w:tcW w:w="2880" w:type="dxa"/>
            <w:tcBorders>
              <w:top w:val="nil"/>
            </w:tcBorders>
          </w:tcPr>
          <w:p w:rsidR="00FF4F2F" w:rsidRDefault="00FF4F2F">
            <w:pPr>
              <w:rPr>
                <w:rFonts w:ascii="Arial" w:hAnsi="Arial"/>
                <w:sz w:val="16"/>
              </w:rPr>
            </w:pPr>
            <w:r>
              <w:rPr>
                <w:rFonts w:ascii="Arial" w:hAnsi="Arial"/>
                <w:sz w:val="16"/>
              </w:rPr>
              <w:t>Fuel Injector 5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5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5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5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5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fuel injector 5 output (the output is considered to be commanded on if the injector is enabled while the engine is running or cranking) along with the status of its associated short to ground, open circuit, and short to power tests used to report DTC P0205.</w:t>
      </w:r>
    </w:p>
    <w:p w:rsidR="00FF4F2F" w:rsidRDefault="00FF4F2F">
      <w:pPr>
        <w:keepNext w:val="0"/>
        <w:keepLines w:val="0"/>
      </w:pPr>
    </w:p>
    <w:p w:rsidR="00FF4F2F" w:rsidRDefault="00FF4F2F">
      <w:pPr>
        <w:pStyle w:val="Heading3"/>
      </w:pPr>
      <w:bookmarkStart w:id="570" w:name="_Toc223512979"/>
      <w:r>
        <w:t>FULR – PID $140D – Fuel Injector 6 Control Circuit</w:t>
      </w:r>
      <w:bookmarkEnd w:id="57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$140D</w:t>
            </w:r>
          </w:p>
        </w:tc>
        <w:tc>
          <w:tcPr>
            <w:tcW w:w="2880" w:type="dxa"/>
            <w:tcBorders>
              <w:top w:val="nil"/>
            </w:tcBorders>
          </w:tcPr>
          <w:p w:rsidR="00FF4F2F" w:rsidRDefault="00FF4F2F">
            <w:pPr>
              <w:rPr>
                <w:rFonts w:ascii="Arial" w:hAnsi="Arial"/>
                <w:sz w:val="16"/>
              </w:rPr>
            </w:pPr>
            <w:r>
              <w:rPr>
                <w:rFonts w:ascii="Arial" w:hAnsi="Arial"/>
                <w:sz w:val="16"/>
              </w:rPr>
              <w:t>Fuel Injector 6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6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6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6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6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fuel injector 6 output (the output is considered to be commanded on if the injector is enabled while the engine is running or cranking) along with the status of its associated short to ground, open circuit, and short to power tests used to report DTC P0206.</w:t>
      </w:r>
    </w:p>
    <w:p w:rsidR="00FF4F2F" w:rsidRDefault="00FF4F2F">
      <w:pPr>
        <w:keepNext w:val="0"/>
        <w:keepLines w:val="0"/>
      </w:pPr>
    </w:p>
    <w:p w:rsidR="00FF4F2F" w:rsidRPr="00FF4F2F" w:rsidRDefault="00FF4F2F">
      <w:pPr>
        <w:pStyle w:val="Heading3"/>
        <w:rPr>
          <w:lang w:val="es-ES"/>
        </w:rPr>
      </w:pPr>
      <w:bookmarkStart w:id="571" w:name="_Toc223512980"/>
      <w:r w:rsidRPr="00FF4F2F">
        <w:rPr>
          <w:lang w:val="es-ES"/>
        </w:rPr>
        <w:lastRenderedPageBreak/>
        <w:t>FULR – PID $140E – Fuel Injector 7 Control Circuit</w:t>
      </w:r>
      <w:bookmarkEnd w:id="571"/>
    </w:p>
    <w:p w:rsidR="00FF4F2F" w:rsidRPr="00FF4F2F" w:rsidRDefault="00FF4F2F">
      <w:pPr>
        <w:rPr>
          <w:lang w:val="es-ES"/>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$140E</w:t>
            </w:r>
          </w:p>
        </w:tc>
        <w:tc>
          <w:tcPr>
            <w:tcW w:w="2880" w:type="dxa"/>
            <w:tcBorders>
              <w:top w:val="nil"/>
            </w:tcBorders>
          </w:tcPr>
          <w:p w:rsidR="00FF4F2F" w:rsidRDefault="00FF4F2F">
            <w:pPr>
              <w:rPr>
                <w:rFonts w:ascii="Arial" w:hAnsi="Arial"/>
                <w:sz w:val="16"/>
              </w:rPr>
            </w:pPr>
            <w:r>
              <w:rPr>
                <w:rFonts w:ascii="Arial" w:hAnsi="Arial"/>
                <w:sz w:val="16"/>
              </w:rPr>
              <w:t>Fuel Injector 7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7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7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7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7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fuel injector 7 output (the output is considered to be commanded on if the injector is enabled while the engine is running or cranking) along with the status of its associated short to ground, open circuit, and short to power tests used to report DTC P0207.</w:t>
      </w:r>
    </w:p>
    <w:p w:rsidR="00FF4F2F" w:rsidRDefault="00FF4F2F">
      <w:pPr>
        <w:keepNext w:val="0"/>
        <w:keepLines w:val="0"/>
      </w:pPr>
    </w:p>
    <w:p w:rsidR="00FF4F2F" w:rsidRDefault="00FF4F2F">
      <w:pPr>
        <w:pStyle w:val="Heading3"/>
      </w:pPr>
      <w:bookmarkStart w:id="572" w:name="_Toc223512981"/>
      <w:r>
        <w:t>FULR – PID $140F – Fuel Injector 8 Control Circuit</w:t>
      </w:r>
      <w:bookmarkEnd w:id="57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$140F</w:t>
            </w:r>
          </w:p>
        </w:tc>
        <w:tc>
          <w:tcPr>
            <w:tcW w:w="2880" w:type="dxa"/>
            <w:tcBorders>
              <w:top w:val="nil"/>
            </w:tcBorders>
          </w:tcPr>
          <w:p w:rsidR="00FF4F2F" w:rsidRDefault="00FF4F2F">
            <w:pPr>
              <w:rPr>
                <w:rFonts w:ascii="Arial" w:hAnsi="Arial"/>
                <w:sz w:val="16"/>
              </w:rPr>
            </w:pPr>
            <w:r>
              <w:rPr>
                <w:rFonts w:ascii="Arial" w:hAnsi="Arial"/>
                <w:sz w:val="16"/>
              </w:rPr>
              <w:t>Fuel Injector 8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8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8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8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Injector 8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fuel injector 8 output (the output is considered to be commanded on if the injector is enabled while the engine is running or cranking) along with the status of its associated short to ground, open circuit, and short to power tests used to report DTC P0208.</w:t>
      </w:r>
    </w:p>
    <w:p w:rsidR="00FF4F2F" w:rsidRDefault="00FF4F2F">
      <w:pPr>
        <w:keepNext w:val="0"/>
        <w:keepLines w:val="0"/>
      </w:pPr>
    </w:p>
    <w:p w:rsidR="00FF4F2F" w:rsidRDefault="00FF4F2F">
      <w:pPr>
        <w:pStyle w:val="Heading3"/>
      </w:pPr>
      <w:bookmarkStart w:id="573" w:name="_Toc223512982"/>
      <w:r>
        <w:lastRenderedPageBreak/>
        <w:t>EVPR – PID $1410 – Canister Purge Control Circuit</w:t>
      </w:r>
      <w:bookmarkEnd w:id="57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$1410</w:t>
            </w:r>
          </w:p>
        </w:tc>
        <w:tc>
          <w:tcPr>
            <w:tcW w:w="2880" w:type="dxa"/>
            <w:tcBorders>
              <w:top w:val="nil"/>
            </w:tcBorders>
          </w:tcPr>
          <w:p w:rsidR="00FF4F2F" w:rsidRDefault="00FF4F2F">
            <w:pPr>
              <w:rPr>
                <w:rFonts w:ascii="Arial" w:hAnsi="Arial"/>
                <w:sz w:val="16"/>
              </w:rPr>
            </w:pPr>
            <w:r>
              <w:rPr>
                <w:rFonts w:ascii="Arial" w:hAnsi="Arial"/>
                <w:sz w:val="16"/>
              </w:rPr>
              <w:t>Canister Purge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Canister Purge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Canister Purge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Canister Purge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Canister Purge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canister purge output (the output is considered to be commanded on if its duty cycle is not zero) along with the status of its associated short to ground, open circuit, and short to power tests used to report DTC P0443.</w:t>
      </w:r>
    </w:p>
    <w:p w:rsidR="00FF4F2F" w:rsidRDefault="00FF4F2F">
      <w:pPr>
        <w:keepNext w:val="0"/>
        <w:keepLines w:val="0"/>
      </w:pPr>
    </w:p>
    <w:p w:rsidR="00FF4F2F" w:rsidRDefault="00FF4F2F">
      <w:pPr>
        <w:pStyle w:val="Heading3"/>
      </w:pPr>
      <w:bookmarkStart w:id="574" w:name="_Toc223512983"/>
      <w:r>
        <w:t>EVPR – PID $1412 – Canister Vent Control Circuit</w:t>
      </w:r>
      <w:bookmarkEnd w:id="57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$1412</w:t>
            </w:r>
          </w:p>
        </w:tc>
        <w:tc>
          <w:tcPr>
            <w:tcW w:w="2880" w:type="dxa"/>
            <w:tcBorders>
              <w:top w:val="nil"/>
            </w:tcBorders>
          </w:tcPr>
          <w:p w:rsidR="00FF4F2F" w:rsidRDefault="00FF4F2F">
            <w:pPr>
              <w:rPr>
                <w:rFonts w:ascii="Arial" w:hAnsi="Arial"/>
                <w:sz w:val="16"/>
              </w:rPr>
            </w:pPr>
            <w:r>
              <w:rPr>
                <w:rFonts w:ascii="Arial" w:hAnsi="Arial"/>
                <w:sz w:val="16"/>
              </w:rPr>
              <w:t>Canister Vent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Canister Vent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Canister Vent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Canister Vent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Canister Vent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canister vent output (the canister vent is commanded open when the output is commanded off) along with the status of its associated short to ground, open circuit, and short to power tests used to report DTC P0449.</w:t>
      </w:r>
    </w:p>
    <w:p w:rsidR="00FF4F2F" w:rsidRDefault="00FF4F2F">
      <w:pPr>
        <w:keepNext w:val="0"/>
        <w:keepLines w:val="0"/>
      </w:pPr>
    </w:p>
    <w:p w:rsidR="00FF4F2F" w:rsidRDefault="00FF4F2F">
      <w:pPr>
        <w:pStyle w:val="Heading3"/>
      </w:pPr>
      <w:bookmarkStart w:id="575" w:name="_Toc223512984"/>
      <w:r>
        <w:lastRenderedPageBreak/>
        <w:t>RINR – PID $1413 – Reverse Inhibit Solenoid Control Circuit</w:t>
      </w:r>
      <w:bookmarkEnd w:id="57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$1413</w:t>
            </w:r>
          </w:p>
        </w:tc>
        <w:tc>
          <w:tcPr>
            <w:tcW w:w="2880" w:type="dxa"/>
            <w:tcBorders>
              <w:top w:val="nil"/>
            </w:tcBorders>
          </w:tcPr>
          <w:p w:rsidR="00FF4F2F" w:rsidRDefault="00FF4F2F">
            <w:pPr>
              <w:rPr>
                <w:rFonts w:ascii="Arial" w:hAnsi="Arial"/>
                <w:sz w:val="16"/>
              </w:rPr>
            </w:pPr>
            <w:r>
              <w:rPr>
                <w:rFonts w:ascii="Arial" w:hAnsi="Arial"/>
                <w:sz w:val="16"/>
              </w:rPr>
              <w:t>Reverse Inhibit Solenoid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Reverse Inhibit Solenoid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Reverse Inhibit Solenoid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Reverse Inhibit Solenoid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Reverse Inhibit Solenoid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reverse inhibit solenoid output:</w:t>
      </w:r>
    </w:p>
    <w:p w:rsidR="00FF4F2F" w:rsidRDefault="00FF4F2F">
      <w:pPr>
        <w:ind w:firstLine="720"/>
      </w:pPr>
      <w:r>
        <w:t>Reverse is inhibited when the output is commanded off in Reverse Enable applications.</w:t>
      </w:r>
    </w:p>
    <w:p w:rsidR="00FF4F2F" w:rsidRDefault="00FF4F2F">
      <w:pPr>
        <w:ind w:firstLine="720"/>
      </w:pPr>
      <w:r>
        <w:t>Reverse is inhibited when the output is commanded on in Reverse Inhibit applications.</w:t>
      </w:r>
    </w:p>
    <w:p w:rsidR="00FF4F2F" w:rsidRDefault="00FF4F2F">
      <w:r>
        <w:t>This PID also contains the status of the reverse inhibit solenoid associated short to ground, open circuit, and short to power tests used to report DTC P0801.</w:t>
      </w:r>
    </w:p>
    <w:p w:rsidR="00FF4F2F" w:rsidRDefault="00FF4F2F">
      <w:pPr>
        <w:keepNext w:val="0"/>
        <w:keepLines w:val="0"/>
      </w:pPr>
    </w:p>
    <w:p w:rsidR="00FF4F2F" w:rsidRDefault="00FF4F2F">
      <w:pPr>
        <w:pStyle w:val="Heading3"/>
      </w:pPr>
      <w:bookmarkStart w:id="576" w:name="_Toc223512985"/>
      <w:r>
        <w:t>SKSR – PID $1414 – Skip Shift Solenoid Control Circuit</w:t>
      </w:r>
      <w:bookmarkEnd w:id="57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$1414</w:t>
            </w:r>
          </w:p>
        </w:tc>
        <w:tc>
          <w:tcPr>
            <w:tcW w:w="2880" w:type="dxa"/>
            <w:tcBorders>
              <w:top w:val="nil"/>
            </w:tcBorders>
          </w:tcPr>
          <w:p w:rsidR="00FF4F2F" w:rsidRDefault="00FF4F2F">
            <w:pPr>
              <w:rPr>
                <w:rFonts w:ascii="Arial" w:hAnsi="Arial"/>
                <w:sz w:val="16"/>
              </w:rPr>
            </w:pPr>
            <w:r>
              <w:rPr>
                <w:rFonts w:ascii="Arial" w:hAnsi="Arial"/>
                <w:sz w:val="16"/>
              </w:rPr>
              <w:t>Skip Shift Solenoid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Skip Shift Solenoid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Skip Shift Solenoid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Skip Shift Solenoid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Skip Shift Solenoid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C16833" w:rsidRPr="006761F4" w:rsidRDefault="00C16833" w:rsidP="00C16833">
      <w:r w:rsidRPr="006761F4">
        <w:t>This PID contains the commanded state of the skip shift solenoid output along with the status of its associated short to ground, open circuit, and short to power tests used to report DTC</w:t>
      </w:r>
      <w:r>
        <w:t>s</w:t>
      </w:r>
      <w:r w:rsidRPr="006761F4">
        <w:t xml:space="preserve"> </w:t>
      </w:r>
      <w:r>
        <w:t xml:space="preserve">P080C, </w:t>
      </w:r>
      <w:r w:rsidRPr="006761F4">
        <w:t>P0803</w:t>
      </w:r>
      <w:r>
        <w:t>, and P080D, respectively</w:t>
      </w:r>
      <w:r w:rsidRPr="006761F4">
        <w:t>.</w:t>
      </w:r>
    </w:p>
    <w:p w:rsidR="00FF4F2F" w:rsidRDefault="00FF4F2F">
      <w:pPr>
        <w:keepNext w:val="0"/>
        <w:keepLines w:val="0"/>
      </w:pPr>
    </w:p>
    <w:p w:rsidR="00FF4F2F" w:rsidRDefault="00FF4F2F">
      <w:pPr>
        <w:pStyle w:val="Heading3"/>
      </w:pPr>
      <w:bookmarkStart w:id="577" w:name="_Toc223512986"/>
      <w:r>
        <w:lastRenderedPageBreak/>
        <w:t>FANR – PID $141D – Fan Relay 1 / Cooling Fan PWM Control Circuit</w:t>
      </w:r>
      <w:bookmarkEnd w:id="548"/>
      <w:bookmarkEnd w:id="57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$141D</w:t>
            </w:r>
          </w:p>
        </w:tc>
        <w:tc>
          <w:tcPr>
            <w:tcW w:w="2880" w:type="dxa"/>
            <w:tcBorders>
              <w:top w:val="nil"/>
            </w:tcBorders>
          </w:tcPr>
          <w:p w:rsidR="00FF4F2F" w:rsidRDefault="00FF4F2F">
            <w:pPr>
              <w:rPr>
                <w:rFonts w:ascii="Arial" w:hAnsi="Arial"/>
                <w:sz w:val="16"/>
              </w:rPr>
            </w:pPr>
            <w:r>
              <w:rPr>
                <w:rFonts w:ascii="Arial" w:hAnsi="Arial"/>
                <w:sz w:val="16"/>
              </w:rPr>
              <w:t>Fan Relay 1 / Cooling Fan PWM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1 / Cooling Fan PWM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1 / Cooling Fan PWM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1 / Cooling Fan PWM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1 / Cooling Fan PWM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fan relay 1 / cooling fan PWM output (the cooling fan PWM output is considered to be commanded on if its duty cycle is not zero) along with the status of its associated short to ground, open circuit, and short to power tests used to report DTC P0480.</w:t>
      </w:r>
    </w:p>
    <w:p w:rsidR="00FF4F2F" w:rsidRDefault="00FF4F2F">
      <w:pPr>
        <w:keepNext w:val="0"/>
        <w:keepLines w:val="0"/>
      </w:pPr>
    </w:p>
    <w:p w:rsidR="00FF4F2F" w:rsidRPr="00FF4F2F" w:rsidRDefault="00FF4F2F">
      <w:pPr>
        <w:pStyle w:val="Heading3"/>
        <w:rPr>
          <w:lang w:val="es-ES"/>
        </w:rPr>
      </w:pPr>
      <w:bookmarkStart w:id="578" w:name="_Toc17862189"/>
      <w:bookmarkStart w:id="579" w:name="_Toc223512987"/>
      <w:r w:rsidRPr="00FF4F2F">
        <w:rPr>
          <w:lang w:val="es-ES"/>
        </w:rPr>
        <w:t>FANR – PID $141E – Fan Relay 2 Control Circuit</w:t>
      </w:r>
      <w:bookmarkEnd w:id="578"/>
      <w:bookmarkEnd w:id="579"/>
    </w:p>
    <w:p w:rsidR="00FF4F2F" w:rsidRPr="00FF4F2F" w:rsidRDefault="00FF4F2F">
      <w:pPr>
        <w:rPr>
          <w:lang w:val="es-ES"/>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$141E</w:t>
            </w:r>
          </w:p>
        </w:tc>
        <w:tc>
          <w:tcPr>
            <w:tcW w:w="2880" w:type="dxa"/>
            <w:tcBorders>
              <w:top w:val="nil"/>
            </w:tcBorders>
          </w:tcPr>
          <w:p w:rsidR="00FF4F2F" w:rsidRDefault="00FF4F2F">
            <w:pPr>
              <w:rPr>
                <w:rFonts w:ascii="Arial" w:hAnsi="Arial"/>
                <w:sz w:val="16"/>
              </w:rPr>
            </w:pPr>
            <w:r>
              <w:rPr>
                <w:rFonts w:ascii="Arial" w:hAnsi="Arial"/>
                <w:sz w:val="16"/>
              </w:rPr>
              <w:t>Fan Relay 2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2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2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2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2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fan relay 2 output along with the status of its associated short to ground, open circuit, and short to power tests used to report DTC P0481.</w:t>
      </w:r>
    </w:p>
    <w:p w:rsidR="00FF4F2F" w:rsidRDefault="00FF4F2F">
      <w:pPr>
        <w:keepNext w:val="0"/>
        <w:keepLines w:val="0"/>
      </w:pPr>
    </w:p>
    <w:p w:rsidR="00FF4F2F" w:rsidRDefault="00FF4F2F">
      <w:pPr>
        <w:pStyle w:val="Heading3"/>
      </w:pPr>
      <w:bookmarkStart w:id="580" w:name="_Toc223512988"/>
      <w:bookmarkStart w:id="581" w:name="_Toc17862190"/>
      <w:r>
        <w:t xml:space="preserve">EPSR – PID $1420 – Primary </w:t>
      </w:r>
      <w:smartTag w:uri="urn:schemas-microsoft-com:office:smarttags" w:element="place">
        <w:r>
          <w:t>Cam</w:t>
        </w:r>
      </w:smartTag>
      <w:r>
        <w:t xml:space="preserve"> Position Sensor Engine Speed</w:t>
      </w:r>
      <w:bookmarkEnd w:id="58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$1420</w:t>
            </w:r>
          </w:p>
        </w:tc>
        <w:tc>
          <w:tcPr>
            <w:tcW w:w="2880" w:type="dxa"/>
            <w:tcBorders>
              <w:top w:val="nil"/>
            </w:tcBorders>
          </w:tcPr>
          <w:p w:rsidR="00FF4F2F" w:rsidRDefault="00FF4F2F">
            <w:pPr>
              <w:rPr>
                <w:rFonts w:ascii="Arial" w:hAnsi="Arial"/>
                <w:sz w:val="16"/>
              </w:rPr>
            </w:pPr>
            <w:r>
              <w:rPr>
                <w:rFonts w:ascii="Arial" w:hAnsi="Arial"/>
                <w:sz w:val="16"/>
              </w:rPr>
              <w:t xml:space="preserve">Primary </w:t>
            </w:r>
            <w:smartTag w:uri="urn:schemas-microsoft-com:office:smarttags" w:element="place">
              <w:r>
                <w:rPr>
                  <w:rFonts w:ascii="Arial" w:hAnsi="Arial"/>
                  <w:sz w:val="16"/>
                </w:rPr>
                <w:t>Cam</w:t>
              </w:r>
            </w:smartTag>
            <w:r>
              <w:rPr>
                <w:rFonts w:ascii="Arial" w:hAnsi="Arial"/>
                <w:sz w:val="16"/>
              </w:rPr>
              <w:t xml:space="preserve"> Position Sensor Engine Speed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rpm</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engine speed determined from the period of the primary cam position sensor.</w:t>
      </w:r>
    </w:p>
    <w:p w:rsidR="00FF4F2F" w:rsidRDefault="00FF4F2F">
      <w:pPr>
        <w:keepNext w:val="0"/>
        <w:keepLines w:val="0"/>
      </w:pPr>
    </w:p>
    <w:p w:rsidR="00FF4F2F" w:rsidRDefault="00FF4F2F">
      <w:pPr>
        <w:pStyle w:val="Heading3"/>
      </w:pPr>
      <w:bookmarkStart w:id="582" w:name="_Toc223512989"/>
      <w:r>
        <w:lastRenderedPageBreak/>
        <w:t>EPSR – PID $1421 – Crank Position Sensor Medium Resolution Engine Speed</w:t>
      </w:r>
      <w:bookmarkEnd w:id="58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$1421</w:t>
            </w:r>
          </w:p>
        </w:tc>
        <w:tc>
          <w:tcPr>
            <w:tcW w:w="2880" w:type="dxa"/>
            <w:tcBorders>
              <w:top w:val="nil"/>
            </w:tcBorders>
          </w:tcPr>
          <w:p w:rsidR="00FF4F2F" w:rsidRDefault="00FF4F2F">
            <w:pPr>
              <w:rPr>
                <w:rFonts w:ascii="Arial" w:hAnsi="Arial"/>
                <w:sz w:val="16"/>
              </w:rPr>
            </w:pPr>
            <w:r>
              <w:rPr>
                <w:rFonts w:ascii="Arial" w:hAnsi="Arial"/>
                <w:sz w:val="16"/>
              </w:rPr>
              <w:t>Crank Position Sensor Medium Resolution Engine Speed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rpm</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engine speed determined from the medium resolution (MEDRES) period of the crank position sensor.</w:t>
      </w:r>
    </w:p>
    <w:p w:rsidR="00FF4F2F" w:rsidRDefault="00FF4F2F">
      <w:pPr>
        <w:keepNext w:val="0"/>
        <w:keepLines w:val="0"/>
      </w:pPr>
    </w:p>
    <w:p w:rsidR="00FF4F2F" w:rsidRDefault="00FF4F2F">
      <w:pPr>
        <w:pStyle w:val="Heading3"/>
      </w:pPr>
      <w:bookmarkStart w:id="583" w:name="_Toc223512990"/>
      <w:r>
        <w:t>OXYR – PID $146A – Oxygen Sensor Heater Bank 1 Sensor 1 Control Circuit</w:t>
      </w:r>
      <w:bookmarkEnd w:id="58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$146A</w:t>
            </w:r>
          </w:p>
        </w:tc>
        <w:tc>
          <w:tcPr>
            <w:tcW w:w="2880" w:type="dxa"/>
            <w:tcBorders>
              <w:top w:val="nil"/>
            </w:tcBorders>
          </w:tcPr>
          <w:p w:rsidR="00FF4F2F" w:rsidRDefault="00FF4F2F">
            <w:pPr>
              <w:rPr>
                <w:rFonts w:ascii="Arial" w:hAnsi="Arial"/>
                <w:sz w:val="16"/>
              </w:rPr>
            </w:pPr>
            <w:r>
              <w:rPr>
                <w:rFonts w:ascii="Arial" w:hAnsi="Arial"/>
                <w:sz w:val="16"/>
              </w:rPr>
              <w:t>Oxygen Sensor Heater Bank 1 Sensor 1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1 Sensor 1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1 Sensor 1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1 Sensor 1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1 Sensor 1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oxygen sensor heater output for bank 1 sensor 1 (the output is considered to be commanded on if its duty cycle is not zero) along with the status of its associated short to ground, open circuit, and short to power tests used to report DTC P0030.</w:t>
      </w:r>
    </w:p>
    <w:p w:rsidR="00FF4F2F" w:rsidRDefault="00FF4F2F">
      <w:pPr>
        <w:keepNext w:val="0"/>
        <w:keepLines w:val="0"/>
      </w:pPr>
    </w:p>
    <w:p w:rsidR="00FF4F2F" w:rsidRDefault="00FF4F2F">
      <w:pPr>
        <w:pStyle w:val="Heading3"/>
      </w:pPr>
      <w:bookmarkStart w:id="584" w:name="_Toc223512991"/>
      <w:r>
        <w:lastRenderedPageBreak/>
        <w:t>OXYR – PID $146B – Oxygen Sensor Heater Bank 1 Sensor 2 Control Circuit</w:t>
      </w:r>
      <w:bookmarkEnd w:id="58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$146B</w:t>
            </w:r>
          </w:p>
        </w:tc>
        <w:tc>
          <w:tcPr>
            <w:tcW w:w="2880" w:type="dxa"/>
            <w:tcBorders>
              <w:top w:val="nil"/>
            </w:tcBorders>
          </w:tcPr>
          <w:p w:rsidR="00FF4F2F" w:rsidRDefault="00FF4F2F">
            <w:pPr>
              <w:rPr>
                <w:rFonts w:ascii="Arial" w:hAnsi="Arial"/>
                <w:sz w:val="16"/>
              </w:rPr>
            </w:pPr>
            <w:r>
              <w:rPr>
                <w:rFonts w:ascii="Arial" w:hAnsi="Arial"/>
                <w:sz w:val="16"/>
              </w:rPr>
              <w:t>Oxygen Sensor Heater Bank 1 Sensor 2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1 Sensor 2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1 Sensor 2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1 Sensor 2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1 Sensor 2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oxygen sensor heater output for bank 1 sensor 2 (the output is considered to be commanded on if its duty cycle is not zero) along with the status of its associated short to ground, open circuit, and short to power tests used to report DTC P0036.</w:t>
      </w:r>
    </w:p>
    <w:p w:rsidR="00FF4F2F" w:rsidRDefault="00FF4F2F">
      <w:pPr>
        <w:keepNext w:val="0"/>
        <w:keepLines w:val="0"/>
      </w:pPr>
    </w:p>
    <w:p w:rsidR="00FF4F2F" w:rsidRDefault="00FF4F2F">
      <w:pPr>
        <w:pStyle w:val="Heading3"/>
      </w:pPr>
      <w:bookmarkStart w:id="585" w:name="_Toc223512992"/>
      <w:r>
        <w:t>OXYR – PID $146C – Oxygen Sensor Heater Bank 2 Sensor 1 Control Circuit</w:t>
      </w:r>
      <w:bookmarkEnd w:id="58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$146C</w:t>
            </w:r>
          </w:p>
        </w:tc>
        <w:tc>
          <w:tcPr>
            <w:tcW w:w="2880" w:type="dxa"/>
            <w:tcBorders>
              <w:top w:val="nil"/>
            </w:tcBorders>
          </w:tcPr>
          <w:p w:rsidR="00FF4F2F" w:rsidRDefault="00FF4F2F">
            <w:pPr>
              <w:rPr>
                <w:rFonts w:ascii="Arial" w:hAnsi="Arial"/>
                <w:sz w:val="16"/>
              </w:rPr>
            </w:pPr>
            <w:r>
              <w:rPr>
                <w:rFonts w:ascii="Arial" w:hAnsi="Arial"/>
                <w:sz w:val="16"/>
              </w:rPr>
              <w:t>Oxygen Sensor Heater Bank 2 Sensor 1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2 Sensor 1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2 Sensor 1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2 Sensor 1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2 Sensor 1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oxygen sensor heater output for bank 2 sensor 1 (the output is considered to be commanded on if its duty cycle is not zero) along with the status of its associated short to ground, open circuit, and short to power tests used to report DTC P0050.</w:t>
      </w:r>
    </w:p>
    <w:p w:rsidR="00FF4F2F" w:rsidRDefault="00FF4F2F">
      <w:pPr>
        <w:keepNext w:val="0"/>
        <w:keepLines w:val="0"/>
      </w:pPr>
    </w:p>
    <w:p w:rsidR="00FF4F2F" w:rsidRDefault="00FF4F2F">
      <w:pPr>
        <w:pStyle w:val="Heading3"/>
      </w:pPr>
      <w:bookmarkStart w:id="586" w:name="_Toc223512993"/>
      <w:r>
        <w:lastRenderedPageBreak/>
        <w:t>OXYR – PID $146D – Oxygen Sensor Heater Bank 2 Sensor 2 Control Circuit</w:t>
      </w:r>
      <w:bookmarkEnd w:id="58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$146D</w:t>
            </w:r>
          </w:p>
        </w:tc>
        <w:tc>
          <w:tcPr>
            <w:tcW w:w="2880" w:type="dxa"/>
            <w:tcBorders>
              <w:top w:val="nil"/>
            </w:tcBorders>
          </w:tcPr>
          <w:p w:rsidR="00FF4F2F" w:rsidRDefault="00FF4F2F">
            <w:pPr>
              <w:rPr>
                <w:rFonts w:ascii="Arial" w:hAnsi="Arial"/>
                <w:sz w:val="16"/>
              </w:rPr>
            </w:pPr>
            <w:r>
              <w:rPr>
                <w:rFonts w:ascii="Arial" w:hAnsi="Arial"/>
                <w:sz w:val="16"/>
              </w:rPr>
              <w:t>Oxygen Sensor Heater Bank 2 Sensor 2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2 Sensor 2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2 Sensor 2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2 Sensor 2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Oxygen Sensor Heater Bank 2 Sensor 2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oxygen sensor heater output for bank 2 sensor 2 (the output is considered to be commanded on if its duty cycle is not zero) along with the status of its associated short to ground, open circuit, and short to power tests used to report DTC P0056.</w:t>
      </w:r>
    </w:p>
    <w:p w:rsidR="00FF4F2F" w:rsidRDefault="00FF4F2F">
      <w:pPr>
        <w:keepNext w:val="0"/>
        <w:keepLines w:val="0"/>
      </w:pPr>
    </w:p>
    <w:p w:rsidR="00FF4F2F" w:rsidRDefault="00FF4F2F">
      <w:pPr>
        <w:pStyle w:val="Heading3"/>
      </w:pPr>
      <w:bookmarkStart w:id="587" w:name="_Toc223512994"/>
      <w:r>
        <w:t>EOPR – PID $1470 – Engine Oil Pressure</w:t>
      </w:r>
      <w:bookmarkEnd w:id="581"/>
      <w:bookmarkEnd w:id="58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$1470</w:t>
            </w:r>
          </w:p>
        </w:tc>
        <w:tc>
          <w:tcPr>
            <w:tcW w:w="2880" w:type="dxa"/>
            <w:tcBorders>
              <w:top w:val="nil"/>
            </w:tcBorders>
          </w:tcPr>
          <w:p w:rsidR="00FF4F2F" w:rsidRDefault="00FF4F2F">
            <w:pPr>
              <w:rPr>
                <w:rFonts w:ascii="Arial" w:hAnsi="Arial"/>
                <w:sz w:val="16"/>
              </w:rPr>
            </w:pPr>
            <w:r>
              <w:rPr>
                <w:rFonts w:ascii="Arial" w:hAnsi="Arial"/>
                <w:sz w:val="16"/>
              </w:rPr>
              <w:t>Engine Oil Pressure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0 - 1020 kPa</w:t>
            </w:r>
          </w:p>
        </w:tc>
        <w:tc>
          <w:tcPr>
            <w:tcW w:w="2160" w:type="dxa"/>
            <w:tcBorders>
              <w:top w:val="nil"/>
            </w:tcBorders>
          </w:tcPr>
          <w:p w:rsidR="00FF4F2F" w:rsidRDefault="00FF4F2F">
            <w:pPr>
              <w:rPr>
                <w:rFonts w:ascii="Arial" w:hAnsi="Arial"/>
                <w:sz w:val="16"/>
              </w:rPr>
            </w:pPr>
            <w:r>
              <w:rPr>
                <w:rFonts w:ascii="Arial" w:hAnsi="Arial"/>
                <w:sz w:val="16"/>
              </w:rPr>
              <w:t>E = N * 4</w:t>
            </w:r>
          </w:p>
        </w:tc>
      </w:tr>
    </w:tbl>
    <w:p w:rsidR="00FF4F2F" w:rsidRDefault="00FF4F2F"/>
    <w:p w:rsidR="00FF4F2F" w:rsidRDefault="00FF4F2F">
      <w:r>
        <w:t>This PID contains the undefaulted, unfiltered engine oil pressure measured by a sensor.</w:t>
      </w:r>
    </w:p>
    <w:p w:rsidR="00FF4F2F" w:rsidRDefault="00FF4F2F">
      <w:pPr>
        <w:keepNext w:val="0"/>
        <w:keepLines w:val="0"/>
      </w:pPr>
    </w:p>
    <w:p w:rsidR="00FF4F2F" w:rsidRDefault="00FF4F2F">
      <w:pPr>
        <w:pStyle w:val="Heading3"/>
      </w:pPr>
      <w:bookmarkStart w:id="588" w:name="_Toc81100861"/>
      <w:bookmarkStart w:id="589" w:name="_Toc223512995"/>
      <w:r>
        <w:t xml:space="preserve">VLTR – PID $1478 – </w:t>
      </w:r>
      <w:bookmarkEnd w:id="588"/>
      <w:r>
        <w:t>Reference Voltage A</w:t>
      </w:r>
      <w:bookmarkEnd w:id="58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$1478</w:t>
            </w:r>
          </w:p>
        </w:tc>
        <w:tc>
          <w:tcPr>
            <w:tcW w:w="2880" w:type="dxa"/>
            <w:tcBorders>
              <w:top w:val="nil"/>
            </w:tcBorders>
          </w:tcPr>
          <w:p w:rsidR="00FF4F2F" w:rsidRDefault="00FF4F2F">
            <w:pPr>
              <w:rPr>
                <w:rFonts w:ascii="Arial" w:hAnsi="Arial"/>
                <w:sz w:val="16"/>
              </w:rPr>
            </w:pPr>
            <w:r>
              <w:rPr>
                <w:rFonts w:ascii="Arial" w:hAnsi="Arial"/>
                <w:sz w:val="16"/>
              </w:rPr>
              <w:t>Reference Voltage A</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Vref 1 value from the MCP.</w:t>
      </w:r>
    </w:p>
    <w:p w:rsidR="00FF4F2F" w:rsidRDefault="00FF4F2F"/>
    <w:p w:rsidR="00FF4F2F" w:rsidRDefault="00FF4F2F">
      <w:pPr>
        <w:pStyle w:val="Heading3"/>
      </w:pPr>
      <w:bookmarkStart w:id="590" w:name="_Toc223512996"/>
      <w:r>
        <w:t>VLTR – PID $1479 – Reference Voltage B</w:t>
      </w:r>
      <w:bookmarkEnd w:id="59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$1479</w:t>
            </w:r>
          </w:p>
        </w:tc>
        <w:tc>
          <w:tcPr>
            <w:tcW w:w="2880" w:type="dxa"/>
            <w:tcBorders>
              <w:top w:val="nil"/>
            </w:tcBorders>
          </w:tcPr>
          <w:p w:rsidR="00FF4F2F" w:rsidRDefault="00FF4F2F">
            <w:pPr>
              <w:rPr>
                <w:rFonts w:ascii="Arial" w:hAnsi="Arial"/>
                <w:sz w:val="16"/>
              </w:rPr>
            </w:pPr>
            <w:r>
              <w:rPr>
                <w:rFonts w:ascii="Arial" w:hAnsi="Arial"/>
                <w:sz w:val="16"/>
              </w:rPr>
              <w:t>Reference Voltage B</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Vref 2 value from the MCP.</w:t>
      </w:r>
    </w:p>
    <w:p w:rsidR="00FF4F2F" w:rsidRDefault="00FF4F2F">
      <w:pPr>
        <w:keepNext w:val="0"/>
        <w:keepLines w:val="0"/>
      </w:pPr>
    </w:p>
    <w:p w:rsidR="00FF4F2F" w:rsidRDefault="00FF4F2F">
      <w:pPr>
        <w:pStyle w:val="Heading3"/>
      </w:pPr>
      <w:bookmarkStart w:id="591" w:name="_Toc17862191"/>
      <w:bookmarkStart w:id="592" w:name="_Toc223512997"/>
      <w:r>
        <w:lastRenderedPageBreak/>
        <w:t>FANR – PID $147B – Fan Relay 3 Control Circuit</w:t>
      </w:r>
      <w:bookmarkEnd w:id="591"/>
      <w:bookmarkEnd w:id="59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$147B</w:t>
            </w:r>
          </w:p>
        </w:tc>
        <w:tc>
          <w:tcPr>
            <w:tcW w:w="2880" w:type="dxa"/>
            <w:tcBorders>
              <w:top w:val="nil"/>
            </w:tcBorders>
          </w:tcPr>
          <w:p w:rsidR="00FF4F2F" w:rsidRDefault="00FF4F2F">
            <w:pPr>
              <w:rPr>
                <w:rFonts w:ascii="Arial" w:hAnsi="Arial"/>
                <w:sz w:val="16"/>
              </w:rPr>
            </w:pPr>
            <w:r>
              <w:rPr>
                <w:rFonts w:ascii="Arial" w:hAnsi="Arial"/>
                <w:sz w:val="16"/>
              </w:rPr>
              <w:t>Fan Relay 3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3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3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3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Fan Relay 3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fan relay 3 output along with the status of its associated short to ground, open circuit, and short to power tests used to report DTC P0482.</w:t>
      </w:r>
    </w:p>
    <w:p w:rsidR="00FF4F2F" w:rsidRDefault="00FF4F2F">
      <w:pPr>
        <w:keepNext w:val="0"/>
        <w:keepLines w:val="0"/>
      </w:pPr>
    </w:p>
    <w:p w:rsidR="00FF4F2F" w:rsidRDefault="00FF4F2F">
      <w:pPr>
        <w:pStyle w:val="Heading3"/>
      </w:pPr>
      <w:bookmarkStart w:id="593" w:name="_Toc223512998"/>
      <w:bookmarkStart w:id="594" w:name="_Toc17862192"/>
      <w:r>
        <w:t>OXYR – PID $147F – Oxygen Sensor Heater Duty Cycle Bank 1 Sensor 1</w:t>
      </w:r>
      <w:bookmarkEnd w:id="59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$147F</w:t>
            </w:r>
          </w:p>
        </w:tc>
        <w:tc>
          <w:tcPr>
            <w:tcW w:w="2880" w:type="dxa"/>
            <w:tcBorders>
              <w:top w:val="nil"/>
            </w:tcBorders>
          </w:tcPr>
          <w:p w:rsidR="00FF4F2F" w:rsidRDefault="00FF4F2F">
            <w:pPr>
              <w:rPr>
                <w:rFonts w:ascii="Arial" w:hAnsi="Arial"/>
                <w:sz w:val="16"/>
              </w:rPr>
            </w:pPr>
            <w:r>
              <w:rPr>
                <w:rFonts w:ascii="Arial" w:hAnsi="Arial"/>
                <w:sz w:val="16"/>
              </w:rPr>
              <w:t>Oxygen Sensor Heater Duty Cycle Bank 1 Sensor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commanded duty cycle for the oxygen sensor heater output for bank 1 sensor 1.</w:t>
      </w:r>
    </w:p>
    <w:p w:rsidR="00FF4F2F" w:rsidRDefault="00FF4F2F">
      <w:pPr>
        <w:keepNext w:val="0"/>
        <w:keepLines w:val="0"/>
      </w:pPr>
    </w:p>
    <w:p w:rsidR="00FF4F2F" w:rsidRDefault="00FF4F2F">
      <w:pPr>
        <w:pStyle w:val="Heading3"/>
      </w:pPr>
      <w:bookmarkStart w:id="595" w:name="_Toc223512999"/>
      <w:r>
        <w:t>OXYR – PID $1480 – Oxygen Sensor Heater Duty Cycle Bank 2 Sensor 1</w:t>
      </w:r>
      <w:bookmarkEnd w:id="59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$1480</w:t>
            </w:r>
          </w:p>
        </w:tc>
        <w:tc>
          <w:tcPr>
            <w:tcW w:w="2880" w:type="dxa"/>
            <w:tcBorders>
              <w:top w:val="nil"/>
            </w:tcBorders>
          </w:tcPr>
          <w:p w:rsidR="00FF4F2F" w:rsidRDefault="00FF4F2F">
            <w:pPr>
              <w:rPr>
                <w:rFonts w:ascii="Arial" w:hAnsi="Arial"/>
                <w:sz w:val="16"/>
              </w:rPr>
            </w:pPr>
            <w:r>
              <w:rPr>
                <w:rFonts w:ascii="Arial" w:hAnsi="Arial"/>
                <w:sz w:val="16"/>
              </w:rPr>
              <w:t>Oxygen Sensor Heater Duty Cycle Bank 2 Sensor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commanded duty cycle for the oxygen sensor heater output for bank 2 sensor 1.</w:t>
      </w:r>
    </w:p>
    <w:p w:rsidR="00FF4F2F" w:rsidRDefault="00FF4F2F">
      <w:pPr>
        <w:keepNext w:val="0"/>
        <w:keepLines w:val="0"/>
      </w:pPr>
    </w:p>
    <w:p w:rsidR="00FF4F2F" w:rsidRDefault="00FF4F2F">
      <w:pPr>
        <w:pStyle w:val="Heading3"/>
      </w:pPr>
      <w:bookmarkStart w:id="596" w:name="_Toc223513000"/>
      <w:r>
        <w:t>OXYR – PID $1481 – Oxygen Sensor Heater Current Bank 1 Sensor 1</w:t>
      </w:r>
      <w:bookmarkEnd w:id="59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$1481</w:t>
            </w:r>
          </w:p>
        </w:tc>
        <w:tc>
          <w:tcPr>
            <w:tcW w:w="2880" w:type="dxa"/>
            <w:tcBorders>
              <w:top w:val="nil"/>
            </w:tcBorders>
          </w:tcPr>
          <w:p w:rsidR="00FF4F2F" w:rsidRDefault="00FF4F2F">
            <w:pPr>
              <w:rPr>
                <w:rFonts w:ascii="Arial" w:hAnsi="Arial"/>
                <w:sz w:val="16"/>
              </w:rPr>
            </w:pPr>
            <w:r>
              <w:rPr>
                <w:rFonts w:ascii="Arial" w:hAnsi="Arial"/>
                <w:sz w:val="16"/>
              </w:rPr>
              <w:t>Oxygen Sensor Heater Current Bank 1 Sensor 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0 - 1310.7 A</w:t>
            </w:r>
          </w:p>
        </w:tc>
        <w:tc>
          <w:tcPr>
            <w:tcW w:w="2160" w:type="dxa"/>
            <w:tcBorders>
              <w:top w:val="nil"/>
            </w:tcBorders>
          </w:tcPr>
          <w:p w:rsidR="00FF4F2F" w:rsidRDefault="00FF4F2F">
            <w:pPr>
              <w:rPr>
                <w:rFonts w:ascii="Arial" w:hAnsi="Arial"/>
                <w:sz w:val="16"/>
              </w:rPr>
            </w:pPr>
            <w:r>
              <w:rPr>
                <w:rFonts w:ascii="Arial" w:hAnsi="Arial"/>
                <w:sz w:val="16"/>
              </w:rPr>
              <w:t>E = N * 0.02</w:t>
            </w:r>
          </w:p>
        </w:tc>
      </w:tr>
    </w:tbl>
    <w:p w:rsidR="00FF4F2F" w:rsidRDefault="00FF4F2F"/>
    <w:p w:rsidR="00FF4F2F" w:rsidRDefault="00FF4F2F">
      <w:r>
        <w:t>This PID contains the current feedback for the oxygen sensor heater output for bank 1 sensor 1.</w:t>
      </w:r>
    </w:p>
    <w:p w:rsidR="00FF4F2F" w:rsidRDefault="00FF4F2F">
      <w:pPr>
        <w:keepNext w:val="0"/>
        <w:keepLines w:val="0"/>
      </w:pPr>
    </w:p>
    <w:p w:rsidR="00FF4F2F" w:rsidRDefault="00FF4F2F">
      <w:pPr>
        <w:pStyle w:val="Heading3"/>
      </w:pPr>
      <w:bookmarkStart w:id="597" w:name="_Toc223513001"/>
      <w:r>
        <w:lastRenderedPageBreak/>
        <w:t>OXYR – PID $1482 – Oxygen Sensor Heater Current Bank 1 Sensor 2</w:t>
      </w:r>
      <w:bookmarkEnd w:id="59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$1482</w:t>
            </w:r>
          </w:p>
        </w:tc>
        <w:tc>
          <w:tcPr>
            <w:tcW w:w="2880" w:type="dxa"/>
            <w:tcBorders>
              <w:top w:val="nil"/>
            </w:tcBorders>
          </w:tcPr>
          <w:p w:rsidR="00FF4F2F" w:rsidRDefault="00FF4F2F">
            <w:pPr>
              <w:rPr>
                <w:rFonts w:ascii="Arial" w:hAnsi="Arial"/>
                <w:sz w:val="16"/>
              </w:rPr>
            </w:pPr>
            <w:r>
              <w:rPr>
                <w:rFonts w:ascii="Arial" w:hAnsi="Arial"/>
                <w:sz w:val="16"/>
              </w:rPr>
              <w:t>Oxygen Sensor Heater Current Bank 1 Sensor 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0 - 1310.7 A</w:t>
            </w:r>
          </w:p>
        </w:tc>
        <w:tc>
          <w:tcPr>
            <w:tcW w:w="2160" w:type="dxa"/>
            <w:tcBorders>
              <w:top w:val="nil"/>
            </w:tcBorders>
          </w:tcPr>
          <w:p w:rsidR="00FF4F2F" w:rsidRDefault="00FF4F2F">
            <w:pPr>
              <w:rPr>
                <w:rFonts w:ascii="Arial" w:hAnsi="Arial"/>
                <w:sz w:val="16"/>
              </w:rPr>
            </w:pPr>
            <w:r>
              <w:rPr>
                <w:rFonts w:ascii="Arial" w:hAnsi="Arial"/>
                <w:sz w:val="16"/>
              </w:rPr>
              <w:t>E = N * 0.02</w:t>
            </w:r>
          </w:p>
        </w:tc>
      </w:tr>
    </w:tbl>
    <w:p w:rsidR="00FF4F2F" w:rsidRDefault="00FF4F2F"/>
    <w:p w:rsidR="00FF4F2F" w:rsidRDefault="00FF4F2F">
      <w:r>
        <w:t>This PID contains the current feedback for the oxygen sensor heater output for bank 1 sensor 2.</w:t>
      </w:r>
    </w:p>
    <w:p w:rsidR="00FF4F2F" w:rsidRDefault="00FF4F2F">
      <w:pPr>
        <w:keepNext w:val="0"/>
        <w:keepLines w:val="0"/>
      </w:pPr>
    </w:p>
    <w:p w:rsidR="00FF4F2F" w:rsidRDefault="00FF4F2F">
      <w:pPr>
        <w:pStyle w:val="Heading3"/>
      </w:pPr>
      <w:bookmarkStart w:id="598" w:name="_Toc223513002"/>
      <w:r>
        <w:t>OXYR – PID $1484 – Oxygen Sensor Heater Current Bank 2 Sensor 1</w:t>
      </w:r>
      <w:bookmarkEnd w:id="59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$1484</w:t>
            </w:r>
          </w:p>
        </w:tc>
        <w:tc>
          <w:tcPr>
            <w:tcW w:w="2880" w:type="dxa"/>
            <w:tcBorders>
              <w:top w:val="nil"/>
            </w:tcBorders>
          </w:tcPr>
          <w:p w:rsidR="00FF4F2F" w:rsidRDefault="00FF4F2F">
            <w:pPr>
              <w:rPr>
                <w:rFonts w:ascii="Arial" w:hAnsi="Arial"/>
                <w:sz w:val="16"/>
              </w:rPr>
            </w:pPr>
            <w:r>
              <w:rPr>
                <w:rFonts w:ascii="Arial" w:hAnsi="Arial"/>
                <w:sz w:val="16"/>
              </w:rPr>
              <w:t>Oxygen Sensor Heater Current Bank 2 Sensor 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0 - 1310.7 A</w:t>
            </w:r>
          </w:p>
        </w:tc>
        <w:tc>
          <w:tcPr>
            <w:tcW w:w="2160" w:type="dxa"/>
            <w:tcBorders>
              <w:top w:val="nil"/>
            </w:tcBorders>
          </w:tcPr>
          <w:p w:rsidR="00FF4F2F" w:rsidRDefault="00FF4F2F">
            <w:pPr>
              <w:rPr>
                <w:rFonts w:ascii="Arial" w:hAnsi="Arial"/>
                <w:sz w:val="16"/>
              </w:rPr>
            </w:pPr>
            <w:r>
              <w:rPr>
                <w:rFonts w:ascii="Arial" w:hAnsi="Arial"/>
                <w:sz w:val="16"/>
              </w:rPr>
              <w:t>E = N * 0.02</w:t>
            </w:r>
          </w:p>
        </w:tc>
      </w:tr>
    </w:tbl>
    <w:p w:rsidR="00FF4F2F" w:rsidRDefault="00FF4F2F"/>
    <w:p w:rsidR="00FF4F2F" w:rsidRDefault="00FF4F2F">
      <w:r>
        <w:t>This PID contains the current feedback for the oxygen sensor heater output for bank 2 sensor 1.</w:t>
      </w:r>
    </w:p>
    <w:p w:rsidR="00FF4F2F" w:rsidRDefault="00FF4F2F">
      <w:pPr>
        <w:keepNext w:val="0"/>
        <w:keepLines w:val="0"/>
      </w:pPr>
    </w:p>
    <w:p w:rsidR="00FF4F2F" w:rsidRDefault="00FF4F2F">
      <w:pPr>
        <w:pStyle w:val="Heading3"/>
      </w:pPr>
      <w:bookmarkStart w:id="599" w:name="_Toc223513003"/>
      <w:r>
        <w:t>OXYR – PID $1485 – Oxygen Sensor Heater Current Bank 2 Sensor 2</w:t>
      </w:r>
      <w:bookmarkEnd w:id="59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$1485</w:t>
            </w:r>
          </w:p>
        </w:tc>
        <w:tc>
          <w:tcPr>
            <w:tcW w:w="2880" w:type="dxa"/>
            <w:tcBorders>
              <w:top w:val="nil"/>
            </w:tcBorders>
          </w:tcPr>
          <w:p w:rsidR="00FF4F2F" w:rsidRDefault="00FF4F2F">
            <w:pPr>
              <w:rPr>
                <w:rFonts w:ascii="Arial" w:hAnsi="Arial"/>
                <w:sz w:val="16"/>
              </w:rPr>
            </w:pPr>
            <w:r>
              <w:rPr>
                <w:rFonts w:ascii="Arial" w:hAnsi="Arial"/>
                <w:sz w:val="16"/>
              </w:rPr>
              <w:t>Oxygen Sensor Heater Current Bank 2 Sensor 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0 - 1310.7 A</w:t>
            </w:r>
          </w:p>
        </w:tc>
        <w:tc>
          <w:tcPr>
            <w:tcW w:w="2160" w:type="dxa"/>
            <w:tcBorders>
              <w:top w:val="nil"/>
            </w:tcBorders>
          </w:tcPr>
          <w:p w:rsidR="00FF4F2F" w:rsidRDefault="00FF4F2F">
            <w:pPr>
              <w:rPr>
                <w:rFonts w:ascii="Arial" w:hAnsi="Arial"/>
                <w:sz w:val="16"/>
              </w:rPr>
            </w:pPr>
            <w:r>
              <w:rPr>
                <w:rFonts w:ascii="Arial" w:hAnsi="Arial"/>
                <w:sz w:val="16"/>
              </w:rPr>
              <w:t>E = N * 0.02</w:t>
            </w:r>
          </w:p>
        </w:tc>
      </w:tr>
    </w:tbl>
    <w:p w:rsidR="00FF4F2F" w:rsidRDefault="00FF4F2F"/>
    <w:p w:rsidR="00FF4F2F" w:rsidRDefault="00FF4F2F">
      <w:r>
        <w:t>This PID contains the current feedback for the oxygen sensor heater output for bank 2 sensor 2.</w:t>
      </w:r>
    </w:p>
    <w:p w:rsidR="00FF4F2F" w:rsidRDefault="00FF4F2F">
      <w:pPr>
        <w:keepNext w:val="0"/>
        <w:keepLines w:val="0"/>
      </w:pPr>
    </w:p>
    <w:p w:rsidR="00FF4F2F" w:rsidRPr="00764F59" w:rsidRDefault="00FF4F2F">
      <w:pPr>
        <w:pStyle w:val="Heading3"/>
        <w:rPr>
          <w:lang w:val="es-ES"/>
        </w:rPr>
      </w:pPr>
      <w:bookmarkStart w:id="600" w:name="_Toc223513004"/>
      <w:r w:rsidRPr="00764F59">
        <w:rPr>
          <w:lang w:val="es-ES"/>
        </w:rPr>
        <w:t xml:space="preserve">EVPR – PID $1489 – Fuel </w:t>
      </w:r>
      <w:r w:rsidRPr="00D02E7C">
        <w:t>Tank</w:t>
      </w:r>
      <w:r w:rsidRPr="00764F59">
        <w:rPr>
          <w:lang w:val="es-ES"/>
        </w:rPr>
        <w:t xml:space="preserve"> Vapor </w:t>
      </w:r>
      <w:r w:rsidRPr="00D02E7C">
        <w:t>Temperature</w:t>
      </w:r>
      <w:bookmarkEnd w:id="600"/>
    </w:p>
    <w:p w:rsidR="00FF4F2F" w:rsidRPr="00764F59" w:rsidRDefault="00FF4F2F">
      <w:pPr>
        <w:rPr>
          <w:lang w:val="es-ES"/>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$1489</w:t>
            </w:r>
          </w:p>
        </w:tc>
        <w:tc>
          <w:tcPr>
            <w:tcW w:w="2880" w:type="dxa"/>
            <w:tcBorders>
              <w:top w:val="nil"/>
            </w:tcBorders>
          </w:tcPr>
          <w:p w:rsidR="00FF4F2F" w:rsidRDefault="00FF4F2F">
            <w:pPr>
              <w:rPr>
                <w:rFonts w:ascii="Arial" w:hAnsi="Arial"/>
                <w:sz w:val="16"/>
              </w:rPr>
            </w:pPr>
            <w:r>
              <w:rPr>
                <w:rFonts w:ascii="Arial" w:hAnsi="Arial"/>
                <w:sz w:val="16"/>
              </w:rPr>
              <w:t>Fuel Tank Vapor Temperature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-40 - 215 °C</w:t>
            </w:r>
          </w:p>
        </w:tc>
        <w:tc>
          <w:tcPr>
            <w:tcW w:w="2160" w:type="dxa"/>
            <w:tcBorders>
              <w:top w:val="nil"/>
            </w:tcBorders>
          </w:tcPr>
          <w:p w:rsidR="00FF4F2F" w:rsidRDefault="00FF4F2F">
            <w:pPr>
              <w:rPr>
                <w:rFonts w:ascii="Arial" w:hAnsi="Arial"/>
                <w:sz w:val="16"/>
              </w:rPr>
            </w:pPr>
            <w:r>
              <w:rPr>
                <w:rFonts w:ascii="Arial" w:hAnsi="Arial"/>
                <w:sz w:val="16"/>
              </w:rPr>
              <w:t>E = N * 1 - 40</w:t>
            </w:r>
          </w:p>
        </w:tc>
      </w:tr>
    </w:tbl>
    <w:p w:rsidR="00FF4F2F" w:rsidRDefault="00FF4F2F"/>
    <w:p w:rsidR="00FF4F2F" w:rsidRDefault="00FF4F2F">
      <w:r>
        <w:t>This PID contains the undefaulted fuel tank vapor temperature measured by a sensor.</w:t>
      </w:r>
    </w:p>
    <w:p w:rsidR="00FF4F2F" w:rsidRDefault="00FF4F2F">
      <w:pPr>
        <w:keepNext w:val="0"/>
        <w:keepLines w:val="0"/>
      </w:pPr>
    </w:p>
    <w:p w:rsidR="00FF4F2F" w:rsidRDefault="00FF4F2F">
      <w:pPr>
        <w:pStyle w:val="Heading3"/>
      </w:pPr>
      <w:bookmarkStart w:id="601" w:name="_Toc223513005"/>
      <w:r>
        <w:lastRenderedPageBreak/>
        <w:t>PMDR – PID $148C – Powertrain Relay Control Circuit</w:t>
      </w:r>
      <w:bookmarkEnd w:id="594"/>
      <w:bookmarkEnd w:id="60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$148C</w:t>
            </w:r>
          </w:p>
        </w:tc>
        <w:tc>
          <w:tcPr>
            <w:tcW w:w="2880" w:type="dxa"/>
            <w:tcBorders>
              <w:top w:val="nil"/>
            </w:tcBorders>
          </w:tcPr>
          <w:p w:rsidR="00FF4F2F" w:rsidRDefault="00FF4F2F">
            <w:pPr>
              <w:rPr>
                <w:rFonts w:ascii="Arial" w:hAnsi="Arial"/>
                <w:sz w:val="16"/>
              </w:rPr>
            </w:pPr>
            <w:r>
              <w:rPr>
                <w:rFonts w:ascii="Arial" w:hAnsi="Arial"/>
                <w:sz w:val="16"/>
              </w:rPr>
              <w:t>Powertrain Relay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Powertrain Relay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Powertrain Relay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Powertrain Relay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Powertrain Relay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powertrain relay output along with the status of its associated short to ground, open circuit, and short to power tests used to report DTC P0685.</w:t>
      </w:r>
    </w:p>
    <w:p w:rsidR="00FF4F2F" w:rsidRDefault="00FF4F2F">
      <w:pPr>
        <w:keepNext w:val="0"/>
        <w:keepLines w:val="0"/>
      </w:pPr>
    </w:p>
    <w:p w:rsidR="00FF4F2F" w:rsidRDefault="00FF4F2F">
      <w:pPr>
        <w:pStyle w:val="Heading3"/>
      </w:pPr>
      <w:bookmarkStart w:id="602" w:name="_Toc17862193"/>
      <w:bookmarkStart w:id="603" w:name="_Toc223513006"/>
      <w:r>
        <w:t>PMDR – PID $148D – Powertrain Relay Voltage</w:t>
      </w:r>
      <w:bookmarkEnd w:id="602"/>
      <w:bookmarkEnd w:id="60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$148D</w:t>
            </w:r>
          </w:p>
        </w:tc>
        <w:tc>
          <w:tcPr>
            <w:tcW w:w="2880" w:type="dxa"/>
            <w:tcBorders>
              <w:top w:val="nil"/>
            </w:tcBorders>
          </w:tcPr>
          <w:p w:rsidR="00FF4F2F" w:rsidRDefault="00FF4F2F">
            <w:pPr>
              <w:rPr>
                <w:rFonts w:ascii="Arial" w:hAnsi="Arial"/>
                <w:sz w:val="16"/>
              </w:rPr>
            </w:pPr>
            <w:r>
              <w:rPr>
                <w:rFonts w:ascii="Arial" w:hAnsi="Arial"/>
                <w:sz w:val="16"/>
              </w:rPr>
              <w:t>Powertrain Relay Voltage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V</w:t>
            </w:r>
          </w:p>
        </w:tc>
        <w:tc>
          <w:tcPr>
            <w:tcW w:w="2160" w:type="dxa"/>
            <w:tcBorders>
              <w:top w:val="nil"/>
            </w:tcBorders>
          </w:tcPr>
          <w:p w:rsidR="00FF4F2F" w:rsidRDefault="00FF4F2F">
            <w:pPr>
              <w:rPr>
                <w:rFonts w:ascii="Arial" w:hAnsi="Arial"/>
                <w:sz w:val="16"/>
              </w:rPr>
            </w:pPr>
            <w:r>
              <w:rPr>
                <w:rFonts w:ascii="Arial" w:hAnsi="Arial"/>
                <w:sz w:val="16"/>
              </w:rPr>
              <w:t>E = N * 0.1</w:t>
            </w:r>
          </w:p>
        </w:tc>
      </w:tr>
    </w:tbl>
    <w:p w:rsidR="00FF4F2F" w:rsidRDefault="00FF4F2F"/>
    <w:p w:rsidR="00FF4F2F" w:rsidRDefault="00FF4F2F">
      <w:r>
        <w:t>This PID contains the voltage of the powertrain relay feedback to the controller.</w:t>
      </w:r>
    </w:p>
    <w:p w:rsidR="00FF4F2F" w:rsidRDefault="00FF4F2F">
      <w:pPr>
        <w:keepNext w:val="0"/>
        <w:keepLines w:val="0"/>
      </w:pPr>
    </w:p>
    <w:p w:rsidR="00FF4F2F" w:rsidRDefault="00FF4F2F">
      <w:pPr>
        <w:pStyle w:val="Heading3"/>
      </w:pPr>
      <w:bookmarkStart w:id="604" w:name="_Toc223513007"/>
      <w:bookmarkStart w:id="605" w:name="_Toc17862194"/>
      <w:bookmarkStart w:id="606" w:name="_Toc482403491"/>
      <w:r>
        <w:t>FPMR – PID $148E – Variable Speed Fuel Pump Diagnostic Duty Cycle</w:t>
      </w:r>
      <w:bookmarkEnd w:id="60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$148E</w:t>
            </w:r>
          </w:p>
        </w:tc>
        <w:tc>
          <w:tcPr>
            <w:tcW w:w="2880" w:type="dxa"/>
            <w:tcBorders>
              <w:top w:val="nil"/>
            </w:tcBorders>
          </w:tcPr>
          <w:p w:rsidR="00FF4F2F" w:rsidRDefault="00FF4F2F">
            <w:pPr>
              <w:rPr>
                <w:rFonts w:ascii="Arial" w:hAnsi="Arial"/>
                <w:sz w:val="16"/>
              </w:rPr>
            </w:pPr>
            <w:r>
              <w:rPr>
                <w:rFonts w:ascii="Arial" w:hAnsi="Arial"/>
                <w:sz w:val="16"/>
              </w:rPr>
              <w:t>Variable Speed Fuel Pump Diagnostic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duty cycle of the PWM feedback from the variable speed fuel pump control module, which indicates the diagnostic status of the module.</w:t>
      </w:r>
    </w:p>
    <w:p w:rsidR="00FF4F2F" w:rsidRDefault="00FF4F2F">
      <w:pPr>
        <w:keepNext w:val="0"/>
        <w:keepLines w:val="0"/>
      </w:pPr>
    </w:p>
    <w:p w:rsidR="00FF4F2F" w:rsidRDefault="00FF4F2F">
      <w:pPr>
        <w:pStyle w:val="Heading3"/>
      </w:pPr>
      <w:bookmarkStart w:id="607" w:name="_Toc223513008"/>
      <w:r>
        <w:lastRenderedPageBreak/>
        <w:t>FLVR – PID $1502 – Secondary Fuel Pump Control Circuit</w:t>
      </w:r>
      <w:bookmarkEnd w:id="605"/>
      <w:bookmarkEnd w:id="60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$1502</w:t>
            </w:r>
          </w:p>
        </w:tc>
        <w:tc>
          <w:tcPr>
            <w:tcW w:w="2880" w:type="dxa"/>
            <w:tcBorders>
              <w:top w:val="nil"/>
            </w:tcBorders>
          </w:tcPr>
          <w:p w:rsidR="00FF4F2F" w:rsidRDefault="00FF4F2F">
            <w:pPr>
              <w:rPr>
                <w:rFonts w:ascii="Arial" w:hAnsi="Arial"/>
                <w:sz w:val="16"/>
              </w:rPr>
            </w:pPr>
            <w:r>
              <w:rPr>
                <w:rFonts w:ascii="Arial" w:hAnsi="Arial"/>
                <w:sz w:val="16"/>
              </w:rPr>
              <w:t>Secondary Fuel Pump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Fuel Pump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Fuel Pump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Fuel Pump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Secondary Fuel Pump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secondary fuel pump output along with the status of its associated short to ground, open circuit, and short to power tests used to report DTC P2632.</w:t>
      </w:r>
    </w:p>
    <w:p w:rsidR="00FF4F2F" w:rsidRDefault="00FF4F2F">
      <w:pPr>
        <w:keepNext w:val="0"/>
        <w:keepLines w:val="0"/>
      </w:pPr>
    </w:p>
    <w:p w:rsidR="00FF4F2F" w:rsidRDefault="00FF4F2F">
      <w:pPr>
        <w:pStyle w:val="Heading3"/>
      </w:pPr>
      <w:bookmarkStart w:id="608" w:name="_Toc17862195"/>
      <w:bookmarkStart w:id="609" w:name="_Toc223513009"/>
      <w:r>
        <w:t>GENR – PID $1503 – Generator L-Terminal Control Circuit</w:t>
      </w:r>
      <w:bookmarkEnd w:id="608"/>
      <w:bookmarkEnd w:id="60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$1503</w:t>
            </w:r>
          </w:p>
        </w:tc>
        <w:tc>
          <w:tcPr>
            <w:tcW w:w="2880" w:type="dxa"/>
            <w:tcBorders>
              <w:top w:val="nil"/>
            </w:tcBorders>
          </w:tcPr>
          <w:p w:rsidR="00FF4F2F" w:rsidRDefault="00FF4F2F">
            <w:pPr>
              <w:rPr>
                <w:rFonts w:ascii="Arial" w:hAnsi="Arial"/>
                <w:sz w:val="16"/>
              </w:rPr>
            </w:pPr>
            <w:r>
              <w:rPr>
                <w:rFonts w:ascii="Arial" w:hAnsi="Arial"/>
                <w:sz w:val="16"/>
              </w:rPr>
              <w:t>Generator L-Terminal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Generator L-Terminal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Generator L-Terminal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Generator L-Terminal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Generator L-Terminal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 xml:space="preserve">This PID contains the commanded state of the generator L-terminal output (the output is considered to be commanded on if its duty cycle is not zero) along with the status of its associated short to ground, open circuit, and short to power tests used to report DTC </w:t>
      </w:r>
      <w:r w:rsidR="004E1EA3">
        <w:t>P0621</w:t>
      </w:r>
      <w:r>
        <w:t>.</w:t>
      </w:r>
    </w:p>
    <w:p w:rsidR="00FF4F2F" w:rsidRDefault="00FF4F2F"/>
    <w:p w:rsidR="00FF4F2F" w:rsidRDefault="00FF4F2F">
      <w:r>
        <w:t>In generator electrical architectures that support regulated voltage control (RVC), the generator L-terminal duty cycle is only commanded to zero if the engine is not running.  In generator electrical architectures that do not support RVC, the generator L-terminal is commanded off and on by commanding duty cycles of 0% and 100%, respectively.</w:t>
      </w:r>
    </w:p>
    <w:p w:rsidR="00FF4F2F" w:rsidRDefault="00FF4F2F"/>
    <w:p w:rsidR="00FF4F2F" w:rsidRDefault="00FF4F2F">
      <w:r>
        <w:t>When the Generator L-Terminal Short to Ground Test Status has a value of Failed, the generator L-terminal has either shorted to ground or has been pulled to ground by the generator (the generator pulls the L-terminal to ground when the generator has detected an internal failure).</w:t>
      </w:r>
    </w:p>
    <w:p w:rsidR="00FF4F2F" w:rsidRDefault="00FF4F2F">
      <w:pPr>
        <w:keepNext w:val="0"/>
        <w:keepLines w:val="0"/>
      </w:pPr>
    </w:p>
    <w:p w:rsidR="00FF4F2F" w:rsidRDefault="00FF4F2F">
      <w:pPr>
        <w:pStyle w:val="Heading3"/>
      </w:pPr>
      <w:bookmarkStart w:id="610" w:name="_Toc17862196"/>
      <w:bookmarkStart w:id="611" w:name="_Toc223513010"/>
      <w:r>
        <w:lastRenderedPageBreak/>
        <w:t>TPSR – PID $150A – Maximum Throttle Position</w:t>
      </w:r>
      <w:bookmarkEnd w:id="610"/>
      <w:bookmarkEnd w:id="61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$150A</w:t>
            </w:r>
          </w:p>
        </w:tc>
        <w:tc>
          <w:tcPr>
            <w:tcW w:w="2880" w:type="dxa"/>
            <w:tcBorders>
              <w:top w:val="nil"/>
            </w:tcBorders>
          </w:tcPr>
          <w:p w:rsidR="00FF4F2F" w:rsidRDefault="00FF4F2F">
            <w:pPr>
              <w:rPr>
                <w:rFonts w:ascii="Arial" w:hAnsi="Arial"/>
                <w:sz w:val="16"/>
              </w:rPr>
            </w:pPr>
            <w:r>
              <w:rPr>
                <w:rFonts w:ascii="Arial" w:hAnsi="Arial"/>
                <w:sz w:val="16"/>
              </w:rPr>
              <w:t>Maximum Throttle Position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maximum throttle position observed during the wide open throttle (WOT) self test device control.</w:t>
      </w:r>
    </w:p>
    <w:p w:rsidR="00FF4F2F" w:rsidRDefault="00FF4F2F">
      <w:pPr>
        <w:keepNext w:val="0"/>
        <w:keepLines w:val="0"/>
      </w:pPr>
    </w:p>
    <w:p w:rsidR="00FF4F2F" w:rsidRDefault="00FF4F2F">
      <w:pPr>
        <w:pStyle w:val="Heading3"/>
      </w:pPr>
      <w:bookmarkStart w:id="612" w:name="_Toc17862197"/>
      <w:bookmarkStart w:id="613" w:name="_Toc223513011"/>
      <w:r>
        <w:t>CRZR – PID $150C – Cruise Control Status</w:t>
      </w:r>
      <w:bookmarkEnd w:id="612"/>
      <w:bookmarkEnd w:id="61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$150C</w:t>
            </w:r>
          </w:p>
        </w:tc>
        <w:tc>
          <w:tcPr>
            <w:tcW w:w="2880" w:type="dxa"/>
            <w:tcBorders>
              <w:top w:val="nil"/>
            </w:tcBorders>
          </w:tcPr>
          <w:p w:rsidR="00FF4F2F" w:rsidRDefault="00FF4F2F">
            <w:pPr>
              <w:rPr>
                <w:rFonts w:ascii="Arial" w:hAnsi="Arial"/>
                <w:sz w:val="16"/>
              </w:rPr>
            </w:pPr>
            <w:r>
              <w:rPr>
                <w:rFonts w:ascii="Arial" w:hAnsi="Arial"/>
                <w:sz w:val="16"/>
              </w:rPr>
              <w:t>Cruise Control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Cruise Control Switch Fault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Cruise Control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Cruise Control Cancel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Cruise Control Speed Decrease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Cruise Control Speed Increase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Cruise Control Resume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Cruise Control Set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Cruise Control On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cruise control system.  The content of each of these signals is described below.</w:t>
      </w:r>
    </w:p>
    <w:p w:rsidR="00FF4F2F" w:rsidRDefault="00FF4F2F"/>
    <w:p w:rsidR="00FF4F2F" w:rsidRDefault="00FF4F2F">
      <w:r>
        <w:t>Cruise Control Switch Fault indicates that a failure of the cruise control switches has been detected (and a corresponding DTC has been stored) within the platform electronics.  In GMLAN cruise control electrical architectures, this signal is based upon the failure information for the cruise control switches received over serial communication from the platform electronics.  A value of False will always be provided for this signal in Class 2 cruise control electrical architectures.</w:t>
      </w:r>
    </w:p>
    <w:p w:rsidR="00FF4F2F" w:rsidRDefault="00FF4F2F"/>
    <w:p w:rsidR="00FF4F2F" w:rsidRDefault="00FF4F2F">
      <w:r>
        <w:t>Cruise Control Active indicates that the cruise control system is in an active cruise control mode (i.e., the vehicle’s speed is being controlled).</w:t>
      </w:r>
    </w:p>
    <w:p w:rsidR="00FF4F2F" w:rsidRDefault="00FF4F2F"/>
    <w:p w:rsidR="00FF4F2F" w:rsidRDefault="00FF4F2F">
      <w:r>
        <w:t>Cruise Control Cancel Switch Active indicates the state of the cruise control cancel switch.  In cruise control electrical architectures from PPEI 3.x or later, this signal is based upon the state of the cruise control cancel switch received over serial communication from the platform electronics.  In cruise control electrical architectures that precede PPEI 3.x, this signal is based upon the state of the cruise control cancel request, which is based upon the state of the cruise control cancel switch as well as other criteria, received over serial communication from the platform electronics.</w:t>
      </w:r>
    </w:p>
    <w:p w:rsidR="00FF4F2F" w:rsidRDefault="00FF4F2F">
      <w:pPr>
        <w:keepNext w:val="0"/>
        <w:keepLines w:val="0"/>
      </w:pPr>
    </w:p>
    <w:p w:rsidR="00FF4F2F" w:rsidRDefault="00FF4F2F">
      <w:r>
        <w:lastRenderedPageBreak/>
        <w:t>Cruise Control Speed Decrease Switch Active indicates the state of the cruise control speed decrease switch.  In cruise control electrical architectures from PPEI 3.x or later, this signal is based upon the state of the cruise control speed decrease switch received over serial communication from the platform electronics.  In cruise control electrical architectures that precede PPEI 3.x, a value of False will always be provided for this signal.</w:t>
      </w:r>
    </w:p>
    <w:p w:rsidR="00FF4F2F" w:rsidRDefault="00FF4F2F"/>
    <w:p w:rsidR="00FF4F2F" w:rsidRDefault="00FF4F2F">
      <w:r>
        <w:t>Cruise Control Speed Increase Switch Active indicates the state of the cruise control speed increase switch.  In cruise control electrical architectures from PPEI 3.x or later, this signal is based upon the state of the cruise control speed increase switch received over serial communication from the platform electronics.  In cruise control electrical architectures that precede PPEI 3.x, a value of False will always be provided for this signal.</w:t>
      </w:r>
    </w:p>
    <w:p w:rsidR="00FF4F2F" w:rsidRDefault="00FF4F2F">
      <w:pPr>
        <w:keepNext w:val="0"/>
        <w:keepLines w:val="0"/>
      </w:pPr>
    </w:p>
    <w:p w:rsidR="00FF4F2F" w:rsidRDefault="00FF4F2F">
      <w:r>
        <w:t>Cruise Control Resume Switch Active indicates the state of the cruise control resume switch.  In GMLAN cruise control electrical architectures, this signal is based upon the state of the cruise control resume switch received over serial communication from the platform electronics.  In Class 2 cruise control electrical architectures, this signal is based upon the hardwire cruise switch input to the ECM.</w:t>
      </w:r>
    </w:p>
    <w:p w:rsidR="00FF4F2F" w:rsidRDefault="00FF4F2F"/>
    <w:p w:rsidR="00FF4F2F" w:rsidRDefault="00FF4F2F">
      <w:r>
        <w:t>Cruise Control Set Switch Active indicates the state of the cruise control set switch.  In GMLAN cruise control electrical architectures, this signal is based upon the state of the cruise control set switch received over serial communication from the platform electronics.  In Class 2 cruise control electrical architectures, this signal is based upon the hardwire cruise switch input to the ECM.</w:t>
      </w:r>
    </w:p>
    <w:p w:rsidR="00FF4F2F" w:rsidRDefault="00FF4F2F"/>
    <w:p w:rsidR="00FF4F2F" w:rsidRDefault="00FF4F2F">
      <w:r>
        <w:t>Cruise Control On Switch Active indicates the state of the cruise control on switch.  In GMLAN cruise control electrical architectures, this signal is based upon the state of the cruise control on switch received over serial communication from the platform electronics.  In Class 2 cruise control electrical architectures, this signal is based upon the hardwire cruise switch input to the ECM.</w:t>
      </w:r>
    </w:p>
    <w:p w:rsidR="00FF4F2F" w:rsidRDefault="00FF4F2F">
      <w:pPr>
        <w:keepNext w:val="0"/>
        <w:keepLines w:val="0"/>
      </w:pPr>
    </w:p>
    <w:p w:rsidR="00FF4F2F" w:rsidRDefault="00FF4F2F">
      <w:pPr>
        <w:pStyle w:val="Heading3"/>
      </w:pPr>
      <w:bookmarkStart w:id="614" w:name="_Toc17862198"/>
      <w:bookmarkStart w:id="615" w:name="_Toc223513012"/>
      <w:r>
        <w:t>BBVR – PID $150D – Brake Booster Vacuum Pressure</w:t>
      </w:r>
      <w:bookmarkEnd w:id="614"/>
      <w:bookmarkEnd w:id="61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$150D</w:t>
            </w:r>
          </w:p>
        </w:tc>
        <w:tc>
          <w:tcPr>
            <w:tcW w:w="2880" w:type="dxa"/>
            <w:tcBorders>
              <w:top w:val="nil"/>
            </w:tcBorders>
          </w:tcPr>
          <w:p w:rsidR="00FF4F2F" w:rsidRDefault="00FF4F2F">
            <w:pPr>
              <w:rPr>
                <w:rFonts w:ascii="Arial" w:hAnsi="Arial"/>
                <w:sz w:val="16"/>
              </w:rPr>
            </w:pPr>
            <w:r>
              <w:rPr>
                <w:rFonts w:ascii="Arial" w:hAnsi="Arial"/>
                <w:sz w:val="16"/>
              </w:rPr>
              <w:t>Brake Booster Vacuum Pressure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10.3321 - 104.4280 kPa</w:t>
            </w:r>
          </w:p>
        </w:tc>
        <w:tc>
          <w:tcPr>
            <w:tcW w:w="2160" w:type="dxa"/>
            <w:tcBorders>
              <w:top w:val="nil"/>
            </w:tcBorders>
          </w:tcPr>
          <w:p w:rsidR="00FF4F2F" w:rsidRDefault="00FF4F2F">
            <w:pPr>
              <w:rPr>
                <w:rFonts w:ascii="Arial" w:hAnsi="Arial"/>
                <w:sz w:val="16"/>
              </w:rPr>
            </w:pPr>
            <w:r>
              <w:rPr>
                <w:rFonts w:ascii="Arial" w:hAnsi="Arial"/>
                <w:sz w:val="16"/>
              </w:rPr>
              <w:t>E = (N + 28) / 2.71</w:t>
            </w:r>
          </w:p>
        </w:tc>
      </w:tr>
    </w:tbl>
    <w:p w:rsidR="00FF4F2F" w:rsidRDefault="00FF4F2F"/>
    <w:p w:rsidR="00FF4F2F" w:rsidRDefault="00FF4F2F">
      <w:r>
        <w:t>This PID contains the undefaulted, unfiltered brake booster vacuum pressure measured by a sensor.</w:t>
      </w:r>
    </w:p>
    <w:p w:rsidR="00FF4F2F" w:rsidRDefault="00FF4F2F">
      <w:pPr>
        <w:keepNext w:val="0"/>
        <w:keepLines w:val="0"/>
      </w:pPr>
    </w:p>
    <w:p w:rsidR="00FF4F2F" w:rsidRDefault="00FF4F2F">
      <w:pPr>
        <w:pStyle w:val="Heading3"/>
      </w:pPr>
      <w:bookmarkStart w:id="616" w:name="_Toc17862199"/>
      <w:bookmarkStart w:id="617" w:name="_Toc223513013"/>
      <w:r>
        <w:lastRenderedPageBreak/>
        <w:t>ACCR – PID $150E – Air Conditioning Disengage History 1</w:t>
      </w:r>
      <w:bookmarkEnd w:id="616"/>
      <w:bookmarkEnd w:id="61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$150E</w:t>
            </w:r>
          </w:p>
        </w:tc>
        <w:tc>
          <w:tcPr>
            <w:tcW w:w="2880" w:type="dxa"/>
            <w:tcBorders>
              <w:top w:val="nil"/>
            </w:tcBorders>
          </w:tcPr>
          <w:p w:rsidR="00FF4F2F" w:rsidRDefault="00FF4F2F">
            <w:pPr>
              <w:rPr>
                <w:rFonts w:ascii="Arial" w:hAnsi="Arial"/>
                <w:sz w:val="16"/>
              </w:rPr>
            </w:pPr>
            <w:r>
              <w:rPr>
                <w:rFonts w:ascii="Arial" w:hAnsi="Arial"/>
                <w:sz w:val="16"/>
              </w:rPr>
              <w:t>Air Conditioning Disengage History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DE2E05" w:rsidRDefault="00FF4F2F" w:rsidP="00DE2E05">
            <w:pPr>
              <w:rPr>
                <w:rFonts w:ascii="Arial" w:hAnsi="Arial"/>
                <w:sz w:val="16"/>
              </w:rPr>
            </w:pPr>
            <w:r>
              <w:rPr>
                <w:rFonts w:ascii="Arial" w:hAnsi="Arial"/>
                <w:sz w:val="16"/>
              </w:rPr>
              <w:t>$</w:t>
            </w:r>
            <w:r w:rsidR="00DE2E05">
              <w:rPr>
                <w:rFonts w:ascii="Arial" w:hAnsi="Arial"/>
                <w:sz w:val="16"/>
              </w:rPr>
              <w:t>0</w:t>
            </w:r>
            <w:r>
              <w:rPr>
                <w:rFonts w:ascii="Arial" w:hAnsi="Arial"/>
                <w:sz w:val="16"/>
              </w:rPr>
              <w:t xml:space="preserve">0=None; </w:t>
            </w:r>
            <w:r>
              <w:rPr>
                <w:rFonts w:ascii="Arial" w:hAnsi="Arial"/>
                <w:sz w:val="16"/>
              </w:rPr>
              <w:br/>
              <w:t>$</w:t>
            </w:r>
            <w:r w:rsidR="00DE2E05">
              <w:rPr>
                <w:rFonts w:ascii="Arial" w:hAnsi="Arial"/>
                <w:sz w:val="16"/>
              </w:rPr>
              <w:t>0</w:t>
            </w:r>
            <w:r>
              <w:rPr>
                <w:rFonts w:ascii="Arial" w:hAnsi="Arial"/>
                <w:sz w:val="16"/>
              </w:rPr>
              <w:t xml:space="preserve">1=AC Protection – High Side Fluid Pressure; </w:t>
            </w:r>
            <w:r>
              <w:rPr>
                <w:rFonts w:ascii="Arial" w:hAnsi="Arial"/>
                <w:sz w:val="16"/>
              </w:rPr>
              <w:br/>
              <w:t>$</w:t>
            </w:r>
            <w:r w:rsidR="00DE2E05">
              <w:rPr>
                <w:rFonts w:ascii="Arial" w:hAnsi="Arial"/>
                <w:sz w:val="16"/>
              </w:rPr>
              <w:t>0</w:t>
            </w:r>
            <w:r>
              <w:rPr>
                <w:rFonts w:ascii="Arial" w:hAnsi="Arial"/>
                <w:sz w:val="16"/>
              </w:rPr>
              <w:t xml:space="preserve">2=AC Protection – Engine Speed; </w:t>
            </w:r>
            <w:r>
              <w:rPr>
                <w:rFonts w:ascii="Arial" w:hAnsi="Arial"/>
                <w:sz w:val="16"/>
              </w:rPr>
              <w:br/>
              <w:t>$</w:t>
            </w:r>
            <w:r w:rsidR="00DE2E05">
              <w:rPr>
                <w:rFonts w:ascii="Arial" w:hAnsi="Arial"/>
                <w:sz w:val="16"/>
              </w:rPr>
              <w:t>0</w:t>
            </w:r>
            <w:r>
              <w:rPr>
                <w:rFonts w:ascii="Arial" w:hAnsi="Arial"/>
                <w:sz w:val="16"/>
              </w:rPr>
              <w:t xml:space="preserve">3=AC Protection – </w:t>
            </w:r>
            <w:smartTag w:uri="urn:schemas-microsoft-com:office:smarttags" w:element="place">
              <w:r>
                <w:rPr>
                  <w:rFonts w:ascii="Arial" w:hAnsi="Arial"/>
                  <w:sz w:val="16"/>
                </w:rPr>
                <w:t>Battery</w:t>
              </w:r>
            </w:smartTag>
            <w:r>
              <w:rPr>
                <w:rFonts w:ascii="Arial" w:hAnsi="Arial"/>
                <w:sz w:val="16"/>
              </w:rPr>
              <w:t xml:space="preserve"> Voltage; </w:t>
            </w:r>
            <w:r>
              <w:rPr>
                <w:rFonts w:ascii="Arial" w:hAnsi="Arial"/>
                <w:sz w:val="16"/>
              </w:rPr>
              <w:br/>
              <w:t>$</w:t>
            </w:r>
            <w:r w:rsidR="00DE2E05">
              <w:rPr>
                <w:rFonts w:ascii="Arial" w:hAnsi="Arial"/>
                <w:sz w:val="16"/>
              </w:rPr>
              <w:t>0</w:t>
            </w:r>
            <w:r>
              <w:rPr>
                <w:rFonts w:ascii="Arial" w:hAnsi="Arial"/>
                <w:sz w:val="16"/>
              </w:rPr>
              <w:t xml:space="preserve">4=Engine Stall Prevention; </w:t>
            </w:r>
            <w:r>
              <w:rPr>
                <w:rFonts w:ascii="Arial" w:hAnsi="Arial"/>
                <w:sz w:val="16"/>
              </w:rPr>
              <w:br/>
              <w:t>$</w:t>
            </w:r>
            <w:r w:rsidR="00DE2E05">
              <w:rPr>
                <w:rFonts w:ascii="Arial" w:hAnsi="Arial"/>
                <w:sz w:val="16"/>
              </w:rPr>
              <w:t>0</w:t>
            </w:r>
            <w:r>
              <w:rPr>
                <w:rFonts w:ascii="Arial" w:hAnsi="Arial"/>
                <w:sz w:val="16"/>
              </w:rPr>
              <w:t xml:space="preserve">5=Engine Speed Stabilization; </w:t>
            </w:r>
            <w:r>
              <w:rPr>
                <w:rFonts w:ascii="Arial" w:hAnsi="Arial"/>
                <w:sz w:val="16"/>
              </w:rPr>
              <w:br/>
              <w:t>$</w:t>
            </w:r>
            <w:r w:rsidR="00DE2E05">
              <w:rPr>
                <w:rFonts w:ascii="Arial" w:hAnsi="Arial"/>
                <w:sz w:val="16"/>
              </w:rPr>
              <w:t>0</w:t>
            </w:r>
            <w:r>
              <w:rPr>
                <w:rFonts w:ascii="Arial" w:hAnsi="Arial"/>
                <w:sz w:val="16"/>
              </w:rPr>
              <w:t xml:space="preserve">6=Wide Open Throttle; </w:t>
            </w:r>
            <w:r>
              <w:rPr>
                <w:rFonts w:ascii="Arial" w:hAnsi="Arial"/>
                <w:sz w:val="16"/>
              </w:rPr>
              <w:br/>
              <w:t>$</w:t>
            </w:r>
            <w:r w:rsidR="00DE2E05">
              <w:rPr>
                <w:rFonts w:ascii="Arial" w:hAnsi="Arial"/>
                <w:sz w:val="16"/>
              </w:rPr>
              <w:t>0</w:t>
            </w:r>
            <w:r>
              <w:rPr>
                <w:rFonts w:ascii="Arial" w:hAnsi="Arial"/>
                <w:sz w:val="16"/>
              </w:rPr>
              <w:t xml:space="preserve">7=Vehicle Launch Performance; </w:t>
            </w:r>
            <w:r>
              <w:rPr>
                <w:rFonts w:ascii="Arial" w:hAnsi="Arial"/>
                <w:sz w:val="16"/>
              </w:rPr>
              <w:br/>
              <w:t>$</w:t>
            </w:r>
            <w:r w:rsidR="00DE2E05">
              <w:rPr>
                <w:rFonts w:ascii="Arial" w:hAnsi="Arial"/>
                <w:sz w:val="16"/>
              </w:rPr>
              <w:t>0</w:t>
            </w:r>
            <w:r>
              <w:rPr>
                <w:rFonts w:ascii="Arial" w:hAnsi="Arial"/>
                <w:sz w:val="16"/>
              </w:rPr>
              <w:t>8=High Coolant Temperature</w:t>
            </w:r>
            <w:r w:rsidR="00DE2E05">
              <w:rPr>
                <w:rFonts w:ascii="Arial" w:hAnsi="Arial"/>
                <w:sz w:val="16"/>
              </w:rPr>
              <w:t>;</w:t>
            </w:r>
          </w:p>
          <w:p w:rsidR="00DE2E05" w:rsidRDefault="00DE2E05" w:rsidP="00DE2E05">
            <w:pPr>
              <w:rPr>
                <w:rFonts w:ascii="Arial" w:hAnsi="Arial"/>
                <w:sz w:val="16"/>
              </w:rPr>
            </w:pPr>
            <w:r>
              <w:rPr>
                <w:rFonts w:ascii="Arial" w:hAnsi="Arial"/>
                <w:sz w:val="16"/>
              </w:rPr>
              <w:t>$09=Reserved;</w:t>
            </w:r>
          </w:p>
          <w:p w:rsidR="00DE2E05" w:rsidRDefault="00DE2E05" w:rsidP="00DE2E05">
            <w:pPr>
              <w:rPr>
                <w:rFonts w:ascii="Arial" w:hAnsi="Arial"/>
                <w:sz w:val="16"/>
              </w:rPr>
            </w:pPr>
            <w:r>
              <w:rPr>
                <w:rFonts w:ascii="Arial" w:hAnsi="Arial"/>
                <w:sz w:val="16"/>
              </w:rPr>
              <w:t>$0A=Reserved;</w:t>
            </w:r>
          </w:p>
          <w:p w:rsidR="00DE2E05" w:rsidRDefault="00DE2E05" w:rsidP="00DE2E05">
            <w:pPr>
              <w:rPr>
                <w:rFonts w:ascii="Arial" w:hAnsi="Arial"/>
                <w:sz w:val="16"/>
              </w:rPr>
            </w:pPr>
            <w:r>
              <w:rPr>
                <w:rFonts w:ascii="Arial" w:hAnsi="Arial"/>
                <w:sz w:val="16"/>
              </w:rPr>
              <w:t>$0B=Reserved;</w:t>
            </w:r>
          </w:p>
          <w:p w:rsidR="00DE2E05" w:rsidRDefault="00DE2E05" w:rsidP="00DE2E05">
            <w:pPr>
              <w:rPr>
                <w:rFonts w:ascii="Arial" w:hAnsi="Arial"/>
                <w:sz w:val="16"/>
              </w:rPr>
            </w:pPr>
            <w:r>
              <w:rPr>
                <w:rFonts w:ascii="Arial" w:hAnsi="Arial"/>
                <w:sz w:val="16"/>
              </w:rPr>
              <w:t>$0C=Reserved;</w:t>
            </w:r>
          </w:p>
          <w:p w:rsidR="00DE2E05" w:rsidRPr="005C5F87" w:rsidRDefault="00DE2E05" w:rsidP="00DE2E05">
            <w:pPr>
              <w:rPr>
                <w:rFonts w:ascii="Arial" w:hAnsi="Arial"/>
                <w:sz w:val="16"/>
              </w:rPr>
            </w:pPr>
            <w:r>
              <w:rPr>
                <w:rFonts w:ascii="Arial" w:hAnsi="Arial"/>
                <w:sz w:val="16"/>
              </w:rPr>
              <w:t>$0D=Reserved;</w:t>
            </w:r>
          </w:p>
          <w:p w:rsidR="00FF4F2F" w:rsidRDefault="00DE2E05" w:rsidP="00DE2E05">
            <w:pPr>
              <w:rPr>
                <w:rFonts w:ascii="Arial" w:hAnsi="Arial"/>
                <w:sz w:val="16"/>
              </w:rPr>
            </w:pPr>
            <w:r w:rsidRPr="005C5F87">
              <w:rPr>
                <w:rFonts w:ascii="Arial" w:hAnsi="Arial" w:cs="Arial"/>
                <w:sz w:val="16"/>
                <w:szCs w:val="16"/>
              </w:rPr>
              <w:t>$0E=AC Relay Fault</w:t>
            </w:r>
          </w:p>
        </w:tc>
      </w:tr>
    </w:tbl>
    <w:p w:rsidR="00FF4F2F" w:rsidRDefault="00FF4F2F"/>
    <w:p w:rsidR="00FF4F2F" w:rsidRDefault="00FF4F2F">
      <w:r>
        <w:t>This PID contains one of the last eight reasons that powertrain has disengaged the air conditioning compressor.  A FIFO history buffer, which retains its contents over a battery disconnect, is used to store these reasons with reason 1 containing the most recent reason.  If the most recent reason in the history buffer is the same as the current reason, the history buffer is not updated.  If powertrain has already commanded disengagement of the air conditioning compressor for a reason other than a platform request, and a new disengagement reason exists, the new reason is placed in the history buffer.</w:t>
      </w:r>
    </w:p>
    <w:p w:rsidR="00FF4F2F" w:rsidRDefault="00FF4F2F">
      <w:pPr>
        <w:keepNext w:val="0"/>
        <w:keepLines w:val="0"/>
      </w:pPr>
    </w:p>
    <w:p w:rsidR="00FF4F2F" w:rsidRDefault="00FF4F2F">
      <w:pPr>
        <w:pStyle w:val="Heading3"/>
      </w:pPr>
      <w:bookmarkStart w:id="618" w:name="_Toc17862200"/>
      <w:bookmarkStart w:id="619" w:name="_Toc223513014"/>
      <w:r>
        <w:lastRenderedPageBreak/>
        <w:t>ACCR – PID $150F – Air Conditioning Disengage History 2</w:t>
      </w:r>
      <w:bookmarkEnd w:id="618"/>
      <w:bookmarkEnd w:id="61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$150F</w:t>
            </w:r>
          </w:p>
        </w:tc>
        <w:tc>
          <w:tcPr>
            <w:tcW w:w="2880" w:type="dxa"/>
            <w:tcBorders>
              <w:top w:val="nil"/>
            </w:tcBorders>
          </w:tcPr>
          <w:p w:rsidR="00FF4F2F" w:rsidRDefault="00FF4F2F">
            <w:pPr>
              <w:rPr>
                <w:rFonts w:ascii="Arial" w:hAnsi="Arial"/>
                <w:sz w:val="16"/>
              </w:rPr>
            </w:pPr>
            <w:r>
              <w:rPr>
                <w:rFonts w:ascii="Arial" w:hAnsi="Arial"/>
                <w:sz w:val="16"/>
              </w:rPr>
              <w:t>Air Conditioning Disengage History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DE2E05" w:rsidRDefault="00FF4F2F" w:rsidP="00DE2E05">
            <w:pPr>
              <w:rPr>
                <w:rFonts w:ascii="Arial" w:hAnsi="Arial"/>
                <w:sz w:val="16"/>
              </w:rPr>
            </w:pPr>
            <w:r>
              <w:rPr>
                <w:rFonts w:ascii="Arial" w:hAnsi="Arial"/>
                <w:sz w:val="16"/>
              </w:rPr>
              <w:t>$</w:t>
            </w:r>
            <w:r w:rsidR="00DE2E05">
              <w:rPr>
                <w:rFonts w:ascii="Arial" w:hAnsi="Arial"/>
                <w:sz w:val="16"/>
              </w:rPr>
              <w:t>0</w:t>
            </w:r>
            <w:r>
              <w:rPr>
                <w:rFonts w:ascii="Arial" w:hAnsi="Arial"/>
                <w:sz w:val="16"/>
              </w:rPr>
              <w:t xml:space="preserve">0=None; </w:t>
            </w:r>
            <w:r>
              <w:rPr>
                <w:rFonts w:ascii="Arial" w:hAnsi="Arial"/>
                <w:sz w:val="16"/>
              </w:rPr>
              <w:br/>
              <w:t>$</w:t>
            </w:r>
            <w:r w:rsidR="00DE2E05">
              <w:rPr>
                <w:rFonts w:ascii="Arial" w:hAnsi="Arial"/>
                <w:sz w:val="16"/>
              </w:rPr>
              <w:t>0</w:t>
            </w:r>
            <w:r>
              <w:rPr>
                <w:rFonts w:ascii="Arial" w:hAnsi="Arial"/>
                <w:sz w:val="16"/>
              </w:rPr>
              <w:t xml:space="preserve">1=AC Protection – High Side Fluid Pressure; </w:t>
            </w:r>
            <w:r>
              <w:rPr>
                <w:rFonts w:ascii="Arial" w:hAnsi="Arial"/>
                <w:sz w:val="16"/>
              </w:rPr>
              <w:br/>
              <w:t>$</w:t>
            </w:r>
            <w:r w:rsidR="00DE2E05">
              <w:rPr>
                <w:rFonts w:ascii="Arial" w:hAnsi="Arial"/>
                <w:sz w:val="16"/>
              </w:rPr>
              <w:t>0</w:t>
            </w:r>
            <w:r>
              <w:rPr>
                <w:rFonts w:ascii="Arial" w:hAnsi="Arial"/>
                <w:sz w:val="16"/>
              </w:rPr>
              <w:t xml:space="preserve">2=AC Protection – Engine Speed; </w:t>
            </w:r>
            <w:r>
              <w:rPr>
                <w:rFonts w:ascii="Arial" w:hAnsi="Arial"/>
                <w:sz w:val="16"/>
              </w:rPr>
              <w:br/>
              <w:t>$</w:t>
            </w:r>
            <w:r w:rsidR="00DE2E05">
              <w:rPr>
                <w:rFonts w:ascii="Arial" w:hAnsi="Arial"/>
                <w:sz w:val="16"/>
              </w:rPr>
              <w:t>0</w:t>
            </w:r>
            <w:r>
              <w:rPr>
                <w:rFonts w:ascii="Arial" w:hAnsi="Arial"/>
                <w:sz w:val="16"/>
              </w:rPr>
              <w:t xml:space="preserve">3=AC Protection – </w:t>
            </w:r>
            <w:smartTag w:uri="urn:schemas-microsoft-com:office:smarttags" w:element="place">
              <w:r>
                <w:rPr>
                  <w:rFonts w:ascii="Arial" w:hAnsi="Arial"/>
                  <w:sz w:val="16"/>
                </w:rPr>
                <w:t>Battery</w:t>
              </w:r>
            </w:smartTag>
            <w:r>
              <w:rPr>
                <w:rFonts w:ascii="Arial" w:hAnsi="Arial"/>
                <w:sz w:val="16"/>
              </w:rPr>
              <w:t xml:space="preserve"> Voltage; </w:t>
            </w:r>
            <w:r>
              <w:rPr>
                <w:rFonts w:ascii="Arial" w:hAnsi="Arial"/>
                <w:sz w:val="16"/>
              </w:rPr>
              <w:br/>
              <w:t>$</w:t>
            </w:r>
            <w:r w:rsidR="00DE2E05">
              <w:rPr>
                <w:rFonts w:ascii="Arial" w:hAnsi="Arial"/>
                <w:sz w:val="16"/>
              </w:rPr>
              <w:t>0</w:t>
            </w:r>
            <w:r>
              <w:rPr>
                <w:rFonts w:ascii="Arial" w:hAnsi="Arial"/>
                <w:sz w:val="16"/>
              </w:rPr>
              <w:t xml:space="preserve">4=Engine Stall Prevention; </w:t>
            </w:r>
            <w:r>
              <w:rPr>
                <w:rFonts w:ascii="Arial" w:hAnsi="Arial"/>
                <w:sz w:val="16"/>
              </w:rPr>
              <w:br/>
              <w:t>$</w:t>
            </w:r>
            <w:r w:rsidR="00DE2E05">
              <w:rPr>
                <w:rFonts w:ascii="Arial" w:hAnsi="Arial"/>
                <w:sz w:val="16"/>
              </w:rPr>
              <w:t>0</w:t>
            </w:r>
            <w:r>
              <w:rPr>
                <w:rFonts w:ascii="Arial" w:hAnsi="Arial"/>
                <w:sz w:val="16"/>
              </w:rPr>
              <w:t xml:space="preserve">5=Engine Speed Stabilization; </w:t>
            </w:r>
            <w:r>
              <w:rPr>
                <w:rFonts w:ascii="Arial" w:hAnsi="Arial"/>
                <w:sz w:val="16"/>
              </w:rPr>
              <w:br/>
              <w:t>$</w:t>
            </w:r>
            <w:r w:rsidR="00DE2E05">
              <w:rPr>
                <w:rFonts w:ascii="Arial" w:hAnsi="Arial"/>
                <w:sz w:val="16"/>
              </w:rPr>
              <w:t>0</w:t>
            </w:r>
            <w:r>
              <w:rPr>
                <w:rFonts w:ascii="Arial" w:hAnsi="Arial"/>
                <w:sz w:val="16"/>
              </w:rPr>
              <w:t xml:space="preserve">6=Wide Open Throttle; </w:t>
            </w:r>
            <w:r>
              <w:rPr>
                <w:rFonts w:ascii="Arial" w:hAnsi="Arial"/>
                <w:sz w:val="16"/>
              </w:rPr>
              <w:br/>
              <w:t>$</w:t>
            </w:r>
            <w:r w:rsidR="00DE2E05">
              <w:rPr>
                <w:rFonts w:ascii="Arial" w:hAnsi="Arial"/>
                <w:sz w:val="16"/>
              </w:rPr>
              <w:t>0</w:t>
            </w:r>
            <w:r>
              <w:rPr>
                <w:rFonts w:ascii="Arial" w:hAnsi="Arial"/>
                <w:sz w:val="16"/>
              </w:rPr>
              <w:t xml:space="preserve">7=Vehicle Launch Performance; </w:t>
            </w:r>
            <w:r>
              <w:rPr>
                <w:rFonts w:ascii="Arial" w:hAnsi="Arial"/>
                <w:sz w:val="16"/>
              </w:rPr>
              <w:br/>
              <w:t>$</w:t>
            </w:r>
            <w:r w:rsidR="00DE2E05">
              <w:rPr>
                <w:rFonts w:ascii="Arial" w:hAnsi="Arial"/>
                <w:sz w:val="16"/>
              </w:rPr>
              <w:t>0</w:t>
            </w:r>
            <w:r>
              <w:rPr>
                <w:rFonts w:ascii="Arial" w:hAnsi="Arial"/>
                <w:sz w:val="16"/>
              </w:rPr>
              <w:t>8=High Coolant Temperature</w:t>
            </w:r>
            <w:r w:rsidR="00DE2E05">
              <w:rPr>
                <w:rFonts w:ascii="Arial" w:hAnsi="Arial"/>
                <w:sz w:val="16"/>
              </w:rPr>
              <w:t>;</w:t>
            </w:r>
          </w:p>
          <w:p w:rsidR="00DE2E05" w:rsidRDefault="00DE2E05" w:rsidP="00DE2E05">
            <w:pPr>
              <w:rPr>
                <w:rFonts w:ascii="Arial" w:hAnsi="Arial"/>
                <w:sz w:val="16"/>
              </w:rPr>
            </w:pPr>
            <w:r>
              <w:rPr>
                <w:rFonts w:ascii="Arial" w:hAnsi="Arial"/>
                <w:sz w:val="16"/>
              </w:rPr>
              <w:t>$09=Reserved;</w:t>
            </w:r>
          </w:p>
          <w:p w:rsidR="00DE2E05" w:rsidRDefault="00DE2E05" w:rsidP="00DE2E05">
            <w:pPr>
              <w:rPr>
                <w:rFonts w:ascii="Arial" w:hAnsi="Arial"/>
                <w:sz w:val="16"/>
              </w:rPr>
            </w:pPr>
            <w:r>
              <w:rPr>
                <w:rFonts w:ascii="Arial" w:hAnsi="Arial"/>
                <w:sz w:val="16"/>
              </w:rPr>
              <w:t>$0A=Reserved;</w:t>
            </w:r>
          </w:p>
          <w:p w:rsidR="00DE2E05" w:rsidRDefault="00DE2E05" w:rsidP="00DE2E05">
            <w:pPr>
              <w:rPr>
                <w:rFonts w:ascii="Arial" w:hAnsi="Arial"/>
                <w:sz w:val="16"/>
              </w:rPr>
            </w:pPr>
            <w:r>
              <w:rPr>
                <w:rFonts w:ascii="Arial" w:hAnsi="Arial"/>
                <w:sz w:val="16"/>
              </w:rPr>
              <w:t>$0B=Reserved;</w:t>
            </w:r>
          </w:p>
          <w:p w:rsidR="00DE2E05" w:rsidRPr="005C5F87" w:rsidRDefault="00DE2E05" w:rsidP="00DE2E05">
            <w:pPr>
              <w:rPr>
                <w:rFonts w:ascii="Arial" w:hAnsi="Arial"/>
                <w:sz w:val="16"/>
              </w:rPr>
            </w:pPr>
            <w:r>
              <w:rPr>
                <w:rFonts w:ascii="Arial" w:hAnsi="Arial"/>
                <w:sz w:val="16"/>
              </w:rPr>
              <w:t>$0C=</w:t>
            </w:r>
            <w:r w:rsidRPr="005C5F87">
              <w:rPr>
                <w:rFonts w:ascii="Arial" w:hAnsi="Arial"/>
                <w:sz w:val="16"/>
              </w:rPr>
              <w:t>Reserved;</w:t>
            </w:r>
          </w:p>
          <w:p w:rsidR="00DE2E05" w:rsidRPr="005C5F87" w:rsidRDefault="00DE2E05" w:rsidP="00DE2E05">
            <w:pPr>
              <w:rPr>
                <w:rFonts w:ascii="Arial" w:hAnsi="Arial"/>
                <w:sz w:val="16"/>
              </w:rPr>
            </w:pPr>
            <w:r w:rsidRPr="005C5F87">
              <w:rPr>
                <w:rFonts w:ascii="Arial" w:hAnsi="Arial"/>
                <w:sz w:val="16"/>
              </w:rPr>
              <w:t>$0D=Reserved;</w:t>
            </w:r>
          </w:p>
          <w:p w:rsidR="00FF4F2F" w:rsidRDefault="00DE2E05" w:rsidP="00DE2E05">
            <w:pPr>
              <w:rPr>
                <w:rFonts w:ascii="Arial" w:hAnsi="Arial"/>
                <w:sz w:val="16"/>
              </w:rPr>
            </w:pPr>
            <w:r w:rsidRPr="005C5F87">
              <w:rPr>
                <w:rFonts w:ascii="Arial" w:hAnsi="Arial" w:cs="Arial"/>
                <w:sz w:val="16"/>
                <w:szCs w:val="16"/>
              </w:rPr>
              <w:t>$0E=AC Relay Fault</w:t>
            </w:r>
          </w:p>
        </w:tc>
      </w:tr>
    </w:tbl>
    <w:p w:rsidR="00FF4F2F" w:rsidRDefault="00FF4F2F"/>
    <w:p w:rsidR="00FF4F2F" w:rsidRDefault="00FF4F2F">
      <w:r>
        <w:t>This PID contains one of the last eight reasons that powertrain has disengaged the air conditioning compressor.  A FIFO history buffer, which retains its contents over a battery disconnect, is used to store these reasons with reason 1 containing the most recent reason.  If the most recent reason in the history buffer is the same as the current reason, the history buffer is not updated.  If powertrain has already commanded disengagement of the air conditioning compressor for a reason other than a platform request, and a new disengagement reason exists, the new reason is placed in the history buffer.</w:t>
      </w:r>
    </w:p>
    <w:p w:rsidR="00FF4F2F" w:rsidRDefault="00FF4F2F">
      <w:pPr>
        <w:keepNext w:val="0"/>
        <w:keepLines w:val="0"/>
      </w:pPr>
    </w:p>
    <w:p w:rsidR="00FF4F2F" w:rsidRDefault="00FF4F2F">
      <w:pPr>
        <w:pStyle w:val="Heading3"/>
      </w:pPr>
      <w:bookmarkStart w:id="620" w:name="_Toc17862201"/>
      <w:bookmarkStart w:id="621" w:name="_Toc223513015"/>
      <w:r>
        <w:lastRenderedPageBreak/>
        <w:t>ACCR – PID $1510 – Air Conditioning Disengage History 3</w:t>
      </w:r>
      <w:bookmarkEnd w:id="620"/>
      <w:bookmarkEnd w:id="62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$1510</w:t>
            </w:r>
          </w:p>
        </w:tc>
        <w:tc>
          <w:tcPr>
            <w:tcW w:w="2880" w:type="dxa"/>
            <w:tcBorders>
              <w:top w:val="nil"/>
            </w:tcBorders>
          </w:tcPr>
          <w:p w:rsidR="00FF4F2F" w:rsidRDefault="00FF4F2F">
            <w:pPr>
              <w:rPr>
                <w:rFonts w:ascii="Arial" w:hAnsi="Arial"/>
                <w:sz w:val="16"/>
              </w:rPr>
            </w:pPr>
            <w:r>
              <w:rPr>
                <w:rFonts w:ascii="Arial" w:hAnsi="Arial"/>
                <w:sz w:val="16"/>
              </w:rPr>
              <w:t>Air Conditioning Disengage History 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DE2E05" w:rsidRDefault="00FF4F2F" w:rsidP="00DE2E05">
            <w:pPr>
              <w:rPr>
                <w:rFonts w:ascii="Arial" w:hAnsi="Arial"/>
                <w:sz w:val="16"/>
              </w:rPr>
            </w:pPr>
            <w:r>
              <w:rPr>
                <w:rFonts w:ascii="Arial" w:hAnsi="Arial"/>
                <w:sz w:val="16"/>
              </w:rPr>
              <w:t>$</w:t>
            </w:r>
            <w:r w:rsidR="00DE2E05">
              <w:rPr>
                <w:rFonts w:ascii="Arial" w:hAnsi="Arial"/>
                <w:sz w:val="16"/>
              </w:rPr>
              <w:t>0</w:t>
            </w:r>
            <w:r>
              <w:rPr>
                <w:rFonts w:ascii="Arial" w:hAnsi="Arial"/>
                <w:sz w:val="16"/>
              </w:rPr>
              <w:t xml:space="preserve">0=None; </w:t>
            </w:r>
            <w:r>
              <w:rPr>
                <w:rFonts w:ascii="Arial" w:hAnsi="Arial"/>
                <w:sz w:val="16"/>
              </w:rPr>
              <w:br/>
              <w:t>$</w:t>
            </w:r>
            <w:r w:rsidR="00DE2E05">
              <w:rPr>
                <w:rFonts w:ascii="Arial" w:hAnsi="Arial"/>
                <w:sz w:val="16"/>
              </w:rPr>
              <w:t>0</w:t>
            </w:r>
            <w:r>
              <w:rPr>
                <w:rFonts w:ascii="Arial" w:hAnsi="Arial"/>
                <w:sz w:val="16"/>
              </w:rPr>
              <w:t xml:space="preserve">1=AC Protection – High Side Fluid Pressure; </w:t>
            </w:r>
            <w:r>
              <w:rPr>
                <w:rFonts w:ascii="Arial" w:hAnsi="Arial"/>
                <w:sz w:val="16"/>
              </w:rPr>
              <w:br/>
              <w:t>$</w:t>
            </w:r>
            <w:r w:rsidR="00DE2E05">
              <w:rPr>
                <w:rFonts w:ascii="Arial" w:hAnsi="Arial"/>
                <w:sz w:val="16"/>
              </w:rPr>
              <w:t>0</w:t>
            </w:r>
            <w:r>
              <w:rPr>
                <w:rFonts w:ascii="Arial" w:hAnsi="Arial"/>
                <w:sz w:val="16"/>
              </w:rPr>
              <w:t xml:space="preserve">2=AC Protection – Engine Speed; </w:t>
            </w:r>
            <w:r>
              <w:rPr>
                <w:rFonts w:ascii="Arial" w:hAnsi="Arial"/>
                <w:sz w:val="16"/>
              </w:rPr>
              <w:br/>
              <w:t>$</w:t>
            </w:r>
            <w:r w:rsidR="00DE2E05">
              <w:rPr>
                <w:rFonts w:ascii="Arial" w:hAnsi="Arial"/>
                <w:sz w:val="16"/>
              </w:rPr>
              <w:t>0</w:t>
            </w:r>
            <w:r>
              <w:rPr>
                <w:rFonts w:ascii="Arial" w:hAnsi="Arial"/>
                <w:sz w:val="16"/>
              </w:rPr>
              <w:t xml:space="preserve">3=AC Protection – </w:t>
            </w:r>
            <w:smartTag w:uri="urn:schemas-microsoft-com:office:smarttags" w:element="place">
              <w:r>
                <w:rPr>
                  <w:rFonts w:ascii="Arial" w:hAnsi="Arial"/>
                  <w:sz w:val="16"/>
                </w:rPr>
                <w:t>Battery</w:t>
              </w:r>
            </w:smartTag>
            <w:r>
              <w:rPr>
                <w:rFonts w:ascii="Arial" w:hAnsi="Arial"/>
                <w:sz w:val="16"/>
              </w:rPr>
              <w:t xml:space="preserve"> Voltage; </w:t>
            </w:r>
            <w:r>
              <w:rPr>
                <w:rFonts w:ascii="Arial" w:hAnsi="Arial"/>
                <w:sz w:val="16"/>
              </w:rPr>
              <w:br/>
              <w:t>$</w:t>
            </w:r>
            <w:r w:rsidR="00DE2E05">
              <w:rPr>
                <w:rFonts w:ascii="Arial" w:hAnsi="Arial"/>
                <w:sz w:val="16"/>
              </w:rPr>
              <w:t>0</w:t>
            </w:r>
            <w:r>
              <w:rPr>
                <w:rFonts w:ascii="Arial" w:hAnsi="Arial"/>
                <w:sz w:val="16"/>
              </w:rPr>
              <w:t xml:space="preserve">4=Engine Stall Prevention; </w:t>
            </w:r>
            <w:r>
              <w:rPr>
                <w:rFonts w:ascii="Arial" w:hAnsi="Arial"/>
                <w:sz w:val="16"/>
              </w:rPr>
              <w:br/>
              <w:t>$</w:t>
            </w:r>
            <w:r w:rsidR="00DE2E05">
              <w:rPr>
                <w:rFonts w:ascii="Arial" w:hAnsi="Arial"/>
                <w:sz w:val="16"/>
              </w:rPr>
              <w:t>0</w:t>
            </w:r>
            <w:r>
              <w:rPr>
                <w:rFonts w:ascii="Arial" w:hAnsi="Arial"/>
                <w:sz w:val="16"/>
              </w:rPr>
              <w:t xml:space="preserve">5=Engine Speed Stabilization; </w:t>
            </w:r>
            <w:r>
              <w:rPr>
                <w:rFonts w:ascii="Arial" w:hAnsi="Arial"/>
                <w:sz w:val="16"/>
              </w:rPr>
              <w:br/>
              <w:t>$</w:t>
            </w:r>
            <w:r w:rsidR="00DE2E05">
              <w:rPr>
                <w:rFonts w:ascii="Arial" w:hAnsi="Arial"/>
                <w:sz w:val="16"/>
              </w:rPr>
              <w:t>0</w:t>
            </w:r>
            <w:r>
              <w:rPr>
                <w:rFonts w:ascii="Arial" w:hAnsi="Arial"/>
                <w:sz w:val="16"/>
              </w:rPr>
              <w:t xml:space="preserve">6=Wide Open Throttle; </w:t>
            </w:r>
            <w:r>
              <w:rPr>
                <w:rFonts w:ascii="Arial" w:hAnsi="Arial"/>
                <w:sz w:val="16"/>
              </w:rPr>
              <w:br/>
              <w:t>$</w:t>
            </w:r>
            <w:r w:rsidR="00DE2E05">
              <w:rPr>
                <w:rFonts w:ascii="Arial" w:hAnsi="Arial"/>
                <w:sz w:val="16"/>
              </w:rPr>
              <w:t>0</w:t>
            </w:r>
            <w:r>
              <w:rPr>
                <w:rFonts w:ascii="Arial" w:hAnsi="Arial"/>
                <w:sz w:val="16"/>
              </w:rPr>
              <w:t xml:space="preserve">7=Vehicle Launch Performance; </w:t>
            </w:r>
            <w:r>
              <w:rPr>
                <w:rFonts w:ascii="Arial" w:hAnsi="Arial"/>
                <w:sz w:val="16"/>
              </w:rPr>
              <w:br/>
              <w:t>$</w:t>
            </w:r>
            <w:r w:rsidR="00DE2E05">
              <w:rPr>
                <w:rFonts w:ascii="Arial" w:hAnsi="Arial"/>
                <w:sz w:val="16"/>
              </w:rPr>
              <w:t>0</w:t>
            </w:r>
            <w:r>
              <w:rPr>
                <w:rFonts w:ascii="Arial" w:hAnsi="Arial"/>
                <w:sz w:val="16"/>
              </w:rPr>
              <w:t>8=High Coolant Temperature</w:t>
            </w:r>
            <w:r w:rsidR="00DE2E05">
              <w:rPr>
                <w:rFonts w:ascii="Arial" w:hAnsi="Arial"/>
                <w:sz w:val="16"/>
              </w:rPr>
              <w:t>;</w:t>
            </w:r>
          </w:p>
          <w:p w:rsidR="00DE2E05" w:rsidRDefault="00DE2E05" w:rsidP="00DE2E05">
            <w:pPr>
              <w:rPr>
                <w:rFonts w:ascii="Arial" w:hAnsi="Arial"/>
                <w:sz w:val="16"/>
              </w:rPr>
            </w:pPr>
            <w:r>
              <w:rPr>
                <w:rFonts w:ascii="Arial" w:hAnsi="Arial"/>
                <w:sz w:val="16"/>
              </w:rPr>
              <w:t>$09=Reserved;</w:t>
            </w:r>
          </w:p>
          <w:p w:rsidR="00DE2E05" w:rsidRDefault="00DE2E05" w:rsidP="00DE2E05">
            <w:pPr>
              <w:rPr>
                <w:rFonts w:ascii="Arial" w:hAnsi="Arial"/>
                <w:sz w:val="16"/>
              </w:rPr>
            </w:pPr>
            <w:r>
              <w:rPr>
                <w:rFonts w:ascii="Arial" w:hAnsi="Arial"/>
                <w:sz w:val="16"/>
              </w:rPr>
              <w:t>$0A=Reserved;</w:t>
            </w:r>
          </w:p>
          <w:p w:rsidR="00DE2E05" w:rsidRDefault="00DE2E05" w:rsidP="00DE2E05">
            <w:pPr>
              <w:rPr>
                <w:rFonts w:ascii="Arial" w:hAnsi="Arial"/>
                <w:sz w:val="16"/>
              </w:rPr>
            </w:pPr>
            <w:r>
              <w:rPr>
                <w:rFonts w:ascii="Arial" w:hAnsi="Arial"/>
                <w:sz w:val="16"/>
              </w:rPr>
              <w:t>$0B=Reserved;</w:t>
            </w:r>
          </w:p>
          <w:p w:rsidR="00DE2E05" w:rsidRDefault="00DE2E05" w:rsidP="00DE2E05">
            <w:pPr>
              <w:rPr>
                <w:rFonts w:ascii="Arial" w:hAnsi="Arial"/>
                <w:sz w:val="16"/>
              </w:rPr>
            </w:pPr>
            <w:r>
              <w:rPr>
                <w:rFonts w:ascii="Arial" w:hAnsi="Arial"/>
                <w:sz w:val="16"/>
              </w:rPr>
              <w:t>$0C=Reserved;</w:t>
            </w:r>
          </w:p>
          <w:p w:rsidR="00DE2E05" w:rsidRPr="005C5F87" w:rsidRDefault="00DE2E05" w:rsidP="00DE2E05">
            <w:pPr>
              <w:rPr>
                <w:rFonts w:ascii="Arial" w:hAnsi="Arial"/>
                <w:sz w:val="16"/>
              </w:rPr>
            </w:pPr>
            <w:r>
              <w:rPr>
                <w:rFonts w:ascii="Arial" w:hAnsi="Arial"/>
                <w:sz w:val="16"/>
              </w:rPr>
              <w:t>$0D=</w:t>
            </w:r>
            <w:r w:rsidRPr="005C5F87">
              <w:rPr>
                <w:rFonts w:ascii="Arial" w:hAnsi="Arial"/>
                <w:sz w:val="16"/>
              </w:rPr>
              <w:t>Reserved;</w:t>
            </w:r>
          </w:p>
          <w:p w:rsidR="00FF4F2F" w:rsidRDefault="00DE2E05" w:rsidP="00DE2E05">
            <w:pPr>
              <w:rPr>
                <w:rFonts w:ascii="Arial" w:hAnsi="Arial"/>
                <w:sz w:val="16"/>
              </w:rPr>
            </w:pPr>
            <w:r w:rsidRPr="005C5F87">
              <w:rPr>
                <w:rFonts w:ascii="Arial" w:hAnsi="Arial" w:cs="Arial"/>
                <w:sz w:val="16"/>
                <w:szCs w:val="16"/>
              </w:rPr>
              <w:t>$0E=AC Relay Fault</w:t>
            </w:r>
          </w:p>
        </w:tc>
      </w:tr>
    </w:tbl>
    <w:p w:rsidR="00FF4F2F" w:rsidRDefault="00FF4F2F"/>
    <w:p w:rsidR="00FF4F2F" w:rsidRDefault="00FF4F2F">
      <w:r>
        <w:t>This PID contains one of the last eight reasons that powertrain has disengaged the air conditioning compressor.  A FIFO history buffer, which retains its contents over a battery disconnect, is used to store these reasons with reason 1 containing the most recent reason.  If the most recent reason in the history buffer is the same as the current reason, the history buffer is not updated.  If powertrain has already commanded disengagement of the air conditioning compressor for a reason other than a platform request, and a new disengagement reason exists, the new reason is placed in the history buffer.</w:t>
      </w:r>
    </w:p>
    <w:p w:rsidR="00FF4F2F" w:rsidRDefault="00FF4F2F">
      <w:pPr>
        <w:keepNext w:val="0"/>
        <w:keepLines w:val="0"/>
      </w:pPr>
    </w:p>
    <w:p w:rsidR="00FF4F2F" w:rsidRDefault="00FF4F2F">
      <w:pPr>
        <w:pStyle w:val="Heading3"/>
      </w:pPr>
      <w:bookmarkStart w:id="622" w:name="_Toc17862202"/>
      <w:bookmarkStart w:id="623" w:name="_Toc223513016"/>
      <w:r>
        <w:lastRenderedPageBreak/>
        <w:t>ACCR – PID $1511 – Air Conditioning Disengage History 4</w:t>
      </w:r>
      <w:bookmarkEnd w:id="622"/>
      <w:bookmarkEnd w:id="62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$1511</w:t>
            </w:r>
          </w:p>
        </w:tc>
        <w:tc>
          <w:tcPr>
            <w:tcW w:w="2880" w:type="dxa"/>
            <w:tcBorders>
              <w:top w:val="nil"/>
            </w:tcBorders>
          </w:tcPr>
          <w:p w:rsidR="00FF4F2F" w:rsidRDefault="00FF4F2F">
            <w:pPr>
              <w:rPr>
                <w:rFonts w:ascii="Arial" w:hAnsi="Arial"/>
                <w:sz w:val="16"/>
              </w:rPr>
            </w:pPr>
            <w:r>
              <w:rPr>
                <w:rFonts w:ascii="Arial" w:hAnsi="Arial"/>
                <w:sz w:val="16"/>
              </w:rPr>
              <w:t>Air Conditioning Disengage History 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DE2E05" w:rsidRDefault="00FF4F2F" w:rsidP="00DE2E05">
            <w:pPr>
              <w:rPr>
                <w:rFonts w:ascii="Arial" w:hAnsi="Arial"/>
                <w:sz w:val="16"/>
              </w:rPr>
            </w:pPr>
            <w:r>
              <w:rPr>
                <w:rFonts w:ascii="Arial" w:hAnsi="Arial"/>
                <w:sz w:val="16"/>
              </w:rPr>
              <w:t>$</w:t>
            </w:r>
            <w:r w:rsidR="00DE2E05">
              <w:rPr>
                <w:rFonts w:ascii="Arial" w:hAnsi="Arial"/>
                <w:sz w:val="16"/>
              </w:rPr>
              <w:t>0</w:t>
            </w:r>
            <w:r>
              <w:rPr>
                <w:rFonts w:ascii="Arial" w:hAnsi="Arial"/>
                <w:sz w:val="16"/>
              </w:rPr>
              <w:t xml:space="preserve">0=None; </w:t>
            </w:r>
            <w:r>
              <w:rPr>
                <w:rFonts w:ascii="Arial" w:hAnsi="Arial"/>
                <w:sz w:val="16"/>
              </w:rPr>
              <w:br/>
              <w:t>$</w:t>
            </w:r>
            <w:r w:rsidR="00DE2E05">
              <w:rPr>
                <w:rFonts w:ascii="Arial" w:hAnsi="Arial"/>
                <w:sz w:val="16"/>
              </w:rPr>
              <w:t>0</w:t>
            </w:r>
            <w:r>
              <w:rPr>
                <w:rFonts w:ascii="Arial" w:hAnsi="Arial"/>
                <w:sz w:val="16"/>
              </w:rPr>
              <w:t xml:space="preserve">1=AC Protection – High Side Fluid Pressure; </w:t>
            </w:r>
            <w:r>
              <w:rPr>
                <w:rFonts w:ascii="Arial" w:hAnsi="Arial"/>
                <w:sz w:val="16"/>
              </w:rPr>
              <w:br/>
              <w:t>$</w:t>
            </w:r>
            <w:r w:rsidR="00DE2E05">
              <w:rPr>
                <w:rFonts w:ascii="Arial" w:hAnsi="Arial"/>
                <w:sz w:val="16"/>
              </w:rPr>
              <w:t>0</w:t>
            </w:r>
            <w:r>
              <w:rPr>
                <w:rFonts w:ascii="Arial" w:hAnsi="Arial"/>
                <w:sz w:val="16"/>
              </w:rPr>
              <w:t xml:space="preserve">2=AC Protection – Engine Speed; </w:t>
            </w:r>
            <w:r>
              <w:rPr>
                <w:rFonts w:ascii="Arial" w:hAnsi="Arial"/>
                <w:sz w:val="16"/>
              </w:rPr>
              <w:br/>
              <w:t>$</w:t>
            </w:r>
            <w:r w:rsidR="00DE2E05">
              <w:rPr>
                <w:rFonts w:ascii="Arial" w:hAnsi="Arial"/>
                <w:sz w:val="16"/>
              </w:rPr>
              <w:t>0</w:t>
            </w:r>
            <w:r>
              <w:rPr>
                <w:rFonts w:ascii="Arial" w:hAnsi="Arial"/>
                <w:sz w:val="16"/>
              </w:rPr>
              <w:t xml:space="preserve">3=AC Protection – </w:t>
            </w:r>
            <w:smartTag w:uri="urn:schemas-microsoft-com:office:smarttags" w:element="place">
              <w:r>
                <w:rPr>
                  <w:rFonts w:ascii="Arial" w:hAnsi="Arial"/>
                  <w:sz w:val="16"/>
                </w:rPr>
                <w:t>Battery</w:t>
              </w:r>
            </w:smartTag>
            <w:r>
              <w:rPr>
                <w:rFonts w:ascii="Arial" w:hAnsi="Arial"/>
                <w:sz w:val="16"/>
              </w:rPr>
              <w:t xml:space="preserve"> Voltage; </w:t>
            </w:r>
            <w:r>
              <w:rPr>
                <w:rFonts w:ascii="Arial" w:hAnsi="Arial"/>
                <w:sz w:val="16"/>
              </w:rPr>
              <w:br/>
              <w:t>$</w:t>
            </w:r>
            <w:r w:rsidR="00DE2E05">
              <w:rPr>
                <w:rFonts w:ascii="Arial" w:hAnsi="Arial"/>
                <w:sz w:val="16"/>
              </w:rPr>
              <w:t>0</w:t>
            </w:r>
            <w:r>
              <w:rPr>
                <w:rFonts w:ascii="Arial" w:hAnsi="Arial"/>
                <w:sz w:val="16"/>
              </w:rPr>
              <w:t xml:space="preserve">4=Engine Stall Prevention; </w:t>
            </w:r>
            <w:r>
              <w:rPr>
                <w:rFonts w:ascii="Arial" w:hAnsi="Arial"/>
                <w:sz w:val="16"/>
              </w:rPr>
              <w:br/>
              <w:t>$</w:t>
            </w:r>
            <w:r w:rsidR="00DE2E05">
              <w:rPr>
                <w:rFonts w:ascii="Arial" w:hAnsi="Arial"/>
                <w:sz w:val="16"/>
              </w:rPr>
              <w:t>0</w:t>
            </w:r>
            <w:r>
              <w:rPr>
                <w:rFonts w:ascii="Arial" w:hAnsi="Arial"/>
                <w:sz w:val="16"/>
              </w:rPr>
              <w:t xml:space="preserve">5=Engine Speed Stabilization; </w:t>
            </w:r>
            <w:r>
              <w:rPr>
                <w:rFonts w:ascii="Arial" w:hAnsi="Arial"/>
                <w:sz w:val="16"/>
              </w:rPr>
              <w:br/>
              <w:t>$</w:t>
            </w:r>
            <w:r w:rsidR="00DE2E05">
              <w:rPr>
                <w:rFonts w:ascii="Arial" w:hAnsi="Arial"/>
                <w:sz w:val="16"/>
              </w:rPr>
              <w:t>0</w:t>
            </w:r>
            <w:r>
              <w:rPr>
                <w:rFonts w:ascii="Arial" w:hAnsi="Arial"/>
                <w:sz w:val="16"/>
              </w:rPr>
              <w:t xml:space="preserve">6=Wide Open Throttle; </w:t>
            </w:r>
            <w:r>
              <w:rPr>
                <w:rFonts w:ascii="Arial" w:hAnsi="Arial"/>
                <w:sz w:val="16"/>
              </w:rPr>
              <w:br/>
              <w:t>$</w:t>
            </w:r>
            <w:r w:rsidR="00DE2E05">
              <w:rPr>
                <w:rFonts w:ascii="Arial" w:hAnsi="Arial"/>
                <w:sz w:val="16"/>
              </w:rPr>
              <w:t>0</w:t>
            </w:r>
            <w:r>
              <w:rPr>
                <w:rFonts w:ascii="Arial" w:hAnsi="Arial"/>
                <w:sz w:val="16"/>
              </w:rPr>
              <w:t xml:space="preserve">7=Vehicle Launch Performance; </w:t>
            </w:r>
            <w:r>
              <w:rPr>
                <w:rFonts w:ascii="Arial" w:hAnsi="Arial"/>
                <w:sz w:val="16"/>
              </w:rPr>
              <w:br/>
              <w:t>$</w:t>
            </w:r>
            <w:r w:rsidR="00DE2E05">
              <w:rPr>
                <w:rFonts w:ascii="Arial" w:hAnsi="Arial"/>
                <w:sz w:val="16"/>
              </w:rPr>
              <w:t>0</w:t>
            </w:r>
            <w:r>
              <w:rPr>
                <w:rFonts w:ascii="Arial" w:hAnsi="Arial"/>
                <w:sz w:val="16"/>
              </w:rPr>
              <w:t>8=High Coolant Temperature</w:t>
            </w:r>
            <w:r w:rsidR="00DE2E05">
              <w:rPr>
                <w:rFonts w:ascii="Arial" w:hAnsi="Arial"/>
                <w:sz w:val="16"/>
              </w:rPr>
              <w:t>;</w:t>
            </w:r>
          </w:p>
          <w:p w:rsidR="00DE2E05" w:rsidRDefault="00DE2E05" w:rsidP="00DE2E05">
            <w:pPr>
              <w:rPr>
                <w:rFonts w:ascii="Arial" w:hAnsi="Arial"/>
                <w:sz w:val="16"/>
              </w:rPr>
            </w:pPr>
            <w:r>
              <w:rPr>
                <w:rFonts w:ascii="Arial" w:hAnsi="Arial"/>
                <w:sz w:val="16"/>
              </w:rPr>
              <w:t>$09=Reserved;</w:t>
            </w:r>
          </w:p>
          <w:p w:rsidR="00DE2E05" w:rsidRDefault="00DE2E05" w:rsidP="00DE2E05">
            <w:pPr>
              <w:rPr>
                <w:rFonts w:ascii="Arial" w:hAnsi="Arial"/>
                <w:sz w:val="16"/>
              </w:rPr>
            </w:pPr>
            <w:r>
              <w:rPr>
                <w:rFonts w:ascii="Arial" w:hAnsi="Arial"/>
                <w:sz w:val="16"/>
              </w:rPr>
              <w:t>$0A=Reserved;</w:t>
            </w:r>
          </w:p>
          <w:p w:rsidR="00DE2E05" w:rsidRDefault="00DE2E05" w:rsidP="00DE2E05">
            <w:pPr>
              <w:rPr>
                <w:rFonts w:ascii="Arial" w:hAnsi="Arial"/>
                <w:sz w:val="16"/>
              </w:rPr>
            </w:pPr>
            <w:r>
              <w:rPr>
                <w:rFonts w:ascii="Arial" w:hAnsi="Arial"/>
                <w:sz w:val="16"/>
              </w:rPr>
              <w:t>$0B=Reserved;</w:t>
            </w:r>
          </w:p>
          <w:p w:rsidR="00DE2E05" w:rsidRPr="005C5F87" w:rsidRDefault="00DE2E05" w:rsidP="00DE2E05">
            <w:pPr>
              <w:rPr>
                <w:rFonts w:ascii="Arial" w:hAnsi="Arial"/>
                <w:sz w:val="16"/>
              </w:rPr>
            </w:pPr>
            <w:r>
              <w:rPr>
                <w:rFonts w:ascii="Arial" w:hAnsi="Arial"/>
                <w:sz w:val="16"/>
              </w:rPr>
              <w:t>$0C</w:t>
            </w:r>
            <w:r w:rsidRPr="005C5F87">
              <w:rPr>
                <w:rFonts w:ascii="Arial" w:hAnsi="Arial"/>
                <w:sz w:val="16"/>
              </w:rPr>
              <w:t>=Reserved;</w:t>
            </w:r>
          </w:p>
          <w:p w:rsidR="00DE2E05" w:rsidRPr="005C5F87" w:rsidRDefault="00DE2E05" w:rsidP="00DE2E05">
            <w:pPr>
              <w:rPr>
                <w:rFonts w:ascii="Arial" w:hAnsi="Arial"/>
                <w:sz w:val="16"/>
              </w:rPr>
            </w:pPr>
            <w:r w:rsidRPr="005C5F87">
              <w:rPr>
                <w:rFonts w:ascii="Arial" w:hAnsi="Arial"/>
                <w:sz w:val="16"/>
              </w:rPr>
              <w:t>$0D=Reserved;</w:t>
            </w:r>
          </w:p>
          <w:p w:rsidR="00FF4F2F" w:rsidRDefault="00DE2E05" w:rsidP="00DE2E05">
            <w:pPr>
              <w:rPr>
                <w:rFonts w:ascii="Arial" w:hAnsi="Arial"/>
                <w:sz w:val="16"/>
              </w:rPr>
            </w:pPr>
            <w:r w:rsidRPr="005C5F87">
              <w:rPr>
                <w:rFonts w:ascii="Arial" w:hAnsi="Arial" w:cs="Arial"/>
                <w:sz w:val="16"/>
                <w:szCs w:val="16"/>
              </w:rPr>
              <w:t>$0E=AC Relay Fault</w:t>
            </w:r>
          </w:p>
        </w:tc>
      </w:tr>
    </w:tbl>
    <w:p w:rsidR="00FF4F2F" w:rsidRDefault="00FF4F2F"/>
    <w:p w:rsidR="00FF4F2F" w:rsidRDefault="00FF4F2F">
      <w:r>
        <w:t>This PID contains one of the last eight reasons that powertrain has disengaged the air conditioning compressor.  A FIFO history buffer, which retains its contents over a battery disconnect, is used to store these reasons with reason 1 containing the most recent reason.  If the most recent reason in the history buffer is the same as the current reason, the history buffer is not updated.  If powertrain has already commanded disengagement of the air conditioning compressor for a reason other than a platform request, and a new disengagement reason exists, the new reason is placed in the history buffer.</w:t>
      </w:r>
    </w:p>
    <w:p w:rsidR="00FF4F2F" w:rsidRDefault="00FF4F2F">
      <w:pPr>
        <w:keepNext w:val="0"/>
        <w:keepLines w:val="0"/>
      </w:pPr>
    </w:p>
    <w:p w:rsidR="00FF4F2F" w:rsidRDefault="00FF4F2F">
      <w:pPr>
        <w:pStyle w:val="Heading3"/>
      </w:pPr>
      <w:bookmarkStart w:id="624" w:name="_Toc223513017"/>
      <w:bookmarkStart w:id="625" w:name="_Toc17862203"/>
      <w:r>
        <w:lastRenderedPageBreak/>
        <w:t xml:space="preserve">AIRR – PID $1517 – </w:t>
      </w:r>
      <w:smartTag w:uri="urn:schemas-microsoft-com:office:smarttags" w:element="place">
        <w:smartTag w:uri="urn:schemas-microsoft-com:office:smarttags" w:element="PlaceName">
          <w:r>
            <w:t>Secondary</w:t>
          </w:r>
        </w:smartTag>
        <w:r>
          <w:t xml:space="preserve"> </w:t>
        </w:r>
        <w:smartTag w:uri="urn:schemas-microsoft-com:office:smarttags" w:element="PlaceName">
          <w:r>
            <w:t>Air</w:t>
          </w:r>
        </w:smartTag>
        <w:r>
          <w:t xml:space="preserve"> </w:t>
        </w:r>
        <w:smartTag w:uri="urn:schemas-microsoft-com:office:smarttags" w:element="PlaceName">
          <w:r>
            <w:t>Injection</w:t>
          </w:r>
        </w:smartTag>
        <w:r>
          <w:t xml:space="preserve"> </w:t>
        </w:r>
        <w:smartTag w:uri="urn:schemas-microsoft-com:office:smarttags" w:element="PlaceName">
          <w:r>
            <w:t>Diagnostic</w:t>
          </w:r>
        </w:smartTag>
        <w:r>
          <w:t xml:space="preserve"> </w:t>
        </w:r>
        <w:smartTag w:uri="urn:schemas-microsoft-com:office:smarttags" w:element="PlaceName">
          <w:r>
            <w:t>Test</w:t>
          </w:r>
        </w:smartTag>
        <w:r>
          <w:t xml:space="preserve"> </w:t>
        </w:r>
        <w:smartTag w:uri="urn:schemas-microsoft-com:office:smarttags" w:element="PlaceType">
          <w:r>
            <w:t>State</w:t>
          </w:r>
        </w:smartTag>
      </w:smartTag>
      <w:bookmarkEnd w:id="62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$1517</w:t>
            </w:r>
          </w:p>
        </w:tc>
        <w:tc>
          <w:tcPr>
            <w:tcW w:w="2880" w:type="dxa"/>
            <w:tcBorders>
              <w:top w:val="nil"/>
            </w:tcBorders>
          </w:tcPr>
          <w:p w:rsidR="00FF4F2F" w:rsidRDefault="00FF4F2F">
            <w:pPr>
              <w:rPr>
                <w:rFonts w:ascii="Arial" w:hAnsi="Arial"/>
                <w:sz w:val="16"/>
              </w:rPr>
            </w:pPr>
            <w:smartTag w:uri="urn:schemas-microsoft-com:office:smarttags" w:element="place">
              <w:smartTag w:uri="urn:schemas-microsoft-com:office:smarttags" w:element="PlaceName">
                <w:r>
                  <w:rPr>
                    <w:rFonts w:ascii="Arial" w:hAnsi="Arial"/>
                    <w:sz w:val="16"/>
                  </w:rPr>
                  <w:t>Secondary</w:t>
                </w:r>
              </w:smartTag>
              <w:r>
                <w:rPr>
                  <w:rFonts w:ascii="Arial" w:hAnsi="Arial"/>
                  <w:sz w:val="16"/>
                </w:rPr>
                <w:t xml:space="preserve"> </w:t>
              </w:r>
              <w:smartTag w:uri="urn:schemas-microsoft-com:office:smarttags" w:element="PlaceName">
                <w:r>
                  <w:rPr>
                    <w:rFonts w:ascii="Arial" w:hAnsi="Arial"/>
                    <w:sz w:val="16"/>
                  </w:rPr>
                  <w:t>Air</w:t>
                </w:r>
              </w:smartTag>
              <w:r>
                <w:rPr>
                  <w:rFonts w:ascii="Arial" w:hAnsi="Arial"/>
                  <w:sz w:val="16"/>
                </w:rPr>
                <w:t xml:space="preserve"> </w:t>
              </w:r>
              <w:smartTag w:uri="urn:schemas-microsoft-com:office:smarttags" w:element="PlaceName">
                <w:r>
                  <w:rPr>
                    <w:rFonts w:ascii="Arial" w:hAnsi="Arial"/>
                    <w:sz w:val="16"/>
                  </w:rPr>
                  <w:t>Injection</w:t>
                </w:r>
              </w:smartTag>
              <w:r>
                <w:rPr>
                  <w:rFonts w:ascii="Arial" w:hAnsi="Arial"/>
                  <w:sz w:val="16"/>
                </w:rPr>
                <w:t xml:space="preserve"> </w:t>
              </w:r>
              <w:smartTag w:uri="urn:schemas-microsoft-com:office:smarttags" w:element="PlaceName">
                <w:r>
                  <w:rPr>
                    <w:rFonts w:ascii="Arial" w:hAnsi="Arial"/>
                    <w:sz w:val="16"/>
                  </w:rPr>
                  <w:t>Diagnostic</w:t>
                </w:r>
              </w:smartTag>
              <w:r>
                <w:rPr>
                  <w:rFonts w:ascii="Arial" w:hAnsi="Arial"/>
                  <w:sz w:val="16"/>
                </w:rPr>
                <w:t xml:space="preserve"> </w:t>
              </w:r>
              <w:smartTag w:uri="urn:schemas-microsoft-com:office:smarttags" w:element="PlaceName">
                <w:r>
                  <w:rPr>
                    <w:rFonts w:ascii="Arial" w:hAnsi="Arial"/>
                    <w:sz w:val="16"/>
                  </w:rPr>
                  <w:t>Test</w:t>
                </w:r>
              </w:smartTag>
              <w:r>
                <w:rPr>
                  <w:rFonts w:ascii="Arial" w:hAnsi="Arial"/>
                  <w:sz w:val="16"/>
                </w:rPr>
                <w:t xml:space="preserve"> </w:t>
              </w:r>
              <w:smartTag w:uri="urn:schemas-microsoft-com:office:smarttags" w:element="PlaceType">
                <w:r>
                  <w:rPr>
                    <w:rFonts w:ascii="Arial" w:hAnsi="Arial"/>
                    <w:sz w:val="16"/>
                  </w:rPr>
                  <w:t>State</w:t>
                </w:r>
              </w:smartTag>
            </w:smartTag>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$00=SAI Diagnostic Disabled; </w:t>
            </w:r>
            <w:r>
              <w:rPr>
                <w:rFonts w:ascii="Arial" w:hAnsi="Arial"/>
                <w:sz w:val="16"/>
              </w:rPr>
              <w:br/>
              <w:t xml:space="preserve">$01=Phase 1 – SAI On; </w:t>
            </w:r>
            <w:r>
              <w:rPr>
                <w:rFonts w:ascii="Arial" w:hAnsi="Arial"/>
                <w:sz w:val="16"/>
              </w:rPr>
              <w:br/>
              <w:t xml:space="preserve">$02=Phase 2 – SAI Valve Shut; </w:t>
            </w:r>
            <w:r>
              <w:rPr>
                <w:rFonts w:ascii="Arial" w:hAnsi="Arial"/>
                <w:sz w:val="16"/>
              </w:rPr>
              <w:br/>
              <w:t xml:space="preserve">$03=Phase 3 – SAI Pump Off; </w:t>
            </w:r>
            <w:r>
              <w:rPr>
                <w:rFonts w:ascii="Arial" w:hAnsi="Arial"/>
                <w:sz w:val="16"/>
              </w:rPr>
              <w:br/>
            </w:r>
            <w:r>
              <w:rPr>
                <w:rFonts w:ascii="Arial" w:hAnsi="Arial"/>
                <w:sz w:val="16"/>
              </w:rPr>
              <w:br/>
              <w:t>$04=SAI Diagnostic Test Complete</w:t>
            </w:r>
          </w:p>
        </w:tc>
      </w:tr>
    </w:tbl>
    <w:p w:rsidR="00FF4F2F" w:rsidRDefault="00FF4F2F"/>
    <w:p w:rsidR="00FF4F2F" w:rsidRDefault="00FF4F2F">
      <w:r>
        <w:t>This PID contains the current state of the secondary air injection (SAI) diagnostic.  These states are interpreted in the following manner.</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2880"/>
        <w:gridCol w:w="5040"/>
      </w:tblGrid>
      <w:tr w:rsidR="00FF4F2F">
        <w:trPr>
          <w:cantSplit/>
          <w:jc w:val="center"/>
        </w:trPr>
        <w:tc>
          <w:tcPr>
            <w:tcW w:w="2880" w:type="dxa"/>
            <w:tcBorders>
              <w:bottom w:val="single" w:sz="12" w:space="0" w:color="000000"/>
            </w:tcBorders>
          </w:tcPr>
          <w:p w:rsidR="00FF4F2F" w:rsidRDefault="00FF4F2F">
            <w:pPr>
              <w:jc w:val="center"/>
              <w:rPr>
                <w:b/>
              </w:rPr>
            </w:pPr>
            <w:r>
              <w:rPr>
                <w:b/>
              </w:rPr>
              <w:t>State</w:t>
            </w:r>
          </w:p>
        </w:tc>
        <w:tc>
          <w:tcPr>
            <w:tcW w:w="5040" w:type="dxa"/>
            <w:tcBorders>
              <w:bottom w:val="single" w:sz="12" w:space="0" w:color="000000"/>
            </w:tcBorders>
          </w:tcPr>
          <w:p w:rsidR="00FF4F2F" w:rsidRDefault="00FF4F2F">
            <w:pPr>
              <w:jc w:val="center"/>
              <w:rPr>
                <w:b/>
              </w:rPr>
            </w:pPr>
            <w:r>
              <w:rPr>
                <w:b/>
              </w:rPr>
              <w:t>Description</w:t>
            </w:r>
          </w:p>
        </w:tc>
      </w:tr>
      <w:tr w:rsidR="00FF4F2F">
        <w:trPr>
          <w:cantSplit/>
          <w:jc w:val="center"/>
        </w:trPr>
        <w:tc>
          <w:tcPr>
            <w:tcW w:w="2880" w:type="dxa"/>
            <w:tcBorders>
              <w:top w:val="nil"/>
            </w:tcBorders>
          </w:tcPr>
          <w:p w:rsidR="00FF4F2F" w:rsidRDefault="00FF4F2F">
            <w:r>
              <w:t>SAI Diagnostic Disabled</w:t>
            </w:r>
          </w:p>
        </w:tc>
        <w:tc>
          <w:tcPr>
            <w:tcW w:w="5040" w:type="dxa"/>
            <w:tcBorders>
              <w:top w:val="nil"/>
            </w:tcBorders>
          </w:tcPr>
          <w:p w:rsidR="00FF4F2F" w:rsidRDefault="00FF4F2F">
            <w:r>
              <w:t>The secondary air injection diagnostic is disabled.</w:t>
            </w:r>
          </w:p>
        </w:tc>
      </w:tr>
      <w:tr w:rsidR="00FF4F2F">
        <w:trPr>
          <w:cantSplit/>
          <w:jc w:val="center"/>
        </w:trPr>
        <w:tc>
          <w:tcPr>
            <w:tcW w:w="2880" w:type="dxa"/>
          </w:tcPr>
          <w:p w:rsidR="00FF4F2F" w:rsidRDefault="00FF4F2F">
            <w:r>
              <w:t>Phase 1 – SAI On</w:t>
            </w:r>
          </w:p>
        </w:tc>
        <w:tc>
          <w:tcPr>
            <w:tcW w:w="5040" w:type="dxa"/>
          </w:tcPr>
          <w:p w:rsidR="00FF4F2F" w:rsidRDefault="00FF4F2F">
            <w:r>
              <w:t>The secondary air injection on test (incorrect airflow) is in progress.</w:t>
            </w:r>
          </w:p>
        </w:tc>
      </w:tr>
      <w:tr w:rsidR="00FF4F2F">
        <w:trPr>
          <w:cantSplit/>
          <w:jc w:val="center"/>
        </w:trPr>
        <w:tc>
          <w:tcPr>
            <w:tcW w:w="2880" w:type="dxa"/>
          </w:tcPr>
          <w:p w:rsidR="00FF4F2F" w:rsidRDefault="00FF4F2F">
            <w:r>
              <w:t>Phase 2 – SAI Valve Shut</w:t>
            </w:r>
          </w:p>
        </w:tc>
        <w:tc>
          <w:tcPr>
            <w:tcW w:w="5040" w:type="dxa"/>
          </w:tcPr>
          <w:p w:rsidR="00FF4F2F" w:rsidRDefault="00FF4F2F">
            <w:r>
              <w:t>The secondary air injection valve shut test (valve stuck open) is in progress.</w:t>
            </w:r>
          </w:p>
        </w:tc>
      </w:tr>
      <w:tr w:rsidR="00FF4F2F">
        <w:trPr>
          <w:cantSplit/>
          <w:jc w:val="center"/>
        </w:trPr>
        <w:tc>
          <w:tcPr>
            <w:tcW w:w="2880" w:type="dxa"/>
          </w:tcPr>
          <w:p w:rsidR="00FF4F2F" w:rsidRDefault="00FF4F2F">
            <w:r>
              <w:t>Phase 3 – SAI Pump Off</w:t>
            </w:r>
          </w:p>
        </w:tc>
        <w:tc>
          <w:tcPr>
            <w:tcW w:w="5040" w:type="dxa"/>
          </w:tcPr>
          <w:p w:rsidR="00FF4F2F" w:rsidRDefault="00FF4F2F">
            <w:r>
              <w:t>The secondary air injection pump off test (pump stuck open) is in progress.</w:t>
            </w:r>
          </w:p>
        </w:tc>
      </w:tr>
      <w:tr w:rsidR="00FF4F2F">
        <w:trPr>
          <w:cantSplit/>
          <w:jc w:val="center"/>
        </w:trPr>
        <w:tc>
          <w:tcPr>
            <w:tcW w:w="2880" w:type="dxa"/>
          </w:tcPr>
          <w:p w:rsidR="00FF4F2F" w:rsidRDefault="00FF4F2F"/>
        </w:tc>
        <w:tc>
          <w:tcPr>
            <w:tcW w:w="5040" w:type="dxa"/>
          </w:tcPr>
          <w:p w:rsidR="00FF4F2F" w:rsidRDefault="00FF4F2F"/>
        </w:tc>
      </w:tr>
      <w:tr w:rsidR="00FF4F2F">
        <w:trPr>
          <w:cantSplit/>
          <w:jc w:val="center"/>
        </w:trPr>
        <w:tc>
          <w:tcPr>
            <w:tcW w:w="2880" w:type="dxa"/>
          </w:tcPr>
          <w:p w:rsidR="00FF4F2F" w:rsidRDefault="00FF4F2F">
            <w:r>
              <w:t>SAI Diagnostic Test Complete</w:t>
            </w:r>
          </w:p>
        </w:tc>
        <w:tc>
          <w:tcPr>
            <w:tcW w:w="5040" w:type="dxa"/>
          </w:tcPr>
          <w:p w:rsidR="00FF4F2F" w:rsidRDefault="00FF4F2F">
            <w:r>
              <w:t>The secondary air injection diagnostic has been completed or aborted.</w:t>
            </w:r>
          </w:p>
        </w:tc>
      </w:tr>
    </w:tbl>
    <w:p w:rsidR="00FF4F2F" w:rsidRDefault="00FF4F2F">
      <w:pPr>
        <w:keepNext w:val="0"/>
        <w:keepLines w:val="0"/>
      </w:pPr>
    </w:p>
    <w:p w:rsidR="00FF4F2F" w:rsidRDefault="00FF4F2F">
      <w:pPr>
        <w:pStyle w:val="Heading3"/>
      </w:pPr>
      <w:bookmarkStart w:id="626" w:name="_Toc223513018"/>
      <w:r>
        <w:t>AIRR – PID $1518 – Secondary Air Injection System Pressure Error Bank 1</w:t>
      </w:r>
      <w:bookmarkEnd w:id="62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$1518</w:t>
            </w:r>
          </w:p>
        </w:tc>
        <w:tc>
          <w:tcPr>
            <w:tcW w:w="2880" w:type="dxa"/>
            <w:tcBorders>
              <w:top w:val="nil"/>
            </w:tcBorders>
          </w:tcPr>
          <w:p w:rsidR="00FF4F2F" w:rsidRDefault="00FF4F2F">
            <w:pPr>
              <w:rPr>
                <w:rFonts w:ascii="Arial" w:hAnsi="Arial"/>
                <w:sz w:val="16"/>
              </w:rPr>
            </w:pPr>
            <w:r>
              <w:rPr>
                <w:rFonts w:ascii="Arial" w:hAnsi="Arial"/>
                <w:sz w:val="16"/>
              </w:rPr>
              <w:t>Secondary Air Injection System Pressure Error Bank 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-25 - 24.99923706055 kPa</w:t>
            </w:r>
          </w:p>
        </w:tc>
        <w:tc>
          <w:tcPr>
            <w:tcW w:w="2160" w:type="dxa"/>
            <w:tcBorders>
              <w:top w:val="nil"/>
            </w:tcBorders>
          </w:tcPr>
          <w:p w:rsidR="00FF4F2F" w:rsidRDefault="00FF4F2F">
            <w:pPr>
              <w:rPr>
                <w:rFonts w:ascii="Arial" w:hAnsi="Arial"/>
                <w:sz w:val="16"/>
              </w:rPr>
            </w:pPr>
            <w:r>
              <w:rPr>
                <w:rFonts w:ascii="Arial" w:hAnsi="Arial"/>
                <w:sz w:val="16"/>
              </w:rPr>
              <w:t>E = N * 25 / 32768</w:t>
            </w:r>
          </w:p>
        </w:tc>
      </w:tr>
    </w:tbl>
    <w:p w:rsidR="00FF4F2F" w:rsidRDefault="00FF4F2F"/>
    <w:p w:rsidR="00FF4F2F" w:rsidRDefault="00FF4F2F">
      <w:r>
        <w:t>This PID contains the weighted average pressure error (difference between the predicted and actual secondary air injection system pressure) for bank 1 during the secondary air injection on test (phase 1).</w:t>
      </w:r>
    </w:p>
    <w:p w:rsidR="00FF4F2F" w:rsidRDefault="00FF4F2F">
      <w:pPr>
        <w:keepNext w:val="0"/>
        <w:keepLines w:val="0"/>
      </w:pPr>
    </w:p>
    <w:p w:rsidR="00FF4F2F" w:rsidRDefault="00FF4F2F">
      <w:pPr>
        <w:pStyle w:val="Heading3"/>
      </w:pPr>
      <w:bookmarkStart w:id="627" w:name="_Toc223513019"/>
      <w:r>
        <w:t>AIRR – PID $1519 – Secondary Air Injection System Pressure Error Bank 2</w:t>
      </w:r>
      <w:bookmarkEnd w:id="62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$1519</w:t>
            </w:r>
          </w:p>
        </w:tc>
        <w:tc>
          <w:tcPr>
            <w:tcW w:w="2880" w:type="dxa"/>
            <w:tcBorders>
              <w:top w:val="nil"/>
            </w:tcBorders>
          </w:tcPr>
          <w:p w:rsidR="00FF4F2F" w:rsidRDefault="00FF4F2F">
            <w:pPr>
              <w:rPr>
                <w:rFonts w:ascii="Arial" w:hAnsi="Arial"/>
                <w:sz w:val="16"/>
              </w:rPr>
            </w:pPr>
            <w:r>
              <w:rPr>
                <w:rFonts w:ascii="Arial" w:hAnsi="Arial"/>
                <w:sz w:val="16"/>
              </w:rPr>
              <w:t>Secondary Air Injection System Pressure Error Bank 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-25 - 24.99923706055 kPa</w:t>
            </w:r>
          </w:p>
        </w:tc>
        <w:tc>
          <w:tcPr>
            <w:tcW w:w="2160" w:type="dxa"/>
            <w:tcBorders>
              <w:top w:val="nil"/>
            </w:tcBorders>
          </w:tcPr>
          <w:p w:rsidR="00FF4F2F" w:rsidRDefault="00FF4F2F">
            <w:pPr>
              <w:rPr>
                <w:rFonts w:ascii="Arial" w:hAnsi="Arial"/>
                <w:sz w:val="16"/>
              </w:rPr>
            </w:pPr>
            <w:r>
              <w:rPr>
                <w:rFonts w:ascii="Arial" w:hAnsi="Arial"/>
                <w:sz w:val="16"/>
              </w:rPr>
              <w:t>E = N * 25 / 32768</w:t>
            </w:r>
          </w:p>
        </w:tc>
      </w:tr>
    </w:tbl>
    <w:p w:rsidR="00FF4F2F" w:rsidRDefault="00FF4F2F"/>
    <w:p w:rsidR="00FF4F2F" w:rsidRDefault="00FF4F2F">
      <w:r>
        <w:t>This PID contains the weighted average pressure error (difference between the predicted and actual secondary air injection system pressure) for bank 2 during the secondary air injection on test (phase 1).</w:t>
      </w:r>
    </w:p>
    <w:p w:rsidR="00FF4F2F" w:rsidRDefault="00FF4F2F">
      <w:pPr>
        <w:keepNext w:val="0"/>
        <w:keepLines w:val="0"/>
      </w:pPr>
    </w:p>
    <w:p w:rsidR="00FF4F2F" w:rsidRDefault="00FF4F2F">
      <w:pPr>
        <w:pStyle w:val="Heading3"/>
      </w:pPr>
      <w:bookmarkStart w:id="628" w:name="_Toc223513020"/>
      <w:r>
        <w:lastRenderedPageBreak/>
        <w:t>AIRR – PID $151A – Secondary Air Injection Normalized System Pressure Bank 1</w:t>
      </w:r>
      <w:bookmarkEnd w:id="62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$151A</w:t>
            </w:r>
          </w:p>
        </w:tc>
        <w:tc>
          <w:tcPr>
            <w:tcW w:w="2880" w:type="dxa"/>
            <w:tcBorders>
              <w:top w:val="nil"/>
            </w:tcBorders>
          </w:tcPr>
          <w:p w:rsidR="00FF4F2F" w:rsidRDefault="00FF4F2F">
            <w:pPr>
              <w:rPr>
                <w:rFonts w:ascii="Arial" w:hAnsi="Arial"/>
                <w:sz w:val="16"/>
              </w:rPr>
            </w:pPr>
            <w:r>
              <w:rPr>
                <w:rFonts w:ascii="Arial" w:hAnsi="Arial"/>
                <w:sz w:val="16"/>
              </w:rPr>
              <w:t>Secondary Air Injection Normalized System Pressure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0 - 24.90234375 kPa</w:t>
            </w:r>
          </w:p>
        </w:tc>
        <w:tc>
          <w:tcPr>
            <w:tcW w:w="2160" w:type="dxa"/>
            <w:tcBorders>
              <w:top w:val="nil"/>
            </w:tcBorders>
          </w:tcPr>
          <w:p w:rsidR="00FF4F2F" w:rsidRDefault="00FF4F2F">
            <w:pPr>
              <w:rPr>
                <w:rFonts w:ascii="Arial" w:hAnsi="Arial"/>
                <w:sz w:val="16"/>
              </w:rPr>
            </w:pPr>
            <w:r>
              <w:rPr>
                <w:rFonts w:ascii="Arial" w:hAnsi="Arial"/>
                <w:sz w:val="16"/>
              </w:rPr>
              <w:t>E = N * 25 / 256</w:t>
            </w:r>
          </w:p>
        </w:tc>
      </w:tr>
    </w:tbl>
    <w:p w:rsidR="00FF4F2F" w:rsidRDefault="00FF4F2F"/>
    <w:p w:rsidR="00FF4F2F" w:rsidRDefault="00FF4F2F">
      <w:r>
        <w:t>This PID contains the normalized secondary air injection system pressure for bank 1.  The normalized pressure is the filtered pressure minus the baseline pressure (the ambient air pressure measured by the sensor).</w:t>
      </w:r>
    </w:p>
    <w:p w:rsidR="00FF4F2F" w:rsidRDefault="00FF4F2F">
      <w:pPr>
        <w:keepNext w:val="0"/>
        <w:keepLines w:val="0"/>
      </w:pPr>
    </w:p>
    <w:p w:rsidR="00FF4F2F" w:rsidRDefault="00FF4F2F">
      <w:pPr>
        <w:pStyle w:val="Heading3"/>
      </w:pPr>
      <w:bookmarkStart w:id="629" w:name="_Toc223513021"/>
      <w:r>
        <w:t>AIRR – PID $151B – Secondary Air Injection Normalized System Pressure Bank 2</w:t>
      </w:r>
      <w:bookmarkEnd w:id="62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$151B</w:t>
            </w:r>
          </w:p>
        </w:tc>
        <w:tc>
          <w:tcPr>
            <w:tcW w:w="2880" w:type="dxa"/>
            <w:tcBorders>
              <w:top w:val="nil"/>
            </w:tcBorders>
          </w:tcPr>
          <w:p w:rsidR="00FF4F2F" w:rsidRDefault="00FF4F2F">
            <w:pPr>
              <w:rPr>
                <w:rFonts w:ascii="Arial" w:hAnsi="Arial"/>
                <w:sz w:val="16"/>
              </w:rPr>
            </w:pPr>
            <w:r>
              <w:rPr>
                <w:rFonts w:ascii="Arial" w:hAnsi="Arial"/>
                <w:sz w:val="16"/>
              </w:rPr>
              <w:t>Secondary Air Injection Normalized System Pressure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0 - 24.90234375 kPa</w:t>
            </w:r>
          </w:p>
        </w:tc>
        <w:tc>
          <w:tcPr>
            <w:tcW w:w="2160" w:type="dxa"/>
            <w:tcBorders>
              <w:top w:val="nil"/>
            </w:tcBorders>
          </w:tcPr>
          <w:p w:rsidR="00FF4F2F" w:rsidRDefault="00FF4F2F">
            <w:pPr>
              <w:rPr>
                <w:rFonts w:ascii="Arial" w:hAnsi="Arial"/>
                <w:sz w:val="16"/>
              </w:rPr>
            </w:pPr>
            <w:r>
              <w:rPr>
                <w:rFonts w:ascii="Arial" w:hAnsi="Arial"/>
                <w:sz w:val="16"/>
              </w:rPr>
              <w:t>E = N * 25 / 256</w:t>
            </w:r>
          </w:p>
        </w:tc>
      </w:tr>
    </w:tbl>
    <w:p w:rsidR="00FF4F2F" w:rsidRDefault="00FF4F2F"/>
    <w:p w:rsidR="00FF4F2F" w:rsidRDefault="00FF4F2F">
      <w:r>
        <w:t>This PID contains the normalized secondary air injection system pressure for bank 2.  The normalized pressure is the filtered pressure minus the baseline pressure (the ambient air pressure measured by the sensor).</w:t>
      </w:r>
    </w:p>
    <w:p w:rsidR="00FF4F2F" w:rsidRDefault="00FF4F2F">
      <w:pPr>
        <w:keepNext w:val="0"/>
        <w:keepLines w:val="0"/>
      </w:pPr>
    </w:p>
    <w:p w:rsidR="00FF4F2F" w:rsidRDefault="00FF4F2F">
      <w:pPr>
        <w:pStyle w:val="Heading3"/>
      </w:pPr>
      <w:bookmarkStart w:id="630" w:name="_Toc223513022"/>
      <w:r>
        <w:t>AIRR – PID $151C – Secondary Air Injection System Pressure Bank 1</w:t>
      </w:r>
      <w:bookmarkEnd w:id="63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$151C</w:t>
            </w:r>
          </w:p>
        </w:tc>
        <w:tc>
          <w:tcPr>
            <w:tcW w:w="2880" w:type="dxa"/>
            <w:tcBorders>
              <w:top w:val="nil"/>
            </w:tcBorders>
          </w:tcPr>
          <w:p w:rsidR="00FF4F2F" w:rsidRDefault="00FF4F2F">
            <w:pPr>
              <w:rPr>
                <w:rFonts w:ascii="Arial" w:hAnsi="Arial"/>
                <w:sz w:val="16"/>
              </w:rPr>
            </w:pPr>
            <w:r>
              <w:rPr>
                <w:rFonts w:ascii="Arial" w:hAnsi="Arial"/>
                <w:sz w:val="16"/>
              </w:rPr>
              <w:t>Secondary Air Injection System Pressure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40 - 149.5703125 kPa</w:t>
            </w:r>
          </w:p>
        </w:tc>
        <w:tc>
          <w:tcPr>
            <w:tcW w:w="2160" w:type="dxa"/>
            <w:tcBorders>
              <w:top w:val="nil"/>
            </w:tcBorders>
          </w:tcPr>
          <w:p w:rsidR="00FF4F2F" w:rsidRDefault="00FF4F2F">
            <w:pPr>
              <w:rPr>
                <w:rFonts w:ascii="Arial" w:hAnsi="Arial"/>
                <w:sz w:val="16"/>
              </w:rPr>
            </w:pPr>
            <w:r>
              <w:rPr>
                <w:rFonts w:ascii="Arial" w:hAnsi="Arial"/>
                <w:sz w:val="16"/>
              </w:rPr>
              <w:t>E = N * (110 / 256) + 40</w:t>
            </w:r>
          </w:p>
        </w:tc>
      </w:tr>
    </w:tbl>
    <w:p w:rsidR="00FF4F2F" w:rsidRDefault="00FF4F2F"/>
    <w:p w:rsidR="00FF4F2F" w:rsidRDefault="00FF4F2F">
      <w:r>
        <w:t>This PID contains the unfiltered secondary air injection system pressure for bank 1.</w:t>
      </w:r>
    </w:p>
    <w:p w:rsidR="00FF4F2F" w:rsidRDefault="00FF4F2F">
      <w:pPr>
        <w:keepNext w:val="0"/>
        <w:keepLines w:val="0"/>
      </w:pPr>
    </w:p>
    <w:p w:rsidR="00FF4F2F" w:rsidRDefault="00FF4F2F">
      <w:pPr>
        <w:pStyle w:val="Heading3"/>
      </w:pPr>
      <w:bookmarkStart w:id="631" w:name="_Toc223513023"/>
      <w:r>
        <w:t>AIRR – PID $151D – Secondary Air Injection System Pressure Bank 2</w:t>
      </w:r>
      <w:bookmarkEnd w:id="63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$151D</w:t>
            </w:r>
          </w:p>
        </w:tc>
        <w:tc>
          <w:tcPr>
            <w:tcW w:w="2880" w:type="dxa"/>
            <w:tcBorders>
              <w:top w:val="nil"/>
            </w:tcBorders>
          </w:tcPr>
          <w:p w:rsidR="00FF4F2F" w:rsidRDefault="00FF4F2F">
            <w:pPr>
              <w:rPr>
                <w:rFonts w:ascii="Arial" w:hAnsi="Arial"/>
                <w:sz w:val="16"/>
              </w:rPr>
            </w:pPr>
            <w:r>
              <w:rPr>
                <w:rFonts w:ascii="Arial" w:hAnsi="Arial"/>
                <w:sz w:val="16"/>
              </w:rPr>
              <w:t>Secondary Air Injection System Pressure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40 - 149.5703125 kPa</w:t>
            </w:r>
          </w:p>
        </w:tc>
        <w:tc>
          <w:tcPr>
            <w:tcW w:w="2160" w:type="dxa"/>
            <w:tcBorders>
              <w:top w:val="nil"/>
            </w:tcBorders>
          </w:tcPr>
          <w:p w:rsidR="00FF4F2F" w:rsidRDefault="00FF4F2F">
            <w:pPr>
              <w:rPr>
                <w:rFonts w:ascii="Arial" w:hAnsi="Arial"/>
                <w:sz w:val="16"/>
              </w:rPr>
            </w:pPr>
            <w:r>
              <w:rPr>
                <w:rFonts w:ascii="Arial" w:hAnsi="Arial"/>
                <w:sz w:val="16"/>
              </w:rPr>
              <w:t>E = N * (110 / 256) + 40</w:t>
            </w:r>
          </w:p>
        </w:tc>
      </w:tr>
    </w:tbl>
    <w:p w:rsidR="00FF4F2F" w:rsidRDefault="00FF4F2F"/>
    <w:p w:rsidR="00FF4F2F" w:rsidRDefault="00FF4F2F">
      <w:r>
        <w:t>This PID contains the unfiltered secondary air injection system pressure for bank 2.</w:t>
      </w:r>
    </w:p>
    <w:p w:rsidR="00FF4F2F" w:rsidRDefault="00FF4F2F">
      <w:pPr>
        <w:keepNext w:val="0"/>
        <w:keepLines w:val="0"/>
      </w:pPr>
    </w:p>
    <w:p w:rsidR="00FF4F2F" w:rsidRDefault="00FF4F2F">
      <w:pPr>
        <w:pStyle w:val="Heading3"/>
      </w:pPr>
      <w:bookmarkStart w:id="632" w:name="_Toc223513024"/>
      <w:r>
        <w:lastRenderedPageBreak/>
        <w:t>ACCR – PID $151F – Air Conditioning Disengage History 5</w:t>
      </w:r>
      <w:bookmarkEnd w:id="625"/>
      <w:bookmarkEnd w:id="63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$151F</w:t>
            </w:r>
          </w:p>
        </w:tc>
        <w:tc>
          <w:tcPr>
            <w:tcW w:w="2880" w:type="dxa"/>
            <w:tcBorders>
              <w:top w:val="nil"/>
            </w:tcBorders>
          </w:tcPr>
          <w:p w:rsidR="00FF4F2F" w:rsidRDefault="00FF4F2F">
            <w:pPr>
              <w:rPr>
                <w:rFonts w:ascii="Arial" w:hAnsi="Arial"/>
                <w:sz w:val="16"/>
              </w:rPr>
            </w:pPr>
            <w:r>
              <w:rPr>
                <w:rFonts w:ascii="Arial" w:hAnsi="Arial"/>
                <w:sz w:val="16"/>
              </w:rPr>
              <w:t>Air Conditioning Disengage History 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DE2E05" w:rsidRDefault="00FF4F2F" w:rsidP="00DE2E05">
            <w:pPr>
              <w:rPr>
                <w:rFonts w:ascii="Arial" w:hAnsi="Arial"/>
                <w:sz w:val="16"/>
              </w:rPr>
            </w:pPr>
            <w:r>
              <w:rPr>
                <w:rFonts w:ascii="Arial" w:hAnsi="Arial"/>
                <w:sz w:val="16"/>
              </w:rPr>
              <w:t>$</w:t>
            </w:r>
            <w:r w:rsidR="00DE2E05">
              <w:rPr>
                <w:rFonts w:ascii="Arial" w:hAnsi="Arial"/>
                <w:sz w:val="16"/>
              </w:rPr>
              <w:t>0</w:t>
            </w:r>
            <w:r>
              <w:rPr>
                <w:rFonts w:ascii="Arial" w:hAnsi="Arial"/>
                <w:sz w:val="16"/>
              </w:rPr>
              <w:t xml:space="preserve">0=None; </w:t>
            </w:r>
            <w:r>
              <w:rPr>
                <w:rFonts w:ascii="Arial" w:hAnsi="Arial"/>
                <w:sz w:val="16"/>
              </w:rPr>
              <w:br/>
              <w:t>$</w:t>
            </w:r>
            <w:r w:rsidR="00DE2E05">
              <w:rPr>
                <w:rFonts w:ascii="Arial" w:hAnsi="Arial"/>
                <w:sz w:val="16"/>
              </w:rPr>
              <w:t>0</w:t>
            </w:r>
            <w:r>
              <w:rPr>
                <w:rFonts w:ascii="Arial" w:hAnsi="Arial"/>
                <w:sz w:val="16"/>
              </w:rPr>
              <w:t xml:space="preserve">1=AC Protection – High Side Fluid Pressure; </w:t>
            </w:r>
            <w:r>
              <w:rPr>
                <w:rFonts w:ascii="Arial" w:hAnsi="Arial"/>
                <w:sz w:val="16"/>
              </w:rPr>
              <w:br/>
              <w:t>$</w:t>
            </w:r>
            <w:r w:rsidR="00DE2E05">
              <w:rPr>
                <w:rFonts w:ascii="Arial" w:hAnsi="Arial"/>
                <w:sz w:val="16"/>
              </w:rPr>
              <w:t>0</w:t>
            </w:r>
            <w:r>
              <w:rPr>
                <w:rFonts w:ascii="Arial" w:hAnsi="Arial"/>
                <w:sz w:val="16"/>
              </w:rPr>
              <w:t xml:space="preserve">2=AC Protection – Engine Speed; </w:t>
            </w:r>
            <w:r>
              <w:rPr>
                <w:rFonts w:ascii="Arial" w:hAnsi="Arial"/>
                <w:sz w:val="16"/>
              </w:rPr>
              <w:br/>
              <w:t>$</w:t>
            </w:r>
            <w:r w:rsidR="00DE2E05">
              <w:rPr>
                <w:rFonts w:ascii="Arial" w:hAnsi="Arial"/>
                <w:sz w:val="16"/>
              </w:rPr>
              <w:t>0</w:t>
            </w:r>
            <w:r>
              <w:rPr>
                <w:rFonts w:ascii="Arial" w:hAnsi="Arial"/>
                <w:sz w:val="16"/>
              </w:rPr>
              <w:t xml:space="preserve">3=AC Protection – </w:t>
            </w:r>
            <w:smartTag w:uri="urn:schemas-microsoft-com:office:smarttags" w:element="place">
              <w:r>
                <w:rPr>
                  <w:rFonts w:ascii="Arial" w:hAnsi="Arial"/>
                  <w:sz w:val="16"/>
                </w:rPr>
                <w:t>Battery</w:t>
              </w:r>
            </w:smartTag>
            <w:r>
              <w:rPr>
                <w:rFonts w:ascii="Arial" w:hAnsi="Arial"/>
                <w:sz w:val="16"/>
              </w:rPr>
              <w:t xml:space="preserve"> Voltage; </w:t>
            </w:r>
            <w:r>
              <w:rPr>
                <w:rFonts w:ascii="Arial" w:hAnsi="Arial"/>
                <w:sz w:val="16"/>
              </w:rPr>
              <w:br/>
              <w:t>$</w:t>
            </w:r>
            <w:r w:rsidR="00DE2E05">
              <w:rPr>
                <w:rFonts w:ascii="Arial" w:hAnsi="Arial"/>
                <w:sz w:val="16"/>
              </w:rPr>
              <w:t>0</w:t>
            </w:r>
            <w:r>
              <w:rPr>
                <w:rFonts w:ascii="Arial" w:hAnsi="Arial"/>
                <w:sz w:val="16"/>
              </w:rPr>
              <w:t xml:space="preserve">4=Engine Stall Prevention; </w:t>
            </w:r>
            <w:r>
              <w:rPr>
                <w:rFonts w:ascii="Arial" w:hAnsi="Arial"/>
                <w:sz w:val="16"/>
              </w:rPr>
              <w:br/>
              <w:t>$</w:t>
            </w:r>
            <w:r w:rsidR="00DE2E05">
              <w:rPr>
                <w:rFonts w:ascii="Arial" w:hAnsi="Arial"/>
                <w:sz w:val="16"/>
              </w:rPr>
              <w:t>0</w:t>
            </w:r>
            <w:r>
              <w:rPr>
                <w:rFonts w:ascii="Arial" w:hAnsi="Arial"/>
                <w:sz w:val="16"/>
              </w:rPr>
              <w:t xml:space="preserve">5=Engine Speed Stabilization; </w:t>
            </w:r>
            <w:r>
              <w:rPr>
                <w:rFonts w:ascii="Arial" w:hAnsi="Arial"/>
                <w:sz w:val="16"/>
              </w:rPr>
              <w:br/>
              <w:t>$</w:t>
            </w:r>
            <w:r w:rsidR="00DE2E05">
              <w:rPr>
                <w:rFonts w:ascii="Arial" w:hAnsi="Arial"/>
                <w:sz w:val="16"/>
              </w:rPr>
              <w:t>0</w:t>
            </w:r>
            <w:r>
              <w:rPr>
                <w:rFonts w:ascii="Arial" w:hAnsi="Arial"/>
                <w:sz w:val="16"/>
              </w:rPr>
              <w:t xml:space="preserve">6=Wide Open Throttle; </w:t>
            </w:r>
            <w:r>
              <w:rPr>
                <w:rFonts w:ascii="Arial" w:hAnsi="Arial"/>
                <w:sz w:val="16"/>
              </w:rPr>
              <w:br/>
              <w:t>$</w:t>
            </w:r>
            <w:r w:rsidR="00DE2E05">
              <w:rPr>
                <w:rFonts w:ascii="Arial" w:hAnsi="Arial"/>
                <w:sz w:val="16"/>
              </w:rPr>
              <w:t>0</w:t>
            </w:r>
            <w:r>
              <w:rPr>
                <w:rFonts w:ascii="Arial" w:hAnsi="Arial"/>
                <w:sz w:val="16"/>
              </w:rPr>
              <w:t xml:space="preserve">7=Vehicle Launch Performance; </w:t>
            </w:r>
            <w:r>
              <w:rPr>
                <w:rFonts w:ascii="Arial" w:hAnsi="Arial"/>
                <w:sz w:val="16"/>
              </w:rPr>
              <w:br/>
              <w:t>$</w:t>
            </w:r>
            <w:r w:rsidR="00DE2E05">
              <w:rPr>
                <w:rFonts w:ascii="Arial" w:hAnsi="Arial"/>
                <w:sz w:val="16"/>
              </w:rPr>
              <w:t>0</w:t>
            </w:r>
            <w:r>
              <w:rPr>
                <w:rFonts w:ascii="Arial" w:hAnsi="Arial"/>
                <w:sz w:val="16"/>
              </w:rPr>
              <w:t>8=High Coolant Temperature</w:t>
            </w:r>
            <w:r w:rsidR="00DE2E05">
              <w:rPr>
                <w:rFonts w:ascii="Arial" w:hAnsi="Arial"/>
                <w:sz w:val="16"/>
              </w:rPr>
              <w:t>;</w:t>
            </w:r>
          </w:p>
          <w:p w:rsidR="00DE2E05" w:rsidRDefault="00DE2E05" w:rsidP="00DE2E05">
            <w:pPr>
              <w:rPr>
                <w:rFonts w:ascii="Arial" w:hAnsi="Arial"/>
                <w:sz w:val="16"/>
              </w:rPr>
            </w:pPr>
            <w:r>
              <w:rPr>
                <w:rFonts w:ascii="Arial" w:hAnsi="Arial"/>
                <w:sz w:val="16"/>
              </w:rPr>
              <w:t>$09=Reserved;</w:t>
            </w:r>
          </w:p>
          <w:p w:rsidR="00DE2E05" w:rsidRDefault="00DE2E05" w:rsidP="00DE2E05">
            <w:pPr>
              <w:rPr>
                <w:rFonts w:ascii="Arial" w:hAnsi="Arial"/>
                <w:sz w:val="16"/>
              </w:rPr>
            </w:pPr>
            <w:r>
              <w:rPr>
                <w:rFonts w:ascii="Arial" w:hAnsi="Arial"/>
                <w:sz w:val="16"/>
              </w:rPr>
              <w:t>$0A=Reserved;</w:t>
            </w:r>
          </w:p>
          <w:p w:rsidR="00DE2E05" w:rsidRDefault="00DE2E05" w:rsidP="00DE2E05">
            <w:pPr>
              <w:rPr>
                <w:rFonts w:ascii="Arial" w:hAnsi="Arial"/>
                <w:sz w:val="16"/>
              </w:rPr>
            </w:pPr>
            <w:r>
              <w:rPr>
                <w:rFonts w:ascii="Arial" w:hAnsi="Arial"/>
                <w:sz w:val="16"/>
              </w:rPr>
              <w:t>$0B=Reserved;</w:t>
            </w:r>
          </w:p>
          <w:p w:rsidR="00DE2E05" w:rsidRDefault="00DE2E05" w:rsidP="00DE2E05">
            <w:pPr>
              <w:rPr>
                <w:rFonts w:ascii="Arial" w:hAnsi="Arial"/>
                <w:sz w:val="16"/>
              </w:rPr>
            </w:pPr>
            <w:r>
              <w:rPr>
                <w:rFonts w:ascii="Arial" w:hAnsi="Arial"/>
                <w:sz w:val="16"/>
              </w:rPr>
              <w:t>$0C=Reserved;</w:t>
            </w:r>
          </w:p>
          <w:p w:rsidR="00DE2E05" w:rsidRPr="005C5F87" w:rsidRDefault="00DE2E05" w:rsidP="00DE2E05">
            <w:pPr>
              <w:rPr>
                <w:rFonts w:ascii="Arial" w:hAnsi="Arial"/>
                <w:sz w:val="16"/>
              </w:rPr>
            </w:pPr>
            <w:r>
              <w:rPr>
                <w:rFonts w:ascii="Arial" w:hAnsi="Arial"/>
                <w:sz w:val="16"/>
              </w:rPr>
              <w:t>$0D=</w:t>
            </w:r>
            <w:r w:rsidRPr="005C5F87">
              <w:rPr>
                <w:rFonts w:ascii="Arial" w:hAnsi="Arial"/>
                <w:sz w:val="16"/>
              </w:rPr>
              <w:t>Reserved;</w:t>
            </w:r>
          </w:p>
          <w:p w:rsidR="00FF4F2F" w:rsidRDefault="00DE2E05" w:rsidP="00DE2E05">
            <w:pPr>
              <w:rPr>
                <w:rFonts w:ascii="Arial" w:hAnsi="Arial"/>
                <w:sz w:val="16"/>
              </w:rPr>
            </w:pPr>
            <w:r w:rsidRPr="005C5F87">
              <w:rPr>
                <w:rFonts w:ascii="Arial" w:hAnsi="Arial" w:cs="Arial"/>
                <w:sz w:val="16"/>
                <w:szCs w:val="16"/>
              </w:rPr>
              <w:t>$0E=AC Relay Fault</w:t>
            </w:r>
          </w:p>
        </w:tc>
      </w:tr>
    </w:tbl>
    <w:p w:rsidR="00FF4F2F" w:rsidRDefault="00FF4F2F"/>
    <w:p w:rsidR="00FF4F2F" w:rsidRDefault="00FF4F2F">
      <w:r>
        <w:t>This PID contains one of the last eight reasons that powertrain has disengaged the air conditioning compressor.  A FIFO history buffer, which retains its contents over a battery disconnect, is used to store these reasons with reason 1 containing the most recent reason.  If the most recent reason in the history buffer is the same as the current reason, the history buffer is not updated.  If powertrain has already commanded disengagement of the air conditioning compressor for a reason other than a platform request, and a new disengagement reason exists, the new reason is placed in the history buffer.</w:t>
      </w:r>
    </w:p>
    <w:p w:rsidR="00FF4F2F" w:rsidRDefault="00FF4F2F">
      <w:pPr>
        <w:keepNext w:val="0"/>
        <w:keepLines w:val="0"/>
      </w:pPr>
    </w:p>
    <w:p w:rsidR="00FF4F2F" w:rsidRDefault="00FF4F2F">
      <w:pPr>
        <w:pStyle w:val="Heading3"/>
      </w:pPr>
      <w:bookmarkStart w:id="633" w:name="_Toc17862204"/>
      <w:bookmarkStart w:id="634" w:name="_Toc223513025"/>
      <w:r>
        <w:lastRenderedPageBreak/>
        <w:t>ACCR – PID $1520 – Air Conditioning Disengage History 6</w:t>
      </w:r>
      <w:bookmarkEnd w:id="633"/>
      <w:bookmarkEnd w:id="63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$1520</w:t>
            </w:r>
          </w:p>
        </w:tc>
        <w:tc>
          <w:tcPr>
            <w:tcW w:w="2880" w:type="dxa"/>
            <w:tcBorders>
              <w:top w:val="nil"/>
            </w:tcBorders>
          </w:tcPr>
          <w:p w:rsidR="00FF4F2F" w:rsidRDefault="00FF4F2F">
            <w:pPr>
              <w:rPr>
                <w:rFonts w:ascii="Arial" w:hAnsi="Arial"/>
                <w:sz w:val="16"/>
              </w:rPr>
            </w:pPr>
            <w:r>
              <w:rPr>
                <w:rFonts w:ascii="Arial" w:hAnsi="Arial"/>
                <w:sz w:val="16"/>
              </w:rPr>
              <w:t>Air Conditioning Disengage History 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DE2E05" w:rsidRDefault="00FF4F2F" w:rsidP="00DE2E05">
            <w:pPr>
              <w:rPr>
                <w:rFonts w:ascii="Arial" w:hAnsi="Arial"/>
                <w:sz w:val="16"/>
              </w:rPr>
            </w:pPr>
            <w:r>
              <w:rPr>
                <w:rFonts w:ascii="Arial" w:hAnsi="Arial"/>
                <w:sz w:val="16"/>
              </w:rPr>
              <w:t>$</w:t>
            </w:r>
            <w:r w:rsidR="00DE2E05">
              <w:rPr>
                <w:rFonts w:ascii="Arial" w:hAnsi="Arial"/>
                <w:sz w:val="16"/>
              </w:rPr>
              <w:t>0</w:t>
            </w:r>
            <w:r>
              <w:rPr>
                <w:rFonts w:ascii="Arial" w:hAnsi="Arial"/>
                <w:sz w:val="16"/>
              </w:rPr>
              <w:t xml:space="preserve">0=None; </w:t>
            </w:r>
            <w:r>
              <w:rPr>
                <w:rFonts w:ascii="Arial" w:hAnsi="Arial"/>
                <w:sz w:val="16"/>
              </w:rPr>
              <w:br/>
              <w:t>$</w:t>
            </w:r>
            <w:r w:rsidR="00DE2E05">
              <w:rPr>
                <w:rFonts w:ascii="Arial" w:hAnsi="Arial"/>
                <w:sz w:val="16"/>
              </w:rPr>
              <w:t>0</w:t>
            </w:r>
            <w:r>
              <w:rPr>
                <w:rFonts w:ascii="Arial" w:hAnsi="Arial"/>
                <w:sz w:val="16"/>
              </w:rPr>
              <w:t xml:space="preserve">1=AC Protection – High Side Fluid Pressure; </w:t>
            </w:r>
            <w:r>
              <w:rPr>
                <w:rFonts w:ascii="Arial" w:hAnsi="Arial"/>
                <w:sz w:val="16"/>
              </w:rPr>
              <w:br/>
              <w:t>$</w:t>
            </w:r>
            <w:r w:rsidR="00DE2E05">
              <w:rPr>
                <w:rFonts w:ascii="Arial" w:hAnsi="Arial"/>
                <w:sz w:val="16"/>
              </w:rPr>
              <w:t>0</w:t>
            </w:r>
            <w:r>
              <w:rPr>
                <w:rFonts w:ascii="Arial" w:hAnsi="Arial"/>
                <w:sz w:val="16"/>
              </w:rPr>
              <w:t xml:space="preserve">2=AC Protection – Engine Speed; </w:t>
            </w:r>
            <w:r>
              <w:rPr>
                <w:rFonts w:ascii="Arial" w:hAnsi="Arial"/>
                <w:sz w:val="16"/>
              </w:rPr>
              <w:br/>
              <w:t>$</w:t>
            </w:r>
            <w:r w:rsidR="00DE2E05">
              <w:rPr>
                <w:rFonts w:ascii="Arial" w:hAnsi="Arial"/>
                <w:sz w:val="16"/>
              </w:rPr>
              <w:t>0</w:t>
            </w:r>
            <w:r>
              <w:rPr>
                <w:rFonts w:ascii="Arial" w:hAnsi="Arial"/>
                <w:sz w:val="16"/>
              </w:rPr>
              <w:t xml:space="preserve">3=AC Protection – </w:t>
            </w:r>
            <w:smartTag w:uri="urn:schemas-microsoft-com:office:smarttags" w:element="place">
              <w:r>
                <w:rPr>
                  <w:rFonts w:ascii="Arial" w:hAnsi="Arial"/>
                  <w:sz w:val="16"/>
                </w:rPr>
                <w:t>Battery</w:t>
              </w:r>
            </w:smartTag>
            <w:r>
              <w:rPr>
                <w:rFonts w:ascii="Arial" w:hAnsi="Arial"/>
                <w:sz w:val="16"/>
              </w:rPr>
              <w:t xml:space="preserve"> Voltage; </w:t>
            </w:r>
            <w:r>
              <w:rPr>
                <w:rFonts w:ascii="Arial" w:hAnsi="Arial"/>
                <w:sz w:val="16"/>
              </w:rPr>
              <w:br/>
              <w:t>$</w:t>
            </w:r>
            <w:r w:rsidR="00DE2E05">
              <w:rPr>
                <w:rFonts w:ascii="Arial" w:hAnsi="Arial"/>
                <w:sz w:val="16"/>
              </w:rPr>
              <w:t>0</w:t>
            </w:r>
            <w:r>
              <w:rPr>
                <w:rFonts w:ascii="Arial" w:hAnsi="Arial"/>
                <w:sz w:val="16"/>
              </w:rPr>
              <w:t xml:space="preserve">4=Engine Stall Prevention; </w:t>
            </w:r>
            <w:r>
              <w:rPr>
                <w:rFonts w:ascii="Arial" w:hAnsi="Arial"/>
                <w:sz w:val="16"/>
              </w:rPr>
              <w:br/>
              <w:t>$</w:t>
            </w:r>
            <w:r w:rsidR="00DE2E05">
              <w:rPr>
                <w:rFonts w:ascii="Arial" w:hAnsi="Arial"/>
                <w:sz w:val="16"/>
              </w:rPr>
              <w:t>0</w:t>
            </w:r>
            <w:r>
              <w:rPr>
                <w:rFonts w:ascii="Arial" w:hAnsi="Arial"/>
                <w:sz w:val="16"/>
              </w:rPr>
              <w:t xml:space="preserve">5=Engine Speed Stabilization; </w:t>
            </w:r>
            <w:r>
              <w:rPr>
                <w:rFonts w:ascii="Arial" w:hAnsi="Arial"/>
                <w:sz w:val="16"/>
              </w:rPr>
              <w:br/>
              <w:t>$</w:t>
            </w:r>
            <w:r w:rsidR="00DE2E05">
              <w:rPr>
                <w:rFonts w:ascii="Arial" w:hAnsi="Arial"/>
                <w:sz w:val="16"/>
              </w:rPr>
              <w:t>0</w:t>
            </w:r>
            <w:r>
              <w:rPr>
                <w:rFonts w:ascii="Arial" w:hAnsi="Arial"/>
                <w:sz w:val="16"/>
              </w:rPr>
              <w:t xml:space="preserve">6=Wide Open Throttle; </w:t>
            </w:r>
            <w:r>
              <w:rPr>
                <w:rFonts w:ascii="Arial" w:hAnsi="Arial"/>
                <w:sz w:val="16"/>
              </w:rPr>
              <w:br/>
              <w:t>$</w:t>
            </w:r>
            <w:r w:rsidR="00DE2E05">
              <w:rPr>
                <w:rFonts w:ascii="Arial" w:hAnsi="Arial"/>
                <w:sz w:val="16"/>
              </w:rPr>
              <w:t>0</w:t>
            </w:r>
            <w:r>
              <w:rPr>
                <w:rFonts w:ascii="Arial" w:hAnsi="Arial"/>
                <w:sz w:val="16"/>
              </w:rPr>
              <w:t xml:space="preserve">7=Vehicle Launch Performance; </w:t>
            </w:r>
            <w:r>
              <w:rPr>
                <w:rFonts w:ascii="Arial" w:hAnsi="Arial"/>
                <w:sz w:val="16"/>
              </w:rPr>
              <w:br/>
              <w:t>$</w:t>
            </w:r>
            <w:r w:rsidR="00DE2E05">
              <w:rPr>
                <w:rFonts w:ascii="Arial" w:hAnsi="Arial"/>
                <w:sz w:val="16"/>
              </w:rPr>
              <w:t>0</w:t>
            </w:r>
            <w:r>
              <w:rPr>
                <w:rFonts w:ascii="Arial" w:hAnsi="Arial"/>
                <w:sz w:val="16"/>
              </w:rPr>
              <w:t>8=High Coolant Temperature</w:t>
            </w:r>
            <w:r w:rsidR="00DE2E05">
              <w:rPr>
                <w:rFonts w:ascii="Arial" w:hAnsi="Arial"/>
                <w:sz w:val="16"/>
              </w:rPr>
              <w:t>;</w:t>
            </w:r>
          </w:p>
          <w:p w:rsidR="00DE2E05" w:rsidRDefault="00DE2E05" w:rsidP="00DE2E05">
            <w:pPr>
              <w:rPr>
                <w:rFonts w:ascii="Arial" w:hAnsi="Arial"/>
                <w:sz w:val="16"/>
              </w:rPr>
            </w:pPr>
            <w:r>
              <w:rPr>
                <w:rFonts w:ascii="Arial" w:hAnsi="Arial"/>
                <w:sz w:val="16"/>
              </w:rPr>
              <w:t>$09=Reserved;</w:t>
            </w:r>
          </w:p>
          <w:p w:rsidR="00DE2E05" w:rsidRDefault="00DE2E05" w:rsidP="00DE2E05">
            <w:pPr>
              <w:rPr>
                <w:rFonts w:ascii="Arial" w:hAnsi="Arial"/>
                <w:sz w:val="16"/>
              </w:rPr>
            </w:pPr>
            <w:r>
              <w:rPr>
                <w:rFonts w:ascii="Arial" w:hAnsi="Arial"/>
                <w:sz w:val="16"/>
              </w:rPr>
              <w:t>$0A=Reserved;</w:t>
            </w:r>
          </w:p>
          <w:p w:rsidR="00DE2E05" w:rsidRDefault="00DE2E05" w:rsidP="00DE2E05">
            <w:pPr>
              <w:rPr>
                <w:rFonts w:ascii="Arial" w:hAnsi="Arial"/>
                <w:sz w:val="16"/>
              </w:rPr>
            </w:pPr>
            <w:r>
              <w:rPr>
                <w:rFonts w:ascii="Arial" w:hAnsi="Arial"/>
                <w:sz w:val="16"/>
              </w:rPr>
              <w:t>$0B=Reserved;</w:t>
            </w:r>
          </w:p>
          <w:p w:rsidR="00DE2E05" w:rsidRDefault="00DE2E05" w:rsidP="00DE2E05">
            <w:pPr>
              <w:rPr>
                <w:rFonts w:ascii="Arial" w:hAnsi="Arial"/>
                <w:sz w:val="16"/>
              </w:rPr>
            </w:pPr>
            <w:r>
              <w:rPr>
                <w:rFonts w:ascii="Arial" w:hAnsi="Arial"/>
                <w:sz w:val="16"/>
              </w:rPr>
              <w:t>$0C=Reserved;</w:t>
            </w:r>
          </w:p>
          <w:p w:rsidR="00DE2E05" w:rsidRPr="005C5F87" w:rsidRDefault="00DE2E05" w:rsidP="00DE2E05">
            <w:pPr>
              <w:rPr>
                <w:rFonts w:ascii="Arial" w:hAnsi="Arial"/>
                <w:sz w:val="16"/>
              </w:rPr>
            </w:pPr>
            <w:r>
              <w:rPr>
                <w:rFonts w:ascii="Arial" w:hAnsi="Arial"/>
                <w:sz w:val="16"/>
              </w:rPr>
              <w:t>$0D=</w:t>
            </w:r>
            <w:r w:rsidRPr="005C5F87">
              <w:rPr>
                <w:rFonts w:ascii="Arial" w:hAnsi="Arial"/>
                <w:sz w:val="16"/>
              </w:rPr>
              <w:t>Reserved;</w:t>
            </w:r>
          </w:p>
          <w:p w:rsidR="00FF4F2F" w:rsidRDefault="00DE2E05" w:rsidP="00DE2E05">
            <w:pPr>
              <w:rPr>
                <w:rFonts w:ascii="Arial" w:hAnsi="Arial"/>
                <w:sz w:val="16"/>
              </w:rPr>
            </w:pPr>
            <w:r w:rsidRPr="005C5F87">
              <w:rPr>
                <w:rFonts w:ascii="Arial" w:hAnsi="Arial" w:cs="Arial"/>
                <w:sz w:val="16"/>
                <w:szCs w:val="16"/>
              </w:rPr>
              <w:t>$0E=AC Relay Fault</w:t>
            </w:r>
          </w:p>
        </w:tc>
      </w:tr>
    </w:tbl>
    <w:p w:rsidR="00FF4F2F" w:rsidRDefault="00FF4F2F"/>
    <w:p w:rsidR="00FF4F2F" w:rsidRDefault="00FF4F2F">
      <w:r>
        <w:t>This PID contains one of the last eight reasons that powertrain has disengaged the air conditioning compressor.  A FIFO history buffer, which retains its contents over a battery disconnect, is used to store these reasons with reason 1 containing the most recent reason.  If the most recent reason in the history buffer is the same as the current reason, the history buffer is not updated.  If powertrain has already commanded disengagement of the air conditioning compressor for a reason other than a platform request, and a new disengagement reason exists, the new reason is placed in the history buffer.</w:t>
      </w:r>
    </w:p>
    <w:p w:rsidR="00FF4F2F" w:rsidRDefault="00FF4F2F">
      <w:pPr>
        <w:keepNext w:val="0"/>
        <w:keepLines w:val="0"/>
      </w:pPr>
    </w:p>
    <w:p w:rsidR="00FF4F2F" w:rsidRDefault="00FF4F2F">
      <w:pPr>
        <w:pStyle w:val="Heading3"/>
      </w:pPr>
      <w:bookmarkStart w:id="635" w:name="_Toc17862205"/>
      <w:bookmarkStart w:id="636" w:name="_Toc223513026"/>
      <w:r>
        <w:lastRenderedPageBreak/>
        <w:t>ACCR – PID $1521 – Air Conditioning Disengage History 7</w:t>
      </w:r>
      <w:bookmarkEnd w:id="635"/>
      <w:bookmarkEnd w:id="63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$1521</w:t>
            </w:r>
          </w:p>
        </w:tc>
        <w:tc>
          <w:tcPr>
            <w:tcW w:w="2880" w:type="dxa"/>
            <w:tcBorders>
              <w:top w:val="nil"/>
            </w:tcBorders>
          </w:tcPr>
          <w:p w:rsidR="00FF4F2F" w:rsidRDefault="00FF4F2F">
            <w:pPr>
              <w:rPr>
                <w:rFonts w:ascii="Arial" w:hAnsi="Arial"/>
                <w:sz w:val="16"/>
              </w:rPr>
            </w:pPr>
            <w:r>
              <w:rPr>
                <w:rFonts w:ascii="Arial" w:hAnsi="Arial"/>
                <w:sz w:val="16"/>
              </w:rPr>
              <w:t>Air Conditioning Disengage History 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DE2E05" w:rsidRDefault="00FF4F2F" w:rsidP="00DE2E05">
            <w:pPr>
              <w:rPr>
                <w:rFonts w:ascii="Arial" w:hAnsi="Arial"/>
                <w:sz w:val="16"/>
              </w:rPr>
            </w:pPr>
            <w:r>
              <w:rPr>
                <w:rFonts w:ascii="Arial" w:hAnsi="Arial"/>
                <w:sz w:val="16"/>
              </w:rPr>
              <w:t>$</w:t>
            </w:r>
            <w:r w:rsidR="00DE2E05">
              <w:rPr>
                <w:rFonts w:ascii="Arial" w:hAnsi="Arial"/>
                <w:sz w:val="16"/>
              </w:rPr>
              <w:t>0</w:t>
            </w:r>
            <w:r>
              <w:rPr>
                <w:rFonts w:ascii="Arial" w:hAnsi="Arial"/>
                <w:sz w:val="16"/>
              </w:rPr>
              <w:t xml:space="preserve">0=None; </w:t>
            </w:r>
            <w:r>
              <w:rPr>
                <w:rFonts w:ascii="Arial" w:hAnsi="Arial"/>
                <w:sz w:val="16"/>
              </w:rPr>
              <w:br/>
              <w:t>$</w:t>
            </w:r>
            <w:r w:rsidR="00DE2E05">
              <w:rPr>
                <w:rFonts w:ascii="Arial" w:hAnsi="Arial"/>
                <w:sz w:val="16"/>
              </w:rPr>
              <w:t>0</w:t>
            </w:r>
            <w:r>
              <w:rPr>
                <w:rFonts w:ascii="Arial" w:hAnsi="Arial"/>
                <w:sz w:val="16"/>
              </w:rPr>
              <w:t xml:space="preserve">1=AC Protection – High Side Fluid Pressure; </w:t>
            </w:r>
            <w:r>
              <w:rPr>
                <w:rFonts w:ascii="Arial" w:hAnsi="Arial"/>
                <w:sz w:val="16"/>
              </w:rPr>
              <w:br/>
              <w:t>$</w:t>
            </w:r>
            <w:r w:rsidR="00DE2E05">
              <w:rPr>
                <w:rFonts w:ascii="Arial" w:hAnsi="Arial"/>
                <w:sz w:val="16"/>
              </w:rPr>
              <w:t>0</w:t>
            </w:r>
            <w:r>
              <w:rPr>
                <w:rFonts w:ascii="Arial" w:hAnsi="Arial"/>
                <w:sz w:val="16"/>
              </w:rPr>
              <w:t xml:space="preserve">2=AC Protection – Engine Speed; </w:t>
            </w:r>
            <w:r>
              <w:rPr>
                <w:rFonts w:ascii="Arial" w:hAnsi="Arial"/>
                <w:sz w:val="16"/>
              </w:rPr>
              <w:br/>
              <w:t>$</w:t>
            </w:r>
            <w:r w:rsidR="00DE2E05">
              <w:rPr>
                <w:rFonts w:ascii="Arial" w:hAnsi="Arial"/>
                <w:sz w:val="16"/>
              </w:rPr>
              <w:t>0</w:t>
            </w:r>
            <w:r>
              <w:rPr>
                <w:rFonts w:ascii="Arial" w:hAnsi="Arial"/>
                <w:sz w:val="16"/>
              </w:rPr>
              <w:t xml:space="preserve">3=AC Protection – </w:t>
            </w:r>
            <w:smartTag w:uri="urn:schemas-microsoft-com:office:smarttags" w:element="place">
              <w:r>
                <w:rPr>
                  <w:rFonts w:ascii="Arial" w:hAnsi="Arial"/>
                  <w:sz w:val="16"/>
                </w:rPr>
                <w:t>Battery</w:t>
              </w:r>
            </w:smartTag>
            <w:r>
              <w:rPr>
                <w:rFonts w:ascii="Arial" w:hAnsi="Arial"/>
                <w:sz w:val="16"/>
              </w:rPr>
              <w:t xml:space="preserve"> Voltage; </w:t>
            </w:r>
            <w:r>
              <w:rPr>
                <w:rFonts w:ascii="Arial" w:hAnsi="Arial"/>
                <w:sz w:val="16"/>
              </w:rPr>
              <w:br/>
              <w:t>$</w:t>
            </w:r>
            <w:r w:rsidR="00DE2E05">
              <w:rPr>
                <w:rFonts w:ascii="Arial" w:hAnsi="Arial"/>
                <w:sz w:val="16"/>
              </w:rPr>
              <w:t>0</w:t>
            </w:r>
            <w:r>
              <w:rPr>
                <w:rFonts w:ascii="Arial" w:hAnsi="Arial"/>
                <w:sz w:val="16"/>
              </w:rPr>
              <w:t xml:space="preserve">4=Engine Stall Prevention; </w:t>
            </w:r>
            <w:r>
              <w:rPr>
                <w:rFonts w:ascii="Arial" w:hAnsi="Arial"/>
                <w:sz w:val="16"/>
              </w:rPr>
              <w:br/>
              <w:t>$</w:t>
            </w:r>
            <w:r w:rsidR="00DE2E05">
              <w:rPr>
                <w:rFonts w:ascii="Arial" w:hAnsi="Arial"/>
                <w:sz w:val="16"/>
              </w:rPr>
              <w:t>0</w:t>
            </w:r>
            <w:r>
              <w:rPr>
                <w:rFonts w:ascii="Arial" w:hAnsi="Arial"/>
                <w:sz w:val="16"/>
              </w:rPr>
              <w:t xml:space="preserve">5=Engine Speed Stabilization; </w:t>
            </w:r>
            <w:r>
              <w:rPr>
                <w:rFonts w:ascii="Arial" w:hAnsi="Arial"/>
                <w:sz w:val="16"/>
              </w:rPr>
              <w:br/>
              <w:t>$</w:t>
            </w:r>
            <w:r w:rsidR="00DE2E05">
              <w:rPr>
                <w:rFonts w:ascii="Arial" w:hAnsi="Arial"/>
                <w:sz w:val="16"/>
              </w:rPr>
              <w:t>0</w:t>
            </w:r>
            <w:r>
              <w:rPr>
                <w:rFonts w:ascii="Arial" w:hAnsi="Arial"/>
                <w:sz w:val="16"/>
              </w:rPr>
              <w:t xml:space="preserve">6=Wide Open Throttle; </w:t>
            </w:r>
            <w:r>
              <w:rPr>
                <w:rFonts w:ascii="Arial" w:hAnsi="Arial"/>
                <w:sz w:val="16"/>
              </w:rPr>
              <w:br/>
              <w:t>$</w:t>
            </w:r>
            <w:r w:rsidR="00DE2E05">
              <w:rPr>
                <w:rFonts w:ascii="Arial" w:hAnsi="Arial"/>
                <w:sz w:val="16"/>
              </w:rPr>
              <w:t>0</w:t>
            </w:r>
            <w:r>
              <w:rPr>
                <w:rFonts w:ascii="Arial" w:hAnsi="Arial"/>
                <w:sz w:val="16"/>
              </w:rPr>
              <w:t xml:space="preserve">7=Vehicle Launch Performance; </w:t>
            </w:r>
            <w:r>
              <w:rPr>
                <w:rFonts w:ascii="Arial" w:hAnsi="Arial"/>
                <w:sz w:val="16"/>
              </w:rPr>
              <w:br/>
              <w:t>$</w:t>
            </w:r>
            <w:r w:rsidR="00DE2E05">
              <w:rPr>
                <w:rFonts w:ascii="Arial" w:hAnsi="Arial"/>
                <w:sz w:val="16"/>
              </w:rPr>
              <w:t>0</w:t>
            </w:r>
            <w:r>
              <w:rPr>
                <w:rFonts w:ascii="Arial" w:hAnsi="Arial"/>
                <w:sz w:val="16"/>
              </w:rPr>
              <w:t>8=High Coolant Temperature</w:t>
            </w:r>
            <w:r w:rsidR="00DE2E05">
              <w:rPr>
                <w:rFonts w:ascii="Arial" w:hAnsi="Arial"/>
                <w:sz w:val="16"/>
              </w:rPr>
              <w:t>;</w:t>
            </w:r>
          </w:p>
          <w:p w:rsidR="00DE2E05" w:rsidRDefault="00DE2E05" w:rsidP="00DE2E05">
            <w:pPr>
              <w:rPr>
                <w:rFonts w:ascii="Arial" w:hAnsi="Arial"/>
                <w:sz w:val="16"/>
              </w:rPr>
            </w:pPr>
            <w:r>
              <w:rPr>
                <w:rFonts w:ascii="Arial" w:hAnsi="Arial"/>
                <w:sz w:val="16"/>
              </w:rPr>
              <w:t>$09=Reserved;</w:t>
            </w:r>
          </w:p>
          <w:p w:rsidR="00DE2E05" w:rsidRDefault="00DE2E05" w:rsidP="00DE2E05">
            <w:pPr>
              <w:rPr>
                <w:rFonts w:ascii="Arial" w:hAnsi="Arial"/>
                <w:sz w:val="16"/>
              </w:rPr>
            </w:pPr>
            <w:r>
              <w:rPr>
                <w:rFonts w:ascii="Arial" w:hAnsi="Arial"/>
                <w:sz w:val="16"/>
              </w:rPr>
              <w:t>$0A=Reserved;</w:t>
            </w:r>
          </w:p>
          <w:p w:rsidR="00DE2E05" w:rsidRDefault="00DE2E05" w:rsidP="00DE2E05">
            <w:pPr>
              <w:rPr>
                <w:rFonts w:ascii="Arial" w:hAnsi="Arial"/>
                <w:sz w:val="16"/>
              </w:rPr>
            </w:pPr>
            <w:r>
              <w:rPr>
                <w:rFonts w:ascii="Arial" w:hAnsi="Arial"/>
                <w:sz w:val="16"/>
              </w:rPr>
              <w:t>$0B=Reserved;</w:t>
            </w:r>
          </w:p>
          <w:p w:rsidR="00DE2E05" w:rsidRPr="005C5F87" w:rsidRDefault="00DE2E05" w:rsidP="00DE2E05">
            <w:pPr>
              <w:rPr>
                <w:rFonts w:ascii="Arial" w:hAnsi="Arial"/>
                <w:sz w:val="16"/>
              </w:rPr>
            </w:pPr>
            <w:r>
              <w:rPr>
                <w:rFonts w:ascii="Arial" w:hAnsi="Arial"/>
                <w:sz w:val="16"/>
              </w:rPr>
              <w:t>$0C=Reserved;</w:t>
            </w:r>
          </w:p>
          <w:p w:rsidR="00DE2E05" w:rsidRPr="005C5F87" w:rsidRDefault="00DE2E05" w:rsidP="00DE2E05">
            <w:pPr>
              <w:rPr>
                <w:rFonts w:ascii="Arial" w:hAnsi="Arial"/>
                <w:sz w:val="16"/>
              </w:rPr>
            </w:pPr>
            <w:r w:rsidRPr="005C5F87">
              <w:rPr>
                <w:rFonts w:ascii="Arial" w:hAnsi="Arial"/>
                <w:sz w:val="16"/>
              </w:rPr>
              <w:t>$0D=Reserved;</w:t>
            </w:r>
          </w:p>
          <w:p w:rsidR="00FF4F2F" w:rsidRDefault="00DE2E05" w:rsidP="00DE2E05">
            <w:pPr>
              <w:rPr>
                <w:rFonts w:ascii="Arial" w:hAnsi="Arial"/>
                <w:sz w:val="16"/>
              </w:rPr>
            </w:pPr>
            <w:r w:rsidRPr="005C5F87">
              <w:rPr>
                <w:rFonts w:ascii="Arial" w:hAnsi="Arial" w:cs="Arial"/>
                <w:sz w:val="16"/>
                <w:szCs w:val="16"/>
              </w:rPr>
              <w:t>$0E=AC Relay Fault</w:t>
            </w:r>
          </w:p>
        </w:tc>
      </w:tr>
    </w:tbl>
    <w:p w:rsidR="00FF4F2F" w:rsidRDefault="00FF4F2F"/>
    <w:p w:rsidR="00FF4F2F" w:rsidRDefault="00FF4F2F">
      <w:r>
        <w:t>This PID contains one of the last eight reasons that powertrain has disengaged the air conditioning compressor.  A FIFO history buffer, which retains its contents over a battery disconnect, is used to store these reasons with reason 1 containing the most recent reason.  If the most recent reason in the history buffer is the same as the current reason, the history buffer is not updated.  If powertrain has already commanded disengagement of the air conditioning compressor for a reason other than a platform request, and a new disengagement reason exists, the new reason is placed in the history buffer.</w:t>
      </w:r>
    </w:p>
    <w:p w:rsidR="00FF4F2F" w:rsidRDefault="00FF4F2F">
      <w:pPr>
        <w:keepNext w:val="0"/>
        <w:keepLines w:val="0"/>
      </w:pPr>
    </w:p>
    <w:p w:rsidR="00FF4F2F" w:rsidRDefault="00FF4F2F">
      <w:pPr>
        <w:pStyle w:val="Heading3"/>
      </w:pPr>
      <w:bookmarkStart w:id="637" w:name="_Toc17862206"/>
      <w:bookmarkStart w:id="638" w:name="_Toc223513027"/>
      <w:r>
        <w:lastRenderedPageBreak/>
        <w:t>ACCR – PID $1522 – Air Conditioning Disengage History 8</w:t>
      </w:r>
      <w:bookmarkEnd w:id="637"/>
      <w:bookmarkEnd w:id="63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$1522</w:t>
            </w:r>
          </w:p>
        </w:tc>
        <w:tc>
          <w:tcPr>
            <w:tcW w:w="2880" w:type="dxa"/>
            <w:tcBorders>
              <w:top w:val="nil"/>
            </w:tcBorders>
          </w:tcPr>
          <w:p w:rsidR="00FF4F2F" w:rsidRDefault="00FF4F2F">
            <w:pPr>
              <w:rPr>
                <w:rFonts w:ascii="Arial" w:hAnsi="Arial"/>
                <w:sz w:val="16"/>
              </w:rPr>
            </w:pPr>
            <w:r>
              <w:rPr>
                <w:rFonts w:ascii="Arial" w:hAnsi="Arial"/>
                <w:sz w:val="16"/>
              </w:rPr>
              <w:t>Air Conditioning Disengage History 8</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DE2E05" w:rsidRDefault="00FF4F2F" w:rsidP="00DE2E05">
            <w:pPr>
              <w:rPr>
                <w:rFonts w:ascii="Arial" w:hAnsi="Arial"/>
                <w:sz w:val="16"/>
              </w:rPr>
            </w:pPr>
            <w:r>
              <w:rPr>
                <w:rFonts w:ascii="Arial" w:hAnsi="Arial"/>
                <w:sz w:val="16"/>
              </w:rPr>
              <w:t>$</w:t>
            </w:r>
            <w:r w:rsidR="00DE2E05">
              <w:rPr>
                <w:rFonts w:ascii="Arial" w:hAnsi="Arial"/>
                <w:sz w:val="16"/>
              </w:rPr>
              <w:t>0</w:t>
            </w:r>
            <w:r>
              <w:rPr>
                <w:rFonts w:ascii="Arial" w:hAnsi="Arial"/>
                <w:sz w:val="16"/>
              </w:rPr>
              <w:t xml:space="preserve">0=None; </w:t>
            </w:r>
            <w:r>
              <w:rPr>
                <w:rFonts w:ascii="Arial" w:hAnsi="Arial"/>
                <w:sz w:val="16"/>
              </w:rPr>
              <w:br/>
              <w:t>$</w:t>
            </w:r>
            <w:r w:rsidR="00DE2E05">
              <w:rPr>
                <w:rFonts w:ascii="Arial" w:hAnsi="Arial"/>
                <w:sz w:val="16"/>
              </w:rPr>
              <w:t>0</w:t>
            </w:r>
            <w:r>
              <w:rPr>
                <w:rFonts w:ascii="Arial" w:hAnsi="Arial"/>
                <w:sz w:val="16"/>
              </w:rPr>
              <w:t xml:space="preserve">1=AC Protection – High Side Fluid Pressure; </w:t>
            </w:r>
            <w:r>
              <w:rPr>
                <w:rFonts w:ascii="Arial" w:hAnsi="Arial"/>
                <w:sz w:val="16"/>
              </w:rPr>
              <w:br/>
              <w:t>$</w:t>
            </w:r>
            <w:r w:rsidR="00DE2E05">
              <w:rPr>
                <w:rFonts w:ascii="Arial" w:hAnsi="Arial"/>
                <w:sz w:val="16"/>
              </w:rPr>
              <w:t>0</w:t>
            </w:r>
            <w:r>
              <w:rPr>
                <w:rFonts w:ascii="Arial" w:hAnsi="Arial"/>
                <w:sz w:val="16"/>
              </w:rPr>
              <w:t xml:space="preserve">2=AC Protection – Engine Speed; </w:t>
            </w:r>
            <w:r>
              <w:rPr>
                <w:rFonts w:ascii="Arial" w:hAnsi="Arial"/>
                <w:sz w:val="16"/>
              </w:rPr>
              <w:br/>
              <w:t>$</w:t>
            </w:r>
            <w:r w:rsidR="00DE2E05">
              <w:rPr>
                <w:rFonts w:ascii="Arial" w:hAnsi="Arial"/>
                <w:sz w:val="16"/>
              </w:rPr>
              <w:t>0</w:t>
            </w:r>
            <w:r>
              <w:rPr>
                <w:rFonts w:ascii="Arial" w:hAnsi="Arial"/>
                <w:sz w:val="16"/>
              </w:rPr>
              <w:t xml:space="preserve">3=AC Protection – </w:t>
            </w:r>
            <w:smartTag w:uri="urn:schemas-microsoft-com:office:smarttags" w:element="place">
              <w:r>
                <w:rPr>
                  <w:rFonts w:ascii="Arial" w:hAnsi="Arial"/>
                  <w:sz w:val="16"/>
                </w:rPr>
                <w:t>Battery</w:t>
              </w:r>
            </w:smartTag>
            <w:r>
              <w:rPr>
                <w:rFonts w:ascii="Arial" w:hAnsi="Arial"/>
                <w:sz w:val="16"/>
              </w:rPr>
              <w:t xml:space="preserve"> Voltage; </w:t>
            </w:r>
            <w:r>
              <w:rPr>
                <w:rFonts w:ascii="Arial" w:hAnsi="Arial"/>
                <w:sz w:val="16"/>
              </w:rPr>
              <w:br/>
              <w:t>$</w:t>
            </w:r>
            <w:r w:rsidR="00DE2E05">
              <w:rPr>
                <w:rFonts w:ascii="Arial" w:hAnsi="Arial"/>
                <w:sz w:val="16"/>
              </w:rPr>
              <w:t>0</w:t>
            </w:r>
            <w:r>
              <w:rPr>
                <w:rFonts w:ascii="Arial" w:hAnsi="Arial"/>
                <w:sz w:val="16"/>
              </w:rPr>
              <w:t xml:space="preserve">4=Engine Stall Prevention; </w:t>
            </w:r>
            <w:r>
              <w:rPr>
                <w:rFonts w:ascii="Arial" w:hAnsi="Arial"/>
                <w:sz w:val="16"/>
              </w:rPr>
              <w:br/>
              <w:t>$</w:t>
            </w:r>
            <w:r w:rsidR="00DE2E05">
              <w:rPr>
                <w:rFonts w:ascii="Arial" w:hAnsi="Arial"/>
                <w:sz w:val="16"/>
              </w:rPr>
              <w:t>0</w:t>
            </w:r>
            <w:r>
              <w:rPr>
                <w:rFonts w:ascii="Arial" w:hAnsi="Arial"/>
                <w:sz w:val="16"/>
              </w:rPr>
              <w:t xml:space="preserve">5=Engine Speed Stabilization; </w:t>
            </w:r>
            <w:r>
              <w:rPr>
                <w:rFonts w:ascii="Arial" w:hAnsi="Arial"/>
                <w:sz w:val="16"/>
              </w:rPr>
              <w:br/>
              <w:t>$</w:t>
            </w:r>
            <w:r w:rsidR="00DE2E05">
              <w:rPr>
                <w:rFonts w:ascii="Arial" w:hAnsi="Arial"/>
                <w:sz w:val="16"/>
              </w:rPr>
              <w:t>0</w:t>
            </w:r>
            <w:r>
              <w:rPr>
                <w:rFonts w:ascii="Arial" w:hAnsi="Arial"/>
                <w:sz w:val="16"/>
              </w:rPr>
              <w:t xml:space="preserve">6=Wide Open Throttle; </w:t>
            </w:r>
            <w:r>
              <w:rPr>
                <w:rFonts w:ascii="Arial" w:hAnsi="Arial"/>
                <w:sz w:val="16"/>
              </w:rPr>
              <w:br/>
              <w:t>$</w:t>
            </w:r>
            <w:r w:rsidR="00DE2E05">
              <w:rPr>
                <w:rFonts w:ascii="Arial" w:hAnsi="Arial"/>
                <w:sz w:val="16"/>
              </w:rPr>
              <w:t>0</w:t>
            </w:r>
            <w:r>
              <w:rPr>
                <w:rFonts w:ascii="Arial" w:hAnsi="Arial"/>
                <w:sz w:val="16"/>
              </w:rPr>
              <w:t xml:space="preserve">7=Vehicle Launch Performance; </w:t>
            </w:r>
            <w:r>
              <w:rPr>
                <w:rFonts w:ascii="Arial" w:hAnsi="Arial"/>
                <w:sz w:val="16"/>
              </w:rPr>
              <w:br/>
              <w:t>$</w:t>
            </w:r>
            <w:r w:rsidR="00DE2E05">
              <w:rPr>
                <w:rFonts w:ascii="Arial" w:hAnsi="Arial"/>
                <w:sz w:val="16"/>
              </w:rPr>
              <w:t>0</w:t>
            </w:r>
            <w:r>
              <w:rPr>
                <w:rFonts w:ascii="Arial" w:hAnsi="Arial"/>
                <w:sz w:val="16"/>
              </w:rPr>
              <w:t>8=High Coolant Temperature</w:t>
            </w:r>
            <w:r w:rsidR="00DE2E05">
              <w:rPr>
                <w:rFonts w:ascii="Arial" w:hAnsi="Arial"/>
                <w:sz w:val="16"/>
              </w:rPr>
              <w:t>;</w:t>
            </w:r>
          </w:p>
          <w:p w:rsidR="00DE2E05" w:rsidRDefault="00DE2E05" w:rsidP="00DE2E05">
            <w:pPr>
              <w:rPr>
                <w:rFonts w:ascii="Arial" w:hAnsi="Arial"/>
                <w:sz w:val="16"/>
              </w:rPr>
            </w:pPr>
            <w:r>
              <w:rPr>
                <w:rFonts w:ascii="Arial" w:hAnsi="Arial"/>
                <w:sz w:val="16"/>
              </w:rPr>
              <w:t>$09=Reserved;</w:t>
            </w:r>
          </w:p>
          <w:p w:rsidR="00DE2E05" w:rsidRDefault="00DE2E05" w:rsidP="00DE2E05">
            <w:pPr>
              <w:rPr>
                <w:rFonts w:ascii="Arial" w:hAnsi="Arial"/>
                <w:sz w:val="16"/>
              </w:rPr>
            </w:pPr>
            <w:r>
              <w:rPr>
                <w:rFonts w:ascii="Arial" w:hAnsi="Arial"/>
                <w:sz w:val="16"/>
              </w:rPr>
              <w:t>$0A=Reserved;</w:t>
            </w:r>
          </w:p>
          <w:p w:rsidR="00DE2E05" w:rsidRPr="005C5F87" w:rsidRDefault="00DE2E05" w:rsidP="00DE2E05">
            <w:pPr>
              <w:rPr>
                <w:rFonts w:ascii="Arial" w:hAnsi="Arial"/>
                <w:sz w:val="16"/>
              </w:rPr>
            </w:pPr>
            <w:r>
              <w:rPr>
                <w:rFonts w:ascii="Arial" w:hAnsi="Arial"/>
                <w:sz w:val="16"/>
              </w:rPr>
              <w:t>$0B=Reserved;</w:t>
            </w:r>
          </w:p>
          <w:p w:rsidR="00DE2E05" w:rsidRPr="005C5F87" w:rsidRDefault="00DE2E05" w:rsidP="00DE2E05">
            <w:pPr>
              <w:rPr>
                <w:rFonts w:ascii="Arial" w:hAnsi="Arial"/>
                <w:sz w:val="16"/>
              </w:rPr>
            </w:pPr>
            <w:r w:rsidRPr="005C5F87">
              <w:rPr>
                <w:rFonts w:ascii="Arial" w:hAnsi="Arial"/>
                <w:sz w:val="16"/>
              </w:rPr>
              <w:t>$0C=Reserved;</w:t>
            </w:r>
          </w:p>
          <w:p w:rsidR="00DE2E05" w:rsidRPr="005C5F87" w:rsidRDefault="00DE2E05" w:rsidP="00DE2E05">
            <w:pPr>
              <w:rPr>
                <w:rFonts w:ascii="Arial" w:hAnsi="Arial"/>
                <w:sz w:val="16"/>
              </w:rPr>
            </w:pPr>
            <w:r w:rsidRPr="005C5F87">
              <w:rPr>
                <w:rFonts w:ascii="Arial" w:hAnsi="Arial"/>
                <w:sz w:val="16"/>
              </w:rPr>
              <w:t>$0D=Reserved;</w:t>
            </w:r>
          </w:p>
          <w:p w:rsidR="00FF4F2F" w:rsidRDefault="00DE2E05" w:rsidP="00DE2E05">
            <w:pPr>
              <w:rPr>
                <w:rFonts w:ascii="Arial" w:hAnsi="Arial"/>
                <w:sz w:val="16"/>
              </w:rPr>
            </w:pPr>
            <w:r w:rsidRPr="005C5F87">
              <w:rPr>
                <w:rFonts w:ascii="Arial" w:hAnsi="Arial" w:cs="Arial"/>
                <w:sz w:val="16"/>
                <w:szCs w:val="16"/>
              </w:rPr>
              <w:t>$0E=AC Relay Fault</w:t>
            </w:r>
          </w:p>
        </w:tc>
      </w:tr>
    </w:tbl>
    <w:p w:rsidR="00FF4F2F" w:rsidRDefault="00FF4F2F"/>
    <w:bookmarkEnd w:id="606"/>
    <w:p w:rsidR="00FF4F2F" w:rsidRDefault="00FF4F2F">
      <w:r>
        <w:t>This PID contains one of the last eight reasons that powertrain has disengaged the air conditioning compressor.  A FIFO history buffer, which retains its contents over a battery disconnect, is used to store these reasons with reason 1 containing the most recent reason.  If the most recent reason in the history buffer is the same as the current reason, the history buffer is not updated.  If powertrain has already commanded disengagement of the air conditioning compressor for a reason other than a platform request, and a new disengagement reason exists, the new reason is placed in the history buffer.</w:t>
      </w:r>
    </w:p>
    <w:p w:rsidR="00FF4F2F" w:rsidRDefault="00FF4F2F">
      <w:pPr>
        <w:keepNext w:val="0"/>
        <w:keepLines w:val="0"/>
      </w:pPr>
    </w:p>
    <w:p w:rsidR="00FF4F2F" w:rsidRDefault="00FF4F2F">
      <w:pPr>
        <w:pStyle w:val="Heading3"/>
      </w:pPr>
      <w:bookmarkStart w:id="639" w:name="_Toc17862207"/>
      <w:bookmarkStart w:id="640" w:name="_Toc223513028"/>
      <w:r>
        <w:t>FLVR – PID $152C – Fuel Level Sensor Power Supply Percent On</w:t>
      </w:r>
      <w:r>
        <w:noBreakHyphen/>
        <w:t>Time</w:t>
      </w:r>
      <w:bookmarkEnd w:id="639"/>
      <w:bookmarkEnd w:id="64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$152C</w:t>
            </w:r>
          </w:p>
        </w:tc>
        <w:tc>
          <w:tcPr>
            <w:tcW w:w="2880" w:type="dxa"/>
            <w:tcBorders>
              <w:top w:val="nil"/>
            </w:tcBorders>
          </w:tcPr>
          <w:p w:rsidR="00FF4F2F" w:rsidRDefault="00FF4F2F">
            <w:pPr>
              <w:rPr>
                <w:rFonts w:ascii="Arial" w:hAnsi="Arial"/>
                <w:sz w:val="16"/>
              </w:rPr>
            </w:pPr>
            <w:r>
              <w:rPr>
                <w:rFonts w:ascii="Arial" w:hAnsi="Arial"/>
                <w:sz w:val="16"/>
              </w:rPr>
              <w:t>Fuel Level Sensor Power Supply Percent On</w:t>
            </w:r>
            <w:r>
              <w:rPr>
                <w:rFonts w:ascii="Arial" w:hAnsi="Arial"/>
                <w:sz w:val="16"/>
              </w:rPr>
              <w:noBreakHyphen/>
              <w:t>Time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percentage of time that the power supply for the fuel level sensor(s) is on.  This percentage is minimized when the fuel has high ethanol content and is maximized when the fuel has low ethanol content.</w:t>
      </w:r>
    </w:p>
    <w:p w:rsidR="00FF4F2F" w:rsidRDefault="00FF4F2F">
      <w:pPr>
        <w:keepNext w:val="0"/>
        <w:keepLines w:val="0"/>
      </w:pPr>
    </w:p>
    <w:p w:rsidR="00FF4F2F" w:rsidRDefault="00FF4F2F">
      <w:pPr>
        <w:pStyle w:val="Heading3"/>
      </w:pPr>
      <w:bookmarkStart w:id="641" w:name="_Toc223513029"/>
      <w:bookmarkStart w:id="642" w:name="_Toc17862208"/>
      <w:r>
        <w:lastRenderedPageBreak/>
        <w:t>CDAR – PID $1539 – Displacement on Demand Solenoid A Control Circuit</w:t>
      </w:r>
      <w:bookmarkEnd w:id="64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$1539</w:t>
            </w:r>
          </w:p>
        </w:tc>
        <w:tc>
          <w:tcPr>
            <w:tcW w:w="2880" w:type="dxa"/>
            <w:tcBorders>
              <w:top w:val="nil"/>
            </w:tcBorders>
          </w:tcPr>
          <w:p w:rsidR="00FF4F2F" w:rsidRDefault="00FF4F2F">
            <w:pPr>
              <w:rPr>
                <w:rFonts w:ascii="Arial" w:hAnsi="Arial"/>
                <w:sz w:val="16"/>
              </w:rPr>
            </w:pPr>
            <w:r>
              <w:rPr>
                <w:rFonts w:ascii="Arial" w:hAnsi="Arial"/>
                <w:sz w:val="16"/>
              </w:rPr>
              <w:t>Displacement on Demand Solenoid A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A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A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A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A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displacement on demand solenoid A output along with the status of its associated short to ground, open circuit, and short to power tests used to report a DTC for the appropriate cylinder number.</w:t>
      </w:r>
    </w:p>
    <w:p w:rsidR="00FF4F2F" w:rsidRDefault="00FF4F2F">
      <w:pPr>
        <w:keepNext w:val="0"/>
        <w:keepLines w:val="0"/>
      </w:pPr>
    </w:p>
    <w:p w:rsidR="00FF4F2F" w:rsidRDefault="00FF4F2F">
      <w:pPr>
        <w:pStyle w:val="Heading3"/>
      </w:pPr>
      <w:bookmarkStart w:id="643" w:name="_Toc223513030"/>
      <w:r>
        <w:t>CDAR – PID $153A – Displacement on Demand Solenoid B Control Circuit</w:t>
      </w:r>
      <w:bookmarkEnd w:id="64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$153A</w:t>
            </w:r>
          </w:p>
        </w:tc>
        <w:tc>
          <w:tcPr>
            <w:tcW w:w="2880" w:type="dxa"/>
            <w:tcBorders>
              <w:top w:val="nil"/>
            </w:tcBorders>
          </w:tcPr>
          <w:p w:rsidR="00FF4F2F" w:rsidRDefault="00FF4F2F">
            <w:pPr>
              <w:rPr>
                <w:rFonts w:ascii="Arial" w:hAnsi="Arial"/>
                <w:sz w:val="16"/>
              </w:rPr>
            </w:pPr>
            <w:r>
              <w:rPr>
                <w:rFonts w:ascii="Arial" w:hAnsi="Arial"/>
                <w:sz w:val="16"/>
              </w:rPr>
              <w:t>Displacement on Demand Solenoid B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B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B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B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B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displacement on demand solenoid B output along with the status of its associated short to ground, open circuit, and short to power tests used to report a DTC for the appropriate cylinder number.</w:t>
      </w:r>
    </w:p>
    <w:p w:rsidR="00FF4F2F" w:rsidRDefault="00FF4F2F">
      <w:pPr>
        <w:keepNext w:val="0"/>
        <w:keepLines w:val="0"/>
      </w:pPr>
    </w:p>
    <w:p w:rsidR="00FF4F2F" w:rsidRDefault="00FF4F2F">
      <w:pPr>
        <w:pStyle w:val="Heading3"/>
      </w:pPr>
      <w:bookmarkStart w:id="644" w:name="_Toc223513031"/>
      <w:r>
        <w:lastRenderedPageBreak/>
        <w:t>CDAR – PID $153B – Displacement on Demand Solenoid C Control Circuit</w:t>
      </w:r>
      <w:bookmarkEnd w:id="64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$153B</w:t>
            </w:r>
          </w:p>
        </w:tc>
        <w:tc>
          <w:tcPr>
            <w:tcW w:w="2880" w:type="dxa"/>
            <w:tcBorders>
              <w:top w:val="nil"/>
            </w:tcBorders>
          </w:tcPr>
          <w:p w:rsidR="00FF4F2F" w:rsidRDefault="00FF4F2F">
            <w:pPr>
              <w:rPr>
                <w:rFonts w:ascii="Arial" w:hAnsi="Arial"/>
                <w:sz w:val="16"/>
              </w:rPr>
            </w:pPr>
            <w:r>
              <w:rPr>
                <w:rFonts w:ascii="Arial" w:hAnsi="Arial"/>
                <w:sz w:val="16"/>
              </w:rPr>
              <w:t>Displacement on Demand Solenoid C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C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C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C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C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displacement on demand solenoid C output along with the status of its associated short to ground, open circuit, and short to power tests used to report a DTC for the appropriate cylinder number.</w:t>
      </w:r>
    </w:p>
    <w:p w:rsidR="00FF4F2F" w:rsidRDefault="00FF4F2F">
      <w:pPr>
        <w:keepNext w:val="0"/>
        <w:keepLines w:val="0"/>
      </w:pPr>
    </w:p>
    <w:p w:rsidR="00FF4F2F" w:rsidRDefault="00FF4F2F">
      <w:pPr>
        <w:pStyle w:val="Heading3"/>
      </w:pPr>
      <w:bookmarkStart w:id="645" w:name="_Toc223513032"/>
      <w:r>
        <w:t>CDAR – PID $153C – Displacement on Demand Solenoid D Control Circuit</w:t>
      </w:r>
      <w:bookmarkEnd w:id="64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$153C</w:t>
            </w:r>
          </w:p>
        </w:tc>
        <w:tc>
          <w:tcPr>
            <w:tcW w:w="2880" w:type="dxa"/>
            <w:tcBorders>
              <w:top w:val="nil"/>
            </w:tcBorders>
          </w:tcPr>
          <w:p w:rsidR="00FF4F2F" w:rsidRDefault="00FF4F2F">
            <w:pPr>
              <w:rPr>
                <w:rFonts w:ascii="Arial" w:hAnsi="Arial"/>
                <w:sz w:val="16"/>
              </w:rPr>
            </w:pPr>
            <w:r>
              <w:rPr>
                <w:rFonts w:ascii="Arial" w:hAnsi="Arial"/>
                <w:sz w:val="16"/>
              </w:rPr>
              <w:t>Displacement on Demand Solenoid D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D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D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D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Displacement on Demand Solenoid D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displacement on demand solenoid D output along with the status of its associated short to ground, open circuit, and short to power tests used to report a DTC for the appropriate cylinder number.</w:t>
      </w:r>
    </w:p>
    <w:p w:rsidR="00FF4F2F" w:rsidRDefault="00FF4F2F">
      <w:pPr>
        <w:keepNext w:val="0"/>
        <w:keepLines w:val="0"/>
      </w:pPr>
    </w:p>
    <w:p w:rsidR="00FF4F2F" w:rsidRDefault="00CF1373">
      <w:pPr>
        <w:pStyle w:val="Heading3"/>
      </w:pPr>
      <w:bookmarkStart w:id="646" w:name="_Toc223513033"/>
      <w:r>
        <w:lastRenderedPageBreak/>
        <w:t xml:space="preserve">EOTR </w:t>
      </w:r>
      <w:r w:rsidR="00FF4F2F">
        <w:t>– PID $153E – Engine Oil Temperature from Sensor</w:t>
      </w:r>
      <w:bookmarkEnd w:id="642"/>
      <w:bookmarkEnd w:id="64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$153E</w:t>
            </w:r>
          </w:p>
        </w:tc>
        <w:tc>
          <w:tcPr>
            <w:tcW w:w="2880" w:type="dxa"/>
            <w:tcBorders>
              <w:top w:val="nil"/>
            </w:tcBorders>
          </w:tcPr>
          <w:p w:rsidR="00FF4F2F" w:rsidRDefault="00FF4F2F">
            <w:pPr>
              <w:rPr>
                <w:rFonts w:ascii="Arial" w:hAnsi="Arial"/>
                <w:sz w:val="16"/>
              </w:rPr>
            </w:pPr>
            <w:r>
              <w:rPr>
                <w:rFonts w:ascii="Arial" w:hAnsi="Arial"/>
                <w:sz w:val="16"/>
              </w:rPr>
              <w:t>Engine Oil Temperature from Sensor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-40 - 215 °C</w:t>
            </w:r>
          </w:p>
        </w:tc>
        <w:tc>
          <w:tcPr>
            <w:tcW w:w="2160" w:type="dxa"/>
            <w:tcBorders>
              <w:top w:val="nil"/>
            </w:tcBorders>
          </w:tcPr>
          <w:p w:rsidR="00FF4F2F" w:rsidRDefault="00FF4F2F">
            <w:pPr>
              <w:rPr>
                <w:rFonts w:ascii="Arial" w:hAnsi="Arial"/>
                <w:sz w:val="16"/>
              </w:rPr>
            </w:pPr>
            <w:r>
              <w:rPr>
                <w:rFonts w:ascii="Arial" w:hAnsi="Arial"/>
                <w:sz w:val="16"/>
              </w:rPr>
              <w:t>E = N * 1 - 40</w:t>
            </w:r>
          </w:p>
        </w:tc>
      </w:tr>
    </w:tbl>
    <w:p w:rsidR="00FF4F2F" w:rsidRDefault="00FF4F2F"/>
    <w:p w:rsidR="00FF4F2F" w:rsidRDefault="00FF4F2F">
      <w:r>
        <w:t>This PID contains the undefaulted engine oil temperature as measured by a sensor connected to the ECM.</w:t>
      </w:r>
    </w:p>
    <w:p w:rsidR="00FF4F2F" w:rsidRDefault="00FF4F2F">
      <w:pPr>
        <w:keepNext w:val="0"/>
        <w:keepLines w:val="0"/>
      </w:pPr>
    </w:p>
    <w:p w:rsidR="00FF4F2F" w:rsidRDefault="00FF4F2F">
      <w:pPr>
        <w:pStyle w:val="Heading3"/>
      </w:pPr>
      <w:bookmarkStart w:id="647" w:name="_Toc223513034"/>
      <w:bookmarkStart w:id="648" w:name="_Toc17862209"/>
      <w:r>
        <w:t>AIRR – PID $1549 – Secondary Air Injection System Pressure A/D Bank 1</w:t>
      </w:r>
      <w:bookmarkEnd w:id="64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$1549</w:t>
            </w:r>
          </w:p>
        </w:tc>
        <w:tc>
          <w:tcPr>
            <w:tcW w:w="2880" w:type="dxa"/>
            <w:tcBorders>
              <w:top w:val="nil"/>
            </w:tcBorders>
          </w:tcPr>
          <w:p w:rsidR="00FF4F2F" w:rsidRDefault="00FF4F2F">
            <w:pPr>
              <w:rPr>
                <w:rFonts w:ascii="Arial" w:hAnsi="Arial"/>
                <w:sz w:val="16"/>
              </w:rPr>
            </w:pPr>
            <w:r>
              <w:rPr>
                <w:rFonts w:ascii="Arial" w:hAnsi="Arial"/>
                <w:sz w:val="16"/>
              </w:rPr>
              <w:t>Secondary Air Injection System Pressure A/D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secondary air injection system pressure analog input for bank 1 as a percentage of its reference voltage.</w:t>
      </w:r>
    </w:p>
    <w:p w:rsidR="00FF4F2F" w:rsidRDefault="00FF4F2F">
      <w:pPr>
        <w:keepNext w:val="0"/>
        <w:keepLines w:val="0"/>
      </w:pPr>
    </w:p>
    <w:p w:rsidR="00FF4F2F" w:rsidRDefault="00FF4F2F">
      <w:pPr>
        <w:pStyle w:val="Heading3"/>
      </w:pPr>
      <w:bookmarkStart w:id="649" w:name="_Toc223513035"/>
      <w:r>
        <w:t>AIRR – PID $1550 – Secondary Air Injection System Pressure A/D Bank 2</w:t>
      </w:r>
      <w:bookmarkEnd w:id="64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$1550</w:t>
            </w:r>
          </w:p>
        </w:tc>
        <w:tc>
          <w:tcPr>
            <w:tcW w:w="2880" w:type="dxa"/>
            <w:tcBorders>
              <w:top w:val="nil"/>
            </w:tcBorders>
          </w:tcPr>
          <w:p w:rsidR="00FF4F2F" w:rsidRDefault="00FF4F2F">
            <w:pPr>
              <w:rPr>
                <w:rFonts w:ascii="Arial" w:hAnsi="Arial"/>
                <w:sz w:val="16"/>
              </w:rPr>
            </w:pPr>
            <w:r>
              <w:rPr>
                <w:rFonts w:ascii="Arial" w:hAnsi="Arial"/>
                <w:sz w:val="16"/>
              </w:rPr>
              <w:t>Secondary Air Injection System Pressure A/D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secondary air injection system pressure analog input for bank 2 as a percentage of its reference voltage.</w:t>
      </w:r>
    </w:p>
    <w:p w:rsidR="00FF4F2F" w:rsidRDefault="00FF4F2F">
      <w:pPr>
        <w:keepNext w:val="0"/>
        <w:keepLines w:val="0"/>
      </w:pPr>
    </w:p>
    <w:p w:rsidR="00FF4F2F" w:rsidRDefault="00FF4F2F">
      <w:pPr>
        <w:pStyle w:val="Heading3"/>
      </w:pPr>
      <w:bookmarkStart w:id="650" w:name="_Toc223513036"/>
      <w:r>
        <w:lastRenderedPageBreak/>
        <w:t>RVSR – PID $1551 – Remote Vehicle Start Disable History 1</w:t>
      </w:r>
      <w:bookmarkEnd w:id="648"/>
      <w:bookmarkEnd w:id="65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$1551</w:t>
            </w:r>
          </w:p>
        </w:tc>
        <w:tc>
          <w:tcPr>
            <w:tcW w:w="2880" w:type="dxa"/>
            <w:tcBorders>
              <w:top w:val="nil"/>
            </w:tcBorders>
          </w:tcPr>
          <w:p w:rsidR="00FF4F2F" w:rsidRDefault="00FF4F2F">
            <w:pPr>
              <w:rPr>
                <w:rFonts w:ascii="Arial" w:hAnsi="Arial"/>
                <w:sz w:val="16"/>
              </w:rPr>
            </w:pPr>
            <w:r>
              <w:rPr>
                <w:rFonts w:ascii="Arial" w:hAnsi="Arial"/>
                <w:sz w:val="16"/>
              </w:rPr>
              <w:t>Remote Vehicle Start Disable History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C45928" w:rsidRDefault="00FF4F2F" w:rsidP="00C45928">
            <w:pPr>
              <w:rPr>
                <w:rFonts w:ascii="Arial" w:hAnsi="Arial"/>
                <w:sz w:val="16"/>
              </w:rPr>
            </w:pPr>
            <w:r>
              <w:rPr>
                <w:rFonts w:ascii="Arial" w:hAnsi="Arial"/>
                <w:sz w:val="16"/>
              </w:rPr>
              <w:t xml:space="preserve">$00=None; </w:t>
            </w:r>
            <w:r>
              <w:rPr>
                <w:rFonts w:ascii="Arial" w:hAnsi="Arial"/>
                <w:sz w:val="16"/>
              </w:rPr>
              <w:br/>
              <w:t xml:space="preserve">$01=Engine Speed High; </w:t>
            </w:r>
            <w:r>
              <w:rPr>
                <w:rFonts w:ascii="Arial" w:hAnsi="Arial"/>
                <w:sz w:val="16"/>
              </w:rPr>
              <w:br/>
              <w:t xml:space="preserve">$02=Engine Over Temperature; </w:t>
            </w:r>
            <w:r>
              <w:rPr>
                <w:rFonts w:ascii="Arial" w:hAnsi="Arial"/>
                <w:sz w:val="16"/>
              </w:rPr>
              <w:br/>
              <w:t xml:space="preserve">$03=Crank Aborted; </w:t>
            </w:r>
            <w:r>
              <w:rPr>
                <w:rFonts w:ascii="Arial" w:hAnsi="Arial"/>
                <w:sz w:val="16"/>
              </w:rPr>
              <w:br/>
              <w:t xml:space="preserve">$04=Engine Oil Pressure Low; </w:t>
            </w:r>
            <w:r>
              <w:rPr>
                <w:rFonts w:ascii="Arial" w:hAnsi="Arial"/>
                <w:sz w:val="16"/>
              </w:rPr>
              <w:br/>
              <w:t xml:space="preserve">$05=Maximum Crank Time Exceeded; </w:t>
            </w:r>
            <w:r>
              <w:rPr>
                <w:rFonts w:ascii="Arial" w:hAnsi="Arial"/>
                <w:sz w:val="16"/>
              </w:rPr>
              <w:br/>
              <w:t xml:space="preserve">$06=Malfunction Indicator Lamp Illuminated; </w:t>
            </w:r>
            <w:r>
              <w:rPr>
                <w:rFonts w:ascii="Arial" w:hAnsi="Arial"/>
                <w:sz w:val="16"/>
              </w:rPr>
              <w:br/>
              <w:t xml:space="preserve">$07=RVS Backup Timer Expired; </w:t>
            </w:r>
            <w:r>
              <w:rPr>
                <w:rFonts w:ascii="Arial" w:hAnsi="Arial"/>
                <w:sz w:val="16"/>
              </w:rPr>
              <w:br/>
              <w:t xml:space="preserve">$08=Accelerator Pedal Position High; </w:t>
            </w:r>
            <w:r>
              <w:rPr>
                <w:rFonts w:ascii="Arial" w:hAnsi="Arial"/>
                <w:sz w:val="16"/>
              </w:rPr>
              <w:br/>
              <w:t>$09=</w:t>
            </w:r>
            <w:smartTag w:uri="urn:schemas-microsoft-com:office:smarttags" w:element="place">
              <w:smartTag w:uri="urn:schemas-microsoft-com:office:smarttags" w:element="PlaceName">
                <w:r>
                  <w:rPr>
                    <w:rFonts w:ascii="Arial" w:hAnsi="Arial"/>
                    <w:sz w:val="16"/>
                  </w:rPr>
                  <w:t>Transmission</w:t>
                </w:r>
              </w:smartTag>
              <w:r>
                <w:rPr>
                  <w:rFonts w:ascii="Arial" w:hAnsi="Arial"/>
                  <w:sz w:val="16"/>
                </w:rPr>
                <w:t xml:space="preserve"> </w:t>
              </w:r>
              <w:smartTag w:uri="urn:schemas-microsoft-com:office:smarttags" w:element="PlaceType">
                <w:r>
                  <w:rPr>
                    <w:rFonts w:ascii="Arial" w:hAnsi="Arial"/>
                    <w:sz w:val="16"/>
                  </w:rPr>
                  <w:t>Range</w:t>
                </w:r>
              </w:smartTag>
              <w:r>
                <w:rPr>
                  <w:rFonts w:ascii="Arial" w:hAnsi="Arial"/>
                  <w:sz w:val="16"/>
                </w:rPr>
                <w:t xml:space="preserve"> </w:t>
              </w:r>
              <w:smartTag w:uri="urn:schemas-microsoft-com:office:smarttags" w:element="PlaceName">
                <w:r>
                  <w:rPr>
                    <w:rFonts w:ascii="Arial" w:hAnsi="Arial"/>
                    <w:sz w:val="16"/>
                  </w:rPr>
                  <w:t>Not</w:t>
                </w:r>
              </w:smartTag>
              <w:r>
                <w:rPr>
                  <w:rFonts w:ascii="Arial" w:hAnsi="Arial"/>
                  <w:sz w:val="16"/>
                </w:rPr>
                <w:t xml:space="preserve"> </w:t>
              </w:r>
              <w:smartTag w:uri="urn:schemas-microsoft-com:office:smarttags" w:element="PlaceType">
                <w:r>
                  <w:rPr>
                    <w:rFonts w:ascii="Arial" w:hAnsi="Arial"/>
                    <w:sz w:val="16"/>
                  </w:rPr>
                  <w:t>Park</w:t>
                </w:r>
              </w:smartTag>
            </w:smartTag>
            <w:r>
              <w:rPr>
                <w:rFonts w:ascii="Arial" w:hAnsi="Arial"/>
                <w:sz w:val="16"/>
              </w:rPr>
              <w:t xml:space="preserve">; </w:t>
            </w:r>
            <w:r>
              <w:rPr>
                <w:rFonts w:ascii="Arial" w:hAnsi="Arial"/>
                <w:sz w:val="16"/>
              </w:rPr>
              <w:br/>
              <w:t xml:space="preserve">$0A=Vehicle Speed Not Zero; </w:t>
            </w:r>
            <w:r>
              <w:rPr>
                <w:rFonts w:ascii="Arial" w:hAnsi="Arial"/>
                <w:sz w:val="16"/>
              </w:rPr>
              <w:br/>
              <w:t>$0B=Vehicle Theft Disable</w:t>
            </w:r>
            <w:r w:rsidR="00C45928">
              <w:rPr>
                <w:rFonts w:ascii="Arial" w:hAnsi="Arial"/>
                <w:sz w:val="16"/>
              </w:rPr>
              <w:t>; $0C=Transfer Case In Neutral;</w:t>
            </w:r>
          </w:p>
          <w:p w:rsidR="00025179" w:rsidRDefault="00C45928" w:rsidP="00025179">
            <w:pPr>
              <w:rPr>
                <w:rFonts w:ascii="Arial" w:hAnsi="Arial"/>
                <w:sz w:val="16"/>
              </w:rPr>
            </w:pPr>
            <w:r>
              <w:rPr>
                <w:rFonts w:ascii="Arial" w:hAnsi="Arial"/>
                <w:sz w:val="16"/>
              </w:rPr>
              <w:t>$0D=Remaining RVS Count Equals Zero</w:t>
            </w:r>
            <w:r w:rsidR="00025179">
              <w:rPr>
                <w:rFonts w:ascii="Arial" w:hAnsi="Arial"/>
                <w:sz w:val="16"/>
              </w:rPr>
              <w:t>;</w:t>
            </w:r>
          </w:p>
          <w:p w:rsidR="00FF4F2F" w:rsidRDefault="00025179" w:rsidP="00025179">
            <w:pPr>
              <w:rPr>
                <w:rFonts w:ascii="Arial" w:hAnsi="Arial"/>
                <w:sz w:val="16"/>
              </w:rPr>
            </w:pPr>
            <w:r>
              <w:rPr>
                <w:rFonts w:ascii="Arial" w:hAnsi="Arial"/>
                <w:sz w:val="16"/>
              </w:rPr>
              <w:t>$0E=Low Fuel Level</w:t>
            </w:r>
          </w:p>
        </w:tc>
      </w:tr>
    </w:tbl>
    <w:p w:rsidR="00FF4F2F" w:rsidRDefault="00FF4F2F"/>
    <w:p w:rsidR="00FF4F2F" w:rsidRDefault="00FF4F2F">
      <w:r>
        <w:t>This PID contains one of the last eight reasons that powertrain has disabled remote vehicle start (RVS).  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651" w:name="_Toc17862210"/>
      <w:bookmarkStart w:id="652" w:name="_Toc223513037"/>
      <w:r>
        <w:lastRenderedPageBreak/>
        <w:t>RVSR – PID $1552 – Remote Vehicle Start Disable History 2</w:t>
      </w:r>
      <w:bookmarkEnd w:id="651"/>
      <w:bookmarkEnd w:id="65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$1552</w:t>
            </w:r>
          </w:p>
        </w:tc>
        <w:tc>
          <w:tcPr>
            <w:tcW w:w="2880" w:type="dxa"/>
            <w:tcBorders>
              <w:top w:val="nil"/>
            </w:tcBorders>
          </w:tcPr>
          <w:p w:rsidR="00FF4F2F" w:rsidRDefault="00FF4F2F">
            <w:pPr>
              <w:rPr>
                <w:rFonts w:ascii="Arial" w:hAnsi="Arial"/>
                <w:sz w:val="16"/>
              </w:rPr>
            </w:pPr>
            <w:r>
              <w:rPr>
                <w:rFonts w:ascii="Arial" w:hAnsi="Arial"/>
                <w:sz w:val="16"/>
              </w:rPr>
              <w:t>Remote Vehicle Start Disable History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C45928" w:rsidRDefault="00FF4F2F" w:rsidP="00C45928">
            <w:pPr>
              <w:rPr>
                <w:rFonts w:ascii="Arial" w:hAnsi="Arial"/>
                <w:sz w:val="16"/>
              </w:rPr>
            </w:pPr>
            <w:r>
              <w:rPr>
                <w:rFonts w:ascii="Arial" w:hAnsi="Arial"/>
                <w:sz w:val="16"/>
              </w:rPr>
              <w:t xml:space="preserve">$00=None; </w:t>
            </w:r>
            <w:r>
              <w:rPr>
                <w:rFonts w:ascii="Arial" w:hAnsi="Arial"/>
                <w:sz w:val="16"/>
              </w:rPr>
              <w:br/>
              <w:t xml:space="preserve">$01=Engine Speed High; </w:t>
            </w:r>
            <w:r>
              <w:rPr>
                <w:rFonts w:ascii="Arial" w:hAnsi="Arial"/>
                <w:sz w:val="16"/>
              </w:rPr>
              <w:br/>
              <w:t xml:space="preserve">$02=Engine Over Temperature; </w:t>
            </w:r>
            <w:r>
              <w:rPr>
                <w:rFonts w:ascii="Arial" w:hAnsi="Arial"/>
                <w:sz w:val="16"/>
              </w:rPr>
              <w:br/>
              <w:t xml:space="preserve">$03=Crank Aborted; </w:t>
            </w:r>
            <w:r>
              <w:rPr>
                <w:rFonts w:ascii="Arial" w:hAnsi="Arial"/>
                <w:sz w:val="16"/>
              </w:rPr>
              <w:br/>
              <w:t xml:space="preserve">$04=Engine Oil Pressure Low; </w:t>
            </w:r>
            <w:r>
              <w:rPr>
                <w:rFonts w:ascii="Arial" w:hAnsi="Arial"/>
                <w:sz w:val="16"/>
              </w:rPr>
              <w:br/>
              <w:t xml:space="preserve">$05=Maximum Crank Time Exceeded; </w:t>
            </w:r>
            <w:r>
              <w:rPr>
                <w:rFonts w:ascii="Arial" w:hAnsi="Arial"/>
                <w:sz w:val="16"/>
              </w:rPr>
              <w:br/>
              <w:t xml:space="preserve">$06=Malfunction Indicator Lamp Illuminated; </w:t>
            </w:r>
            <w:r>
              <w:rPr>
                <w:rFonts w:ascii="Arial" w:hAnsi="Arial"/>
                <w:sz w:val="16"/>
              </w:rPr>
              <w:br/>
              <w:t xml:space="preserve">$07=RVS Backup Timer Expired; </w:t>
            </w:r>
            <w:r>
              <w:rPr>
                <w:rFonts w:ascii="Arial" w:hAnsi="Arial"/>
                <w:sz w:val="16"/>
              </w:rPr>
              <w:br/>
              <w:t xml:space="preserve">$08=Accelerator Pedal Position High; </w:t>
            </w:r>
            <w:r>
              <w:rPr>
                <w:rFonts w:ascii="Arial" w:hAnsi="Arial"/>
                <w:sz w:val="16"/>
              </w:rPr>
              <w:br/>
              <w:t>$09=</w:t>
            </w:r>
            <w:smartTag w:uri="urn:schemas-microsoft-com:office:smarttags" w:element="place">
              <w:smartTag w:uri="urn:schemas-microsoft-com:office:smarttags" w:element="PlaceName">
                <w:r>
                  <w:rPr>
                    <w:rFonts w:ascii="Arial" w:hAnsi="Arial"/>
                    <w:sz w:val="16"/>
                  </w:rPr>
                  <w:t>Transmission</w:t>
                </w:r>
              </w:smartTag>
              <w:r>
                <w:rPr>
                  <w:rFonts w:ascii="Arial" w:hAnsi="Arial"/>
                  <w:sz w:val="16"/>
                </w:rPr>
                <w:t xml:space="preserve"> </w:t>
              </w:r>
              <w:smartTag w:uri="urn:schemas-microsoft-com:office:smarttags" w:element="PlaceType">
                <w:r>
                  <w:rPr>
                    <w:rFonts w:ascii="Arial" w:hAnsi="Arial"/>
                    <w:sz w:val="16"/>
                  </w:rPr>
                  <w:t>Range</w:t>
                </w:r>
              </w:smartTag>
              <w:r>
                <w:rPr>
                  <w:rFonts w:ascii="Arial" w:hAnsi="Arial"/>
                  <w:sz w:val="16"/>
                </w:rPr>
                <w:t xml:space="preserve"> </w:t>
              </w:r>
              <w:smartTag w:uri="urn:schemas-microsoft-com:office:smarttags" w:element="PlaceName">
                <w:r>
                  <w:rPr>
                    <w:rFonts w:ascii="Arial" w:hAnsi="Arial"/>
                    <w:sz w:val="16"/>
                  </w:rPr>
                  <w:t>Not</w:t>
                </w:r>
              </w:smartTag>
              <w:r>
                <w:rPr>
                  <w:rFonts w:ascii="Arial" w:hAnsi="Arial"/>
                  <w:sz w:val="16"/>
                </w:rPr>
                <w:t xml:space="preserve"> </w:t>
              </w:r>
              <w:smartTag w:uri="urn:schemas-microsoft-com:office:smarttags" w:element="PlaceType">
                <w:r>
                  <w:rPr>
                    <w:rFonts w:ascii="Arial" w:hAnsi="Arial"/>
                    <w:sz w:val="16"/>
                  </w:rPr>
                  <w:t>Park</w:t>
                </w:r>
              </w:smartTag>
            </w:smartTag>
            <w:r>
              <w:rPr>
                <w:rFonts w:ascii="Arial" w:hAnsi="Arial"/>
                <w:sz w:val="16"/>
              </w:rPr>
              <w:t xml:space="preserve">; </w:t>
            </w:r>
            <w:r>
              <w:rPr>
                <w:rFonts w:ascii="Arial" w:hAnsi="Arial"/>
                <w:sz w:val="16"/>
              </w:rPr>
              <w:br/>
              <w:t xml:space="preserve">$0A=Vehicle Speed Not Zero; </w:t>
            </w:r>
            <w:r>
              <w:rPr>
                <w:rFonts w:ascii="Arial" w:hAnsi="Arial"/>
                <w:sz w:val="16"/>
              </w:rPr>
              <w:br/>
              <w:t>$0B=Vehicle Theft Disable</w:t>
            </w:r>
            <w:r w:rsidR="00C45928">
              <w:rPr>
                <w:rFonts w:ascii="Arial" w:hAnsi="Arial"/>
                <w:sz w:val="16"/>
              </w:rPr>
              <w:t>; $0C=Transfer Case In Neutral;</w:t>
            </w:r>
          </w:p>
          <w:p w:rsidR="00025179" w:rsidRDefault="00C45928" w:rsidP="00025179">
            <w:pPr>
              <w:rPr>
                <w:rFonts w:ascii="Arial" w:hAnsi="Arial"/>
                <w:sz w:val="16"/>
              </w:rPr>
            </w:pPr>
            <w:r>
              <w:rPr>
                <w:rFonts w:ascii="Arial" w:hAnsi="Arial"/>
                <w:sz w:val="16"/>
              </w:rPr>
              <w:t>$0D=Remaining RVS Count Equals Zero</w:t>
            </w:r>
            <w:r w:rsidR="00025179">
              <w:rPr>
                <w:rFonts w:ascii="Arial" w:hAnsi="Arial"/>
                <w:sz w:val="16"/>
              </w:rPr>
              <w:t>;</w:t>
            </w:r>
          </w:p>
          <w:p w:rsidR="00FF4F2F" w:rsidRDefault="00025179" w:rsidP="00025179">
            <w:pPr>
              <w:rPr>
                <w:rFonts w:ascii="Arial" w:hAnsi="Arial"/>
                <w:sz w:val="16"/>
              </w:rPr>
            </w:pPr>
            <w:r>
              <w:rPr>
                <w:rFonts w:ascii="Arial" w:hAnsi="Arial"/>
                <w:sz w:val="16"/>
              </w:rPr>
              <w:t>$0E=Low Fuel Level</w:t>
            </w:r>
          </w:p>
        </w:tc>
      </w:tr>
    </w:tbl>
    <w:p w:rsidR="00FF4F2F" w:rsidRDefault="00FF4F2F"/>
    <w:p w:rsidR="00FF4F2F" w:rsidRDefault="00FF4F2F">
      <w:r>
        <w:t>This PID contains one of the last eight reasons that powertrain has disabled remote vehicle start (RVS).  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653" w:name="_Toc17862211"/>
      <w:bookmarkStart w:id="654" w:name="_Toc223513038"/>
      <w:r>
        <w:lastRenderedPageBreak/>
        <w:t>RVSR – PID $1553 – Remote Vehicle Start Disable History 3</w:t>
      </w:r>
      <w:bookmarkEnd w:id="653"/>
      <w:bookmarkEnd w:id="65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$1553</w:t>
            </w:r>
          </w:p>
        </w:tc>
        <w:tc>
          <w:tcPr>
            <w:tcW w:w="2880" w:type="dxa"/>
            <w:tcBorders>
              <w:top w:val="nil"/>
            </w:tcBorders>
          </w:tcPr>
          <w:p w:rsidR="00FF4F2F" w:rsidRDefault="00FF4F2F">
            <w:pPr>
              <w:rPr>
                <w:rFonts w:ascii="Arial" w:hAnsi="Arial"/>
                <w:sz w:val="16"/>
              </w:rPr>
            </w:pPr>
            <w:r>
              <w:rPr>
                <w:rFonts w:ascii="Arial" w:hAnsi="Arial"/>
                <w:sz w:val="16"/>
              </w:rPr>
              <w:t>Remote Vehicle Start Disable History 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C45928" w:rsidRDefault="00FF4F2F" w:rsidP="00C45928">
            <w:pPr>
              <w:rPr>
                <w:rFonts w:ascii="Arial" w:hAnsi="Arial"/>
                <w:sz w:val="16"/>
              </w:rPr>
            </w:pPr>
            <w:r>
              <w:rPr>
                <w:rFonts w:ascii="Arial" w:hAnsi="Arial"/>
                <w:sz w:val="16"/>
              </w:rPr>
              <w:t xml:space="preserve">$00=None; </w:t>
            </w:r>
            <w:r>
              <w:rPr>
                <w:rFonts w:ascii="Arial" w:hAnsi="Arial"/>
                <w:sz w:val="16"/>
              </w:rPr>
              <w:br/>
              <w:t xml:space="preserve">$01=Engine Speed High; </w:t>
            </w:r>
            <w:r>
              <w:rPr>
                <w:rFonts w:ascii="Arial" w:hAnsi="Arial"/>
                <w:sz w:val="16"/>
              </w:rPr>
              <w:br/>
              <w:t xml:space="preserve">$02=Engine Over Temperature; </w:t>
            </w:r>
            <w:r>
              <w:rPr>
                <w:rFonts w:ascii="Arial" w:hAnsi="Arial"/>
                <w:sz w:val="16"/>
              </w:rPr>
              <w:br/>
              <w:t xml:space="preserve">$03=Crank Aborted; </w:t>
            </w:r>
            <w:r>
              <w:rPr>
                <w:rFonts w:ascii="Arial" w:hAnsi="Arial"/>
                <w:sz w:val="16"/>
              </w:rPr>
              <w:br/>
              <w:t xml:space="preserve">$04=Engine Oil Pressure Low; </w:t>
            </w:r>
            <w:r>
              <w:rPr>
                <w:rFonts w:ascii="Arial" w:hAnsi="Arial"/>
                <w:sz w:val="16"/>
              </w:rPr>
              <w:br/>
              <w:t xml:space="preserve">$05=Maximum Crank Time Exceeded; </w:t>
            </w:r>
            <w:r>
              <w:rPr>
                <w:rFonts w:ascii="Arial" w:hAnsi="Arial"/>
                <w:sz w:val="16"/>
              </w:rPr>
              <w:br/>
              <w:t xml:space="preserve">$06=Malfunction Indicator Lamp Illuminated; </w:t>
            </w:r>
            <w:r>
              <w:rPr>
                <w:rFonts w:ascii="Arial" w:hAnsi="Arial"/>
                <w:sz w:val="16"/>
              </w:rPr>
              <w:br/>
              <w:t xml:space="preserve">$07=RVS Backup Timer Expired; </w:t>
            </w:r>
            <w:r>
              <w:rPr>
                <w:rFonts w:ascii="Arial" w:hAnsi="Arial"/>
                <w:sz w:val="16"/>
              </w:rPr>
              <w:br/>
              <w:t xml:space="preserve">$08=Accelerator Pedal Position High; </w:t>
            </w:r>
            <w:r>
              <w:rPr>
                <w:rFonts w:ascii="Arial" w:hAnsi="Arial"/>
                <w:sz w:val="16"/>
              </w:rPr>
              <w:br/>
              <w:t>$09=</w:t>
            </w:r>
            <w:smartTag w:uri="urn:schemas-microsoft-com:office:smarttags" w:element="place">
              <w:smartTag w:uri="urn:schemas-microsoft-com:office:smarttags" w:element="PlaceName">
                <w:r>
                  <w:rPr>
                    <w:rFonts w:ascii="Arial" w:hAnsi="Arial"/>
                    <w:sz w:val="16"/>
                  </w:rPr>
                  <w:t>Transmission</w:t>
                </w:r>
              </w:smartTag>
              <w:r>
                <w:rPr>
                  <w:rFonts w:ascii="Arial" w:hAnsi="Arial"/>
                  <w:sz w:val="16"/>
                </w:rPr>
                <w:t xml:space="preserve"> </w:t>
              </w:r>
              <w:smartTag w:uri="urn:schemas-microsoft-com:office:smarttags" w:element="PlaceType">
                <w:r>
                  <w:rPr>
                    <w:rFonts w:ascii="Arial" w:hAnsi="Arial"/>
                    <w:sz w:val="16"/>
                  </w:rPr>
                  <w:t>Range</w:t>
                </w:r>
              </w:smartTag>
              <w:r>
                <w:rPr>
                  <w:rFonts w:ascii="Arial" w:hAnsi="Arial"/>
                  <w:sz w:val="16"/>
                </w:rPr>
                <w:t xml:space="preserve"> </w:t>
              </w:r>
              <w:smartTag w:uri="urn:schemas-microsoft-com:office:smarttags" w:element="PlaceName">
                <w:r>
                  <w:rPr>
                    <w:rFonts w:ascii="Arial" w:hAnsi="Arial"/>
                    <w:sz w:val="16"/>
                  </w:rPr>
                  <w:t>Not</w:t>
                </w:r>
              </w:smartTag>
              <w:r>
                <w:rPr>
                  <w:rFonts w:ascii="Arial" w:hAnsi="Arial"/>
                  <w:sz w:val="16"/>
                </w:rPr>
                <w:t xml:space="preserve"> </w:t>
              </w:r>
              <w:smartTag w:uri="urn:schemas-microsoft-com:office:smarttags" w:element="PlaceType">
                <w:r>
                  <w:rPr>
                    <w:rFonts w:ascii="Arial" w:hAnsi="Arial"/>
                    <w:sz w:val="16"/>
                  </w:rPr>
                  <w:t>Park</w:t>
                </w:r>
              </w:smartTag>
            </w:smartTag>
            <w:r>
              <w:rPr>
                <w:rFonts w:ascii="Arial" w:hAnsi="Arial"/>
                <w:sz w:val="16"/>
              </w:rPr>
              <w:t xml:space="preserve">; </w:t>
            </w:r>
            <w:r>
              <w:rPr>
                <w:rFonts w:ascii="Arial" w:hAnsi="Arial"/>
                <w:sz w:val="16"/>
              </w:rPr>
              <w:br/>
              <w:t xml:space="preserve">$0A=Vehicle Speed Not Zero; </w:t>
            </w:r>
            <w:r>
              <w:rPr>
                <w:rFonts w:ascii="Arial" w:hAnsi="Arial"/>
                <w:sz w:val="16"/>
              </w:rPr>
              <w:br/>
              <w:t>$0B=Vehicle Theft Disable</w:t>
            </w:r>
            <w:r w:rsidR="00C45928">
              <w:rPr>
                <w:rFonts w:ascii="Arial" w:hAnsi="Arial"/>
                <w:sz w:val="16"/>
              </w:rPr>
              <w:t>; $0C=Transfer Case In Neutral;</w:t>
            </w:r>
          </w:p>
          <w:p w:rsidR="00025179" w:rsidRDefault="00C45928" w:rsidP="00025179">
            <w:pPr>
              <w:rPr>
                <w:rFonts w:ascii="Arial" w:hAnsi="Arial"/>
                <w:sz w:val="16"/>
              </w:rPr>
            </w:pPr>
            <w:r>
              <w:rPr>
                <w:rFonts w:ascii="Arial" w:hAnsi="Arial"/>
                <w:sz w:val="16"/>
              </w:rPr>
              <w:t>$0D=Remaining RVS Count Equals Zero</w:t>
            </w:r>
            <w:r w:rsidR="00025179">
              <w:rPr>
                <w:rFonts w:ascii="Arial" w:hAnsi="Arial"/>
                <w:sz w:val="16"/>
              </w:rPr>
              <w:t>;</w:t>
            </w:r>
          </w:p>
          <w:p w:rsidR="00FF4F2F" w:rsidRDefault="00025179" w:rsidP="00025179">
            <w:pPr>
              <w:rPr>
                <w:rFonts w:ascii="Arial" w:hAnsi="Arial"/>
                <w:sz w:val="16"/>
              </w:rPr>
            </w:pPr>
            <w:r>
              <w:rPr>
                <w:rFonts w:ascii="Arial" w:hAnsi="Arial"/>
                <w:sz w:val="16"/>
              </w:rPr>
              <w:t>$0E=Low Fuel Level</w:t>
            </w:r>
          </w:p>
        </w:tc>
      </w:tr>
    </w:tbl>
    <w:p w:rsidR="00FF4F2F" w:rsidRDefault="00FF4F2F"/>
    <w:p w:rsidR="00FF4F2F" w:rsidRDefault="00FF4F2F">
      <w:r>
        <w:t>This PID contains one of the last eight reasons that powertrain has disabled remote vehicle start (RVS).  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655" w:name="_Toc17862212"/>
      <w:bookmarkStart w:id="656" w:name="_Toc223513039"/>
      <w:r>
        <w:lastRenderedPageBreak/>
        <w:t>RVSR – PID $1554 – Remote Vehicle Start Disable History 4</w:t>
      </w:r>
      <w:bookmarkEnd w:id="655"/>
      <w:bookmarkEnd w:id="65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$1554</w:t>
            </w:r>
          </w:p>
        </w:tc>
        <w:tc>
          <w:tcPr>
            <w:tcW w:w="2880" w:type="dxa"/>
            <w:tcBorders>
              <w:top w:val="nil"/>
            </w:tcBorders>
          </w:tcPr>
          <w:p w:rsidR="00FF4F2F" w:rsidRDefault="00FF4F2F">
            <w:pPr>
              <w:rPr>
                <w:rFonts w:ascii="Arial" w:hAnsi="Arial"/>
                <w:sz w:val="16"/>
              </w:rPr>
            </w:pPr>
            <w:r>
              <w:rPr>
                <w:rFonts w:ascii="Arial" w:hAnsi="Arial"/>
                <w:sz w:val="16"/>
              </w:rPr>
              <w:t>Remote Vehicle Start Disable History 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C45928" w:rsidRDefault="00FF4F2F" w:rsidP="00C45928">
            <w:pPr>
              <w:rPr>
                <w:rFonts w:ascii="Arial" w:hAnsi="Arial"/>
                <w:sz w:val="16"/>
              </w:rPr>
            </w:pPr>
            <w:r>
              <w:rPr>
                <w:rFonts w:ascii="Arial" w:hAnsi="Arial"/>
                <w:sz w:val="16"/>
              </w:rPr>
              <w:t xml:space="preserve">$00=None; </w:t>
            </w:r>
            <w:r>
              <w:rPr>
                <w:rFonts w:ascii="Arial" w:hAnsi="Arial"/>
                <w:sz w:val="16"/>
              </w:rPr>
              <w:br/>
              <w:t xml:space="preserve">$01=Engine Speed High; </w:t>
            </w:r>
            <w:r>
              <w:rPr>
                <w:rFonts w:ascii="Arial" w:hAnsi="Arial"/>
                <w:sz w:val="16"/>
              </w:rPr>
              <w:br/>
              <w:t xml:space="preserve">$02=Engine Over Temperature; </w:t>
            </w:r>
            <w:r>
              <w:rPr>
                <w:rFonts w:ascii="Arial" w:hAnsi="Arial"/>
                <w:sz w:val="16"/>
              </w:rPr>
              <w:br/>
              <w:t xml:space="preserve">$03=Crank Aborted; </w:t>
            </w:r>
            <w:r>
              <w:rPr>
                <w:rFonts w:ascii="Arial" w:hAnsi="Arial"/>
                <w:sz w:val="16"/>
              </w:rPr>
              <w:br/>
              <w:t xml:space="preserve">$04=Engine Oil Pressure Low; </w:t>
            </w:r>
            <w:r>
              <w:rPr>
                <w:rFonts w:ascii="Arial" w:hAnsi="Arial"/>
                <w:sz w:val="16"/>
              </w:rPr>
              <w:br/>
              <w:t xml:space="preserve">$05=Maximum Crank Time Exceeded; </w:t>
            </w:r>
            <w:r>
              <w:rPr>
                <w:rFonts w:ascii="Arial" w:hAnsi="Arial"/>
                <w:sz w:val="16"/>
              </w:rPr>
              <w:br/>
              <w:t xml:space="preserve">$06=Malfunction Indicator Lamp Illuminated; </w:t>
            </w:r>
            <w:r>
              <w:rPr>
                <w:rFonts w:ascii="Arial" w:hAnsi="Arial"/>
                <w:sz w:val="16"/>
              </w:rPr>
              <w:br/>
              <w:t xml:space="preserve">$07=RVS Backup Timer Expired; </w:t>
            </w:r>
            <w:r>
              <w:rPr>
                <w:rFonts w:ascii="Arial" w:hAnsi="Arial"/>
                <w:sz w:val="16"/>
              </w:rPr>
              <w:br/>
              <w:t xml:space="preserve">$08=Accelerator Pedal Position High; </w:t>
            </w:r>
            <w:r>
              <w:rPr>
                <w:rFonts w:ascii="Arial" w:hAnsi="Arial"/>
                <w:sz w:val="16"/>
              </w:rPr>
              <w:br/>
              <w:t>$09=</w:t>
            </w:r>
            <w:smartTag w:uri="urn:schemas-microsoft-com:office:smarttags" w:element="place">
              <w:smartTag w:uri="urn:schemas-microsoft-com:office:smarttags" w:element="PlaceName">
                <w:r>
                  <w:rPr>
                    <w:rFonts w:ascii="Arial" w:hAnsi="Arial"/>
                    <w:sz w:val="16"/>
                  </w:rPr>
                  <w:t>Transmission</w:t>
                </w:r>
              </w:smartTag>
              <w:r>
                <w:rPr>
                  <w:rFonts w:ascii="Arial" w:hAnsi="Arial"/>
                  <w:sz w:val="16"/>
                </w:rPr>
                <w:t xml:space="preserve"> </w:t>
              </w:r>
              <w:smartTag w:uri="urn:schemas-microsoft-com:office:smarttags" w:element="PlaceType">
                <w:r>
                  <w:rPr>
                    <w:rFonts w:ascii="Arial" w:hAnsi="Arial"/>
                    <w:sz w:val="16"/>
                  </w:rPr>
                  <w:t>Range</w:t>
                </w:r>
              </w:smartTag>
              <w:r>
                <w:rPr>
                  <w:rFonts w:ascii="Arial" w:hAnsi="Arial"/>
                  <w:sz w:val="16"/>
                </w:rPr>
                <w:t xml:space="preserve"> </w:t>
              </w:r>
              <w:smartTag w:uri="urn:schemas-microsoft-com:office:smarttags" w:element="PlaceName">
                <w:r>
                  <w:rPr>
                    <w:rFonts w:ascii="Arial" w:hAnsi="Arial"/>
                    <w:sz w:val="16"/>
                  </w:rPr>
                  <w:t>Not</w:t>
                </w:r>
              </w:smartTag>
              <w:r>
                <w:rPr>
                  <w:rFonts w:ascii="Arial" w:hAnsi="Arial"/>
                  <w:sz w:val="16"/>
                </w:rPr>
                <w:t xml:space="preserve"> </w:t>
              </w:r>
              <w:smartTag w:uri="urn:schemas-microsoft-com:office:smarttags" w:element="PlaceType">
                <w:r>
                  <w:rPr>
                    <w:rFonts w:ascii="Arial" w:hAnsi="Arial"/>
                    <w:sz w:val="16"/>
                  </w:rPr>
                  <w:t>Park</w:t>
                </w:r>
              </w:smartTag>
            </w:smartTag>
            <w:r>
              <w:rPr>
                <w:rFonts w:ascii="Arial" w:hAnsi="Arial"/>
                <w:sz w:val="16"/>
              </w:rPr>
              <w:t xml:space="preserve">; </w:t>
            </w:r>
            <w:r>
              <w:rPr>
                <w:rFonts w:ascii="Arial" w:hAnsi="Arial"/>
                <w:sz w:val="16"/>
              </w:rPr>
              <w:br/>
              <w:t xml:space="preserve">$0A=Vehicle Speed Not Zero; </w:t>
            </w:r>
            <w:r>
              <w:rPr>
                <w:rFonts w:ascii="Arial" w:hAnsi="Arial"/>
                <w:sz w:val="16"/>
              </w:rPr>
              <w:br/>
              <w:t>$0B=Vehicle Theft Disable</w:t>
            </w:r>
            <w:r w:rsidR="00C45928">
              <w:rPr>
                <w:rFonts w:ascii="Arial" w:hAnsi="Arial"/>
                <w:sz w:val="16"/>
              </w:rPr>
              <w:t>; $0C=Transfer Case In Neutral;</w:t>
            </w:r>
          </w:p>
          <w:p w:rsidR="00025179" w:rsidRDefault="00C45928" w:rsidP="00025179">
            <w:pPr>
              <w:rPr>
                <w:rFonts w:ascii="Arial" w:hAnsi="Arial"/>
                <w:sz w:val="16"/>
              </w:rPr>
            </w:pPr>
            <w:r>
              <w:rPr>
                <w:rFonts w:ascii="Arial" w:hAnsi="Arial"/>
                <w:sz w:val="16"/>
              </w:rPr>
              <w:t>$0D=Remaining RVS Count Equals Zero</w:t>
            </w:r>
            <w:r w:rsidR="00025179">
              <w:rPr>
                <w:rFonts w:ascii="Arial" w:hAnsi="Arial"/>
                <w:sz w:val="16"/>
              </w:rPr>
              <w:t>;</w:t>
            </w:r>
          </w:p>
          <w:p w:rsidR="00FF4F2F" w:rsidRDefault="00025179" w:rsidP="00025179">
            <w:pPr>
              <w:rPr>
                <w:rFonts w:ascii="Arial" w:hAnsi="Arial"/>
                <w:sz w:val="16"/>
              </w:rPr>
            </w:pPr>
            <w:r>
              <w:rPr>
                <w:rFonts w:ascii="Arial" w:hAnsi="Arial"/>
                <w:sz w:val="16"/>
              </w:rPr>
              <w:t>$0E=Low Fuel Level</w:t>
            </w:r>
          </w:p>
        </w:tc>
      </w:tr>
    </w:tbl>
    <w:p w:rsidR="00FF4F2F" w:rsidRDefault="00FF4F2F"/>
    <w:p w:rsidR="00FF4F2F" w:rsidRDefault="00FF4F2F">
      <w:r>
        <w:t>This PID contains one of the last eight reasons that powertrain has disabled remote vehicle start (RVS).  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657" w:name="_Toc17862213"/>
      <w:bookmarkStart w:id="658" w:name="_Toc223513040"/>
      <w:r>
        <w:lastRenderedPageBreak/>
        <w:t>RVSR – PID $1555 – Remote Vehicle Start Disable History 5</w:t>
      </w:r>
      <w:bookmarkEnd w:id="657"/>
      <w:bookmarkEnd w:id="65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$1555</w:t>
            </w:r>
          </w:p>
        </w:tc>
        <w:tc>
          <w:tcPr>
            <w:tcW w:w="2880" w:type="dxa"/>
            <w:tcBorders>
              <w:top w:val="nil"/>
            </w:tcBorders>
          </w:tcPr>
          <w:p w:rsidR="00FF4F2F" w:rsidRDefault="00FF4F2F">
            <w:pPr>
              <w:rPr>
                <w:rFonts w:ascii="Arial" w:hAnsi="Arial"/>
                <w:sz w:val="16"/>
              </w:rPr>
            </w:pPr>
            <w:r>
              <w:rPr>
                <w:rFonts w:ascii="Arial" w:hAnsi="Arial"/>
                <w:sz w:val="16"/>
              </w:rPr>
              <w:t>Remote Vehicle Start Disable History 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C45928" w:rsidRDefault="00FF4F2F" w:rsidP="00C45928">
            <w:pPr>
              <w:rPr>
                <w:rFonts w:ascii="Arial" w:hAnsi="Arial"/>
                <w:sz w:val="16"/>
              </w:rPr>
            </w:pPr>
            <w:r>
              <w:rPr>
                <w:rFonts w:ascii="Arial" w:hAnsi="Arial"/>
                <w:sz w:val="16"/>
              </w:rPr>
              <w:t xml:space="preserve">$00=None; </w:t>
            </w:r>
            <w:r>
              <w:rPr>
                <w:rFonts w:ascii="Arial" w:hAnsi="Arial"/>
                <w:sz w:val="16"/>
              </w:rPr>
              <w:br/>
              <w:t xml:space="preserve">$01=Engine Speed High; </w:t>
            </w:r>
            <w:r>
              <w:rPr>
                <w:rFonts w:ascii="Arial" w:hAnsi="Arial"/>
                <w:sz w:val="16"/>
              </w:rPr>
              <w:br/>
              <w:t xml:space="preserve">$02=Engine Over Temperature; </w:t>
            </w:r>
            <w:r>
              <w:rPr>
                <w:rFonts w:ascii="Arial" w:hAnsi="Arial"/>
                <w:sz w:val="16"/>
              </w:rPr>
              <w:br/>
              <w:t xml:space="preserve">$03=Crank Aborted; </w:t>
            </w:r>
            <w:r>
              <w:rPr>
                <w:rFonts w:ascii="Arial" w:hAnsi="Arial"/>
                <w:sz w:val="16"/>
              </w:rPr>
              <w:br/>
              <w:t xml:space="preserve">$04=Engine Oil Pressure Low; </w:t>
            </w:r>
            <w:r>
              <w:rPr>
                <w:rFonts w:ascii="Arial" w:hAnsi="Arial"/>
                <w:sz w:val="16"/>
              </w:rPr>
              <w:br/>
              <w:t xml:space="preserve">$05=Maximum Crank Time Exceeded; </w:t>
            </w:r>
            <w:r>
              <w:rPr>
                <w:rFonts w:ascii="Arial" w:hAnsi="Arial"/>
                <w:sz w:val="16"/>
              </w:rPr>
              <w:br/>
              <w:t xml:space="preserve">$06=Malfunction Indicator Lamp Illuminated; </w:t>
            </w:r>
            <w:r>
              <w:rPr>
                <w:rFonts w:ascii="Arial" w:hAnsi="Arial"/>
                <w:sz w:val="16"/>
              </w:rPr>
              <w:br/>
              <w:t xml:space="preserve">$07=RVS Backup Timer Expired; </w:t>
            </w:r>
            <w:r>
              <w:rPr>
                <w:rFonts w:ascii="Arial" w:hAnsi="Arial"/>
                <w:sz w:val="16"/>
              </w:rPr>
              <w:br/>
              <w:t xml:space="preserve">$08=Accelerator Pedal Position High; </w:t>
            </w:r>
            <w:r>
              <w:rPr>
                <w:rFonts w:ascii="Arial" w:hAnsi="Arial"/>
                <w:sz w:val="16"/>
              </w:rPr>
              <w:br/>
              <w:t>$09=</w:t>
            </w:r>
            <w:smartTag w:uri="urn:schemas-microsoft-com:office:smarttags" w:element="place">
              <w:smartTag w:uri="urn:schemas-microsoft-com:office:smarttags" w:element="PlaceName">
                <w:r>
                  <w:rPr>
                    <w:rFonts w:ascii="Arial" w:hAnsi="Arial"/>
                    <w:sz w:val="16"/>
                  </w:rPr>
                  <w:t>Transmission</w:t>
                </w:r>
              </w:smartTag>
              <w:r>
                <w:rPr>
                  <w:rFonts w:ascii="Arial" w:hAnsi="Arial"/>
                  <w:sz w:val="16"/>
                </w:rPr>
                <w:t xml:space="preserve"> </w:t>
              </w:r>
              <w:smartTag w:uri="urn:schemas-microsoft-com:office:smarttags" w:element="PlaceType">
                <w:r>
                  <w:rPr>
                    <w:rFonts w:ascii="Arial" w:hAnsi="Arial"/>
                    <w:sz w:val="16"/>
                  </w:rPr>
                  <w:t>Range</w:t>
                </w:r>
              </w:smartTag>
              <w:r>
                <w:rPr>
                  <w:rFonts w:ascii="Arial" w:hAnsi="Arial"/>
                  <w:sz w:val="16"/>
                </w:rPr>
                <w:t xml:space="preserve"> </w:t>
              </w:r>
              <w:smartTag w:uri="urn:schemas-microsoft-com:office:smarttags" w:element="PlaceName">
                <w:r>
                  <w:rPr>
                    <w:rFonts w:ascii="Arial" w:hAnsi="Arial"/>
                    <w:sz w:val="16"/>
                  </w:rPr>
                  <w:t>Not</w:t>
                </w:r>
              </w:smartTag>
              <w:r>
                <w:rPr>
                  <w:rFonts w:ascii="Arial" w:hAnsi="Arial"/>
                  <w:sz w:val="16"/>
                </w:rPr>
                <w:t xml:space="preserve"> </w:t>
              </w:r>
              <w:smartTag w:uri="urn:schemas-microsoft-com:office:smarttags" w:element="PlaceType">
                <w:r>
                  <w:rPr>
                    <w:rFonts w:ascii="Arial" w:hAnsi="Arial"/>
                    <w:sz w:val="16"/>
                  </w:rPr>
                  <w:t>Park</w:t>
                </w:r>
              </w:smartTag>
            </w:smartTag>
            <w:r>
              <w:rPr>
                <w:rFonts w:ascii="Arial" w:hAnsi="Arial"/>
                <w:sz w:val="16"/>
              </w:rPr>
              <w:t xml:space="preserve">; </w:t>
            </w:r>
            <w:r>
              <w:rPr>
                <w:rFonts w:ascii="Arial" w:hAnsi="Arial"/>
                <w:sz w:val="16"/>
              </w:rPr>
              <w:br/>
              <w:t xml:space="preserve">$0A=Vehicle Speed Not Zero; </w:t>
            </w:r>
            <w:r>
              <w:rPr>
                <w:rFonts w:ascii="Arial" w:hAnsi="Arial"/>
                <w:sz w:val="16"/>
              </w:rPr>
              <w:br/>
              <w:t>$0B=Vehicle Theft Disable</w:t>
            </w:r>
            <w:r w:rsidR="00C45928">
              <w:rPr>
                <w:rFonts w:ascii="Arial" w:hAnsi="Arial"/>
                <w:sz w:val="16"/>
              </w:rPr>
              <w:t>; $0C=Transfer Case In Neutral;</w:t>
            </w:r>
          </w:p>
          <w:p w:rsidR="00025179" w:rsidRDefault="00C45928" w:rsidP="00025179">
            <w:pPr>
              <w:rPr>
                <w:rFonts w:ascii="Arial" w:hAnsi="Arial"/>
                <w:sz w:val="16"/>
              </w:rPr>
            </w:pPr>
            <w:r>
              <w:rPr>
                <w:rFonts w:ascii="Arial" w:hAnsi="Arial"/>
                <w:sz w:val="16"/>
              </w:rPr>
              <w:t>$0D=Remaining RVS Count Equals Zero</w:t>
            </w:r>
            <w:r w:rsidR="00025179">
              <w:rPr>
                <w:rFonts w:ascii="Arial" w:hAnsi="Arial"/>
                <w:sz w:val="16"/>
              </w:rPr>
              <w:t>;</w:t>
            </w:r>
          </w:p>
          <w:p w:rsidR="00FF4F2F" w:rsidRDefault="00025179" w:rsidP="00025179">
            <w:pPr>
              <w:rPr>
                <w:rFonts w:ascii="Arial" w:hAnsi="Arial"/>
                <w:sz w:val="16"/>
              </w:rPr>
            </w:pPr>
            <w:r>
              <w:rPr>
                <w:rFonts w:ascii="Arial" w:hAnsi="Arial"/>
                <w:sz w:val="16"/>
              </w:rPr>
              <w:t>$0E=Low Fuel Level</w:t>
            </w:r>
          </w:p>
        </w:tc>
      </w:tr>
    </w:tbl>
    <w:p w:rsidR="00FF4F2F" w:rsidRDefault="00FF4F2F"/>
    <w:p w:rsidR="00FF4F2F" w:rsidRDefault="00FF4F2F">
      <w:r>
        <w:t>This PID contains one of the last eight reasons that powertrain has disabled remote vehicle start (RVS).  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659" w:name="_Toc17862214"/>
      <w:bookmarkStart w:id="660" w:name="_Toc223513041"/>
      <w:r>
        <w:lastRenderedPageBreak/>
        <w:t>RVSR – PID $1556 – Remote Vehicle Start Disable History 6</w:t>
      </w:r>
      <w:bookmarkEnd w:id="659"/>
      <w:bookmarkEnd w:id="66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$1556</w:t>
            </w:r>
          </w:p>
        </w:tc>
        <w:tc>
          <w:tcPr>
            <w:tcW w:w="2880" w:type="dxa"/>
            <w:tcBorders>
              <w:top w:val="nil"/>
            </w:tcBorders>
          </w:tcPr>
          <w:p w:rsidR="00FF4F2F" w:rsidRDefault="00FF4F2F">
            <w:pPr>
              <w:rPr>
                <w:rFonts w:ascii="Arial" w:hAnsi="Arial"/>
                <w:sz w:val="16"/>
              </w:rPr>
            </w:pPr>
            <w:r>
              <w:rPr>
                <w:rFonts w:ascii="Arial" w:hAnsi="Arial"/>
                <w:sz w:val="16"/>
              </w:rPr>
              <w:t>Remote Vehicle Start Disable History 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C45928" w:rsidRDefault="00FF4F2F" w:rsidP="00C45928">
            <w:pPr>
              <w:rPr>
                <w:rFonts w:ascii="Arial" w:hAnsi="Arial"/>
                <w:sz w:val="16"/>
              </w:rPr>
            </w:pPr>
            <w:r>
              <w:rPr>
                <w:rFonts w:ascii="Arial" w:hAnsi="Arial"/>
                <w:sz w:val="16"/>
              </w:rPr>
              <w:t xml:space="preserve">$00=None; </w:t>
            </w:r>
            <w:r>
              <w:rPr>
                <w:rFonts w:ascii="Arial" w:hAnsi="Arial"/>
                <w:sz w:val="16"/>
              </w:rPr>
              <w:br/>
              <w:t xml:space="preserve">$01=Engine Speed High; </w:t>
            </w:r>
            <w:r>
              <w:rPr>
                <w:rFonts w:ascii="Arial" w:hAnsi="Arial"/>
                <w:sz w:val="16"/>
              </w:rPr>
              <w:br/>
              <w:t xml:space="preserve">$02=Engine Over Temperature; </w:t>
            </w:r>
            <w:r>
              <w:rPr>
                <w:rFonts w:ascii="Arial" w:hAnsi="Arial"/>
                <w:sz w:val="16"/>
              </w:rPr>
              <w:br/>
              <w:t xml:space="preserve">$03=Crank Aborted; </w:t>
            </w:r>
            <w:r>
              <w:rPr>
                <w:rFonts w:ascii="Arial" w:hAnsi="Arial"/>
                <w:sz w:val="16"/>
              </w:rPr>
              <w:br/>
              <w:t xml:space="preserve">$04=Engine Oil Pressure Low; </w:t>
            </w:r>
            <w:r>
              <w:rPr>
                <w:rFonts w:ascii="Arial" w:hAnsi="Arial"/>
                <w:sz w:val="16"/>
              </w:rPr>
              <w:br/>
              <w:t xml:space="preserve">$05=Maximum Crank Time Exceeded; </w:t>
            </w:r>
            <w:r>
              <w:rPr>
                <w:rFonts w:ascii="Arial" w:hAnsi="Arial"/>
                <w:sz w:val="16"/>
              </w:rPr>
              <w:br/>
              <w:t xml:space="preserve">$06=Malfunction Indicator Lamp Illuminated; </w:t>
            </w:r>
            <w:r>
              <w:rPr>
                <w:rFonts w:ascii="Arial" w:hAnsi="Arial"/>
                <w:sz w:val="16"/>
              </w:rPr>
              <w:br/>
              <w:t xml:space="preserve">$07=RVS Backup Timer Expired; </w:t>
            </w:r>
            <w:r>
              <w:rPr>
                <w:rFonts w:ascii="Arial" w:hAnsi="Arial"/>
                <w:sz w:val="16"/>
              </w:rPr>
              <w:br/>
              <w:t xml:space="preserve">$08=Accelerator Pedal Position High; </w:t>
            </w:r>
            <w:r>
              <w:rPr>
                <w:rFonts w:ascii="Arial" w:hAnsi="Arial"/>
                <w:sz w:val="16"/>
              </w:rPr>
              <w:br/>
              <w:t>$09=</w:t>
            </w:r>
            <w:smartTag w:uri="urn:schemas-microsoft-com:office:smarttags" w:element="place">
              <w:smartTag w:uri="urn:schemas-microsoft-com:office:smarttags" w:element="PlaceName">
                <w:r>
                  <w:rPr>
                    <w:rFonts w:ascii="Arial" w:hAnsi="Arial"/>
                    <w:sz w:val="16"/>
                  </w:rPr>
                  <w:t>Transmission</w:t>
                </w:r>
              </w:smartTag>
              <w:r>
                <w:rPr>
                  <w:rFonts w:ascii="Arial" w:hAnsi="Arial"/>
                  <w:sz w:val="16"/>
                </w:rPr>
                <w:t xml:space="preserve"> </w:t>
              </w:r>
              <w:smartTag w:uri="urn:schemas-microsoft-com:office:smarttags" w:element="PlaceType">
                <w:r>
                  <w:rPr>
                    <w:rFonts w:ascii="Arial" w:hAnsi="Arial"/>
                    <w:sz w:val="16"/>
                  </w:rPr>
                  <w:t>Range</w:t>
                </w:r>
              </w:smartTag>
              <w:r>
                <w:rPr>
                  <w:rFonts w:ascii="Arial" w:hAnsi="Arial"/>
                  <w:sz w:val="16"/>
                </w:rPr>
                <w:t xml:space="preserve"> </w:t>
              </w:r>
              <w:smartTag w:uri="urn:schemas-microsoft-com:office:smarttags" w:element="PlaceName">
                <w:r>
                  <w:rPr>
                    <w:rFonts w:ascii="Arial" w:hAnsi="Arial"/>
                    <w:sz w:val="16"/>
                  </w:rPr>
                  <w:t>Not</w:t>
                </w:r>
              </w:smartTag>
              <w:r>
                <w:rPr>
                  <w:rFonts w:ascii="Arial" w:hAnsi="Arial"/>
                  <w:sz w:val="16"/>
                </w:rPr>
                <w:t xml:space="preserve"> </w:t>
              </w:r>
              <w:smartTag w:uri="urn:schemas-microsoft-com:office:smarttags" w:element="PlaceType">
                <w:r>
                  <w:rPr>
                    <w:rFonts w:ascii="Arial" w:hAnsi="Arial"/>
                    <w:sz w:val="16"/>
                  </w:rPr>
                  <w:t>Park</w:t>
                </w:r>
              </w:smartTag>
            </w:smartTag>
            <w:r>
              <w:rPr>
                <w:rFonts w:ascii="Arial" w:hAnsi="Arial"/>
                <w:sz w:val="16"/>
              </w:rPr>
              <w:t xml:space="preserve">; </w:t>
            </w:r>
            <w:r>
              <w:rPr>
                <w:rFonts w:ascii="Arial" w:hAnsi="Arial"/>
                <w:sz w:val="16"/>
              </w:rPr>
              <w:br/>
              <w:t xml:space="preserve">$0A=Vehicle Speed Not Zero; </w:t>
            </w:r>
            <w:r>
              <w:rPr>
                <w:rFonts w:ascii="Arial" w:hAnsi="Arial"/>
                <w:sz w:val="16"/>
              </w:rPr>
              <w:br/>
              <w:t>$0B=Vehicle Theft Disable</w:t>
            </w:r>
            <w:r w:rsidR="00C45928">
              <w:rPr>
                <w:rFonts w:ascii="Arial" w:hAnsi="Arial"/>
                <w:sz w:val="16"/>
              </w:rPr>
              <w:t>; $0C=Transfer Case In Neutral;</w:t>
            </w:r>
          </w:p>
          <w:p w:rsidR="00025179" w:rsidRDefault="00C45928" w:rsidP="00025179">
            <w:pPr>
              <w:rPr>
                <w:rFonts w:ascii="Arial" w:hAnsi="Arial"/>
                <w:sz w:val="16"/>
              </w:rPr>
            </w:pPr>
            <w:r>
              <w:rPr>
                <w:rFonts w:ascii="Arial" w:hAnsi="Arial"/>
                <w:sz w:val="16"/>
              </w:rPr>
              <w:t>$0D=Remaining RVS Count Equals Zero</w:t>
            </w:r>
            <w:r w:rsidR="00025179">
              <w:rPr>
                <w:rFonts w:ascii="Arial" w:hAnsi="Arial"/>
                <w:sz w:val="16"/>
              </w:rPr>
              <w:t>;</w:t>
            </w:r>
          </w:p>
          <w:p w:rsidR="00FF4F2F" w:rsidRDefault="00025179" w:rsidP="00025179">
            <w:pPr>
              <w:rPr>
                <w:rFonts w:ascii="Arial" w:hAnsi="Arial"/>
                <w:sz w:val="16"/>
              </w:rPr>
            </w:pPr>
            <w:r>
              <w:rPr>
                <w:rFonts w:ascii="Arial" w:hAnsi="Arial"/>
                <w:sz w:val="16"/>
              </w:rPr>
              <w:t>$0E=Low Fuel Level</w:t>
            </w:r>
          </w:p>
        </w:tc>
      </w:tr>
    </w:tbl>
    <w:p w:rsidR="00FF4F2F" w:rsidRDefault="00FF4F2F"/>
    <w:p w:rsidR="00FF4F2F" w:rsidRDefault="00FF4F2F">
      <w:r>
        <w:t>This PID contains one of the last eight reasons that powertrain has disabled remote vehicle start (RVS).  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661" w:name="_Toc17862215"/>
      <w:bookmarkStart w:id="662" w:name="_Toc223513042"/>
      <w:r>
        <w:lastRenderedPageBreak/>
        <w:t>RVSR – PID $1557 – Remote Vehicle Start Disable History 7</w:t>
      </w:r>
      <w:bookmarkEnd w:id="661"/>
      <w:bookmarkEnd w:id="66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$1557</w:t>
            </w:r>
          </w:p>
        </w:tc>
        <w:tc>
          <w:tcPr>
            <w:tcW w:w="2880" w:type="dxa"/>
            <w:tcBorders>
              <w:top w:val="nil"/>
            </w:tcBorders>
          </w:tcPr>
          <w:p w:rsidR="00FF4F2F" w:rsidRDefault="00FF4F2F">
            <w:pPr>
              <w:rPr>
                <w:rFonts w:ascii="Arial" w:hAnsi="Arial"/>
                <w:sz w:val="16"/>
              </w:rPr>
            </w:pPr>
            <w:r>
              <w:rPr>
                <w:rFonts w:ascii="Arial" w:hAnsi="Arial"/>
                <w:sz w:val="16"/>
              </w:rPr>
              <w:t>Remote Vehicle Start Disable History 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C45928" w:rsidRDefault="00FF4F2F" w:rsidP="00C45928">
            <w:pPr>
              <w:rPr>
                <w:rFonts w:ascii="Arial" w:hAnsi="Arial"/>
                <w:sz w:val="16"/>
              </w:rPr>
            </w:pPr>
            <w:r>
              <w:rPr>
                <w:rFonts w:ascii="Arial" w:hAnsi="Arial"/>
                <w:sz w:val="16"/>
              </w:rPr>
              <w:t xml:space="preserve">$00=None; </w:t>
            </w:r>
            <w:r>
              <w:rPr>
                <w:rFonts w:ascii="Arial" w:hAnsi="Arial"/>
                <w:sz w:val="16"/>
              </w:rPr>
              <w:br/>
              <w:t xml:space="preserve">$01=Engine Speed High; </w:t>
            </w:r>
            <w:r>
              <w:rPr>
                <w:rFonts w:ascii="Arial" w:hAnsi="Arial"/>
                <w:sz w:val="16"/>
              </w:rPr>
              <w:br/>
              <w:t xml:space="preserve">$02=Engine Over Temperature; </w:t>
            </w:r>
            <w:r>
              <w:rPr>
                <w:rFonts w:ascii="Arial" w:hAnsi="Arial"/>
                <w:sz w:val="16"/>
              </w:rPr>
              <w:br/>
              <w:t xml:space="preserve">$03=Crank Aborted; </w:t>
            </w:r>
            <w:r>
              <w:rPr>
                <w:rFonts w:ascii="Arial" w:hAnsi="Arial"/>
                <w:sz w:val="16"/>
              </w:rPr>
              <w:br/>
              <w:t xml:space="preserve">$04=Engine Oil Pressure Low; </w:t>
            </w:r>
            <w:r>
              <w:rPr>
                <w:rFonts w:ascii="Arial" w:hAnsi="Arial"/>
                <w:sz w:val="16"/>
              </w:rPr>
              <w:br/>
              <w:t xml:space="preserve">$05=Maximum Crank Time Exceeded; </w:t>
            </w:r>
            <w:r>
              <w:rPr>
                <w:rFonts w:ascii="Arial" w:hAnsi="Arial"/>
                <w:sz w:val="16"/>
              </w:rPr>
              <w:br/>
              <w:t xml:space="preserve">$06=Malfunction Indicator Lamp Illuminated; </w:t>
            </w:r>
            <w:r>
              <w:rPr>
                <w:rFonts w:ascii="Arial" w:hAnsi="Arial"/>
                <w:sz w:val="16"/>
              </w:rPr>
              <w:br/>
              <w:t xml:space="preserve">$07=RVS Backup Timer Expired; </w:t>
            </w:r>
            <w:r>
              <w:rPr>
                <w:rFonts w:ascii="Arial" w:hAnsi="Arial"/>
                <w:sz w:val="16"/>
              </w:rPr>
              <w:br/>
              <w:t xml:space="preserve">$08=Accelerator Pedal Position High; </w:t>
            </w:r>
            <w:r>
              <w:rPr>
                <w:rFonts w:ascii="Arial" w:hAnsi="Arial"/>
                <w:sz w:val="16"/>
              </w:rPr>
              <w:br/>
              <w:t>$09=</w:t>
            </w:r>
            <w:smartTag w:uri="urn:schemas-microsoft-com:office:smarttags" w:element="place">
              <w:smartTag w:uri="urn:schemas-microsoft-com:office:smarttags" w:element="PlaceName">
                <w:r>
                  <w:rPr>
                    <w:rFonts w:ascii="Arial" w:hAnsi="Arial"/>
                    <w:sz w:val="16"/>
                  </w:rPr>
                  <w:t>Transmission</w:t>
                </w:r>
              </w:smartTag>
              <w:r>
                <w:rPr>
                  <w:rFonts w:ascii="Arial" w:hAnsi="Arial"/>
                  <w:sz w:val="16"/>
                </w:rPr>
                <w:t xml:space="preserve"> </w:t>
              </w:r>
              <w:smartTag w:uri="urn:schemas-microsoft-com:office:smarttags" w:element="PlaceType">
                <w:r>
                  <w:rPr>
                    <w:rFonts w:ascii="Arial" w:hAnsi="Arial"/>
                    <w:sz w:val="16"/>
                  </w:rPr>
                  <w:t>Range</w:t>
                </w:r>
              </w:smartTag>
              <w:r>
                <w:rPr>
                  <w:rFonts w:ascii="Arial" w:hAnsi="Arial"/>
                  <w:sz w:val="16"/>
                </w:rPr>
                <w:t xml:space="preserve"> </w:t>
              </w:r>
              <w:smartTag w:uri="urn:schemas-microsoft-com:office:smarttags" w:element="PlaceName">
                <w:r>
                  <w:rPr>
                    <w:rFonts w:ascii="Arial" w:hAnsi="Arial"/>
                    <w:sz w:val="16"/>
                  </w:rPr>
                  <w:t>Not</w:t>
                </w:r>
              </w:smartTag>
              <w:r>
                <w:rPr>
                  <w:rFonts w:ascii="Arial" w:hAnsi="Arial"/>
                  <w:sz w:val="16"/>
                </w:rPr>
                <w:t xml:space="preserve"> </w:t>
              </w:r>
              <w:smartTag w:uri="urn:schemas-microsoft-com:office:smarttags" w:element="PlaceType">
                <w:r>
                  <w:rPr>
                    <w:rFonts w:ascii="Arial" w:hAnsi="Arial"/>
                    <w:sz w:val="16"/>
                  </w:rPr>
                  <w:t>Park</w:t>
                </w:r>
              </w:smartTag>
            </w:smartTag>
            <w:r>
              <w:rPr>
                <w:rFonts w:ascii="Arial" w:hAnsi="Arial"/>
                <w:sz w:val="16"/>
              </w:rPr>
              <w:t xml:space="preserve">; </w:t>
            </w:r>
            <w:r>
              <w:rPr>
                <w:rFonts w:ascii="Arial" w:hAnsi="Arial"/>
                <w:sz w:val="16"/>
              </w:rPr>
              <w:br/>
              <w:t xml:space="preserve">$0A=Vehicle Speed Not Zero; </w:t>
            </w:r>
            <w:r>
              <w:rPr>
                <w:rFonts w:ascii="Arial" w:hAnsi="Arial"/>
                <w:sz w:val="16"/>
              </w:rPr>
              <w:br/>
              <w:t>$0B=Vehicle Theft Disable</w:t>
            </w:r>
            <w:r w:rsidR="00C45928">
              <w:rPr>
                <w:rFonts w:ascii="Arial" w:hAnsi="Arial"/>
                <w:sz w:val="16"/>
              </w:rPr>
              <w:t>; $0C=Transfer Case In Neutral;</w:t>
            </w:r>
          </w:p>
          <w:p w:rsidR="00025179" w:rsidRDefault="00C45928" w:rsidP="00025179">
            <w:pPr>
              <w:rPr>
                <w:rFonts w:ascii="Arial" w:hAnsi="Arial"/>
                <w:sz w:val="16"/>
              </w:rPr>
            </w:pPr>
            <w:r>
              <w:rPr>
                <w:rFonts w:ascii="Arial" w:hAnsi="Arial"/>
                <w:sz w:val="16"/>
              </w:rPr>
              <w:t>$0D=Remaining RVS Count Equals Zero</w:t>
            </w:r>
            <w:r w:rsidR="00025179">
              <w:rPr>
                <w:rFonts w:ascii="Arial" w:hAnsi="Arial"/>
                <w:sz w:val="16"/>
              </w:rPr>
              <w:t>;</w:t>
            </w:r>
          </w:p>
          <w:p w:rsidR="00FF4F2F" w:rsidRDefault="00025179" w:rsidP="00025179">
            <w:pPr>
              <w:rPr>
                <w:rFonts w:ascii="Arial" w:hAnsi="Arial"/>
                <w:sz w:val="16"/>
              </w:rPr>
            </w:pPr>
            <w:r>
              <w:rPr>
                <w:rFonts w:ascii="Arial" w:hAnsi="Arial"/>
                <w:sz w:val="16"/>
              </w:rPr>
              <w:t>$0E=Low Fuel Level</w:t>
            </w:r>
          </w:p>
        </w:tc>
      </w:tr>
    </w:tbl>
    <w:p w:rsidR="00FF4F2F" w:rsidRDefault="00FF4F2F"/>
    <w:p w:rsidR="00FF4F2F" w:rsidRDefault="00FF4F2F">
      <w:r>
        <w:t>This PID contains one of the last eight reasons that powertrain has disabled remote vehicle start (RVS).  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663" w:name="_Toc17862216"/>
      <w:bookmarkStart w:id="664" w:name="_Toc223513043"/>
      <w:r>
        <w:lastRenderedPageBreak/>
        <w:t>RVSR – PID $1558 – Remote Vehicle Start Disable History 8</w:t>
      </w:r>
      <w:bookmarkEnd w:id="663"/>
      <w:bookmarkEnd w:id="66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$1558</w:t>
            </w:r>
          </w:p>
        </w:tc>
        <w:tc>
          <w:tcPr>
            <w:tcW w:w="2880" w:type="dxa"/>
            <w:tcBorders>
              <w:top w:val="nil"/>
            </w:tcBorders>
          </w:tcPr>
          <w:p w:rsidR="00FF4F2F" w:rsidRDefault="00FF4F2F">
            <w:pPr>
              <w:rPr>
                <w:rFonts w:ascii="Arial" w:hAnsi="Arial"/>
                <w:sz w:val="16"/>
              </w:rPr>
            </w:pPr>
            <w:r>
              <w:rPr>
                <w:rFonts w:ascii="Arial" w:hAnsi="Arial"/>
                <w:sz w:val="16"/>
              </w:rPr>
              <w:t>Remote Vehicle Start Disable History 8</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C45928" w:rsidRDefault="00FF4F2F" w:rsidP="00C45928">
            <w:pPr>
              <w:rPr>
                <w:rFonts w:ascii="Arial" w:hAnsi="Arial"/>
                <w:sz w:val="16"/>
              </w:rPr>
            </w:pPr>
            <w:r>
              <w:rPr>
                <w:rFonts w:ascii="Arial" w:hAnsi="Arial"/>
                <w:sz w:val="16"/>
              </w:rPr>
              <w:t xml:space="preserve">$00=None; </w:t>
            </w:r>
            <w:r>
              <w:rPr>
                <w:rFonts w:ascii="Arial" w:hAnsi="Arial"/>
                <w:sz w:val="16"/>
              </w:rPr>
              <w:br/>
              <w:t xml:space="preserve">$01=Engine Speed High; </w:t>
            </w:r>
            <w:r>
              <w:rPr>
                <w:rFonts w:ascii="Arial" w:hAnsi="Arial"/>
                <w:sz w:val="16"/>
              </w:rPr>
              <w:br/>
              <w:t xml:space="preserve">$02=Engine Over Temperature; </w:t>
            </w:r>
            <w:r>
              <w:rPr>
                <w:rFonts w:ascii="Arial" w:hAnsi="Arial"/>
                <w:sz w:val="16"/>
              </w:rPr>
              <w:br/>
              <w:t xml:space="preserve">$03=Crank Aborted; </w:t>
            </w:r>
            <w:r>
              <w:rPr>
                <w:rFonts w:ascii="Arial" w:hAnsi="Arial"/>
                <w:sz w:val="16"/>
              </w:rPr>
              <w:br/>
              <w:t xml:space="preserve">$04=Engine Oil Pressure Low; </w:t>
            </w:r>
            <w:r>
              <w:rPr>
                <w:rFonts w:ascii="Arial" w:hAnsi="Arial"/>
                <w:sz w:val="16"/>
              </w:rPr>
              <w:br/>
              <w:t xml:space="preserve">$05=Maximum Crank Time Exceeded; </w:t>
            </w:r>
            <w:r>
              <w:rPr>
                <w:rFonts w:ascii="Arial" w:hAnsi="Arial"/>
                <w:sz w:val="16"/>
              </w:rPr>
              <w:br/>
              <w:t xml:space="preserve">$06=Malfunction Indicator Lamp Illuminated; </w:t>
            </w:r>
            <w:r>
              <w:rPr>
                <w:rFonts w:ascii="Arial" w:hAnsi="Arial"/>
                <w:sz w:val="16"/>
              </w:rPr>
              <w:br/>
              <w:t xml:space="preserve">$07=RVS Backup Timer Expired; </w:t>
            </w:r>
            <w:r>
              <w:rPr>
                <w:rFonts w:ascii="Arial" w:hAnsi="Arial"/>
                <w:sz w:val="16"/>
              </w:rPr>
              <w:br/>
              <w:t xml:space="preserve">$08=Accelerator Pedal Position High; </w:t>
            </w:r>
            <w:r>
              <w:rPr>
                <w:rFonts w:ascii="Arial" w:hAnsi="Arial"/>
                <w:sz w:val="16"/>
              </w:rPr>
              <w:br/>
              <w:t>$09=</w:t>
            </w:r>
            <w:smartTag w:uri="urn:schemas-microsoft-com:office:smarttags" w:element="place">
              <w:smartTag w:uri="urn:schemas-microsoft-com:office:smarttags" w:element="PlaceName">
                <w:r>
                  <w:rPr>
                    <w:rFonts w:ascii="Arial" w:hAnsi="Arial"/>
                    <w:sz w:val="16"/>
                  </w:rPr>
                  <w:t>Transmission</w:t>
                </w:r>
              </w:smartTag>
              <w:r>
                <w:rPr>
                  <w:rFonts w:ascii="Arial" w:hAnsi="Arial"/>
                  <w:sz w:val="16"/>
                </w:rPr>
                <w:t xml:space="preserve"> </w:t>
              </w:r>
              <w:smartTag w:uri="urn:schemas-microsoft-com:office:smarttags" w:element="PlaceType">
                <w:r>
                  <w:rPr>
                    <w:rFonts w:ascii="Arial" w:hAnsi="Arial"/>
                    <w:sz w:val="16"/>
                  </w:rPr>
                  <w:t>Range</w:t>
                </w:r>
              </w:smartTag>
              <w:r>
                <w:rPr>
                  <w:rFonts w:ascii="Arial" w:hAnsi="Arial"/>
                  <w:sz w:val="16"/>
                </w:rPr>
                <w:t xml:space="preserve"> </w:t>
              </w:r>
              <w:smartTag w:uri="urn:schemas-microsoft-com:office:smarttags" w:element="PlaceName">
                <w:r>
                  <w:rPr>
                    <w:rFonts w:ascii="Arial" w:hAnsi="Arial"/>
                    <w:sz w:val="16"/>
                  </w:rPr>
                  <w:t>Not</w:t>
                </w:r>
              </w:smartTag>
              <w:r>
                <w:rPr>
                  <w:rFonts w:ascii="Arial" w:hAnsi="Arial"/>
                  <w:sz w:val="16"/>
                </w:rPr>
                <w:t xml:space="preserve"> </w:t>
              </w:r>
              <w:smartTag w:uri="urn:schemas-microsoft-com:office:smarttags" w:element="PlaceType">
                <w:r>
                  <w:rPr>
                    <w:rFonts w:ascii="Arial" w:hAnsi="Arial"/>
                    <w:sz w:val="16"/>
                  </w:rPr>
                  <w:t>Park</w:t>
                </w:r>
              </w:smartTag>
            </w:smartTag>
            <w:r>
              <w:rPr>
                <w:rFonts w:ascii="Arial" w:hAnsi="Arial"/>
                <w:sz w:val="16"/>
              </w:rPr>
              <w:t xml:space="preserve">; </w:t>
            </w:r>
            <w:r>
              <w:rPr>
                <w:rFonts w:ascii="Arial" w:hAnsi="Arial"/>
                <w:sz w:val="16"/>
              </w:rPr>
              <w:br/>
              <w:t xml:space="preserve">$0A=Vehicle Speed Not Zero; </w:t>
            </w:r>
            <w:r>
              <w:rPr>
                <w:rFonts w:ascii="Arial" w:hAnsi="Arial"/>
                <w:sz w:val="16"/>
              </w:rPr>
              <w:br/>
              <w:t>$0B=Vehicle Theft Disable</w:t>
            </w:r>
            <w:r w:rsidR="00C45928">
              <w:rPr>
                <w:rFonts w:ascii="Arial" w:hAnsi="Arial"/>
                <w:sz w:val="16"/>
              </w:rPr>
              <w:t>; $0C=Transfer Case In Neutral;</w:t>
            </w:r>
          </w:p>
          <w:p w:rsidR="00025179" w:rsidRDefault="00C45928" w:rsidP="00025179">
            <w:pPr>
              <w:rPr>
                <w:rFonts w:ascii="Arial" w:hAnsi="Arial"/>
                <w:sz w:val="16"/>
              </w:rPr>
            </w:pPr>
            <w:r>
              <w:rPr>
                <w:rFonts w:ascii="Arial" w:hAnsi="Arial"/>
                <w:sz w:val="16"/>
              </w:rPr>
              <w:t>$0D=Remaining RVS Count Equals Zero</w:t>
            </w:r>
            <w:r w:rsidR="00025179">
              <w:rPr>
                <w:rFonts w:ascii="Arial" w:hAnsi="Arial"/>
                <w:sz w:val="16"/>
              </w:rPr>
              <w:t>;</w:t>
            </w:r>
          </w:p>
          <w:p w:rsidR="00FF4F2F" w:rsidRDefault="00025179" w:rsidP="00025179">
            <w:pPr>
              <w:rPr>
                <w:rFonts w:ascii="Arial" w:hAnsi="Arial"/>
                <w:sz w:val="16"/>
              </w:rPr>
            </w:pPr>
            <w:r>
              <w:rPr>
                <w:rFonts w:ascii="Arial" w:hAnsi="Arial"/>
                <w:sz w:val="16"/>
              </w:rPr>
              <w:t>$0E=Low Fuel Level</w:t>
            </w:r>
          </w:p>
        </w:tc>
      </w:tr>
    </w:tbl>
    <w:p w:rsidR="00FF4F2F" w:rsidRDefault="00FF4F2F"/>
    <w:p w:rsidR="00FF4F2F" w:rsidRDefault="00FF4F2F">
      <w:r>
        <w:t>This PID contains one of the last eight reasons that powertrain has disabled remote vehicle start (RVS).  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FF4F2F" w:rsidRDefault="00FF4F2F">
      <w:pPr>
        <w:keepNext w:val="0"/>
        <w:keepLines w:val="0"/>
      </w:pPr>
    </w:p>
    <w:p w:rsidR="00FF4F2F" w:rsidRDefault="00FF4F2F">
      <w:pPr>
        <w:pStyle w:val="Heading3"/>
      </w:pPr>
      <w:bookmarkStart w:id="665" w:name="_Toc17862217"/>
      <w:bookmarkStart w:id="666" w:name="_Toc223513044"/>
      <w:r>
        <w:lastRenderedPageBreak/>
        <w:t>IMOR – PID $1559 – Powertrain / Immobilizer Response Status</w:t>
      </w:r>
      <w:bookmarkEnd w:id="665"/>
      <w:bookmarkEnd w:id="66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$1559</w:t>
            </w:r>
          </w:p>
        </w:tc>
        <w:tc>
          <w:tcPr>
            <w:tcW w:w="2880" w:type="dxa"/>
            <w:tcBorders>
              <w:top w:val="nil"/>
            </w:tcBorders>
          </w:tcPr>
          <w:p w:rsidR="00FF4F2F" w:rsidRDefault="00FF4F2F">
            <w:pPr>
              <w:rPr>
                <w:rFonts w:ascii="Arial" w:hAnsi="Arial"/>
                <w:sz w:val="16"/>
              </w:rPr>
            </w:pPr>
            <w:r>
              <w:rPr>
                <w:rFonts w:ascii="Arial" w:hAnsi="Arial"/>
                <w:sz w:val="16"/>
              </w:rPr>
              <w:t>Powertrain / Immobilizer Response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Powertrain Authentication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$0=Unknown; </w:t>
            </w:r>
            <w:r>
              <w:rPr>
                <w:rFonts w:ascii="Arial" w:hAnsi="Arial"/>
                <w:sz w:val="16"/>
              </w:rPr>
              <w:br/>
              <w:t xml:space="preserve">$1=Incorrect; </w:t>
            </w:r>
            <w:r>
              <w:rPr>
                <w:rFonts w:ascii="Arial" w:hAnsi="Arial"/>
                <w:sz w:val="16"/>
              </w:rPr>
              <w:br/>
              <w:t xml:space="preserve">$2=Negative; </w:t>
            </w:r>
            <w:r>
              <w:rPr>
                <w:rFonts w:ascii="Arial" w:hAnsi="Arial"/>
                <w:sz w:val="16"/>
              </w:rPr>
              <w:br/>
              <w:t>$3=Valid</w:t>
            </w:r>
          </w:p>
        </w:tc>
      </w:tr>
      <w:tr w:rsidR="00FF4F2F">
        <w:trPr>
          <w:cantSplit/>
          <w:jc w:val="center"/>
        </w:trPr>
        <w:tc>
          <w:tcPr>
            <w:tcW w:w="2448" w:type="dxa"/>
            <w:tcBorders>
              <w:top w:val="nil"/>
            </w:tcBorders>
          </w:tcPr>
          <w:p w:rsidR="00FF4F2F" w:rsidRDefault="00FF4F2F">
            <w:pPr>
              <w:pStyle w:val="FootnoteText"/>
              <w:rPr>
                <w:rFonts w:ascii="Arial" w:hAnsi="Arial"/>
              </w:rPr>
            </w:pPr>
            <w:r>
              <w:rPr>
                <w:rFonts w:ascii="Arial" w:hAnsi="Arial"/>
              </w:rPr>
              <w:t>Powertrain Response Source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$0=</w:t>
            </w:r>
            <w:smartTag w:uri="urn:schemas-microsoft-com:office:smarttags" w:element="place">
              <w:r>
                <w:rPr>
                  <w:rFonts w:ascii="Arial" w:hAnsi="Arial"/>
                  <w:sz w:val="16"/>
                </w:rPr>
                <w:t>Normal</w:t>
              </w:r>
            </w:smartTag>
            <w:r>
              <w:rPr>
                <w:rFonts w:ascii="Arial" w:hAnsi="Arial"/>
                <w:sz w:val="16"/>
              </w:rPr>
              <w:t xml:space="preserve"> Start; </w:t>
            </w:r>
            <w:r>
              <w:rPr>
                <w:rFonts w:ascii="Arial" w:hAnsi="Arial"/>
                <w:sz w:val="16"/>
              </w:rPr>
              <w:br/>
              <w:t xml:space="preserve">$1=Remote Vehicle Start; </w:t>
            </w:r>
            <w:r>
              <w:rPr>
                <w:rFonts w:ascii="Arial" w:hAnsi="Arial"/>
                <w:sz w:val="16"/>
              </w:rPr>
              <w:br/>
              <w:t>$2=PTO Remote Start</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Immobilizer Response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$0=No Information; </w:t>
            </w:r>
            <w:r>
              <w:rPr>
                <w:rFonts w:ascii="Arial" w:hAnsi="Arial"/>
                <w:sz w:val="16"/>
              </w:rPr>
              <w:br/>
              <w:t xml:space="preserve">$1=In Process; </w:t>
            </w:r>
            <w:r>
              <w:rPr>
                <w:rFonts w:ascii="Arial" w:hAnsi="Arial"/>
                <w:sz w:val="16"/>
              </w:rPr>
              <w:br/>
              <w:t xml:space="preserve">$2=Negative Response; </w:t>
            </w:r>
            <w:r>
              <w:rPr>
                <w:rFonts w:ascii="Arial" w:hAnsi="Arial"/>
                <w:sz w:val="16"/>
              </w:rPr>
              <w:br/>
              <w:t>$3=Valid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Immobilizer Response Source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$0=</w:t>
            </w:r>
            <w:smartTag w:uri="urn:schemas-microsoft-com:office:smarttags" w:element="place">
              <w:r>
                <w:rPr>
                  <w:rFonts w:ascii="Arial" w:hAnsi="Arial"/>
                  <w:sz w:val="16"/>
                </w:rPr>
                <w:t>Normal</w:t>
              </w:r>
            </w:smartTag>
            <w:r>
              <w:rPr>
                <w:rFonts w:ascii="Arial" w:hAnsi="Arial"/>
                <w:sz w:val="16"/>
              </w:rPr>
              <w:t xml:space="preserve"> Start; </w:t>
            </w:r>
            <w:r>
              <w:rPr>
                <w:rFonts w:ascii="Arial" w:hAnsi="Arial"/>
                <w:sz w:val="16"/>
              </w:rPr>
              <w:br/>
              <w:t xml:space="preserve">$1=Remote Vehicle Start; </w:t>
            </w:r>
            <w:r>
              <w:rPr>
                <w:rFonts w:ascii="Arial" w:hAnsi="Arial"/>
                <w:sz w:val="16"/>
              </w:rPr>
              <w:br/>
              <w:t>$2=PTO Remote Start</w:t>
            </w:r>
          </w:p>
        </w:tc>
      </w:tr>
    </w:tbl>
    <w:p w:rsidR="00FF4F2F" w:rsidRDefault="00FF4F2F"/>
    <w:p w:rsidR="00FF4F2F" w:rsidRDefault="00FF4F2F">
      <w:r>
        <w:t>This PID contains several signals associated with the status of the powertrain response and the immobilizer response within the PPEI 3 immobilizer system.  The content of each of these signals is described below.</w:t>
      </w:r>
    </w:p>
    <w:p w:rsidR="00FF4F2F" w:rsidRDefault="00FF4F2F"/>
    <w:p w:rsidR="00FF4F2F" w:rsidRDefault="00FF4F2F">
      <w:r>
        <w:t>Powertrain Authentication Status indicates the result of the comparison between the last received immobilizer response and the expected response calculated by powertrain.</w:t>
      </w:r>
    </w:p>
    <w:p w:rsidR="00FF4F2F" w:rsidRDefault="00FF4F2F"/>
    <w:p w:rsidR="00FF4F2F" w:rsidRDefault="00FF4F2F">
      <w:r>
        <w:t>Powertrain Response Source indicates the source used to calculate the powertrain response.</w:t>
      </w:r>
    </w:p>
    <w:p w:rsidR="00FF4F2F" w:rsidRDefault="00FF4F2F"/>
    <w:p w:rsidR="00FF4F2F" w:rsidRDefault="00FF4F2F">
      <w:r>
        <w:t>Immobilizer Response Status indicates the status of the immobilizer response received over serial communication from the immobilizer module.</w:t>
      </w:r>
    </w:p>
    <w:p w:rsidR="00FF4F2F" w:rsidRDefault="00FF4F2F"/>
    <w:p w:rsidR="00FF4F2F" w:rsidRDefault="00FF4F2F">
      <w:r>
        <w:t>Immobilizer Response Source indicates the source used to calculate the immobilizer response.</w:t>
      </w:r>
    </w:p>
    <w:p w:rsidR="00FF4F2F" w:rsidRDefault="00FF4F2F">
      <w:pPr>
        <w:keepNext w:val="0"/>
        <w:keepLines w:val="0"/>
      </w:pPr>
    </w:p>
    <w:p w:rsidR="00FF4F2F" w:rsidRDefault="00FF4F2F">
      <w:pPr>
        <w:pStyle w:val="Heading3"/>
      </w:pPr>
      <w:bookmarkStart w:id="667" w:name="_Toc17862218"/>
      <w:bookmarkStart w:id="668" w:name="_Toc223513045"/>
      <w:r>
        <w:lastRenderedPageBreak/>
        <w:t>IMOR – PID $155A – Immobilizer Status</w:t>
      </w:r>
      <w:bookmarkEnd w:id="667"/>
      <w:bookmarkEnd w:id="66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$155A</w:t>
            </w:r>
          </w:p>
        </w:tc>
        <w:tc>
          <w:tcPr>
            <w:tcW w:w="2880" w:type="dxa"/>
            <w:tcBorders>
              <w:top w:val="nil"/>
            </w:tcBorders>
          </w:tcPr>
          <w:p w:rsidR="00FF4F2F" w:rsidRDefault="00FF4F2F">
            <w:pPr>
              <w:rPr>
                <w:rFonts w:ascii="Arial" w:hAnsi="Arial"/>
                <w:sz w:val="16"/>
              </w:rPr>
            </w:pPr>
            <w:r>
              <w:rPr>
                <w:rFonts w:ascii="Arial" w:hAnsi="Arial"/>
                <w:sz w:val="16"/>
              </w:rPr>
              <w:t>Immobilizer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Learning Enabled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Secret Information Programmed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Powertrain Challenge Valid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Powertrain Immobilizer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$0=Standby; </w:t>
            </w:r>
            <w:r>
              <w:rPr>
                <w:rFonts w:ascii="Arial" w:hAnsi="Arial"/>
                <w:sz w:val="16"/>
              </w:rPr>
              <w:br/>
              <w:t xml:space="preserve">$1=Immobilized at Startup; </w:t>
            </w:r>
            <w:r>
              <w:rPr>
                <w:rFonts w:ascii="Arial" w:hAnsi="Arial"/>
                <w:sz w:val="16"/>
              </w:rPr>
              <w:br/>
              <w:t xml:space="preserve">$2=Immobilized Due to No Response; </w:t>
            </w:r>
            <w:r>
              <w:rPr>
                <w:rFonts w:ascii="Arial" w:hAnsi="Arial"/>
                <w:sz w:val="16"/>
              </w:rPr>
              <w:br/>
              <w:t xml:space="preserve">$3=Immobilized Due to Negative Response; </w:t>
            </w:r>
            <w:r>
              <w:rPr>
                <w:rFonts w:ascii="Arial" w:hAnsi="Arial"/>
                <w:sz w:val="16"/>
              </w:rPr>
              <w:br/>
              <w:t xml:space="preserve">$4=Immobilized Due to Incorrect Response; </w:t>
            </w:r>
            <w:r>
              <w:rPr>
                <w:rFonts w:ascii="Arial" w:hAnsi="Arial"/>
                <w:sz w:val="16"/>
              </w:rPr>
              <w:br/>
              <w:t xml:space="preserve">$5=Post Release; </w:t>
            </w:r>
            <w:r>
              <w:rPr>
                <w:rFonts w:ascii="Arial" w:hAnsi="Arial"/>
                <w:sz w:val="16"/>
              </w:rPr>
              <w:br/>
              <w:t xml:space="preserve">$6=Pre Release; </w:t>
            </w:r>
            <w:r>
              <w:rPr>
                <w:rFonts w:ascii="Arial" w:hAnsi="Arial"/>
                <w:sz w:val="16"/>
              </w:rPr>
              <w:br/>
              <w:t>$7=Released</w:t>
            </w:r>
          </w:p>
        </w:tc>
      </w:tr>
    </w:tbl>
    <w:p w:rsidR="00FF4F2F" w:rsidRDefault="00FF4F2F"/>
    <w:p w:rsidR="00FF4F2F" w:rsidRDefault="00FF4F2F">
      <w:r>
        <w:t>This PID contains several signals associated with the status of the PPEI 3 immobilizer system.  The content of each of these signals is described below.</w:t>
      </w:r>
    </w:p>
    <w:p w:rsidR="00FF4F2F" w:rsidRDefault="00FF4F2F"/>
    <w:p w:rsidR="00FF4F2F" w:rsidRDefault="00FF4F2F">
      <w:r>
        <w:t>Learning Enabled indicates that learning of immobilizer secret information is enabled.</w:t>
      </w:r>
    </w:p>
    <w:p w:rsidR="00FF4F2F" w:rsidRDefault="00FF4F2F"/>
    <w:p w:rsidR="00FF4F2F" w:rsidRDefault="00FF4F2F">
      <w:r>
        <w:t>Secret Information Programmed indicates that the immobilizer secret information (e.g., powertrain pre release password, powertrain secret key) has been programmed.</w:t>
      </w:r>
    </w:p>
    <w:p w:rsidR="00FF4F2F" w:rsidRDefault="00FF4F2F"/>
    <w:p w:rsidR="00FF4F2F" w:rsidRDefault="00FF4F2F">
      <w:r>
        <w:t>Powertrain Challenge Valid indicates that the currently calculated powertrain challenge is valid.</w:t>
      </w:r>
    </w:p>
    <w:p w:rsidR="00FF4F2F" w:rsidRDefault="00FF4F2F"/>
    <w:p w:rsidR="00FF4F2F" w:rsidRDefault="00FF4F2F">
      <w:r>
        <w:t>Powertrain Immobilizer Status indicates the current state of the immobilizer algorithm.</w:t>
      </w:r>
    </w:p>
    <w:p w:rsidR="00FF4F2F" w:rsidRDefault="00FF4F2F">
      <w:pPr>
        <w:keepNext w:val="0"/>
        <w:keepLines w:val="0"/>
      </w:pPr>
    </w:p>
    <w:p w:rsidR="00FF4F2F" w:rsidRDefault="00FF4F2F">
      <w:pPr>
        <w:pStyle w:val="Heading3"/>
      </w:pPr>
      <w:bookmarkStart w:id="669" w:name="_Toc17862219"/>
      <w:bookmarkStart w:id="670" w:name="_Toc223513046"/>
      <w:r>
        <w:lastRenderedPageBreak/>
        <w:t>IMOR – PID $155B – Immobilizer Security Code Status</w:t>
      </w:r>
      <w:bookmarkEnd w:id="669"/>
      <w:bookmarkEnd w:id="67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$155B</w:t>
            </w:r>
          </w:p>
        </w:tc>
        <w:tc>
          <w:tcPr>
            <w:tcW w:w="2880" w:type="dxa"/>
            <w:tcBorders>
              <w:top w:val="nil"/>
            </w:tcBorders>
          </w:tcPr>
          <w:p w:rsidR="00FF4F2F" w:rsidRDefault="00FF4F2F">
            <w:pPr>
              <w:rPr>
                <w:rFonts w:ascii="Arial" w:hAnsi="Arial"/>
                <w:sz w:val="16"/>
              </w:rPr>
            </w:pPr>
            <w:r>
              <w:rPr>
                <w:rFonts w:ascii="Arial" w:hAnsi="Arial"/>
                <w:sz w:val="16"/>
              </w:rPr>
              <w:t>Immobilizer Security Code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Security Code Lockout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Security Code Programmed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Security Code Accepted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security code associated with the PPEI 3 immobilizer system.  The content of each of these signals is described below.</w:t>
      </w:r>
    </w:p>
    <w:p w:rsidR="00FF4F2F" w:rsidRDefault="00FF4F2F"/>
    <w:p w:rsidR="00FF4F2F" w:rsidRDefault="00FF4F2F">
      <w:r>
        <w:t>Security Code Lockout Active indicates that the security code has not passed and lockout is active.</w:t>
      </w:r>
    </w:p>
    <w:p w:rsidR="00FF4F2F" w:rsidRDefault="00FF4F2F"/>
    <w:p w:rsidR="00FF4F2F" w:rsidRDefault="00FF4F2F">
      <w:r>
        <w:t>Security Code Programmed indicates that the security code has been programmed.</w:t>
      </w:r>
    </w:p>
    <w:p w:rsidR="00FF4F2F" w:rsidRDefault="00FF4F2F"/>
    <w:p w:rsidR="00FF4F2F" w:rsidRDefault="00FF4F2F">
      <w:r>
        <w:t>Security Code Accepted indicates that the received security code is correct.</w:t>
      </w:r>
    </w:p>
    <w:p w:rsidR="00FF4F2F" w:rsidRDefault="00FF4F2F">
      <w:pPr>
        <w:keepNext w:val="0"/>
        <w:keepLines w:val="0"/>
      </w:pPr>
    </w:p>
    <w:p w:rsidR="00FF4F2F" w:rsidRDefault="00FF4F2F">
      <w:pPr>
        <w:pStyle w:val="Heading3"/>
      </w:pPr>
      <w:bookmarkStart w:id="671" w:name="_Toc17862220"/>
      <w:bookmarkStart w:id="672" w:name="_Toc223513047"/>
      <w:r>
        <w:t>IMOR – PID $155C – Autolearn Counter</w:t>
      </w:r>
      <w:bookmarkEnd w:id="671"/>
      <w:bookmarkEnd w:id="67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$155C</w:t>
            </w:r>
          </w:p>
        </w:tc>
        <w:tc>
          <w:tcPr>
            <w:tcW w:w="2880" w:type="dxa"/>
            <w:tcBorders>
              <w:top w:val="nil"/>
            </w:tcBorders>
          </w:tcPr>
          <w:p w:rsidR="00FF4F2F" w:rsidRDefault="00FF4F2F">
            <w:pPr>
              <w:rPr>
                <w:rFonts w:ascii="Arial" w:hAnsi="Arial"/>
                <w:sz w:val="16"/>
              </w:rPr>
            </w:pPr>
            <w:r>
              <w:rPr>
                <w:rFonts w:ascii="Arial" w:hAnsi="Arial"/>
                <w:sz w:val="16"/>
              </w:rPr>
              <w:t>Autolearn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autolearn cycles that have been successfully completed within the PPEI 3 immobilizer system.</w:t>
      </w:r>
    </w:p>
    <w:p w:rsidR="00FF4F2F" w:rsidRDefault="00FF4F2F">
      <w:pPr>
        <w:keepNext w:val="0"/>
        <w:keepLines w:val="0"/>
      </w:pPr>
    </w:p>
    <w:p w:rsidR="00FF4F2F" w:rsidRDefault="00FF4F2F">
      <w:pPr>
        <w:pStyle w:val="Heading3"/>
      </w:pPr>
      <w:bookmarkStart w:id="673" w:name="_Toc17862221"/>
      <w:bookmarkStart w:id="674" w:name="_Toc223513048"/>
      <w:r>
        <w:t>IMOR – PID $155D – Autolearn Delay Timer</w:t>
      </w:r>
      <w:bookmarkEnd w:id="673"/>
      <w:bookmarkEnd w:id="67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$155D</w:t>
            </w:r>
          </w:p>
        </w:tc>
        <w:tc>
          <w:tcPr>
            <w:tcW w:w="2880" w:type="dxa"/>
            <w:tcBorders>
              <w:top w:val="nil"/>
            </w:tcBorders>
          </w:tcPr>
          <w:p w:rsidR="00FF4F2F" w:rsidRDefault="00FF4F2F">
            <w:pPr>
              <w:rPr>
                <w:rFonts w:ascii="Arial" w:hAnsi="Arial"/>
                <w:sz w:val="16"/>
              </w:rPr>
            </w:pPr>
            <w:r>
              <w:rPr>
                <w:rFonts w:ascii="Arial" w:hAnsi="Arial"/>
                <w:sz w:val="16"/>
              </w:rPr>
              <w:t>Autolearn Delay Timer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0 - 2550 s</w:t>
            </w:r>
          </w:p>
        </w:tc>
        <w:tc>
          <w:tcPr>
            <w:tcW w:w="2160" w:type="dxa"/>
            <w:tcBorders>
              <w:top w:val="nil"/>
            </w:tcBorders>
          </w:tcPr>
          <w:p w:rsidR="00FF4F2F" w:rsidRDefault="00FF4F2F">
            <w:pPr>
              <w:rPr>
                <w:rFonts w:ascii="Arial" w:hAnsi="Arial"/>
                <w:sz w:val="16"/>
              </w:rPr>
            </w:pPr>
            <w:r>
              <w:rPr>
                <w:rFonts w:ascii="Arial" w:hAnsi="Arial"/>
                <w:sz w:val="16"/>
              </w:rPr>
              <w:t>E = N * 10</w:t>
            </w:r>
          </w:p>
        </w:tc>
      </w:tr>
    </w:tbl>
    <w:p w:rsidR="00FF4F2F" w:rsidRDefault="00FF4F2F"/>
    <w:p w:rsidR="00FF4F2F" w:rsidRDefault="00FF4F2F">
      <w:r>
        <w:t>This PID contains the time elapsed within the current autolearn cycle within the PPEI 3 immobilizer system.</w:t>
      </w:r>
    </w:p>
    <w:p w:rsidR="00FF4F2F" w:rsidRDefault="00FF4F2F">
      <w:pPr>
        <w:keepNext w:val="0"/>
        <w:keepLines w:val="0"/>
      </w:pPr>
    </w:p>
    <w:p w:rsidR="00FF4F2F" w:rsidRDefault="00FF4F2F">
      <w:pPr>
        <w:pStyle w:val="Heading3"/>
      </w:pPr>
      <w:bookmarkStart w:id="675" w:name="_Toc17862222"/>
      <w:bookmarkStart w:id="676" w:name="_Toc223513049"/>
      <w:r>
        <w:t>IMOR – PID $155E – Tool Learn Delay Timer</w:t>
      </w:r>
      <w:bookmarkEnd w:id="675"/>
      <w:bookmarkEnd w:id="67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$155E</w:t>
            </w:r>
          </w:p>
        </w:tc>
        <w:tc>
          <w:tcPr>
            <w:tcW w:w="2880" w:type="dxa"/>
            <w:tcBorders>
              <w:top w:val="nil"/>
            </w:tcBorders>
          </w:tcPr>
          <w:p w:rsidR="00FF4F2F" w:rsidRDefault="00FF4F2F">
            <w:pPr>
              <w:rPr>
                <w:rFonts w:ascii="Arial" w:hAnsi="Arial"/>
                <w:sz w:val="16"/>
              </w:rPr>
            </w:pPr>
            <w:r>
              <w:rPr>
                <w:rFonts w:ascii="Arial" w:hAnsi="Arial"/>
                <w:sz w:val="16"/>
              </w:rPr>
              <w:t>Tool Learn Delay Timer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0 - 2550 s</w:t>
            </w:r>
          </w:p>
        </w:tc>
        <w:tc>
          <w:tcPr>
            <w:tcW w:w="2160" w:type="dxa"/>
            <w:tcBorders>
              <w:top w:val="nil"/>
            </w:tcBorders>
          </w:tcPr>
          <w:p w:rsidR="00FF4F2F" w:rsidRDefault="00FF4F2F">
            <w:pPr>
              <w:rPr>
                <w:rFonts w:ascii="Arial" w:hAnsi="Arial"/>
                <w:sz w:val="16"/>
              </w:rPr>
            </w:pPr>
            <w:r>
              <w:rPr>
                <w:rFonts w:ascii="Arial" w:hAnsi="Arial"/>
                <w:sz w:val="16"/>
              </w:rPr>
              <w:t>E = N * 10</w:t>
            </w:r>
          </w:p>
        </w:tc>
      </w:tr>
    </w:tbl>
    <w:p w:rsidR="00FF4F2F" w:rsidRDefault="00FF4F2F"/>
    <w:p w:rsidR="00FF4F2F" w:rsidRDefault="00FF4F2F">
      <w:r>
        <w:t>This PID contains the time elapsed since the receipt of the correct security code within the PPEI 3 immobilizer system.</w:t>
      </w:r>
    </w:p>
    <w:p w:rsidR="00FF4F2F" w:rsidRDefault="00FF4F2F">
      <w:pPr>
        <w:keepNext w:val="0"/>
        <w:keepLines w:val="0"/>
      </w:pPr>
    </w:p>
    <w:p w:rsidR="00FF4F2F" w:rsidRDefault="00FF4F2F">
      <w:pPr>
        <w:pStyle w:val="Heading3"/>
      </w:pPr>
      <w:bookmarkStart w:id="677" w:name="_Toc17862223"/>
      <w:bookmarkStart w:id="678" w:name="_Toc223513050"/>
      <w:r>
        <w:lastRenderedPageBreak/>
        <w:t>IMOR – PID $155F – Immobilizer Pre Release Time</w:t>
      </w:r>
      <w:bookmarkEnd w:id="677"/>
      <w:bookmarkEnd w:id="67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$155F</w:t>
            </w:r>
          </w:p>
        </w:tc>
        <w:tc>
          <w:tcPr>
            <w:tcW w:w="2880" w:type="dxa"/>
            <w:tcBorders>
              <w:top w:val="nil"/>
            </w:tcBorders>
          </w:tcPr>
          <w:p w:rsidR="00FF4F2F" w:rsidRDefault="00FF4F2F">
            <w:pPr>
              <w:rPr>
                <w:rFonts w:ascii="Arial" w:hAnsi="Arial"/>
                <w:sz w:val="16"/>
              </w:rPr>
            </w:pPr>
            <w:r>
              <w:rPr>
                <w:rFonts w:ascii="Arial" w:hAnsi="Arial"/>
                <w:sz w:val="16"/>
              </w:rPr>
              <w:t>Immobilizer Pre Release Time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s</w:t>
            </w:r>
          </w:p>
        </w:tc>
        <w:tc>
          <w:tcPr>
            <w:tcW w:w="2160" w:type="dxa"/>
            <w:tcBorders>
              <w:top w:val="nil"/>
            </w:tcBorders>
          </w:tcPr>
          <w:p w:rsidR="00FF4F2F" w:rsidRDefault="00FF4F2F">
            <w:pPr>
              <w:rPr>
                <w:rFonts w:ascii="Arial" w:hAnsi="Arial"/>
                <w:sz w:val="16"/>
              </w:rPr>
            </w:pPr>
            <w:r>
              <w:rPr>
                <w:rFonts w:ascii="Arial" w:hAnsi="Arial"/>
                <w:sz w:val="16"/>
              </w:rPr>
              <w:t>E = N * 0.1</w:t>
            </w:r>
          </w:p>
        </w:tc>
      </w:tr>
    </w:tbl>
    <w:p w:rsidR="00FF4F2F" w:rsidRDefault="00FF4F2F"/>
    <w:p w:rsidR="00FF4F2F" w:rsidRDefault="00FF4F2F">
      <w:r>
        <w:t>This PID contains the elapsed authentication time that engine operation has been enabled by the pre release password functionality within the PPEI 3 immobilizer system.</w:t>
      </w:r>
    </w:p>
    <w:p w:rsidR="00FF4F2F" w:rsidRDefault="00FF4F2F">
      <w:pPr>
        <w:keepNext w:val="0"/>
        <w:keepLines w:val="0"/>
      </w:pPr>
    </w:p>
    <w:p w:rsidR="00FF4F2F" w:rsidRDefault="00FF4F2F">
      <w:pPr>
        <w:pStyle w:val="Heading3"/>
      </w:pPr>
      <w:bookmarkStart w:id="679" w:name="_Toc223513051"/>
      <w:bookmarkStart w:id="680" w:name="_Toc17862224"/>
      <w:bookmarkStart w:id="681" w:name="_Ref532214560"/>
      <w:r>
        <w:t>AIRR – PID $1560 – Secondary Air Injection Diagnostic Results</w:t>
      </w:r>
      <w:bookmarkEnd w:id="67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$1560</w:t>
            </w:r>
          </w:p>
        </w:tc>
        <w:tc>
          <w:tcPr>
            <w:tcW w:w="2880" w:type="dxa"/>
            <w:tcBorders>
              <w:top w:val="nil"/>
            </w:tcBorders>
          </w:tcPr>
          <w:p w:rsidR="00FF4F2F" w:rsidRDefault="00FF4F2F">
            <w:pPr>
              <w:rPr>
                <w:rFonts w:ascii="Arial" w:hAnsi="Arial"/>
                <w:sz w:val="16"/>
              </w:rPr>
            </w:pPr>
            <w:r>
              <w:rPr>
                <w:rFonts w:ascii="Arial" w:hAnsi="Arial"/>
                <w:sz w:val="16"/>
              </w:rPr>
              <w:t>Secondary Air Injection Diagnostic Results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$00=Test in Progress; </w:t>
            </w:r>
            <w:r>
              <w:rPr>
                <w:rFonts w:ascii="Arial" w:hAnsi="Arial"/>
                <w:sz w:val="16"/>
              </w:rPr>
              <w:br/>
              <w:t xml:space="preserve">$01=Test Aborted; </w:t>
            </w:r>
            <w:r>
              <w:rPr>
                <w:rFonts w:ascii="Arial" w:hAnsi="Arial"/>
                <w:sz w:val="16"/>
              </w:rPr>
              <w:br/>
              <w:t xml:space="preserve">$02=Test Passed; </w:t>
            </w:r>
            <w:r>
              <w:rPr>
                <w:rFonts w:ascii="Arial" w:hAnsi="Arial"/>
                <w:sz w:val="16"/>
              </w:rPr>
              <w:br/>
              <w:t xml:space="preserve">$03=Test Failed - SAI Incorrect Airflow; </w:t>
            </w:r>
            <w:r>
              <w:rPr>
                <w:rFonts w:ascii="Arial" w:hAnsi="Arial"/>
                <w:sz w:val="16"/>
              </w:rPr>
              <w:br/>
              <w:t xml:space="preserve">$04=Test Failed - SAI Valve Stuck Open; </w:t>
            </w:r>
            <w:r>
              <w:rPr>
                <w:rFonts w:ascii="Arial" w:hAnsi="Arial"/>
                <w:sz w:val="16"/>
              </w:rPr>
              <w:br/>
              <w:t xml:space="preserve">$05=Test Failed - SAI Pump Stuck On; </w:t>
            </w:r>
            <w:r>
              <w:rPr>
                <w:rFonts w:ascii="Arial" w:hAnsi="Arial"/>
                <w:sz w:val="16"/>
              </w:rPr>
              <w:br/>
              <w:t xml:space="preserve">$06=No Result; </w:t>
            </w:r>
            <w:r>
              <w:rPr>
                <w:rFonts w:ascii="Arial" w:hAnsi="Arial"/>
                <w:sz w:val="16"/>
              </w:rPr>
              <w:br/>
              <w:t>$07=Error</w:t>
            </w:r>
          </w:p>
        </w:tc>
      </w:tr>
    </w:tbl>
    <w:p w:rsidR="00FF4F2F" w:rsidRDefault="00FF4F2F"/>
    <w:p w:rsidR="00FF4F2F" w:rsidRDefault="00FF4F2F">
      <w:r>
        <w:t>This PID contains the results of the secondary air injection (SAI) diagnostic for use by the service and inspection and maintenance communities.  The PID provides information from the on</w:t>
      </w:r>
      <w:r>
        <w:noBreakHyphen/>
        <w:t>board diagnostic to aid a technician in diagnosing the system or determining why the diagnostic has not provided a result.  The diagnostic results are interpreted in the following manner.</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2880"/>
        <w:gridCol w:w="5040"/>
      </w:tblGrid>
      <w:tr w:rsidR="00FF4F2F">
        <w:trPr>
          <w:cantSplit/>
          <w:jc w:val="center"/>
        </w:trPr>
        <w:tc>
          <w:tcPr>
            <w:tcW w:w="2880" w:type="dxa"/>
            <w:tcBorders>
              <w:bottom w:val="single" w:sz="12" w:space="0" w:color="000000"/>
            </w:tcBorders>
          </w:tcPr>
          <w:p w:rsidR="00FF4F2F" w:rsidRDefault="00FF4F2F">
            <w:pPr>
              <w:jc w:val="center"/>
              <w:rPr>
                <w:b/>
              </w:rPr>
            </w:pPr>
            <w:r>
              <w:rPr>
                <w:b/>
              </w:rPr>
              <w:t>State</w:t>
            </w:r>
          </w:p>
        </w:tc>
        <w:tc>
          <w:tcPr>
            <w:tcW w:w="5040" w:type="dxa"/>
            <w:tcBorders>
              <w:bottom w:val="single" w:sz="12" w:space="0" w:color="000000"/>
            </w:tcBorders>
          </w:tcPr>
          <w:p w:rsidR="00FF4F2F" w:rsidRDefault="00FF4F2F">
            <w:pPr>
              <w:jc w:val="center"/>
              <w:rPr>
                <w:b/>
              </w:rPr>
            </w:pPr>
            <w:r>
              <w:rPr>
                <w:b/>
              </w:rPr>
              <w:t>Description</w:t>
            </w:r>
          </w:p>
        </w:tc>
      </w:tr>
      <w:tr w:rsidR="00FF4F2F">
        <w:trPr>
          <w:cantSplit/>
          <w:jc w:val="center"/>
        </w:trPr>
        <w:tc>
          <w:tcPr>
            <w:tcW w:w="2880" w:type="dxa"/>
            <w:tcBorders>
              <w:top w:val="nil"/>
            </w:tcBorders>
          </w:tcPr>
          <w:p w:rsidR="00FF4F2F" w:rsidRDefault="00FF4F2F">
            <w:r>
              <w:t>Test in Progress</w:t>
            </w:r>
          </w:p>
        </w:tc>
        <w:tc>
          <w:tcPr>
            <w:tcW w:w="5040" w:type="dxa"/>
            <w:tcBorders>
              <w:top w:val="nil"/>
            </w:tcBorders>
          </w:tcPr>
          <w:p w:rsidR="00FF4F2F" w:rsidRDefault="00FF4F2F">
            <w:r>
              <w:t>The SAI diagnostic is in progress.</w:t>
            </w:r>
          </w:p>
        </w:tc>
      </w:tr>
      <w:tr w:rsidR="00FF4F2F">
        <w:trPr>
          <w:cantSplit/>
          <w:jc w:val="center"/>
        </w:trPr>
        <w:tc>
          <w:tcPr>
            <w:tcW w:w="2880" w:type="dxa"/>
          </w:tcPr>
          <w:p w:rsidR="00FF4F2F" w:rsidRDefault="00FF4F2F">
            <w:r>
              <w:t>Test Aborted</w:t>
            </w:r>
          </w:p>
        </w:tc>
        <w:tc>
          <w:tcPr>
            <w:tcW w:w="5040" w:type="dxa"/>
          </w:tcPr>
          <w:p w:rsidR="00FF4F2F" w:rsidRDefault="00FF4F2F">
            <w:r>
              <w:t>The SAI diagnostic has been aborted due to active status of one or more faults.</w:t>
            </w:r>
          </w:p>
        </w:tc>
      </w:tr>
      <w:tr w:rsidR="00FF4F2F">
        <w:trPr>
          <w:cantSplit/>
          <w:jc w:val="center"/>
        </w:trPr>
        <w:tc>
          <w:tcPr>
            <w:tcW w:w="2880" w:type="dxa"/>
          </w:tcPr>
          <w:p w:rsidR="00FF4F2F" w:rsidRDefault="00FF4F2F">
            <w:r>
              <w:t>Test Passed</w:t>
            </w:r>
          </w:p>
        </w:tc>
        <w:tc>
          <w:tcPr>
            <w:tcW w:w="5040" w:type="dxa"/>
          </w:tcPr>
          <w:p w:rsidR="00FF4F2F" w:rsidRDefault="00FF4F2F">
            <w:r>
              <w:t>The SAI diagnostic test has been completed and has passed all tests.</w:t>
            </w:r>
          </w:p>
        </w:tc>
      </w:tr>
      <w:tr w:rsidR="00FF4F2F">
        <w:trPr>
          <w:cantSplit/>
          <w:jc w:val="center"/>
        </w:trPr>
        <w:tc>
          <w:tcPr>
            <w:tcW w:w="2880" w:type="dxa"/>
          </w:tcPr>
          <w:p w:rsidR="00FF4F2F" w:rsidRDefault="00FF4F2F">
            <w:r>
              <w:t>Test Failed - SAI Incorrect Airflow</w:t>
            </w:r>
          </w:p>
        </w:tc>
        <w:tc>
          <w:tcPr>
            <w:tcW w:w="5040" w:type="dxa"/>
          </w:tcPr>
          <w:p w:rsidR="00FF4F2F" w:rsidRDefault="00FF4F2F">
            <w:r>
              <w:t>The SAI diagnostic has detected an incorrect secondary airflow failure condition.</w:t>
            </w:r>
          </w:p>
        </w:tc>
      </w:tr>
      <w:tr w:rsidR="00FF4F2F">
        <w:trPr>
          <w:cantSplit/>
          <w:jc w:val="center"/>
        </w:trPr>
        <w:tc>
          <w:tcPr>
            <w:tcW w:w="2880" w:type="dxa"/>
          </w:tcPr>
          <w:p w:rsidR="00FF4F2F" w:rsidRDefault="00FF4F2F">
            <w:r>
              <w:t>Test Failed - SAI Valve Stuck Open</w:t>
            </w:r>
          </w:p>
        </w:tc>
        <w:tc>
          <w:tcPr>
            <w:tcW w:w="5040" w:type="dxa"/>
          </w:tcPr>
          <w:p w:rsidR="00FF4F2F" w:rsidRDefault="00FF4F2F">
            <w:r>
              <w:t>The SAI diagnostic has detected a valve stuck open failure condition.</w:t>
            </w:r>
          </w:p>
        </w:tc>
      </w:tr>
      <w:tr w:rsidR="00FF4F2F">
        <w:trPr>
          <w:cantSplit/>
          <w:jc w:val="center"/>
        </w:trPr>
        <w:tc>
          <w:tcPr>
            <w:tcW w:w="2880" w:type="dxa"/>
          </w:tcPr>
          <w:p w:rsidR="00FF4F2F" w:rsidRDefault="00FF4F2F">
            <w:r>
              <w:t>Test Failed - SAI Pump Stuck On</w:t>
            </w:r>
          </w:p>
        </w:tc>
        <w:tc>
          <w:tcPr>
            <w:tcW w:w="5040" w:type="dxa"/>
          </w:tcPr>
          <w:p w:rsidR="00FF4F2F" w:rsidRDefault="00FF4F2F">
            <w:r>
              <w:t>The SAI diagnostic has detected a pump stuck on failure condition.</w:t>
            </w:r>
          </w:p>
        </w:tc>
      </w:tr>
      <w:tr w:rsidR="00FF4F2F">
        <w:trPr>
          <w:cantSplit/>
          <w:jc w:val="center"/>
        </w:trPr>
        <w:tc>
          <w:tcPr>
            <w:tcW w:w="2880" w:type="dxa"/>
          </w:tcPr>
          <w:p w:rsidR="00FF4F2F" w:rsidRDefault="00FF4F2F">
            <w:r>
              <w:t>No Result</w:t>
            </w:r>
          </w:p>
        </w:tc>
        <w:tc>
          <w:tcPr>
            <w:tcW w:w="5040" w:type="dxa"/>
          </w:tcPr>
          <w:p w:rsidR="00FF4F2F" w:rsidRDefault="00FF4F2F">
            <w:r>
              <w:t>The SAI diagnostic was not completed due to inadequate test conditions.</w:t>
            </w:r>
          </w:p>
        </w:tc>
      </w:tr>
      <w:tr w:rsidR="00FF4F2F">
        <w:trPr>
          <w:cantSplit/>
          <w:jc w:val="center"/>
        </w:trPr>
        <w:tc>
          <w:tcPr>
            <w:tcW w:w="2880" w:type="dxa"/>
          </w:tcPr>
          <w:p w:rsidR="00FF4F2F" w:rsidRDefault="00FF4F2F">
            <w:r>
              <w:t>Error</w:t>
            </w:r>
          </w:p>
        </w:tc>
        <w:tc>
          <w:tcPr>
            <w:tcW w:w="5040" w:type="dxa"/>
          </w:tcPr>
          <w:p w:rsidR="00FF4F2F" w:rsidRDefault="00FF4F2F">
            <w:r>
              <w:t>The SAI diagnostic cannot determine the proper result to report.</w:t>
            </w:r>
          </w:p>
        </w:tc>
      </w:tr>
    </w:tbl>
    <w:p w:rsidR="00FF4F2F" w:rsidRDefault="00FF4F2F">
      <w:pPr>
        <w:keepNext w:val="0"/>
        <w:keepLines w:val="0"/>
      </w:pPr>
    </w:p>
    <w:p w:rsidR="00FF4F2F" w:rsidRDefault="00FF4F2F">
      <w:pPr>
        <w:pStyle w:val="Heading3"/>
      </w:pPr>
      <w:bookmarkStart w:id="682" w:name="_Toc223513052"/>
      <w:r>
        <w:lastRenderedPageBreak/>
        <w:t>EOPR – PID $1561 – Predicted Engine Oil Pressure</w:t>
      </w:r>
      <w:bookmarkEnd w:id="680"/>
      <w:bookmarkEnd w:id="68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$1561</w:t>
            </w:r>
          </w:p>
        </w:tc>
        <w:tc>
          <w:tcPr>
            <w:tcW w:w="2880" w:type="dxa"/>
            <w:tcBorders>
              <w:top w:val="nil"/>
            </w:tcBorders>
          </w:tcPr>
          <w:p w:rsidR="00FF4F2F" w:rsidRDefault="00FF4F2F">
            <w:pPr>
              <w:rPr>
                <w:rFonts w:ascii="Arial" w:hAnsi="Arial"/>
                <w:sz w:val="16"/>
              </w:rPr>
            </w:pPr>
            <w:r>
              <w:rPr>
                <w:rFonts w:ascii="Arial" w:hAnsi="Arial"/>
                <w:sz w:val="16"/>
              </w:rPr>
              <w:t>Predicted Engine Oil Pressure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0 - 1020 kPa</w:t>
            </w:r>
          </w:p>
        </w:tc>
        <w:tc>
          <w:tcPr>
            <w:tcW w:w="2160" w:type="dxa"/>
            <w:tcBorders>
              <w:top w:val="nil"/>
            </w:tcBorders>
          </w:tcPr>
          <w:p w:rsidR="00FF4F2F" w:rsidRDefault="00FF4F2F">
            <w:pPr>
              <w:rPr>
                <w:rFonts w:ascii="Arial" w:hAnsi="Arial"/>
                <w:sz w:val="16"/>
              </w:rPr>
            </w:pPr>
            <w:r>
              <w:rPr>
                <w:rFonts w:ascii="Arial" w:hAnsi="Arial"/>
                <w:sz w:val="16"/>
              </w:rPr>
              <w:t>E = N * 4</w:t>
            </w:r>
          </w:p>
        </w:tc>
      </w:tr>
    </w:tbl>
    <w:p w:rsidR="00FF4F2F" w:rsidRDefault="00FF4F2F"/>
    <w:p w:rsidR="00FF4F2F" w:rsidRDefault="00FF4F2F">
      <w:r>
        <w:t>This PID contains the engine oil pressure predicted by an empirical model, as a function of engine oil temperature and engine speed, for use within the engine oil pressure rationality diagnostic.</w:t>
      </w:r>
    </w:p>
    <w:p w:rsidR="00FF4F2F" w:rsidRDefault="00FF4F2F">
      <w:pPr>
        <w:keepNext w:val="0"/>
        <w:keepLines w:val="0"/>
      </w:pPr>
    </w:p>
    <w:p w:rsidR="00FF4F2F" w:rsidRDefault="00FF4F2F">
      <w:pPr>
        <w:keepNext w:val="0"/>
        <w:keepLines w:val="0"/>
      </w:pPr>
      <w:bookmarkStart w:id="683" w:name="_Toc17862225"/>
    </w:p>
    <w:p w:rsidR="00FF4F2F" w:rsidRDefault="00FF4F2F">
      <w:pPr>
        <w:pStyle w:val="Heading3"/>
      </w:pPr>
      <w:bookmarkStart w:id="684" w:name="_Toc223513053"/>
      <w:r>
        <w:t xml:space="preserve">EOPR – PID $1563 – </w:t>
      </w:r>
      <w:bookmarkEnd w:id="681"/>
      <w:r>
        <w:t>Filtered Engine Oil Pressure Weighted Residual</w:t>
      </w:r>
      <w:bookmarkEnd w:id="683"/>
      <w:bookmarkEnd w:id="68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$1563</w:t>
            </w:r>
          </w:p>
        </w:tc>
        <w:tc>
          <w:tcPr>
            <w:tcW w:w="2880" w:type="dxa"/>
            <w:tcBorders>
              <w:top w:val="nil"/>
            </w:tcBorders>
          </w:tcPr>
          <w:p w:rsidR="00FF4F2F" w:rsidRDefault="00FF4F2F">
            <w:pPr>
              <w:rPr>
                <w:rFonts w:ascii="Arial" w:hAnsi="Arial"/>
                <w:sz w:val="16"/>
              </w:rPr>
            </w:pPr>
            <w:r>
              <w:rPr>
                <w:rFonts w:ascii="Arial" w:hAnsi="Arial"/>
                <w:sz w:val="16"/>
              </w:rPr>
              <w:t>Filtered Engine Oil Pressure Weighted Residual</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-1024 - 1023.96875 kPa</w:t>
            </w:r>
          </w:p>
        </w:tc>
        <w:tc>
          <w:tcPr>
            <w:tcW w:w="2160" w:type="dxa"/>
            <w:tcBorders>
              <w:top w:val="nil"/>
            </w:tcBorders>
          </w:tcPr>
          <w:p w:rsidR="00FF4F2F" w:rsidRDefault="00FF4F2F">
            <w:pPr>
              <w:rPr>
                <w:rFonts w:ascii="Arial" w:hAnsi="Arial"/>
                <w:sz w:val="16"/>
              </w:rPr>
            </w:pPr>
            <w:r>
              <w:rPr>
                <w:rFonts w:ascii="Arial" w:hAnsi="Arial"/>
                <w:sz w:val="16"/>
              </w:rPr>
              <w:t>E = N * 0.03125</w:t>
            </w:r>
          </w:p>
        </w:tc>
      </w:tr>
    </w:tbl>
    <w:p w:rsidR="00FF4F2F" w:rsidRDefault="00FF4F2F"/>
    <w:p w:rsidR="00FF4F2F" w:rsidRDefault="00FF4F2F">
      <w:r>
        <w:t>This PID contains the filtered engine oil pressure weighted residual (the difference between the measured and the predicted engine oil pressure) used within the engine oil pressure rationality diagnostic.</w:t>
      </w:r>
    </w:p>
    <w:p w:rsidR="00FF4F2F" w:rsidRDefault="00FF4F2F">
      <w:pPr>
        <w:keepNext w:val="0"/>
        <w:keepLines w:val="0"/>
      </w:pPr>
    </w:p>
    <w:p w:rsidR="00FF4F2F" w:rsidRDefault="00FF4F2F">
      <w:pPr>
        <w:pStyle w:val="Heading3"/>
      </w:pPr>
      <w:bookmarkStart w:id="685" w:name="_Toc17862226"/>
      <w:bookmarkStart w:id="686" w:name="_Toc223513054"/>
      <w:r>
        <w:t>ACCR – PID $1564 – Air Conditioning Refrigerant High Side Fluid Pressure</w:t>
      </w:r>
      <w:bookmarkEnd w:id="685"/>
      <w:bookmarkEnd w:id="68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$1564</w:t>
            </w:r>
          </w:p>
        </w:tc>
        <w:tc>
          <w:tcPr>
            <w:tcW w:w="2880" w:type="dxa"/>
            <w:tcBorders>
              <w:top w:val="nil"/>
            </w:tcBorders>
          </w:tcPr>
          <w:p w:rsidR="00FF4F2F" w:rsidRDefault="00FF4F2F">
            <w:pPr>
              <w:rPr>
                <w:rFonts w:ascii="Arial" w:hAnsi="Arial"/>
                <w:sz w:val="16"/>
              </w:rPr>
            </w:pPr>
            <w:r>
              <w:rPr>
                <w:rFonts w:ascii="Arial" w:hAnsi="Arial"/>
                <w:sz w:val="16"/>
              </w:rPr>
              <w:t>Air Conditioning Refrigerant High Side Fluid Pressure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0 - 3570 kPa</w:t>
            </w:r>
          </w:p>
        </w:tc>
        <w:tc>
          <w:tcPr>
            <w:tcW w:w="2160" w:type="dxa"/>
            <w:tcBorders>
              <w:top w:val="nil"/>
            </w:tcBorders>
          </w:tcPr>
          <w:p w:rsidR="00FF4F2F" w:rsidRDefault="00FF4F2F">
            <w:pPr>
              <w:rPr>
                <w:rFonts w:ascii="Arial" w:hAnsi="Arial"/>
                <w:sz w:val="16"/>
              </w:rPr>
            </w:pPr>
            <w:r>
              <w:rPr>
                <w:rFonts w:ascii="Arial" w:hAnsi="Arial"/>
                <w:sz w:val="16"/>
              </w:rPr>
              <w:t>E = N * 14</w:t>
            </w:r>
          </w:p>
        </w:tc>
      </w:tr>
    </w:tbl>
    <w:p w:rsidR="00FF4F2F" w:rsidRDefault="00FF4F2F"/>
    <w:p w:rsidR="00FF4F2F" w:rsidRDefault="00FF4F2F">
      <w:r>
        <w:t>This PID contains the undefaulted air conditioning refrigerant high side fluid pressure measured by a sensor.</w:t>
      </w:r>
    </w:p>
    <w:p w:rsidR="00FF4F2F" w:rsidRDefault="00FF4F2F">
      <w:pPr>
        <w:keepNext w:val="0"/>
        <w:keepLines w:val="0"/>
      </w:pPr>
    </w:p>
    <w:p w:rsidR="00FF4F2F" w:rsidRDefault="00FF4F2F">
      <w:pPr>
        <w:pStyle w:val="Heading3"/>
      </w:pPr>
      <w:bookmarkStart w:id="687" w:name="_Toc223513055"/>
      <w:bookmarkStart w:id="688" w:name="_Toc17862227"/>
      <w:r>
        <w:t xml:space="preserve">EVPR – PID $1565 – Evaporative </w:t>
      </w:r>
      <w:smartTag w:uri="urn:schemas-microsoft-com:office:smarttags" w:element="place">
        <w:smartTag w:uri="urn:schemas-microsoft-com:office:smarttags" w:element="PlaceName">
          <w:r>
            <w:t>Emissions</w:t>
          </w:r>
        </w:smartTag>
        <w:r>
          <w:t xml:space="preserve"> </w:t>
        </w:r>
        <w:smartTag w:uri="urn:schemas-microsoft-com:office:smarttags" w:element="PlaceName">
          <w:r>
            <w:t>Service</w:t>
          </w:r>
        </w:smartTag>
        <w:r>
          <w:t xml:space="preserve"> </w:t>
        </w:r>
        <w:smartTag w:uri="urn:schemas-microsoft-com:office:smarttags" w:element="PlaceType">
          <w:r>
            <w:t>Bay</w:t>
          </w:r>
        </w:smartTag>
      </w:smartTag>
      <w:r>
        <w:t xml:space="preserve"> Test Denial Reason</w:t>
      </w:r>
      <w:bookmarkEnd w:id="68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$1565</w:t>
            </w:r>
          </w:p>
        </w:tc>
        <w:tc>
          <w:tcPr>
            <w:tcW w:w="2880" w:type="dxa"/>
            <w:tcBorders>
              <w:top w:val="nil"/>
            </w:tcBorders>
          </w:tcPr>
          <w:p w:rsidR="00FF4F2F" w:rsidRDefault="00FF4F2F">
            <w:pPr>
              <w:rPr>
                <w:rFonts w:ascii="Arial" w:hAnsi="Arial"/>
                <w:sz w:val="16"/>
              </w:rPr>
            </w:pPr>
            <w:r>
              <w:rPr>
                <w:rFonts w:ascii="Arial" w:hAnsi="Arial"/>
                <w:sz w:val="16"/>
              </w:rPr>
              <w:t xml:space="preserve">Evaporative </w:t>
            </w:r>
            <w:smartTag w:uri="urn:schemas-microsoft-com:office:smarttags" w:element="place">
              <w:smartTag w:uri="urn:schemas-microsoft-com:office:smarttags" w:element="PlaceName">
                <w:r>
                  <w:rPr>
                    <w:rFonts w:ascii="Arial" w:hAnsi="Arial"/>
                    <w:sz w:val="16"/>
                  </w:rPr>
                  <w:t>Emissions</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 Denial Reason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$00=Test Not Denied; </w:t>
            </w:r>
            <w:r>
              <w:rPr>
                <w:rFonts w:ascii="Arial" w:hAnsi="Arial"/>
                <w:sz w:val="16"/>
              </w:rPr>
              <w:br/>
              <w:t xml:space="preserve">$01=Test Not Available; </w:t>
            </w:r>
            <w:r>
              <w:rPr>
                <w:rFonts w:ascii="Arial" w:hAnsi="Arial"/>
                <w:sz w:val="16"/>
              </w:rPr>
              <w:br/>
              <w:t xml:space="preserve">$02=IM Readiness Set; </w:t>
            </w:r>
            <w:r>
              <w:rPr>
                <w:rFonts w:ascii="Arial" w:hAnsi="Arial"/>
                <w:sz w:val="16"/>
              </w:rPr>
              <w:br/>
              <w:t xml:space="preserve">$03=Engine Running; </w:t>
            </w:r>
            <w:r>
              <w:rPr>
                <w:rFonts w:ascii="Arial" w:hAnsi="Arial"/>
                <w:sz w:val="16"/>
              </w:rPr>
              <w:br/>
              <w:t xml:space="preserve">$04=Coolant Temperature High; </w:t>
            </w:r>
            <w:r>
              <w:rPr>
                <w:rFonts w:ascii="Arial" w:hAnsi="Arial"/>
                <w:sz w:val="16"/>
              </w:rPr>
              <w:br/>
              <w:t xml:space="preserve">$05=Enable Criteria Not Met; </w:t>
            </w:r>
            <w:r>
              <w:rPr>
                <w:rFonts w:ascii="Arial" w:hAnsi="Arial"/>
                <w:sz w:val="16"/>
              </w:rPr>
              <w:br/>
              <w:t>$06=EONV Malfunction Code Present</w:t>
            </w:r>
          </w:p>
        </w:tc>
      </w:tr>
    </w:tbl>
    <w:p w:rsidR="00FF4F2F" w:rsidRDefault="00FF4F2F"/>
    <w:p w:rsidR="00FF4F2F" w:rsidRDefault="00FF4F2F">
      <w:r>
        <w:t>This PID contains the reason that entry into the evaporative emissions diagnostic service bay test was denied.</w:t>
      </w:r>
    </w:p>
    <w:p w:rsidR="00FF4F2F" w:rsidRDefault="00FF4F2F">
      <w:pPr>
        <w:keepNext w:val="0"/>
        <w:keepLines w:val="0"/>
      </w:pPr>
    </w:p>
    <w:p w:rsidR="00FF4F2F" w:rsidRDefault="00FF4F2F">
      <w:pPr>
        <w:pStyle w:val="Heading3"/>
      </w:pPr>
      <w:bookmarkStart w:id="689" w:name="_Toc223513056"/>
      <w:r>
        <w:lastRenderedPageBreak/>
        <w:t xml:space="preserve">EVPR – PID $1566 – Engine Off </w:t>
      </w:r>
      <w:smartTag w:uri="urn:schemas-microsoft-com:office:smarttags" w:element="place">
        <w:smartTag w:uri="urn:schemas-microsoft-com:office:smarttags" w:element="PlaceName">
          <w:r>
            <w:t>Natural</w:t>
          </w:r>
        </w:smartTag>
        <w:r>
          <w:t xml:space="preserve"> </w:t>
        </w:r>
        <w:smartTag w:uri="urn:schemas-microsoft-com:office:smarttags" w:element="PlaceName">
          <w:r>
            <w:t>Vacuum</w:t>
          </w:r>
        </w:smartTag>
        <w:r>
          <w:t xml:space="preserve"> </w:t>
        </w:r>
        <w:smartTag w:uri="urn:schemas-microsoft-com:office:smarttags" w:element="PlaceName">
          <w:r>
            <w:t>Service</w:t>
          </w:r>
        </w:smartTag>
        <w:r>
          <w:t xml:space="preserve"> </w:t>
        </w:r>
        <w:smartTag w:uri="urn:schemas-microsoft-com:office:smarttags" w:element="PlaceType">
          <w:r>
            <w:t>Bay</w:t>
          </w:r>
        </w:smartTag>
      </w:smartTag>
      <w:r>
        <w:t xml:space="preserve"> Test Abort Reason</w:t>
      </w:r>
      <w:bookmarkEnd w:id="68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$1566</w:t>
            </w:r>
          </w:p>
        </w:tc>
        <w:tc>
          <w:tcPr>
            <w:tcW w:w="2880" w:type="dxa"/>
            <w:tcBorders>
              <w:top w:val="nil"/>
            </w:tcBorders>
          </w:tcPr>
          <w:p w:rsidR="00FF4F2F" w:rsidRDefault="00FF4F2F">
            <w:pPr>
              <w:rPr>
                <w:rFonts w:ascii="Arial" w:hAnsi="Arial"/>
                <w:sz w:val="16"/>
              </w:rPr>
            </w:pPr>
            <w:r>
              <w:rPr>
                <w:rFonts w:ascii="Arial" w:hAnsi="Arial"/>
                <w:sz w:val="16"/>
              </w:rPr>
              <w:t xml:space="preserve">Engine Off </w:t>
            </w:r>
            <w:smartTag w:uri="urn:schemas-microsoft-com:office:smarttags" w:element="place">
              <w:smartTag w:uri="urn:schemas-microsoft-com:office:smarttags" w:element="PlaceName">
                <w:r>
                  <w:rPr>
                    <w:rFonts w:ascii="Arial" w:hAnsi="Arial"/>
                    <w:sz w:val="16"/>
                  </w:rPr>
                  <w:t>Natural</w:t>
                </w:r>
              </w:smartTag>
              <w:r>
                <w:rPr>
                  <w:rFonts w:ascii="Arial" w:hAnsi="Arial"/>
                  <w:sz w:val="16"/>
                </w:rPr>
                <w:t xml:space="preserve"> </w:t>
              </w:r>
              <w:smartTag w:uri="urn:schemas-microsoft-com:office:smarttags" w:element="PlaceName">
                <w:r>
                  <w:rPr>
                    <w:rFonts w:ascii="Arial" w:hAnsi="Arial"/>
                    <w:sz w:val="16"/>
                  </w:rPr>
                  <w:t>Vacuum</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 Abort Reason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$00=Test Not Aborted; </w:t>
            </w:r>
            <w:r>
              <w:rPr>
                <w:rFonts w:ascii="Arial" w:hAnsi="Arial"/>
                <w:sz w:val="16"/>
              </w:rPr>
              <w:br/>
              <w:t xml:space="preserve">$01=System Voltage Low; </w:t>
            </w:r>
            <w:r>
              <w:rPr>
                <w:rFonts w:ascii="Arial" w:hAnsi="Arial"/>
                <w:sz w:val="16"/>
              </w:rPr>
              <w:br/>
              <w:t xml:space="preserve">$02=Fuel Tank Vapor Temperature Out of Range; </w:t>
            </w:r>
            <w:r>
              <w:rPr>
                <w:rFonts w:ascii="Arial" w:hAnsi="Arial"/>
                <w:sz w:val="16"/>
              </w:rPr>
              <w:br/>
              <w:t xml:space="preserve">$03=Fuel Volatility High; </w:t>
            </w:r>
            <w:r>
              <w:rPr>
                <w:rFonts w:ascii="Arial" w:hAnsi="Arial"/>
                <w:sz w:val="16"/>
              </w:rPr>
              <w:br/>
              <w:t xml:space="preserve">$04=Refueling Event Detected; </w:t>
            </w:r>
            <w:r>
              <w:rPr>
                <w:rFonts w:ascii="Arial" w:hAnsi="Arial"/>
                <w:sz w:val="16"/>
              </w:rPr>
              <w:br/>
              <w:t>$05=Fuel Level Out Of Range</w:t>
            </w:r>
          </w:p>
        </w:tc>
      </w:tr>
    </w:tbl>
    <w:p w:rsidR="00FF4F2F" w:rsidRDefault="00FF4F2F"/>
    <w:p w:rsidR="00FF4F2F" w:rsidRDefault="00FF4F2F">
      <w:r>
        <w:t>This PID contains the reason that the engine off natural vacuum (EONV) diagnostic service bay test was aborted.</w:t>
      </w:r>
    </w:p>
    <w:p w:rsidR="00FF4F2F" w:rsidRDefault="00FF4F2F">
      <w:pPr>
        <w:keepNext w:val="0"/>
        <w:keepLines w:val="0"/>
      </w:pPr>
    </w:p>
    <w:p w:rsidR="00FF4F2F" w:rsidRDefault="00FF4F2F">
      <w:pPr>
        <w:pStyle w:val="Heading3"/>
      </w:pPr>
      <w:bookmarkStart w:id="690" w:name="_Toc223513057"/>
      <w:r>
        <w:t>EVPR – PID $1567 – Engine Off Natural Vacuum Service Test Denial Reason</w:t>
      </w:r>
      <w:bookmarkEnd w:id="69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$1567</w:t>
            </w:r>
          </w:p>
        </w:tc>
        <w:tc>
          <w:tcPr>
            <w:tcW w:w="2880" w:type="dxa"/>
            <w:tcBorders>
              <w:top w:val="nil"/>
            </w:tcBorders>
          </w:tcPr>
          <w:p w:rsidR="00FF4F2F" w:rsidRDefault="00FF4F2F">
            <w:pPr>
              <w:rPr>
                <w:rFonts w:ascii="Arial" w:hAnsi="Arial"/>
                <w:sz w:val="16"/>
              </w:rPr>
            </w:pPr>
            <w:r>
              <w:rPr>
                <w:rFonts w:ascii="Arial" w:hAnsi="Arial"/>
                <w:sz w:val="16"/>
              </w:rPr>
              <w:t>Engine Off Natural Vacuum Service Test Denial Reason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$00=Test Not Denied; </w:t>
            </w:r>
            <w:r>
              <w:rPr>
                <w:rFonts w:ascii="Arial" w:hAnsi="Arial"/>
                <w:sz w:val="16"/>
              </w:rPr>
              <w:br/>
              <w:t xml:space="preserve">$01=General Enable Criteria Not Met; </w:t>
            </w:r>
            <w:r>
              <w:rPr>
                <w:rFonts w:ascii="Arial" w:hAnsi="Arial"/>
                <w:sz w:val="16"/>
              </w:rPr>
              <w:br/>
              <w:t xml:space="preserve">$02=Distance Enable Criteria Not Met; </w:t>
            </w:r>
            <w:r>
              <w:rPr>
                <w:rFonts w:ascii="Arial" w:hAnsi="Arial"/>
                <w:sz w:val="16"/>
              </w:rPr>
              <w:br/>
              <w:t xml:space="preserve">$03=Engine Run Time Enable Criteria Not Met; </w:t>
            </w:r>
            <w:r>
              <w:rPr>
                <w:rFonts w:ascii="Arial" w:hAnsi="Arial"/>
                <w:sz w:val="16"/>
              </w:rPr>
              <w:br/>
              <w:t xml:space="preserve">$04=Ambient Temperature High; </w:t>
            </w:r>
            <w:r>
              <w:rPr>
                <w:rFonts w:ascii="Arial" w:hAnsi="Arial"/>
                <w:sz w:val="16"/>
              </w:rPr>
              <w:br/>
              <w:t xml:space="preserve">$05=Ambient Temperature Low; </w:t>
            </w:r>
            <w:r>
              <w:rPr>
                <w:rFonts w:ascii="Arial" w:hAnsi="Arial"/>
                <w:sz w:val="16"/>
              </w:rPr>
              <w:br/>
              <w:t xml:space="preserve">$06=Fuel Level Out Of Range; </w:t>
            </w:r>
            <w:r>
              <w:rPr>
                <w:rFonts w:ascii="Arial" w:hAnsi="Arial"/>
                <w:sz w:val="16"/>
              </w:rPr>
              <w:br/>
              <w:t>$07=System Voltage Low</w:t>
            </w:r>
          </w:p>
        </w:tc>
      </w:tr>
    </w:tbl>
    <w:p w:rsidR="00FF4F2F" w:rsidRDefault="00FF4F2F"/>
    <w:p w:rsidR="00FF4F2F" w:rsidRDefault="00FF4F2F">
      <w:r>
        <w:t>This PID indicates the enable criteria that was not met which resulted in the denial of the request to run the service bay test</w:t>
      </w:r>
    </w:p>
    <w:p w:rsidR="00FF4F2F" w:rsidRDefault="00FF4F2F">
      <w:pPr>
        <w:keepNext w:val="0"/>
        <w:keepLines w:val="0"/>
      </w:pPr>
    </w:p>
    <w:p w:rsidR="00FF4F2F" w:rsidRDefault="00FF4F2F">
      <w:pPr>
        <w:pStyle w:val="Heading3"/>
      </w:pPr>
      <w:bookmarkStart w:id="691" w:name="_Toc223513058"/>
      <w:r>
        <w:t xml:space="preserve">EVPR – PID $1568 – Engine Off </w:t>
      </w:r>
      <w:smartTag w:uri="urn:schemas-microsoft-com:office:smarttags" w:element="place">
        <w:smartTag w:uri="urn:schemas-microsoft-com:office:smarttags" w:element="PlaceName">
          <w:r>
            <w:t>Natural</w:t>
          </w:r>
        </w:smartTag>
        <w:r>
          <w:t xml:space="preserve"> </w:t>
        </w:r>
        <w:smartTag w:uri="urn:schemas-microsoft-com:office:smarttags" w:element="PlaceName">
          <w:r>
            <w:t>Vacuum</w:t>
          </w:r>
        </w:smartTag>
        <w:r>
          <w:t xml:space="preserve"> </w:t>
        </w:r>
        <w:smartTag w:uri="urn:schemas-microsoft-com:office:smarttags" w:element="PlaceName">
          <w:r>
            <w:t>Service</w:t>
          </w:r>
        </w:smartTag>
        <w:r>
          <w:t xml:space="preserve"> </w:t>
        </w:r>
        <w:smartTag w:uri="urn:schemas-microsoft-com:office:smarttags" w:element="PlaceType">
          <w:r>
            <w:t>Bay</w:t>
          </w:r>
        </w:smartTag>
      </w:smartTag>
      <w:r>
        <w:t xml:space="preserve"> Test Result</w:t>
      </w:r>
      <w:bookmarkEnd w:id="69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$1568</w:t>
            </w:r>
          </w:p>
        </w:tc>
        <w:tc>
          <w:tcPr>
            <w:tcW w:w="2880" w:type="dxa"/>
            <w:tcBorders>
              <w:top w:val="nil"/>
            </w:tcBorders>
          </w:tcPr>
          <w:p w:rsidR="00FF4F2F" w:rsidRDefault="00FF4F2F">
            <w:pPr>
              <w:rPr>
                <w:rFonts w:ascii="Arial" w:hAnsi="Arial"/>
                <w:sz w:val="16"/>
              </w:rPr>
            </w:pPr>
            <w:r>
              <w:rPr>
                <w:rFonts w:ascii="Arial" w:hAnsi="Arial"/>
                <w:sz w:val="16"/>
              </w:rPr>
              <w:t xml:space="preserve">Engine Off </w:t>
            </w:r>
            <w:smartTag w:uri="urn:schemas-microsoft-com:office:smarttags" w:element="place">
              <w:smartTag w:uri="urn:schemas-microsoft-com:office:smarttags" w:element="PlaceName">
                <w:r>
                  <w:rPr>
                    <w:rFonts w:ascii="Arial" w:hAnsi="Arial"/>
                    <w:sz w:val="16"/>
                  </w:rPr>
                  <w:t>Natural</w:t>
                </w:r>
              </w:smartTag>
              <w:r>
                <w:rPr>
                  <w:rFonts w:ascii="Arial" w:hAnsi="Arial"/>
                  <w:sz w:val="16"/>
                </w:rPr>
                <w:t xml:space="preserve"> </w:t>
              </w:r>
              <w:smartTag w:uri="urn:schemas-microsoft-com:office:smarttags" w:element="PlaceName">
                <w:r>
                  <w:rPr>
                    <w:rFonts w:ascii="Arial" w:hAnsi="Arial"/>
                    <w:sz w:val="16"/>
                  </w:rPr>
                  <w:t>Vacuum</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 Result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$00=No Result; </w:t>
            </w:r>
            <w:r>
              <w:rPr>
                <w:rFonts w:ascii="Arial" w:hAnsi="Arial"/>
                <w:sz w:val="16"/>
              </w:rPr>
              <w:br/>
              <w:t xml:space="preserve">$01=Passed; </w:t>
            </w:r>
            <w:r>
              <w:rPr>
                <w:rFonts w:ascii="Arial" w:hAnsi="Arial"/>
                <w:sz w:val="16"/>
              </w:rPr>
              <w:br/>
              <w:t xml:space="preserve">$02=Failed; </w:t>
            </w:r>
            <w:r>
              <w:rPr>
                <w:rFonts w:ascii="Arial" w:hAnsi="Arial"/>
                <w:sz w:val="16"/>
              </w:rPr>
              <w:br/>
              <w:t>$03=Aborted</w:t>
            </w:r>
          </w:p>
        </w:tc>
      </w:tr>
    </w:tbl>
    <w:p w:rsidR="00FF4F2F" w:rsidRDefault="00FF4F2F"/>
    <w:p w:rsidR="00FF4F2F" w:rsidRDefault="00FF4F2F">
      <w:r>
        <w:t>This PID contains the result of the engine off natural vacuum (EONV) diagnostic service bay test.</w:t>
      </w:r>
    </w:p>
    <w:p w:rsidR="00FF4F2F" w:rsidRDefault="00FF4F2F">
      <w:pPr>
        <w:keepNext w:val="0"/>
        <w:keepLines w:val="0"/>
      </w:pPr>
    </w:p>
    <w:p w:rsidR="00FF4F2F" w:rsidRDefault="00FF4F2F">
      <w:pPr>
        <w:pStyle w:val="Heading3"/>
      </w:pPr>
      <w:bookmarkStart w:id="692" w:name="_Toc223513059"/>
      <w:r>
        <w:lastRenderedPageBreak/>
        <w:t xml:space="preserve">EVPR – PID $1569 – Remaining Distance to Enable Engine Off </w:t>
      </w:r>
      <w:smartTag w:uri="urn:schemas-microsoft-com:office:smarttags" w:element="place">
        <w:smartTag w:uri="urn:schemas-microsoft-com:office:smarttags" w:element="PlaceName">
          <w:r>
            <w:t>Natural</w:t>
          </w:r>
        </w:smartTag>
        <w:r>
          <w:t xml:space="preserve"> </w:t>
        </w:r>
        <w:smartTag w:uri="urn:schemas-microsoft-com:office:smarttags" w:element="PlaceName">
          <w:r>
            <w:t>Vacuum</w:t>
          </w:r>
        </w:smartTag>
        <w:r>
          <w:t xml:space="preserve"> </w:t>
        </w:r>
        <w:smartTag w:uri="urn:schemas-microsoft-com:office:smarttags" w:element="PlaceName">
          <w:r>
            <w:t>Service</w:t>
          </w:r>
        </w:smartTag>
        <w:r>
          <w:t xml:space="preserve"> </w:t>
        </w:r>
        <w:smartTag w:uri="urn:schemas-microsoft-com:office:smarttags" w:element="PlaceType">
          <w:r>
            <w:t>Bay</w:t>
          </w:r>
        </w:smartTag>
      </w:smartTag>
      <w:r>
        <w:t xml:space="preserve"> Test</w:t>
      </w:r>
      <w:bookmarkEnd w:id="69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$1569</w:t>
            </w:r>
          </w:p>
        </w:tc>
        <w:tc>
          <w:tcPr>
            <w:tcW w:w="2880" w:type="dxa"/>
            <w:tcBorders>
              <w:top w:val="nil"/>
            </w:tcBorders>
          </w:tcPr>
          <w:p w:rsidR="00FF4F2F" w:rsidRDefault="00FF4F2F">
            <w:pPr>
              <w:rPr>
                <w:rFonts w:ascii="Arial" w:hAnsi="Arial"/>
                <w:sz w:val="16"/>
              </w:rPr>
            </w:pPr>
            <w:r>
              <w:rPr>
                <w:rFonts w:ascii="Arial" w:hAnsi="Arial"/>
                <w:sz w:val="16"/>
              </w:rPr>
              <w:t xml:space="preserve">Remaining Distance to Enable Engine Off </w:t>
            </w:r>
            <w:smartTag w:uri="urn:schemas-microsoft-com:office:smarttags" w:element="place">
              <w:smartTag w:uri="urn:schemas-microsoft-com:office:smarttags" w:element="PlaceName">
                <w:r>
                  <w:rPr>
                    <w:rFonts w:ascii="Arial" w:hAnsi="Arial"/>
                    <w:sz w:val="16"/>
                  </w:rPr>
                  <w:t>Natural</w:t>
                </w:r>
              </w:smartTag>
              <w:r>
                <w:rPr>
                  <w:rFonts w:ascii="Arial" w:hAnsi="Arial"/>
                  <w:sz w:val="16"/>
                </w:rPr>
                <w:t xml:space="preserve"> </w:t>
              </w:r>
              <w:smartTag w:uri="urn:schemas-microsoft-com:office:smarttags" w:element="PlaceName">
                <w:r>
                  <w:rPr>
                    <w:rFonts w:ascii="Arial" w:hAnsi="Arial"/>
                    <w:sz w:val="16"/>
                  </w:rPr>
                  <w:t>Vacuum</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km</w:t>
            </w:r>
          </w:p>
        </w:tc>
        <w:tc>
          <w:tcPr>
            <w:tcW w:w="2160" w:type="dxa"/>
            <w:tcBorders>
              <w:top w:val="nil"/>
            </w:tcBorders>
          </w:tcPr>
          <w:p w:rsidR="00FF4F2F" w:rsidRDefault="00FF4F2F">
            <w:pPr>
              <w:rPr>
                <w:rFonts w:ascii="Arial" w:hAnsi="Arial"/>
                <w:sz w:val="16"/>
              </w:rPr>
            </w:pPr>
            <w:r>
              <w:rPr>
                <w:rFonts w:ascii="Arial" w:hAnsi="Arial"/>
                <w:sz w:val="16"/>
              </w:rPr>
              <w:t>E = N * 0.1</w:t>
            </w:r>
          </w:p>
        </w:tc>
      </w:tr>
    </w:tbl>
    <w:p w:rsidR="00FF4F2F" w:rsidRDefault="00FF4F2F"/>
    <w:p w:rsidR="00FF4F2F" w:rsidRDefault="00FF4F2F">
      <w:r>
        <w:t>This PID contains the remaining distance the vehicle must be driven in order to enable the engine off natural vacuum (EONV) diagnostic service bay test.</w:t>
      </w:r>
    </w:p>
    <w:p w:rsidR="00FF4F2F" w:rsidRDefault="00FF4F2F">
      <w:pPr>
        <w:keepNext w:val="0"/>
        <w:keepLines w:val="0"/>
      </w:pPr>
    </w:p>
    <w:p w:rsidR="00FF4F2F" w:rsidRDefault="00FF4F2F">
      <w:pPr>
        <w:pStyle w:val="Heading3"/>
      </w:pPr>
      <w:bookmarkStart w:id="693" w:name="_Toc223513060"/>
      <w:r>
        <w:t xml:space="preserve">EVPR – PID $156A – Remaining Engine Run Time to Enable Engine Off </w:t>
      </w:r>
      <w:smartTag w:uri="urn:schemas-microsoft-com:office:smarttags" w:element="place">
        <w:smartTag w:uri="urn:schemas-microsoft-com:office:smarttags" w:element="PlaceName">
          <w:r>
            <w:t>Natural</w:t>
          </w:r>
        </w:smartTag>
        <w:r>
          <w:t xml:space="preserve"> </w:t>
        </w:r>
        <w:smartTag w:uri="urn:schemas-microsoft-com:office:smarttags" w:element="PlaceName">
          <w:r>
            <w:t>Vacuum</w:t>
          </w:r>
        </w:smartTag>
        <w:r>
          <w:t xml:space="preserve"> </w:t>
        </w:r>
        <w:smartTag w:uri="urn:schemas-microsoft-com:office:smarttags" w:element="PlaceName">
          <w:r>
            <w:t>Service</w:t>
          </w:r>
        </w:smartTag>
        <w:r>
          <w:t xml:space="preserve"> </w:t>
        </w:r>
        <w:smartTag w:uri="urn:schemas-microsoft-com:office:smarttags" w:element="PlaceType">
          <w:r>
            <w:t>Bay</w:t>
          </w:r>
        </w:smartTag>
      </w:smartTag>
      <w:r>
        <w:t xml:space="preserve"> Test</w:t>
      </w:r>
      <w:bookmarkEnd w:id="69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$156A</w:t>
            </w:r>
          </w:p>
        </w:tc>
        <w:tc>
          <w:tcPr>
            <w:tcW w:w="2880" w:type="dxa"/>
            <w:tcBorders>
              <w:top w:val="nil"/>
            </w:tcBorders>
          </w:tcPr>
          <w:p w:rsidR="00FF4F2F" w:rsidRDefault="00FF4F2F">
            <w:pPr>
              <w:rPr>
                <w:rFonts w:ascii="Arial" w:hAnsi="Arial"/>
                <w:sz w:val="16"/>
              </w:rPr>
            </w:pPr>
            <w:r>
              <w:rPr>
                <w:rFonts w:ascii="Arial" w:hAnsi="Arial"/>
                <w:sz w:val="16"/>
              </w:rPr>
              <w:t xml:space="preserve">Remaining Engine Run Time to Enable Engine Off </w:t>
            </w:r>
            <w:smartTag w:uri="urn:schemas-microsoft-com:office:smarttags" w:element="place">
              <w:smartTag w:uri="urn:schemas-microsoft-com:office:smarttags" w:element="PlaceName">
                <w:r>
                  <w:rPr>
                    <w:rFonts w:ascii="Arial" w:hAnsi="Arial"/>
                    <w:sz w:val="16"/>
                  </w:rPr>
                  <w:t>Natural</w:t>
                </w:r>
              </w:smartTag>
              <w:r>
                <w:rPr>
                  <w:rFonts w:ascii="Arial" w:hAnsi="Arial"/>
                  <w:sz w:val="16"/>
                </w:rPr>
                <w:t xml:space="preserve"> </w:t>
              </w:r>
              <w:smartTag w:uri="urn:schemas-microsoft-com:office:smarttags" w:element="PlaceName">
                <w:r>
                  <w:rPr>
                    <w:rFonts w:ascii="Arial" w:hAnsi="Arial"/>
                    <w:sz w:val="16"/>
                  </w:rPr>
                  <w:t>Vacuum</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0 - 65536 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remaining time that the engine must be run in order to enable the engine off natural vacuum (EONV) diagnostic service bay test.</w:t>
      </w:r>
    </w:p>
    <w:p w:rsidR="00FF4F2F" w:rsidRDefault="00FF4F2F">
      <w:pPr>
        <w:keepNext w:val="0"/>
        <w:keepLines w:val="0"/>
      </w:pPr>
    </w:p>
    <w:p w:rsidR="00FF4F2F" w:rsidRDefault="00FF4F2F">
      <w:pPr>
        <w:pStyle w:val="Heading3"/>
      </w:pPr>
      <w:bookmarkStart w:id="694" w:name="_Toc223513061"/>
      <w:r>
        <w:t xml:space="preserve">FADR – PID $156C – </w:t>
      </w:r>
      <w:smartTag w:uri="urn:schemas-microsoft-com:office:smarttags" w:element="place">
        <w:smartTag w:uri="urn:schemas-microsoft-com:office:smarttags" w:element="PlaceName">
          <w:r>
            <w:t>Fuel</w:t>
          </w:r>
        </w:smartTag>
        <w:r>
          <w:t xml:space="preserve"> </w:t>
        </w:r>
        <w:smartTag w:uri="urn:schemas-microsoft-com:office:smarttags" w:element="PlaceName">
          <w:r>
            <w:t>Adjustment</w:t>
          </w:r>
        </w:smartTag>
        <w:r>
          <w:t xml:space="preserve"> </w:t>
        </w:r>
        <w:smartTag w:uri="urn:schemas-microsoft-com:office:smarttags" w:element="PlaceName">
          <w:r>
            <w:t>System</w:t>
          </w:r>
        </w:smartTag>
        <w:r>
          <w:t xml:space="preserve"> </w:t>
        </w:r>
        <w:smartTag w:uri="urn:schemas-microsoft-com:office:smarttags" w:element="PlaceName">
          <w:r>
            <w:t>Diagnostic</w:t>
          </w:r>
        </w:smartTag>
        <w:r>
          <w:t xml:space="preserve"> </w:t>
        </w:r>
        <w:smartTag w:uri="urn:schemas-microsoft-com:office:smarttags" w:element="PlaceType">
          <w:r>
            <w:t>State</w:t>
          </w:r>
        </w:smartTag>
      </w:smartTag>
      <w:bookmarkEnd w:id="69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$156C</w:t>
            </w:r>
          </w:p>
        </w:tc>
        <w:tc>
          <w:tcPr>
            <w:tcW w:w="2880" w:type="dxa"/>
            <w:tcBorders>
              <w:top w:val="nil"/>
            </w:tcBorders>
          </w:tcPr>
          <w:p w:rsidR="00FF4F2F" w:rsidRDefault="00FF4F2F">
            <w:pPr>
              <w:rPr>
                <w:rFonts w:ascii="Arial" w:hAnsi="Arial"/>
                <w:sz w:val="16"/>
              </w:rPr>
            </w:pPr>
            <w:smartTag w:uri="urn:schemas-microsoft-com:office:smarttags" w:element="place">
              <w:smartTag w:uri="urn:schemas-microsoft-com:office:smarttags" w:element="PlaceName">
                <w:r>
                  <w:rPr>
                    <w:rFonts w:ascii="Arial" w:hAnsi="Arial"/>
                    <w:sz w:val="16"/>
                  </w:rPr>
                  <w:t>Fuel</w:t>
                </w:r>
              </w:smartTag>
              <w:r>
                <w:rPr>
                  <w:rFonts w:ascii="Arial" w:hAnsi="Arial"/>
                  <w:sz w:val="16"/>
                </w:rPr>
                <w:t xml:space="preserve"> </w:t>
              </w:r>
              <w:smartTag w:uri="urn:schemas-microsoft-com:office:smarttags" w:element="PlaceName">
                <w:r>
                  <w:rPr>
                    <w:rFonts w:ascii="Arial" w:hAnsi="Arial"/>
                    <w:sz w:val="16"/>
                  </w:rPr>
                  <w:t>Adjustment</w:t>
                </w:r>
              </w:smartTag>
              <w:r>
                <w:rPr>
                  <w:rFonts w:ascii="Arial" w:hAnsi="Arial"/>
                  <w:sz w:val="16"/>
                </w:rPr>
                <w:t xml:space="preserve"> </w:t>
              </w:r>
              <w:smartTag w:uri="urn:schemas-microsoft-com:office:smarttags" w:element="PlaceName">
                <w:r>
                  <w:rPr>
                    <w:rFonts w:ascii="Arial" w:hAnsi="Arial"/>
                    <w:sz w:val="16"/>
                  </w:rPr>
                  <w:t>System</w:t>
                </w:r>
              </w:smartTag>
              <w:r>
                <w:rPr>
                  <w:rFonts w:ascii="Arial" w:hAnsi="Arial"/>
                  <w:sz w:val="16"/>
                </w:rPr>
                <w:t xml:space="preserve"> </w:t>
              </w:r>
              <w:smartTag w:uri="urn:schemas-microsoft-com:office:smarttags" w:element="PlaceName">
                <w:r>
                  <w:rPr>
                    <w:rFonts w:ascii="Arial" w:hAnsi="Arial"/>
                    <w:sz w:val="16"/>
                  </w:rPr>
                  <w:t>Diagnostic</w:t>
                </w:r>
              </w:smartTag>
              <w:r>
                <w:rPr>
                  <w:rFonts w:ascii="Arial" w:hAnsi="Arial"/>
                  <w:sz w:val="16"/>
                </w:rPr>
                <w:t xml:space="preserve"> </w:t>
              </w:r>
              <w:smartTag w:uri="urn:schemas-microsoft-com:office:smarttags" w:element="PlaceType">
                <w:r>
                  <w:rPr>
                    <w:rFonts w:ascii="Arial" w:hAnsi="Arial"/>
                    <w:sz w:val="16"/>
                  </w:rPr>
                  <w:t>State</w:t>
                </w:r>
              </w:smartTag>
            </w:smartTag>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$00=Disabled; </w:t>
            </w:r>
            <w:r>
              <w:rPr>
                <w:rFonts w:ascii="Arial" w:hAnsi="Arial"/>
                <w:sz w:val="16"/>
              </w:rPr>
              <w:br/>
              <w:t xml:space="preserve">$01=Monitor; </w:t>
            </w:r>
            <w:r>
              <w:rPr>
                <w:rFonts w:ascii="Arial" w:hAnsi="Arial"/>
                <w:sz w:val="16"/>
              </w:rPr>
              <w:br/>
              <w:t xml:space="preserve">$02=Run Purge Test; </w:t>
            </w:r>
            <w:r>
              <w:rPr>
                <w:rFonts w:ascii="Arial" w:hAnsi="Arial"/>
                <w:sz w:val="16"/>
              </w:rPr>
              <w:br/>
              <w:t>$03=Report</w:t>
            </w:r>
          </w:p>
        </w:tc>
      </w:tr>
    </w:tbl>
    <w:p w:rsidR="00FF4F2F" w:rsidRDefault="00FF4F2F"/>
    <w:p w:rsidR="00FF4F2F" w:rsidRDefault="00FF4F2F">
      <w:r>
        <w:t>This PID contains the current state of the fuel adjustment system diagnostic.</w:t>
      </w:r>
    </w:p>
    <w:p w:rsidR="00FF4F2F" w:rsidRDefault="00FF4F2F">
      <w:pPr>
        <w:keepNext w:val="0"/>
        <w:keepLines w:val="0"/>
      </w:pPr>
    </w:p>
    <w:p w:rsidR="00FF4F2F" w:rsidRDefault="00FF4F2F">
      <w:pPr>
        <w:pStyle w:val="Heading3"/>
      </w:pPr>
      <w:bookmarkStart w:id="695" w:name="_Toc223513062"/>
      <w:r>
        <w:t xml:space="preserve">FADR – PID $156D – Fuel Adjustment System Diagnostic Intrusive </w:t>
      </w:r>
      <w:smartTag w:uri="urn:schemas-microsoft-com:office:smarttags" w:element="place">
        <w:smartTag w:uri="urn:schemas-microsoft-com:office:smarttags" w:element="PlaceName">
          <w:r>
            <w:t>Test</w:t>
          </w:r>
        </w:smartTag>
        <w:r>
          <w:t xml:space="preserve"> </w:t>
        </w:r>
        <w:smartTag w:uri="urn:schemas-microsoft-com:office:smarttags" w:element="PlaceType">
          <w:r>
            <w:t>State</w:t>
          </w:r>
        </w:smartTag>
      </w:smartTag>
      <w:bookmarkEnd w:id="69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$156D</w:t>
            </w:r>
          </w:p>
        </w:tc>
        <w:tc>
          <w:tcPr>
            <w:tcW w:w="2880" w:type="dxa"/>
            <w:tcBorders>
              <w:top w:val="nil"/>
            </w:tcBorders>
          </w:tcPr>
          <w:p w:rsidR="00FF4F2F" w:rsidRDefault="00FF4F2F">
            <w:pPr>
              <w:rPr>
                <w:rFonts w:ascii="Arial" w:hAnsi="Arial"/>
                <w:sz w:val="16"/>
              </w:rPr>
            </w:pPr>
            <w:r>
              <w:rPr>
                <w:rFonts w:ascii="Arial" w:hAnsi="Arial"/>
                <w:sz w:val="16"/>
              </w:rPr>
              <w:t xml:space="preserve">Fuel Adjustment System Diagnostic Intrusive </w:t>
            </w:r>
            <w:smartTag w:uri="urn:schemas-microsoft-com:office:smarttags" w:element="place">
              <w:smartTag w:uri="urn:schemas-microsoft-com:office:smarttags" w:element="PlaceName">
                <w:r>
                  <w:rPr>
                    <w:rFonts w:ascii="Arial" w:hAnsi="Arial"/>
                    <w:sz w:val="16"/>
                  </w:rPr>
                  <w:t>Test</w:t>
                </w:r>
              </w:smartTag>
              <w:r>
                <w:rPr>
                  <w:rFonts w:ascii="Arial" w:hAnsi="Arial"/>
                  <w:sz w:val="16"/>
                </w:rPr>
                <w:t xml:space="preserve"> </w:t>
              </w:r>
              <w:smartTag w:uri="urn:schemas-microsoft-com:office:smarttags" w:element="PlaceType">
                <w:r>
                  <w:rPr>
                    <w:rFonts w:ascii="Arial" w:hAnsi="Arial"/>
                    <w:sz w:val="16"/>
                  </w:rPr>
                  <w:t>State</w:t>
                </w:r>
              </w:smartTag>
            </w:smartTag>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$00=Inhibit; </w:t>
            </w:r>
            <w:r>
              <w:rPr>
                <w:rFonts w:ascii="Arial" w:hAnsi="Arial"/>
                <w:sz w:val="16"/>
              </w:rPr>
              <w:br/>
              <w:t xml:space="preserve">$01=Request; </w:t>
            </w:r>
            <w:r>
              <w:rPr>
                <w:rFonts w:ascii="Arial" w:hAnsi="Arial"/>
                <w:sz w:val="16"/>
              </w:rPr>
              <w:br/>
              <w:t xml:space="preserve">$02=Close Purge; </w:t>
            </w:r>
            <w:r>
              <w:rPr>
                <w:rFonts w:ascii="Arial" w:hAnsi="Arial"/>
                <w:sz w:val="16"/>
              </w:rPr>
              <w:br/>
              <w:t xml:space="preserve">$03=Accumulate; </w:t>
            </w:r>
            <w:r>
              <w:rPr>
                <w:rFonts w:ascii="Arial" w:hAnsi="Arial"/>
                <w:sz w:val="16"/>
              </w:rPr>
              <w:br/>
              <w:t xml:space="preserve">$04=Return to </w:t>
            </w:r>
            <w:smartTag w:uri="urn:schemas-microsoft-com:office:smarttags" w:element="place">
              <w:smartTag w:uri="urn:schemas-microsoft-com:office:smarttags" w:element="City">
                <w:r>
                  <w:rPr>
                    <w:rFonts w:ascii="Arial" w:hAnsi="Arial"/>
                    <w:sz w:val="16"/>
                  </w:rPr>
                  <w:t>Normal</w:t>
                </w:r>
              </w:smartTag>
            </w:smartTag>
            <w:r>
              <w:rPr>
                <w:rFonts w:ascii="Arial" w:hAnsi="Arial"/>
                <w:sz w:val="16"/>
              </w:rPr>
              <w:t xml:space="preserve">; </w:t>
            </w:r>
            <w:r>
              <w:rPr>
                <w:rFonts w:ascii="Arial" w:hAnsi="Arial"/>
                <w:sz w:val="16"/>
              </w:rPr>
              <w:br/>
              <w:t xml:space="preserve">$05=Wait While Purging ; </w:t>
            </w:r>
            <w:r>
              <w:rPr>
                <w:rFonts w:ascii="Arial" w:hAnsi="Arial"/>
                <w:sz w:val="16"/>
              </w:rPr>
              <w:br/>
              <w:t>$06=Extended Purging</w:t>
            </w:r>
          </w:p>
        </w:tc>
      </w:tr>
    </w:tbl>
    <w:p w:rsidR="00FF4F2F" w:rsidRDefault="00FF4F2F"/>
    <w:p w:rsidR="00FF4F2F" w:rsidRDefault="00FF4F2F">
      <w:r>
        <w:t>This PID contains the current state of the fuel adjustment system diagnostic intrusive excess purge vapor test, which turns purge off to determine if a rich condition has been caused by excess purge vapor or a truly rich fuel system.</w:t>
      </w:r>
    </w:p>
    <w:p w:rsidR="00FF4F2F" w:rsidRDefault="00FF4F2F">
      <w:pPr>
        <w:keepNext w:val="0"/>
        <w:keepLines w:val="0"/>
      </w:pPr>
    </w:p>
    <w:p w:rsidR="00FF4F2F" w:rsidRDefault="00FF4F2F">
      <w:pPr>
        <w:pStyle w:val="Heading3"/>
      </w:pPr>
      <w:bookmarkStart w:id="696" w:name="_Toc223513063"/>
      <w:r>
        <w:lastRenderedPageBreak/>
        <w:t>FADR – PID $156E – Filtered Non Purge Long Term Fuel Trim State Bank 1</w:t>
      </w:r>
      <w:bookmarkEnd w:id="69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$156E</w:t>
            </w:r>
          </w:p>
        </w:tc>
        <w:tc>
          <w:tcPr>
            <w:tcW w:w="2880" w:type="dxa"/>
            <w:tcBorders>
              <w:top w:val="nil"/>
            </w:tcBorders>
          </w:tcPr>
          <w:p w:rsidR="00FF4F2F" w:rsidRDefault="00FF4F2F">
            <w:pPr>
              <w:rPr>
                <w:rFonts w:ascii="Arial" w:hAnsi="Arial"/>
                <w:sz w:val="16"/>
              </w:rPr>
            </w:pPr>
            <w:r>
              <w:rPr>
                <w:rFonts w:ascii="Arial" w:hAnsi="Arial"/>
                <w:sz w:val="16"/>
              </w:rPr>
              <w:t>Filtered Non Purge Long Term Fuel Trim State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$00=Inhibit; </w:t>
            </w:r>
            <w:r>
              <w:rPr>
                <w:rFonts w:ascii="Arial" w:hAnsi="Arial"/>
                <w:sz w:val="16"/>
              </w:rPr>
              <w:br/>
              <w:t xml:space="preserve">$01=Reset; </w:t>
            </w:r>
            <w:r>
              <w:rPr>
                <w:rFonts w:ascii="Arial" w:hAnsi="Arial"/>
                <w:sz w:val="16"/>
              </w:rPr>
              <w:br/>
              <w:t xml:space="preserve">$02=Initialize; </w:t>
            </w:r>
            <w:r>
              <w:rPr>
                <w:rFonts w:ascii="Arial" w:hAnsi="Arial"/>
                <w:sz w:val="16"/>
              </w:rPr>
              <w:br/>
              <w:t>$03=Accumulate</w:t>
            </w:r>
          </w:p>
        </w:tc>
      </w:tr>
    </w:tbl>
    <w:p w:rsidR="00FF4F2F" w:rsidRDefault="00FF4F2F"/>
    <w:p w:rsidR="00FF4F2F" w:rsidRDefault="00FF4F2F">
      <w:r>
        <w:t>This PID contains the current state of the filtered non purge long term closed loop fuel correction for bank 1 that is accumulated while purge is off.</w:t>
      </w:r>
    </w:p>
    <w:p w:rsidR="00FF4F2F" w:rsidRDefault="00FF4F2F">
      <w:pPr>
        <w:keepNext w:val="0"/>
        <w:keepLines w:val="0"/>
      </w:pPr>
    </w:p>
    <w:p w:rsidR="00FF4F2F" w:rsidRDefault="00FF4F2F">
      <w:pPr>
        <w:pStyle w:val="Heading3"/>
      </w:pPr>
      <w:bookmarkStart w:id="697" w:name="_Toc223513064"/>
      <w:r>
        <w:t>FADR – PID $156F – Filtered Non Purge Long Term Fuel Trim State Bank 2</w:t>
      </w:r>
      <w:bookmarkEnd w:id="69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$156F</w:t>
            </w:r>
          </w:p>
        </w:tc>
        <w:tc>
          <w:tcPr>
            <w:tcW w:w="2880" w:type="dxa"/>
            <w:tcBorders>
              <w:top w:val="nil"/>
            </w:tcBorders>
          </w:tcPr>
          <w:p w:rsidR="00FF4F2F" w:rsidRDefault="00FF4F2F">
            <w:pPr>
              <w:rPr>
                <w:rFonts w:ascii="Arial" w:hAnsi="Arial"/>
                <w:sz w:val="16"/>
              </w:rPr>
            </w:pPr>
            <w:r>
              <w:rPr>
                <w:rFonts w:ascii="Arial" w:hAnsi="Arial"/>
                <w:sz w:val="16"/>
              </w:rPr>
              <w:t>Filtered Non Purge Long Term Fuel Trim State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$00=Inhibit; </w:t>
            </w:r>
            <w:r>
              <w:rPr>
                <w:rFonts w:ascii="Arial" w:hAnsi="Arial"/>
                <w:sz w:val="16"/>
              </w:rPr>
              <w:br/>
              <w:t xml:space="preserve">$01=Reset; </w:t>
            </w:r>
            <w:r>
              <w:rPr>
                <w:rFonts w:ascii="Arial" w:hAnsi="Arial"/>
                <w:sz w:val="16"/>
              </w:rPr>
              <w:br/>
              <w:t xml:space="preserve">$02=Initialize; </w:t>
            </w:r>
            <w:r>
              <w:rPr>
                <w:rFonts w:ascii="Arial" w:hAnsi="Arial"/>
                <w:sz w:val="16"/>
              </w:rPr>
              <w:br/>
              <w:t>$03=Accumulate</w:t>
            </w:r>
          </w:p>
        </w:tc>
      </w:tr>
    </w:tbl>
    <w:p w:rsidR="00FF4F2F" w:rsidRDefault="00FF4F2F"/>
    <w:p w:rsidR="00FF4F2F" w:rsidRDefault="00FF4F2F">
      <w:r>
        <w:t>This PID contains the current state of the filtered non purge long term closed loop fuel correction for bank 2 that is accumulated while purge is off.</w:t>
      </w:r>
    </w:p>
    <w:p w:rsidR="00FF4F2F" w:rsidRDefault="00FF4F2F">
      <w:pPr>
        <w:keepNext w:val="0"/>
        <w:keepLines w:val="0"/>
      </w:pPr>
    </w:p>
    <w:p w:rsidR="00FF4F2F" w:rsidRDefault="00FF4F2F">
      <w:pPr>
        <w:pStyle w:val="Heading3"/>
      </w:pPr>
      <w:bookmarkStart w:id="698" w:name="_Toc223513065"/>
      <w:r>
        <w:t>FADR – PID $1570 – Filtered Short Term Fuel Trim Bank 1</w:t>
      </w:r>
      <w:bookmarkEnd w:id="69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$1570</w:t>
            </w:r>
          </w:p>
        </w:tc>
        <w:tc>
          <w:tcPr>
            <w:tcW w:w="2880" w:type="dxa"/>
            <w:tcBorders>
              <w:top w:val="nil"/>
            </w:tcBorders>
          </w:tcPr>
          <w:p w:rsidR="00FF4F2F" w:rsidRDefault="00FF4F2F">
            <w:pPr>
              <w:rPr>
                <w:rFonts w:ascii="Arial" w:hAnsi="Arial"/>
                <w:sz w:val="16"/>
              </w:rPr>
            </w:pPr>
            <w:r>
              <w:rPr>
                <w:rFonts w:ascii="Arial" w:hAnsi="Arial"/>
                <w:sz w:val="16"/>
              </w:rPr>
              <w:t>Filtered Short Term Fuel Trim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0 - 1.9921875</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filtered short term closed loop fuel correction for bank 1, which is filtered using a first</w:t>
      </w:r>
      <w:r>
        <w:noBreakHyphen/>
        <w:t>order lag filter, also known as an exponentially weighted moving average (EWMA).  This value is compared to thresholds to determine if the fuel adjustment system diagnostic is passing or failing or if an excess purge vapor test should be executed.</w:t>
      </w:r>
    </w:p>
    <w:p w:rsidR="00FF4F2F" w:rsidRDefault="00FF4F2F">
      <w:pPr>
        <w:keepNext w:val="0"/>
        <w:keepLines w:val="0"/>
      </w:pPr>
    </w:p>
    <w:p w:rsidR="00FF4F2F" w:rsidRDefault="00FF4F2F">
      <w:pPr>
        <w:pStyle w:val="Heading3"/>
      </w:pPr>
      <w:bookmarkStart w:id="699" w:name="_Toc223513066"/>
      <w:r>
        <w:t>FADR – PID $1571 – Filtered Short Term Fuel Trim Bank 2</w:t>
      </w:r>
      <w:bookmarkEnd w:id="69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$1571</w:t>
            </w:r>
          </w:p>
        </w:tc>
        <w:tc>
          <w:tcPr>
            <w:tcW w:w="2880" w:type="dxa"/>
            <w:tcBorders>
              <w:top w:val="nil"/>
            </w:tcBorders>
          </w:tcPr>
          <w:p w:rsidR="00FF4F2F" w:rsidRDefault="00FF4F2F">
            <w:pPr>
              <w:rPr>
                <w:rFonts w:ascii="Arial" w:hAnsi="Arial"/>
                <w:sz w:val="16"/>
              </w:rPr>
            </w:pPr>
            <w:r>
              <w:rPr>
                <w:rFonts w:ascii="Arial" w:hAnsi="Arial"/>
                <w:sz w:val="16"/>
              </w:rPr>
              <w:t>Filtered Short Term Fuel Trim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0 - 1.9921875</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filtered short term closed loop fuel correction for bank 2, which is filtered using a first</w:t>
      </w:r>
      <w:r>
        <w:noBreakHyphen/>
        <w:t>order lag filter, also known as an exponentially weighted moving average (EWMA).  This value is compared to thresholds to determine if the fuel adjustment system diagnostic is passing or failing or if an excess purge vapor test should be executed.</w:t>
      </w:r>
    </w:p>
    <w:p w:rsidR="00FF4F2F" w:rsidRDefault="00FF4F2F">
      <w:pPr>
        <w:keepNext w:val="0"/>
        <w:keepLines w:val="0"/>
      </w:pPr>
    </w:p>
    <w:p w:rsidR="00FF4F2F" w:rsidRDefault="00FF4F2F">
      <w:pPr>
        <w:pStyle w:val="Heading3"/>
      </w:pPr>
      <w:bookmarkStart w:id="700" w:name="_Toc223513067"/>
      <w:r>
        <w:lastRenderedPageBreak/>
        <w:t>FADR – PID $1572 – Filtered Long Term Fuel Trim Bank 1</w:t>
      </w:r>
      <w:bookmarkEnd w:id="70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$1572</w:t>
            </w:r>
          </w:p>
        </w:tc>
        <w:tc>
          <w:tcPr>
            <w:tcW w:w="2880" w:type="dxa"/>
            <w:tcBorders>
              <w:top w:val="nil"/>
            </w:tcBorders>
          </w:tcPr>
          <w:p w:rsidR="00FF4F2F" w:rsidRDefault="00FF4F2F">
            <w:pPr>
              <w:rPr>
                <w:rFonts w:ascii="Arial" w:hAnsi="Arial"/>
                <w:sz w:val="16"/>
              </w:rPr>
            </w:pPr>
            <w:r>
              <w:rPr>
                <w:rFonts w:ascii="Arial" w:hAnsi="Arial"/>
                <w:sz w:val="16"/>
              </w:rPr>
              <w:t>Filtered Long Term Fuel Trim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0 - 1.9921875</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filtered long term closed loop fuel correction for bank 1 (accumulated while the excess purge vapor test is inhibited), which is filtered using a first</w:t>
      </w:r>
      <w:r>
        <w:noBreakHyphen/>
        <w:t>order lag filter, also known as an exponentially weighted moving average (EWMA).  This value is compared to thresholds to determine if the fuel adjustment system diagnostic is passing or failing or if an excess purge vapor test should be executed.</w:t>
      </w:r>
    </w:p>
    <w:p w:rsidR="00FF4F2F" w:rsidRDefault="00FF4F2F">
      <w:pPr>
        <w:keepNext w:val="0"/>
        <w:keepLines w:val="0"/>
      </w:pPr>
    </w:p>
    <w:p w:rsidR="00FF4F2F" w:rsidRDefault="00FF4F2F">
      <w:pPr>
        <w:pStyle w:val="Heading3"/>
      </w:pPr>
      <w:bookmarkStart w:id="701" w:name="_Toc223513068"/>
      <w:r>
        <w:t>FADR – PID $1573 – Filtered Long Term Fuel Trim Bank 2</w:t>
      </w:r>
      <w:bookmarkEnd w:id="70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$1573</w:t>
            </w:r>
          </w:p>
        </w:tc>
        <w:tc>
          <w:tcPr>
            <w:tcW w:w="2880" w:type="dxa"/>
            <w:tcBorders>
              <w:top w:val="nil"/>
            </w:tcBorders>
          </w:tcPr>
          <w:p w:rsidR="00FF4F2F" w:rsidRDefault="00FF4F2F">
            <w:pPr>
              <w:rPr>
                <w:rFonts w:ascii="Arial" w:hAnsi="Arial"/>
                <w:sz w:val="16"/>
              </w:rPr>
            </w:pPr>
            <w:r>
              <w:rPr>
                <w:rFonts w:ascii="Arial" w:hAnsi="Arial"/>
                <w:sz w:val="16"/>
              </w:rPr>
              <w:t>Filtered Long Term Fuel Trim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0 - 1.9921875</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filtered long term closed loop fuel correction for bank 2 (accumulated while the excess purge vapor test is inhibited), which is filtered using a first</w:t>
      </w:r>
      <w:r>
        <w:noBreakHyphen/>
        <w:t>order lag filter, also known as an exponentially weighted moving average (EWMA).  This value is compared to thresholds to determine if the fuel adjustment system diagnostic is passing or failing or if an excess purge vapor test should be executed.</w:t>
      </w:r>
    </w:p>
    <w:p w:rsidR="00FF4F2F" w:rsidRDefault="00FF4F2F">
      <w:pPr>
        <w:keepNext w:val="0"/>
        <w:keepLines w:val="0"/>
      </w:pPr>
    </w:p>
    <w:p w:rsidR="00FF4F2F" w:rsidRDefault="00FF4F2F">
      <w:pPr>
        <w:pStyle w:val="Heading3"/>
      </w:pPr>
      <w:bookmarkStart w:id="702" w:name="_Toc223513069"/>
      <w:r>
        <w:t>FADR – PID $1574 – Filtered Non Purge Long Term Fuel Trim Bank 1</w:t>
      </w:r>
      <w:bookmarkEnd w:id="70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$1574</w:t>
            </w:r>
          </w:p>
        </w:tc>
        <w:tc>
          <w:tcPr>
            <w:tcW w:w="2880" w:type="dxa"/>
            <w:tcBorders>
              <w:top w:val="nil"/>
            </w:tcBorders>
          </w:tcPr>
          <w:p w:rsidR="00FF4F2F" w:rsidRDefault="00FF4F2F">
            <w:pPr>
              <w:rPr>
                <w:rFonts w:ascii="Arial" w:hAnsi="Arial"/>
                <w:sz w:val="16"/>
              </w:rPr>
            </w:pPr>
            <w:r>
              <w:rPr>
                <w:rFonts w:ascii="Arial" w:hAnsi="Arial"/>
                <w:sz w:val="16"/>
              </w:rPr>
              <w:t>Filtered Non Purge Long Term Fuel Trim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0 - 1.9921875</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filtered non purge long term closed loop fuel correction for bank 1 (accumulated while purge is off), which is filtered using a first</w:t>
      </w:r>
      <w:r>
        <w:noBreakHyphen/>
        <w:t>order lag filter, also known as an exponentially weighted moving average (EWMA).  This value is compared to thresholds to determine if the fuel adjustment system diagnostic is passing, failing, or indeterminate during normal purge-off operation as well as during the intrusive excess purge vapor test.</w:t>
      </w:r>
    </w:p>
    <w:p w:rsidR="00FF4F2F" w:rsidRDefault="00FF4F2F">
      <w:pPr>
        <w:keepNext w:val="0"/>
        <w:keepLines w:val="0"/>
      </w:pPr>
    </w:p>
    <w:p w:rsidR="00FF4F2F" w:rsidRDefault="00FF4F2F">
      <w:pPr>
        <w:pStyle w:val="Heading3"/>
      </w:pPr>
      <w:bookmarkStart w:id="703" w:name="_Toc223513070"/>
      <w:r>
        <w:t>FADR – PID $1575 – Filtered Non Purge Long Term Fuel Trim Bank 2</w:t>
      </w:r>
      <w:bookmarkEnd w:id="70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$1575</w:t>
            </w:r>
          </w:p>
        </w:tc>
        <w:tc>
          <w:tcPr>
            <w:tcW w:w="2880" w:type="dxa"/>
            <w:tcBorders>
              <w:top w:val="nil"/>
            </w:tcBorders>
          </w:tcPr>
          <w:p w:rsidR="00FF4F2F" w:rsidRDefault="00FF4F2F">
            <w:pPr>
              <w:rPr>
                <w:rFonts w:ascii="Arial" w:hAnsi="Arial"/>
                <w:sz w:val="16"/>
              </w:rPr>
            </w:pPr>
            <w:r>
              <w:rPr>
                <w:rFonts w:ascii="Arial" w:hAnsi="Arial"/>
                <w:sz w:val="16"/>
              </w:rPr>
              <w:t>Filtered Non Purge Long Term Fuel Trim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0 - 1.9921875</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filtered non purge long term closed loop fuel correction for bank 2 (accumulated while purge is off), which is filtered using a first</w:t>
      </w:r>
      <w:r>
        <w:noBreakHyphen/>
        <w:t>order lag filter, also known as an exponentially weighted moving average (EWMA).  This value is compared to thresholds to determine if the fuel adjustment system diagnostic is passing, failing, or indeterminate during normal purge-off operation as well as during the intrusive excess purge vapor test.</w:t>
      </w:r>
    </w:p>
    <w:p w:rsidR="00FF4F2F" w:rsidRDefault="00FF4F2F">
      <w:pPr>
        <w:keepNext w:val="0"/>
        <w:keepLines w:val="0"/>
      </w:pPr>
    </w:p>
    <w:p w:rsidR="00FF4F2F" w:rsidRDefault="00FF4F2F">
      <w:pPr>
        <w:pStyle w:val="Heading3"/>
      </w:pPr>
      <w:bookmarkStart w:id="704" w:name="_Toc223513071"/>
      <w:r>
        <w:lastRenderedPageBreak/>
        <w:t>FADR – PID $1576 – Long Term Fuel Trim Rich Threshold</w:t>
      </w:r>
      <w:bookmarkEnd w:id="70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$1576</w:t>
            </w:r>
          </w:p>
        </w:tc>
        <w:tc>
          <w:tcPr>
            <w:tcW w:w="2880" w:type="dxa"/>
            <w:tcBorders>
              <w:top w:val="nil"/>
            </w:tcBorders>
          </w:tcPr>
          <w:p w:rsidR="00FF4F2F" w:rsidRDefault="00FF4F2F">
            <w:pPr>
              <w:rPr>
                <w:rFonts w:ascii="Arial" w:hAnsi="Arial"/>
                <w:sz w:val="16"/>
              </w:rPr>
            </w:pPr>
            <w:r>
              <w:rPr>
                <w:rFonts w:ascii="Arial" w:hAnsi="Arial"/>
                <w:sz w:val="16"/>
              </w:rPr>
              <w:t>Long Term Fuel Trim Rich Threshold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0 - 1.9921875</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rich threshold, determined as a function of the ethanol composition of the fuel, to which the filtered long term closed loop fuel correction for each bank is compared with purge on.  If the filtered long term closed loop fuel correction for either bank exceeds this threshold with purge on, the fuel system may be failing due to rich fueling, in which case an excess purge vapor test is requested to determine if the fuel system is truly rich or rich due to excess purge vapor conditions.</w:t>
      </w:r>
    </w:p>
    <w:p w:rsidR="00FF4F2F" w:rsidRDefault="00FF4F2F">
      <w:pPr>
        <w:keepNext w:val="0"/>
        <w:keepLines w:val="0"/>
      </w:pPr>
    </w:p>
    <w:p w:rsidR="00FF4F2F" w:rsidRDefault="00FF4F2F">
      <w:pPr>
        <w:pStyle w:val="Heading3"/>
      </w:pPr>
      <w:bookmarkStart w:id="705" w:name="_Toc223513072"/>
      <w:r>
        <w:t>FADR – PID $1577 – Non Purge Long Term Fuel Trim Rich Threshold</w:t>
      </w:r>
      <w:bookmarkEnd w:id="70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$1577</w:t>
            </w:r>
          </w:p>
        </w:tc>
        <w:tc>
          <w:tcPr>
            <w:tcW w:w="2880" w:type="dxa"/>
            <w:tcBorders>
              <w:top w:val="nil"/>
            </w:tcBorders>
          </w:tcPr>
          <w:p w:rsidR="00FF4F2F" w:rsidRDefault="00FF4F2F">
            <w:pPr>
              <w:rPr>
                <w:rFonts w:ascii="Arial" w:hAnsi="Arial"/>
                <w:sz w:val="16"/>
              </w:rPr>
            </w:pPr>
            <w:r>
              <w:rPr>
                <w:rFonts w:ascii="Arial" w:hAnsi="Arial"/>
                <w:sz w:val="16"/>
              </w:rPr>
              <w:t>Non Purge Long Term Fuel Trim Rich Threshold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0 - 1.9921875</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rich threshold, determined as a function of the ethanol composition of the fuel, to which the filtered non purge long term closed loop fuel correction for each bank is compared with purge off.  If the filtered non purge long term closed loop fuel correction for either bank exceeds this threshold with purge off, the fuel system is failing due to rich fueling, as opposed to excess purge vapor conditions.</w:t>
      </w:r>
    </w:p>
    <w:p w:rsidR="00FF4F2F" w:rsidRDefault="00FF4F2F">
      <w:pPr>
        <w:keepNext w:val="0"/>
        <w:keepLines w:val="0"/>
      </w:pPr>
    </w:p>
    <w:p w:rsidR="00FF4F2F" w:rsidRDefault="00FF4F2F">
      <w:pPr>
        <w:pStyle w:val="Heading3"/>
      </w:pPr>
      <w:bookmarkStart w:id="706" w:name="_Toc223513073"/>
      <w:r>
        <w:t>FADR – PID $1578 – Long Term Fuel Trim Lean Threshold</w:t>
      </w:r>
      <w:bookmarkEnd w:id="70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$1578</w:t>
            </w:r>
          </w:p>
        </w:tc>
        <w:tc>
          <w:tcPr>
            <w:tcW w:w="2880" w:type="dxa"/>
            <w:tcBorders>
              <w:top w:val="nil"/>
            </w:tcBorders>
          </w:tcPr>
          <w:p w:rsidR="00FF4F2F" w:rsidRDefault="00FF4F2F">
            <w:pPr>
              <w:rPr>
                <w:rFonts w:ascii="Arial" w:hAnsi="Arial"/>
                <w:sz w:val="16"/>
              </w:rPr>
            </w:pPr>
            <w:r>
              <w:rPr>
                <w:rFonts w:ascii="Arial" w:hAnsi="Arial"/>
                <w:sz w:val="16"/>
              </w:rPr>
              <w:t>Long Term Fuel Trim Lean Threshold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0 - 1.9921875</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lean threshold, determined as a function of the ethanol composition of the fuel, to which the filtered long term closed loop fuel correction for each bank is compared.  If the filtered long term closed loop fuel correction for either bank exceeds this threshold, the fuel system is failing due to lean fueling.</w:t>
      </w:r>
    </w:p>
    <w:p w:rsidR="00FF4F2F" w:rsidRDefault="00FF4F2F">
      <w:pPr>
        <w:keepNext w:val="0"/>
        <w:keepLines w:val="0"/>
      </w:pPr>
    </w:p>
    <w:p w:rsidR="00FF4F2F" w:rsidRDefault="00FF4F2F">
      <w:pPr>
        <w:pStyle w:val="Heading3"/>
      </w:pPr>
      <w:bookmarkStart w:id="707" w:name="_Toc223513074"/>
      <w:r>
        <w:lastRenderedPageBreak/>
        <w:t>FADR – PID $1579 – Fuel Adjustment System Diagnostic Status</w:t>
      </w:r>
      <w:bookmarkEnd w:id="70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$1579</w:t>
            </w:r>
          </w:p>
        </w:tc>
        <w:tc>
          <w:tcPr>
            <w:tcW w:w="2880" w:type="dxa"/>
            <w:tcBorders>
              <w:top w:val="nil"/>
            </w:tcBorders>
          </w:tcPr>
          <w:p w:rsidR="00FF4F2F" w:rsidRDefault="00FF4F2F">
            <w:pPr>
              <w:rPr>
                <w:rFonts w:ascii="Arial" w:hAnsi="Arial"/>
                <w:sz w:val="16"/>
              </w:rPr>
            </w:pPr>
            <w:r>
              <w:rPr>
                <w:rFonts w:ascii="Arial" w:hAnsi="Arial"/>
                <w:sz w:val="16"/>
              </w:rPr>
              <w:t>Fuel Adjustment System Diagnostic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Intrusive Excess Purge Vapor Test Enabled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Reporting Criteria Met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General Engine Accumulation Criteria Met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2 Specific Accumulation Criteria Met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Bank 1 Specific Accumulation Criteria Met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Diagnostic Enable Criteria Met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fuel adjustment system diagnostic.  The content of each of these signals is described below.</w:t>
      </w:r>
    </w:p>
    <w:p w:rsidR="00FF4F2F" w:rsidRDefault="00FF4F2F"/>
    <w:p w:rsidR="00FF4F2F" w:rsidRDefault="00FF4F2F">
      <w:r>
        <w:t>Intrusive Excess Purge Vapor Test Enabled indicates that the criteria to enable the intrusive excess purge vapor test have been met.</w:t>
      </w:r>
    </w:p>
    <w:p w:rsidR="00FF4F2F" w:rsidRDefault="00FF4F2F"/>
    <w:p w:rsidR="00FF4F2F" w:rsidRDefault="00FF4F2F">
      <w:r>
        <w:t>Reporting Criteria Met indicates that the criteria for enabling the use of the accumulated fuel trim data for diagnosis of a lean or rich fueling condition have been met.</w:t>
      </w:r>
    </w:p>
    <w:p w:rsidR="00FF4F2F" w:rsidRDefault="00FF4F2F"/>
    <w:p w:rsidR="00FF4F2F" w:rsidRDefault="00FF4F2F">
      <w:r>
        <w:t>General Engine Accumulation Criteria Met indicates that the non bank specific criteria for enabling the accumulation of fuel trim data have been met (the fuel trim data for both banks is not accumulated when this indicator has a value of False).</w:t>
      </w:r>
    </w:p>
    <w:p w:rsidR="00FF4F2F" w:rsidRDefault="00FF4F2F"/>
    <w:p w:rsidR="00FF4F2F" w:rsidRDefault="00FF4F2F">
      <w:r>
        <w:t>Bank 1 Specific Accumulation Criteria Met and Bank 2 Specific Accumulation Criteria Met indicate that the bank specific criteria for enabling the accumulation of fuel trim data for the respective bank have been met (the fuel trim data for each bank is not accumulated when its respective indicator has a value of False).</w:t>
      </w:r>
    </w:p>
    <w:p w:rsidR="00FF4F2F" w:rsidRDefault="00FF4F2F"/>
    <w:p w:rsidR="00FF4F2F" w:rsidRDefault="00FF4F2F">
      <w:r>
        <w:t>Diagnostic Enable Criteria Met indicates that the criteria for enabling the fuel adjustment system diagnostic have been met and that the diagnostic is enabled.</w:t>
      </w:r>
    </w:p>
    <w:p w:rsidR="00FF4F2F" w:rsidRDefault="00FF4F2F">
      <w:pPr>
        <w:keepNext w:val="0"/>
        <w:keepLines w:val="0"/>
      </w:pPr>
    </w:p>
    <w:p w:rsidR="00FF4F2F" w:rsidRDefault="00FF4F2F">
      <w:pPr>
        <w:pStyle w:val="Heading3"/>
      </w:pPr>
      <w:bookmarkStart w:id="708" w:name="_Toc223513075"/>
      <w:r>
        <w:lastRenderedPageBreak/>
        <w:t>KNKR – PID $157A – Cylinders for Which Knock Is Detected</w:t>
      </w:r>
      <w:bookmarkEnd w:id="70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$157A</w:t>
            </w:r>
          </w:p>
        </w:tc>
        <w:tc>
          <w:tcPr>
            <w:tcW w:w="2880" w:type="dxa"/>
            <w:tcBorders>
              <w:top w:val="nil"/>
            </w:tcBorders>
          </w:tcPr>
          <w:p w:rsidR="00FF4F2F" w:rsidRDefault="00FF4F2F">
            <w:pPr>
              <w:rPr>
                <w:rFonts w:ascii="Arial" w:hAnsi="Arial"/>
                <w:sz w:val="16"/>
              </w:rPr>
            </w:pPr>
            <w:r>
              <w:rPr>
                <w:rFonts w:ascii="Arial" w:hAnsi="Arial"/>
                <w:sz w:val="16"/>
              </w:rPr>
              <w:t>Cylinders for Which Knock Is Detected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Knock Detected for Cylinder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Knock Detected for Cylinder 2</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Knock Detected for Cylinder 3</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Knock Detected for Cylinder 4</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Knock Detected for Cylinder 5</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Knock Detected for Cylinder 6</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Knock Detected for Cylinder 7</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Knock Detected for Cylinder 8</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indicates the set of cylinders for which knock has been detected over a calibratable sample period (typically one second).  The indicator associated with each cylinder is set to False at the beginning of each sample period in order to allow this PID to reflect the recent status of knock detection for an individual cylinder.</w:t>
      </w:r>
    </w:p>
    <w:p w:rsidR="00FF4F2F" w:rsidRDefault="00FF4F2F">
      <w:pPr>
        <w:keepNext w:val="0"/>
        <w:keepLines w:val="0"/>
      </w:pPr>
    </w:p>
    <w:p w:rsidR="00FF4F2F" w:rsidRDefault="00FF4F2F">
      <w:pPr>
        <w:pStyle w:val="Heading3"/>
      </w:pPr>
      <w:bookmarkStart w:id="709" w:name="_Toc31759037"/>
      <w:bookmarkStart w:id="710" w:name="_Toc223513076"/>
      <w:r>
        <w:t xml:space="preserve">MSFR – PID $1582 – </w:t>
      </w:r>
      <w:bookmarkEnd w:id="709"/>
      <w:r>
        <w:t>Injectors Disabled for Misfire Catalyst Converter Protection</w:t>
      </w:r>
      <w:bookmarkEnd w:id="71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$1582</w:t>
            </w:r>
          </w:p>
        </w:tc>
        <w:tc>
          <w:tcPr>
            <w:tcW w:w="2880" w:type="dxa"/>
            <w:tcBorders>
              <w:top w:val="nil"/>
            </w:tcBorders>
          </w:tcPr>
          <w:p w:rsidR="00FF4F2F" w:rsidRDefault="00FF4F2F">
            <w:pPr>
              <w:rPr>
                <w:rFonts w:ascii="Arial" w:hAnsi="Arial"/>
                <w:sz w:val="16"/>
              </w:rPr>
            </w:pPr>
            <w:r>
              <w:rPr>
                <w:rFonts w:ascii="Arial" w:hAnsi="Arial"/>
                <w:sz w:val="16"/>
              </w:rPr>
              <w:t>Injectors Disabled for Misfire Catalyst Converter Protection</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Injector Disabled for Cylinder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Injector Disabled for Cylinder 2</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Injector Disabled for Cylinder 3</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Injector Disabled for Cylinder 4</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Injector Disabled for Cylinder 5</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Injector Disabled for Cylinder 6</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Injector Disabled for Cylinder 7</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Injector Disabled for Cylinder 8</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indicates the set of injectors that have been disabled by the misfire catalyst converter protection algorithm.</w:t>
      </w:r>
    </w:p>
    <w:p w:rsidR="00FF4F2F" w:rsidRDefault="00FF4F2F">
      <w:pPr>
        <w:keepNext w:val="0"/>
        <w:keepLines w:val="0"/>
      </w:pPr>
    </w:p>
    <w:p w:rsidR="00FF4F2F" w:rsidRDefault="00FF4F2F">
      <w:pPr>
        <w:pStyle w:val="Heading3"/>
      </w:pPr>
      <w:bookmarkStart w:id="711" w:name="_Toc223513077"/>
      <w:r>
        <w:lastRenderedPageBreak/>
        <w:t>EITR – PID $1626 – Minimum Intake Air Temperature</w:t>
      </w:r>
      <w:bookmarkEnd w:id="71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$1626</w:t>
            </w:r>
          </w:p>
        </w:tc>
        <w:tc>
          <w:tcPr>
            <w:tcW w:w="2880" w:type="dxa"/>
            <w:tcBorders>
              <w:top w:val="nil"/>
            </w:tcBorders>
          </w:tcPr>
          <w:p w:rsidR="00FF4F2F" w:rsidRDefault="00FF4F2F">
            <w:pPr>
              <w:rPr>
                <w:rFonts w:ascii="Arial" w:hAnsi="Arial"/>
                <w:sz w:val="16"/>
              </w:rPr>
            </w:pPr>
            <w:r>
              <w:rPr>
                <w:rFonts w:ascii="Arial" w:hAnsi="Arial"/>
                <w:sz w:val="16"/>
              </w:rPr>
              <w:t>Minimum Intake Air Temperature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-40 - 151.25 °C</w:t>
            </w:r>
          </w:p>
        </w:tc>
        <w:tc>
          <w:tcPr>
            <w:tcW w:w="2160" w:type="dxa"/>
            <w:tcBorders>
              <w:top w:val="nil"/>
            </w:tcBorders>
          </w:tcPr>
          <w:p w:rsidR="00FF4F2F" w:rsidRDefault="00FF4F2F">
            <w:pPr>
              <w:rPr>
                <w:rFonts w:ascii="Arial" w:hAnsi="Arial"/>
                <w:sz w:val="16"/>
              </w:rPr>
            </w:pPr>
            <w:r>
              <w:rPr>
                <w:rFonts w:ascii="Arial" w:hAnsi="Arial"/>
                <w:sz w:val="16"/>
              </w:rPr>
              <w:t>E = N * 0.75 - 40</w:t>
            </w:r>
          </w:p>
        </w:tc>
      </w:tr>
    </w:tbl>
    <w:p w:rsidR="00FF4F2F" w:rsidRDefault="00FF4F2F"/>
    <w:p w:rsidR="00FF4F2F" w:rsidRDefault="00FF4F2F">
      <w:r>
        <w:t>This PID contains the minimum intake air temperature (measured by a sensor located near the throttle body) observed over the current ignition cycle.</w:t>
      </w:r>
    </w:p>
    <w:p w:rsidR="00FF4F2F" w:rsidRDefault="00FF4F2F">
      <w:pPr>
        <w:keepNext w:val="0"/>
        <w:keepLines w:val="0"/>
      </w:pPr>
    </w:p>
    <w:p w:rsidR="00FF4F2F" w:rsidRDefault="00FF4F2F">
      <w:pPr>
        <w:pStyle w:val="Heading3"/>
      </w:pPr>
      <w:bookmarkStart w:id="712" w:name="_Toc223513078"/>
      <w:r>
        <w:t>FANR – PID $162B – Actual Fan Speed</w:t>
      </w:r>
      <w:bookmarkEnd w:id="688"/>
      <w:bookmarkEnd w:id="71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$162B</w:t>
            </w:r>
          </w:p>
        </w:tc>
        <w:tc>
          <w:tcPr>
            <w:tcW w:w="2880" w:type="dxa"/>
            <w:tcBorders>
              <w:top w:val="nil"/>
            </w:tcBorders>
          </w:tcPr>
          <w:p w:rsidR="00FF4F2F" w:rsidRDefault="00FF4F2F">
            <w:pPr>
              <w:rPr>
                <w:rFonts w:ascii="Arial" w:hAnsi="Arial"/>
                <w:sz w:val="16"/>
              </w:rPr>
            </w:pPr>
            <w:r>
              <w:rPr>
                <w:rFonts w:ascii="Arial" w:hAnsi="Arial"/>
                <w:sz w:val="16"/>
              </w:rPr>
              <w:t>Actual Fan Speed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0 - 4080 rpm</w:t>
            </w:r>
          </w:p>
        </w:tc>
        <w:tc>
          <w:tcPr>
            <w:tcW w:w="2160" w:type="dxa"/>
            <w:tcBorders>
              <w:top w:val="nil"/>
            </w:tcBorders>
          </w:tcPr>
          <w:p w:rsidR="00FF4F2F" w:rsidRDefault="00FF4F2F">
            <w:pPr>
              <w:rPr>
                <w:rFonts w:ascii="Arial" w:hAnsi="Arial"/>
                <w:sz w:val="16"/>
              </w:rPr>
            </w:pPr>
            <w:r>
              <w:rPr>
                <w:rFonts w:ascii="Arial" w:hAnsi="Arial"/>
                <w:sz w:val="16"/>
              </w:rPr>
              <w:t>E = N * 16</w:t>
            </w:r>
          </w:p>
        </w:tc>
      </w:tr>
    </w:tbl>
    <w:p w:rsidR="00FF4F2F" w:rsidRDefault="00FF4F2F"/>
    <w:p w:rsidR="00FF4F2F" w:rsidRDefault="00FF4F2F">
      <w:r>
        <w:t>This PID contains the measured fan speed for engine driven (EV or MRF) fan systems.</w:t>
      </w:r>
    </w:p>
    <w:p w:rsidR="00FF4F2F" w:rsidRDefault="00FF4F2F">
      <w:pPr>
        <w:keepNext w:val="0"/>
        <w:keepLines w:val="0"/>
      </w:pPr>
    </w:p>
    <w:p w:rsidR="00FF4F2F" w:rsidRDefault="00FF4F2F">
      <w:pPr>
        <w:pStyle w:val="Heading3"/>
      </w:pPr>
      <w:bookmarkStart w:id="713" w:name="_Toc17862228"/>
      <w:bookmarkStart w:id="714" w:name="_Toc223513079"/>
      <w:r>
        <w:t>FANR – PID $163F – Desired Fan Speed</w:t>
      </w:r>
      <w:bookmarkEnd w:id="713"/>
      <w:bookmarkEnd w:id="71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$163F</w:t>
            </w:r>
          </w:p>
        </w:tc>
        <w:tc>
          <w:tcPr>
            <w:tcW w:w="2880" w:type="dxa"/>
            <w:tcBorders>
              <w:top w:val="nil"/>
            </w:tcBorders>
          </w:tcPr>
          <w:p w:rsidR="00FF4F2F" w:rsidRDefault="00FF4F2F">
            <w:pPr>
              <w:rPr>
                <w:rFonts w:ascii="Arial" w:hAnsi="Arial"/>
                <w:sz w:val="16"/>
              </w:rPr>
            </w:pPr>
            <w:r>
              <w:rPr>
                <w:rFonts w:ascii="Arial" w:hAnsi="Arial"/>
                <w:sz w:val="16"/>
              </w:rPr>
              <w:t>Desired Fan Speed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0 - 4080 rpm</w:t>
            </w:r>
          </w:p>
        </w:tc>
        <w:tc>
          <w:tcPr>
            <w:tcW w:w="2160" w:type="dxa"/>
            <w:tcBorders>
              <w:top w:val="nil"/>
            </w:tcBorders>
          </w:tcPr>
          <w:p w:rsidR="00FF4F2F" w:rsidRDefault="00FF4F2F">
            <w:pPr>
              <w:rPr>
                <w:rFonts w:ascii="Arial" w:hAnsi="Arial"/>
                <w:sz w:val="16"/>
              </w:rPr>
            </w:pPr>
            <w:r>
              <w:rPr>
                <w:rFonts w:ascii="Arial" w:hAnsi="Arial"/>
                <w:sz w:val="16"/>
              </w:rPr>
              <w:t>E = N * 16</w:t>
            </w:r>
          </w:p>
        </w:tc>
      </w:tr>
    </w:tbl>
    <w:p w:rsidR="00FF4F2F" w:rsidRDefault="00FF4F2F"/>
    <w:p w:rsidR="00FF4F2F" w:rsidRDefault="00FF4F2F">
      <w:r>
        <w:t>This PID contains the desired fan speed for engine driven (EV or MRF) fan systems.</w:t>
      </w:r>
    </w:p>
    <w:p w:rsidR="00FF4F2F" w:rsidRDefault="00FF4F2F">
      <w:pPr>
        <w:keepNext w:val="0"/>
        <w:keepLines w:val="0"/>
      </w:pPr>
    </w:p>
    <w:p w:rsidR="00FF4F2F" w:rsidRDefault="00FF4F2F">
      <w:pPr>
        <w:pStyle w:val="Heading3"/>
      </w:pPr>
      <w:bookmarkStart w:id="715" w:name="_Toc17862229"/>
      <w:bookmarkStart w:id="716" w:name="_Toc223513080"/>
      <w:r>
        <w:t>FANR – PID $1641 – Percent Fan Commanded</w:t>
      </w:r>
      <w:bookmarkEnd w:id="715"/>
      <w:bookmarkEnd w:id="71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$1641</w:t>
            </w:r>
          </w:p>
        </w:tc>
        <w:tc>
          <w:tcPr>
            <w:tcW w:w="2880" w:type="dxa"/>
            <w:tcBorders>
              <w:top w:val="nil"/>
            </w:tcBorders>
          </w:tcPr>
          <w:p w:rsidR="00FF4F2F" w:rsidRDefault="00FF4F2F">
            <w:pPr>
              <w:rPr>
                <w:rFonts w:ascii="Arial" w:hAnsi="Arial"/>
                <w:sz w:val="16"/>
              </w:rPr>
            </w:pPr>
            <w:r>
              <w:rPr>
                <w:rFonts w:ascii="Arial" w:hAnsi="Arial"/>
                <w:sz w:val="16"/>
              </w:rPr>
              <w:t>Percent Fan Commanded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amount of fan power commanded as a percentage of the total fan power available.  (Note: This PID will not indicate actual fan speed for discrete fan systems when using the Cooling Fan Relay Driver Device Control.)</w:t>
      </w:r>
    </w:p>
    <w:p w:rsidR="00FF4F2F" w:rsidRDefault="00FF4F2F"/>
    <w:p w:rsidR="00FF4F2F" w:rsidRDefault="00FF4F2F">
      <w:pPr>
        <w:keepNext w:val="0"/>
        <w:keepLines w:val="0"/>
      </w:pPr>
    </w:p>
    <w:p w:rsidR="00FF4F2F" w:rsidRDefault="00FF4F2F">
      <w:pPr>
        <w:pStyle w:val="Heading3"/>
      </w:pPr>
      <w:bookmarkStart w:id="717" w:name="_Toc17862230"/>
      <w:bookmarkStart w:id="718" w:name="_Toc223513081"/>
      <w:r>
        <w:lastRenderedPageBreak/>
        <w:t>IMOR – PID $1643 – Immobilizer Security Status</w:t>
      </w:r>
      <w:bookmarkEnd w:id="717"/>
      <w:bookmarkEnd w:id="71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$1643</w:t>
            </w:r>
          </w:p>
        </w:tc>
        <w:tc>
          <w:tcPr>
            <w:tcW w:w="2880" w:type="dxa"/>
            <w:tcBorders>
              <w:top w:val="nil"/>
            </w:tcBorders>
          </w:tcPr>
          <w:p w:rsidR="00FF4F2F" w:rsidRDefault="00FF4F2F">
            <w:pPr>
              <w:rPr>
                <w:rFonts w:ascii="Arial" w:hAnsi="Arial"/>
                <w:sz w:val="16"/>
              </w:rPr>
            </w:pPr>
            <w:r>
              <w:rPr>
                <w:rFonts w:ascii="Arial" w:hAnsi="Arial"/>
                <w:sz w:val="16"/>
              </w:rPr>
              <w:t>Immobilizer Security Status</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Immobilized by ICM</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ICM Identification Completed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Unknown Transponder</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Incorrect Transponder</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Transponder Identification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Environment Identification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Security Code Programmed in ICM</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Powertrain Device Unknown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Environment Device 4 Unknown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Environment Device 3 Unknown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Environment Device 2 Unknown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Environment Device 1 Unknown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GMIO immobilizer system within the immobilizer control module (ICM).  The content of each of these signals is described below.</w:t>
      </w:r>
    </w:p>
    <w:p w:rsidR="00FF4F2F" w:rsidRDefault="00FF4F2F"/>
    <w:p w:rsidR="00FF4F2F" w:rsidRDefault="00FF4F2F">
      <w:r>
        <w:t>Vehicle Immobilized by ICM indicates that the ICM has decided to immobilize the vehicle.  In this case, the immobilizer response will not be release from the ICM.</w:t>
      </w:r>
    </w:p>
    <w:p w:rsidR="00FF4F2F" w:rsidRDefault="00FF4F2F"/>
    <w:p w:rsidR="00FF4F2F" w:rsidRDefault="00FF4F2F">
      <w:r>
        <w:t>ICM Identification Completed indicates that the vehicle environment identification process within the ICM has completed successfully and the immobilizer response is valid.</w:t>
      </w:r>
    </w:p>
    <w:p w:rsidR="00FF4F2F" w:rsidRDefault="00FF4F2F"/>
    <w:p w:rsidR="00FF4F2F" w:rsidRDefault="00FF4F2F">
      <w:r>
        <w:t>Unknown Transponder indicates that the transponder is unknown or has not yet been evaluated.</w:t>
      </w:r>
    </w:p>
    <w:p w:rsidR="00FF4F2F" w:rsidRDefault="00FF4F2F"/>
    <w:p w:rsidR="00FF4F2F" w:rsidRDefault="00FF4F2F">
      <w:r>
        <w:t>Incorrect Transponder indicates that the transponder crypt identification has failed or has not yet been evaluated.</w:t>
      </w:r>
    </w:p>
    <w:p w:rsidR="00FF4F2F" w:rsidRDefault="00FF4F2F"/>
    <w:p w:rsidR="00FF4F2F" w:rsidRDefault="00FF4F2F">
      <w:r>
        <w:t>Transponder Identification Active indicates that the transponder identification process is active within the ICM.  This indicator will be cleared if the identification has completed successfully or has failed.  The transponder identification includes the fixcode and challenge - response identification.</w:t>
      </w:r>
    </w:p>
    <w:p w:rsidR="00FF4F2F" w:rsidRDefault="00FF4F2F"/>
    <w:p w:rsidR="00FF4F2F" w:rsidRDefault="00FF4F2F">
      <w:r>
        <w:t>Environment Identification Active indicates that the vehicle environment identification process is active within the ICM.  This indicator is the signal for the identification devices to identify themselves to the immobilizer .  If this indicator is set, the immobilizer response has not yet been released and is, therefore, invalid.  This indicator will be cleared if the environment identification has completed successfully or has failed.</w:t>
      </w:r>
    </w:p>
    <w:p w:rsidR="00FF4F2F" w:rsidRDefault="00FF4F2F"/>
    <w:p w:rsidR="00FF4F2F" w:rsidRDefault="00FF4F2F">
      <w:r>
        <w:t>Security Code Programmed in ICM indicates that the ICM security code has been programmed (i.e., the immobilizer device is locked).</w:t>
      </w:r>
    </w:p>
    <w:p w:rsidR="00FF4F2F" w:rsidRDefault="00FF4F2F">
      <w:pPr>
        <w:keepNext w:val="0"/>
        <w:keepLines w:val="0"/>
      </w:pPr>
    </w:p>
    <w:p w:rsidR="00FF4F2F" w:rsidRDefault="00FF4F2F">
      <w:r>
        <w:lastRenderedPageBreak/>
        <w:t>Powertrain Device Unknown indicates that the ICM has not received the powertrain identifier or has received the wrong powertrain identifier.</w:t>
      </w:r>
    </w:p>
    <w:p w:rsidR="00FF4F2F" w:rsidRDefault="00FF4F2F"/>
    <w:p w:rsidR="00FF4F2F" w:rsidRDefault="00FF4F2F">
      <w:r>
        <w:t>Environment Device 1 Unknown, Environment Device 2 Unknown, Environment Device 3 Unknown, and Environment Device 4 Unknown indicate that the associated device is unknown or its identification is pending to the ICM.</w:t>
      </w:r>
    </w:p>
    <w:p w:rsidR="00FF4F2F" w:rsidRDefault="00FF4F2F">
      <w:pPr>
        <w:keepNext w:val="0"/>
        <w:keepLines w:val="0"/>
      </w:pPr>
    </w:p>
    <w:p w:rsidR="00FF4F2F" w:rsidRDefault="00FF4F2F">
      <w:pPr>
        <w:pStyle w:val="Heading3"/>
      </w:pPr>
      <w:bookmarkStart w:id="719" w:name="_Toc17862231"/>
      <w:bookmarkStart w:id="720" w:name="_Toc223513082"/>
      <w:r>
        <w:lastRenderedPageBreak/>
        <w:t>IMOR – PID $1644 – Powertrain Immobilizer Security Status</w:t>
      </w:r>
      <w:bookmarkEnd w:id="719"/>
      <w:bookmarkEnd w:id="72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$1644</w:t>
            </w:r>
          </w:p>
        </w:tc>
        <w:tc>
          <w:tcPr>
            <w:tcW w:w="2880" w:type="dxa"/>
            <w:tcBorders>
              <w:top w:val="nil"/>
            </w:tcBorders>
          </w:tcPr>
          <w:p w:rsidR="00FF4F2F" w:rsidRDefault="00FF4F2F">
            <w:pPr>
              <w:rPr>
                <w:rFonts w:ascii="Arial" w:hAnsi="Arial"/>
                <w:sz w:val="16"/>
              </w:rPr>
            </w:pPr>
            <w:r>
              <w:rPr>
                <w:rFonts w:ascii="Arial" w:hAnsi="Arial"/>
                <w:sz w:val="16"/>
              </w:rPr>
              <w:t>Powertrain Immobilizer Security Status</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Security Level</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0 - 15</w:t>
            </w:r>
          </w:p>
        </w:tc>
        <w:tc>
          <w:tcPr>
            <w:tcW w:w="2016" w:type="dxa"/>
            <w:tcBorders>
              <w:top w:val="nil"/>
            </w:tcBorders>
          </w:tcPr>
          <w:p w:rsidR="00FF4F2F" w:rsidRDefault="00FF4F2F">
            <w:pPr>
              <w:rPr>
                <w:rFonts w:ascii="Arial" w:hAnsi="Arial"/>
                <w:sz w:val="16"/>
              </w:rPr>
            </w:pPr>
            <w:r>
              <w:rPr>
                <w:rFonts w:ascii="Arial" w:hAnsi="Arial"/>
                <w:sz w:val="16"/>
              </w:rPr>
              <w:t>E = N * 1</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Security Code Lockout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Security Code Accepted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Security Code Programmed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Free Start Active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Vehicle Immobilized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Post Release Passive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Post Release Active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Release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 Release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Immobilizer Function in Reset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Immobilizer Secret Keys Not Programmed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GMIO immobilizer system within the engine control module (ECM).  The content of each of these signals is described below.</w:t>
      </w:r>
    </w:p>
    <w:p w:rsidR="00FF4F2F" w:rsidRDefault="00FF4F2F"/>
    <w:p w:rsidR="00FF4F2F" w:rsidRDefault="00FF4F2F">
      <w:r>
        <w:t>Security Level contains the current immobilizer security level.  If the correct security code is entered, the security level will remain at or be reset to a level of 10.  If an incorrect security code is entered, the security level will be set to a level of 9.</w:t>
      </w:r>
    </w:p>
    <w:p w:rsidR="00FF4F2F" w:rsidRDefault="00FF4F2F"/>
    <w:p w:rsidR="00FF4F2F" w:rsidRDefault="00FF4F2F">
      <w:r>
        <w:t>Security Code Lockout Active indicates that the security code has not passed and lockout is active.</w:t>
      </w:r>
    </w:p>
    <w:p w:rsidR="00FF4F2F" w:rsidRDefault="00FF4F2F"/>
    <w:p w:rsidR="00FF4F2F" w:rsidRDefault="00FF4F2F">
      <w:r>
        <w:t>Security Code Accepted indicates that the received security code is correct.</w:t>
      </w:r>
    </w:p>
    <w:p w:rsidR="00FF4F2F" w:rsidRDefault="00FF4F2F"/>
    <w:p w:rsidR="00FF4F2F" w:rsidRDefault="00FF4F2F">
      <w:r>
        <w:t>Security Code Programmed indicates that the security code has been programmed.</w:t>
      </w:r>
    </w:p>
    <w:p w:rsidR="00FF4F2F" w:rsidRDefault="00FF4F2F"/>
    <w:p w:rsidR="00FF4F2F" w:rsidRDefault="00FF4F2F">
      <w:r>
        <w:t>Free Start Active indicates that the free start function is active.</w:t>
      </w:r>
    </w:p>
    <w:p w:rsidR="00FF4F2F" w:rsidRDefault="00FF4F2F"/>
    <w:p w:rsidR="00FF4F2F" w:rsidRDefault="00FF4F2F">
      <w:r>
        <w:t>Vehicle Immobilized indicates that the immobilizer algorithm is in either the immobilized active or immobilized passive state (i.e., vehicle has been immobilized).</w:t>
      </w:r>
    </w:p>
    <w:p w:rsidR="00FF4F2F" w:rsidRDefault="00FF4F2F"/>
    <w:p w:rsidR="00FF4F2F" w:rsidRDefault="00FF4F2F">
      <w:r>
        <w:t>Post Release Passive indicates that the immobilizer algorithm is in the post release passive state.</w:t>
      </w:r>
    </w:p>
    <w:p w:rsidR="00FF4F2F" w:rsidRDefault="00FF4F2F"/>
    <w:p w:rsidR="00FF4F2F" w:rsidRDefault="00FF4F2F">
      <w:r>
        <w:t>Post Release Active indicates that the immobilizer algorithm is in the post release active state.</w:t>
      </w:r>
    </w:p>
    <w:p w:rsidR="00FF4F2F" w:rsidRDefault="00FF4F2F"/>
    <w:p w:rsidR="00FF4F2F" w:rsidRDefault="00FF4F2F">
      <w:r>
        <w:t>Release indicates that the immobilizer algorithm is in the release state.</w:t>
      </w:r>
    </w:p>
    <w:p w:rsidR="00FF4F2F" w:rsidRDefault="00FF4F2F"/>
    <w:p w:rsidR="00FF4F2F" w:rsidRDefault="00FF4F2F">
      <w:r>
        <w:t>Pre Release indicates that the immobilizer algorithm is in the pre release active.</w:t>
      </w:r>
    </w:p>
    <w:p w:rsidR="00FF4F2F" w:rsidRDefault="00FF4F2F"/>
    <w:p w:rsidR="00FF4F2F" w:rsidRDefault="00FF4F2F">
      <w:r>
        <w:t>Immobilizer Function in Reset indicates that the immobilizer function within the ECM is in a reset state (required to program immobilizer secret keys).</w:t>
      </w:r>
    </w:p>
    <w:p w:rsidR="00FF4F2F" w:rsidRDefault="00FF4F2F"/>
    <w:p w:rsidR="00FF4F2F" w:rsidRDefault="00FF4F2F">
      <w:r>
        <w:t>Immobilizer Secret Keys Not Programmed indicates that the immobilizer secret keys have not been programmed into memory.</w:t>
      </w:r>
    </w:p>
    <w:p w:rsidR="00FF4F2F" w:rsidRDefault="00FF4F2F">
      <w:pPr>
        <w:keepNext w:val="0"/>
        <w:keepLines w:val="0"/>
      </w:pPr>
    </w:p>
    <w:p w:rsidR="00FF4F2F" w:rsidRDefault="00FF4F2F">
      <w:pPr>
        <w:pStyle w:val="Heading3"/>
      </w:pPr>
      <w:bookmarkStart w:id="721" w:name="_Toc223513083"/>
      <w:bookmarkStart w:id="722" w:name="_Toc17862232"/>
      <w:r>
        <w:lastRenderedPageBreak/>
        <w:t>ECTR – PID $1652 – High Sided Coolant Rationality Ignition Off Time</w:t>
      </w:r>
      <w:bookmarkEnd w:id="72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$1652</w:t>
            </w:r>
          </w:p>
        </w:tc>
        <w:tc>
          <w:tcPr>
            <w:tcW w:w="2880" w:type="dxa"/>
            <w:tcBorders>
              <w:top w:val="nil"/>
            </w:tcBorders>
          </w:tcPr>
          <w:p w:rsidR="00FF4F2F" w:rsidRDefault="00FF4F2F">
            <w:pPr>
              <w:rPr>
                <w:rFonts w:ascii="Arial" w:hAnsi="Arial"/>
                <w:sz w:val="16"/>
              </w:rPr>
            </w:pPr>
            <w:r>
              <w:rPr>
                <w:rFonts w:ascii="Arial" w:hAnsi="Arial"/>
                <w:sz w:val="16"/>
              </w:rPr>
              <w:t>High Sided Coolant Rationality Ignition Off Time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time that the ignition has been off prior to the result of the high sided coolant rationality diagnostic being reported.</w:t>
      </w:r>
    </w:p>
    <w:p w:rsidR="00FF4F2F" w:rsidRDefault="00FF4F2F">
      <w:pPr>
        <w:autoSpaceDE w:val="0"/>
        <w:autoSpaceDN w:val="0"/>
        <w:adjustRightInd w:val="0"/>
        <w:spacing w:before="120" w:line="240" w:lineRule="atLeast"/>
        <w:rPr>
          <w:color w:val="000000"/>
        </w:rPr>
      </w:pPr>
      <w:r>
        <w:rPr>
          <w:color w:val="000000"/>
        </w:rPr>
        <w:t xml:space="preserve">After the engine controller has been flashed, this PID will read zero and will be updated only if the High Side Coolant Rationality test is enabled.  The HSCR enable criteria is based on engine soak time, engine coolant temperature and engine intake air temperature. </w:t>
      </w:r>
    </w:p>
    <w:p w:rsidR="00FF4F2F" w:rsidRDefault="00FF4F2F">
      <w:pPr>
        <w:keepNext w:val="0"/>
        <w:keepLines w:val="0"/>
      </w:pPr>
    </w:p>
    <w:p w:rsidR="00FF4F2F" w:rsidRDefault="00FF4F2F">
      <w:pPr>
        <w:pStyle w:val="Heading3"/>
      </w:pPr>
      <w:bookmarkStart w:id="723" w:name="_Toc20888316"/>
      <w:bookmarkStart w:id="724" w:name="_Toc223513084"/>
      <w:r>
        <w:t>PHSR – PID $166A – Exhaust Cam Phase Duty Cycle Bank 1</w:t>
      </w:r>
      <w:bookmarkEnd w:id="723"/>
      <w:bookmarkEnd w:id="72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$166A</w:t>
            </w:r>
          </w:p>
        </w:tc>
        <w:tc>
          <w:tcPr>
            <w:tcW w:w="2880" w:type="dxa"/>
            <w:tcBorders>
              <w:top w:val="nil"/>
            </w:tcBorders>
          </w:tcPr>
          <w:p w:rsidR="00FF4F2F" w:rsidRDefault="00FF4F2F">
            <w:pPr>
              <w:rPr>
                <w:rFonts w:ascii="Arial" w:hAnsi="Arial"/>
                <w:sz w:val="16"/>
              </w:rPr>
            </w:pPr>
            <w:r>
              <w:rPr>
                <w:rFonts w:ascii="Arial" w:hAnsi="Arial"/>
                <w:sz w:val="16"/>
              </w:rPr>
              <w:t>Exhaust Cam Phase Duty Cycle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commanded duty cycle for the exhaust cam phase output for bank 1.</w:t>
      </w:r>
    </w:p>
    <w:p w:rsidR="00FF4F2F" w:rsidRDefault="00FF4F2F">
      <w:pPr>
        <w:keepNext w:val="0"/>
        <w:keepLines w:val="0"/>
      </w:pPr>
    </w:p>
    <w:p w:rsidR="00FF4F2F" w:rsidRDefault="00FF4F2F">
      <w:pPr>
        <w:pStyle w:val="Heading3"/>
      </w:pPr>
      <w:bookmarkStart w:id="725" w:name="_Toc223513085"/>
      <w:r>
        <w:t>PHSR – PID $166B – Intake Cam Phase Duty Cycle Bank 1</w:t>
      </w:r>
      <w:bookmarkEnd w:id="72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$166B</w:t>
            </w:r>
          </w:p>
        </w:tc>
        <w:tc>
          <w:tcPr>
            <w:tcW w:w="2880" w:type="dxa"/>
            <w:tcBorders>
              <w:top w:val="nil"/>
            </w:tcBorders>
          </w:tcPr>
          <w:p w:rsidR="00FF4F2F" w:rsidRDefault="00FF4F2F">
            <w:pPr>
              <w:rPr>
                <w:rFonts w:ascii="Arial" w:hAnsi="Arial"/>
                <w:sz w:val="16"/>
              </w:rPr>
            </w:pPr>
            <w:r>
              <w:rPr>
                <w:rFonts w:ascii="Arial" w:hAnsi="Arial"/>
                <w:sz w:val="16"/>
              </w:rPr>
              <w:t>Intake Cam Phase Duty Cycle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commanded duty cycle for the intake cam phase output for bank 1.</w:t>
      </w:r>
    </w:p>
    <w:p w:rsidR="00FF4F2F" w:rsidRDefault="00FF4F2F">
      <w:pPr>
        <w:keepNext w:val="0"/>
        <w:keepLines w:val="0"/>
      </w:pPr>
    </w:p>
    <w:p w:rsidR="00FF4F2F" w:rsidRDefault="00FF4F2F">
      <w:pPr>
        <w:pStyle w:val="Heading3"/>
      </w:pPr>
      <w:bookmarkStart w:id="726" w:name="_Toc223513086"/>
      <w:r>
        <w:t>PHSR – PID $166C – Exhaust Cam Phase Duty Cycle Bank 2</w:t>
      </w:r>
      <w:bookmarkEnd w:id="72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$166C</w:t>
            </w:r>
          </w:p>
        </w:tc>
        <w:tc>
          <w:tcPr>
            <w:tcW w:w="2880" w:type="dxa"/>
            <w:tcBorders>
              <w:top w:val="nil"/>
            </w:tcBorders>
          </w:tcPr>
          <w:p w:rsidR="00FF4F2F" w:rsidRDefault="00FF4F2F">
            <w:pPr>
              <w:rPr>
                <w:rFonts w:ascii="Arial" w:hAnsi="Arial"/>
                <w:sz w:val="16"/>
              </w:rPr>
            </w:pPr>
            <w:r>
              <w:rPr>
                <w:rFonts w:ascii="Arial" w:hAnsi="Arial"/>
                <w:sz w:val="16"/>
              </w:rPr>
              <w:t>Exhaust Cam Phase Duty Cycle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commanded duty cycle for the exhaust cam phase output for bank 2.</w:t>
      </w:r>
    </w:p>
    <w:p w:rsidR="00FF4F2F" w:rsidRDefault="00FF4F2F">
      <w:pPr>
        <w:keepNext w:val="0"/>
        <w:keepLines w:val="0"/>
      </w:pPr>
    </w:p>
    <w:p w:rsidR="00FF4F2F" w:rsidRDefault="00FF4F2F">
      <w:pPr>
        <w:pStyle w:val="Heading3"/>
      </w:pPr>
      <w:bookmarkStart w:id="727" w:name="_Toc223513087"/>
      <w:r>
        <w:t>PHSR – PID $166D – Intake Cam Phase Duty Cycle Bank 2</w:t>
      </w:r>
      <w:bookmarkEnd w:id="72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$166D</w:t>
            </w:r>
          </w:p>
        </w:tc>
        <w:tc>
          <w:tcPr>
            <w:tcW w:w="2880" w:type="dxa"/>
            <w:tcBorders>
              <w:top w:val="nil"/>
            </w:tcBorders>
          </w:tcPr>
          <w:p w:rsidR="00FF4F2F" w:rsidRDefault="00FF4F2F">
            <w:pPr>
              <w:rPr>
                <w:rFonts w:ascii="Arial" w:hAnsi="Arial"/>
                <w:sz w:val="16"/>
              </w:rPr>
            </w:pPr>
            <w:r>
              <w:rPr>
                <w:rFonts w:ascii="Arial" w:hAnsi="Arial"/>
                <w:sz w:val="16"/>
              </w:rPr>
              <w:t>Intake Cam Phase Duty Cycle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commanded duty cycle for the intake cam phase output for bank 2.</w:t>
      </w:r>
    </w:p>
    <w:p w:rsidR="00FF4F2F" w:rsidRDefault="00FF4F2F">
      <w:pPr>
        <w:keepNext w:val="0"/>
        <w:keepLines w:val="0"/>
      </w:pPr>
    </w:p>
    <w:p w:rsidR="00FF4F2F" w:rsidRDefault="00FF4F2F">
      <w:pPr>
        <w:pStyle w:val="Heading3"/>
      </w:pPr>
      <w:bookmarkStart w:id="728" w:name="_Toc223513088"/>
      <w:r>
        <w:lastRenderedPageBreak/>
        <w:t>OXYR – PID $1676 – Oxygen Sensor Heater Duty Cycle Bank 2 Sensor 2</w:t>
      </w:r>
      <w:bookmarkEnd w:id="72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$1676</w:t>
            </w:r>
          </w:p>
        </w:tc>
        <w:tc>
          <w:tcPr>
            <w:tcW w:w="2880" w:type="dxa"/>
            <w:tcBorders>
              <w:top w:val="nil"/>
            </w:tcBorders>
          </w:tcPr>
          <w:p w:rsidR="00FF4F2F" w:rsidRDefault="00FF4F2F">
            <w:pPr>
              <w:rPr>
                <w:rFonts w:ascii="Arial" w:hAnsi="Arial"/>
                <w:sz w:val="16"/>
              </w:rPr>
            </w:pPr>
            <w:r>
              <w:rPr>
                <w:rFonts w:ascii="Arial" w:hAnsi="Arial"/>
                <w:sz w:val="16"/>
              </w:rPr>
              <w:t>Oxygen Sensor Heater Duty Cycle Bank 2 Sensor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commanded duty cycle for the oxygen sensor heater output for bank 2 sensor 2.</w:t>
      </w:r>
    </w:p>
    <w:p w:rsidR="00FF4F2F" w:rsidRDefault="00FF4F2F">
      <w:pPr>
        <w:keepNext w:val="0"/>
        <w:keepLines w:val="0"/>
      </w:pPr>
    </w:p>
    <w:p w:rsidR="00FF4F2F" w:rsidRDefault="00FF4F2F">
      <w:pPr>
        <w:pStyle w:val="Heading3"/>
      </w:pPr>
      <w:bookmarkStart w:id="729" w:name="_Toc223513089"/>
      <w:r>
        <w:t>OXYR – PID $1677 – Oxygen Sensor Heater Duty Cycle Bank 1 Sensor 2</w:t>
      </w:r>
      <w:bookmarkEnd w:id="72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$1677</w:t>
            </w:r>
          </w:p>
        </w:tc>
        <w:tc>
          <w:tcPr>
            <w:tcW w:w="2880" w:type="dxa"/>
            <w:tcBorders>
              <w:top w:val="nil"/>
            </w:tcBorders>
          </w:tcPr>
          <w:p w:rsidR="00FF4F2F" w:rsidRDefault="00FF4F2F">
            <w:pPr>
              <w:rPr>
                <w:rFonts w:ascii="Arial" w:hAnsi="Arial"/>
                <w:sz w:val="16"/>
              </w:rPr>
            </w:pPr>
            <w:r>
              <w:rPr>
                <w:rFonts w:ascii="Arial" w:hAnsi="Arial"/>
                <w:sz w:val="16"/>
              </w:rPr>
              <w:t>Oxygen Sensor Heater Duty Cycle Bank 1 Sensor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commanded duty cycle for the oxygen sensor heater output for bank 1 sensor 2.</w:t>
      </w:r>
    </w:p>
    <w:p w:rsidR="00FF4F2F" w:rsidRDefault="00FF4F2F">
      <w:pPr>
        <w:keepNext w:val="0"/>
        <w:keepLines w:val="0"/>
      </w:pPr>
    </w:p>
    <w:p w:rsidR="00FF4F2F" w:rsidRDefault="00FF4F2F">
      <w:pPr>
        <w:pStyle w:val="Heading3"/>
      </w:pPr>
      <w:bookmarkStart w:id="730" w:name="_Toc223513090"/>
      <w:r>
        <w:t xml:space="preserve">PHSR – PID $168D – Exhaust </w:t>
      </w:r>
      <w:smartTag w:uri="urn:schemas-microsoft-com:office:smarttags" w:element="place">
        <w:r>
          <w:t>Cam</w:t>
        </w:r>
      </w:smartTag>
      <w:r>
        <w:t xml:space="preserve"> Phase Angle Actual Bank 1</w:t>
      </w:r>
      <w:bookmarkEnd w:id="73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$168D</w:t>
            </w:r>
          </w:p>
        </w:tc>
        <w:tc>
          <w:tcPr>
            <w:tcW w:w="2880" w:type="dxa"/>
            <w:tcBorders>
              <w:top w:val="nil"/>
            </w:tcBorders>
          </w:tcPr>
          <w:p w:rsidR="00FF4F2F" w:rsidRDefault="00FF4F2F">
            <w:pPr>
              <w:rPr>
                <w:rFonts w:ascii="Arial" w:hAnsi="Arial"/>
                <w:sz w:val="16"/>
              </w:rPr>
            </w:pPr>
            <w:r>
              <w:rPr>
                <w:rFonts w:ascii="Arial" w:hAnsi="Arial"/>
                <w:sz w:val="16"/>
              </w:rPr>
              <w:t xml:space="preserve">Exhaust </w:t>
            </w:r>
            <w:smartTag w:uri="urn:schemas-microsoft-com:office:smarttags" w:element="place">
              <w:r>
                <w:rPr>
                  <w:rFonts w:ascii="Arial" w:hAnsi="Arial"/>
                  <w:sz w:val="16"/>
                </w:rPr>
                <w:t>Cam</w:t>
              </w:r>
            </w:smartTag>
            <w:r>
              <w:rPr>
                <w:rFonts w:ascii="Arial" w:hAnsi="Arial"/>
                <w:sz w:val="16"/>
              </w:rPr>
              <w:t xml:space="preserve"> Phase Angle Actual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This PID contains the position of the exhaust camshaft for bank 1 in terms of degrees of camshaft rotation (retard) from the park position (a value of zero represents the park position).</w:t>
      </w:r>
    </w:p>
    <w:p w:rsidR="00FF4F2F" w:rsidRDefault="00FF4F2F">
      <w:pPr>
        <w:keepNext w:val="0"/>
        <w:keepLines w:val="0"/>
      </w:pPr>
    </w:p>
    <w:p w:rsidR="00FF4F2F" w:rsidRDefault="00FF4F2F">
      <w:pPr>
        <w:pStyle w:val="Heading3"/>
      </w:pPr>
      <w:bookmarkStart w:id="731" w:name="_Toc223513091"/>
      <w:r>
        <w:t xml:space="preserve">PHSR – PID $168E – Intake </w:t>
      </w:r>
      <w:smartTag w:uri="urn:schemas-microsoft-com:office:smarttags" w:element="place">
        <w:r>
          <w:t>Cam</w:t>
        </w:r>
      </w:smartTag>
      <w:r>
        <w:t xml:space="preserve"> Phase Angle Actual Bank 1</w:t>
      </w:r>
      <w:bookmarkEnd w:id="73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$168E</w:t>
            </w:r>
          </w:p>
        </w:tc>
        <w:tc>
          <w:tcPr>
            <w:tcW w:w="2880" w:type="dxa"/>
            <w:tcBorders>
              <w:top w:val="nil"/>
            </w:tcBorders>
          </w:tcPr>
          <w:p w:rsidR="00FF4F2F" w:rsidRDefault="00FF4F2F">
            <w:pPr>
              <w:rPr>
                <w:rFonts w:ascii="Arial" w:hAnsi="Arial"/>
                <w:sz w:val="16"/>
              </w:rPr>
            </w:pPr>
            <w:r>
              <w:rPr>
                <w:rFonts w:ascii="Arial" w:hAnsi="Arial"/>
                <w:sz w:val="16"/>
              </w:rPr>
              <w:t xml:space="preserve">Intake </w:t>
            </w:r>
            <w:smartTag w:uri="urn:schemas-microsoft-com:office:smarttags" w:element="place">
              <w:r>
                <w:rPr>
                  <w:rFonts w:ascii="Arial" w:hAnsi="Arial"/>
                  <w:sz w:val="16"/>
                </w:rPr>
                <w:t>Cam</w:t>
              </w:r>
            </w:smartTag>
            <w:r>
              <w:rPr>
                <w:rFonts w:ascii="Arial" w:hAnsi="Arial"/>
                <w:sz w:val="16"/>
              </w:rPr>
              <w:t xml:space="preserve"> Phase Angle Actual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This PID contains the position of the intake camshaft for bank 1 in terms of degrees of camshaft rotation (advance) from the park position (a value of zero represents the park position).</w:t>
      </w:r>
    </w:p>
    <w:p w:rsidR="00FF4F2F" w:rsidRDefault="00FF4F2F">
      <w:pPr>
        <w:keepNext w:val="0"/>
        <w:keepLines w:val="0"/>
      </w:pPr>
    </w:p>
    <w:p w:rsidR="00FF4F2F" w:rsidRDefault="00FF4F2F">
      <w:pPr>
        <w:pStyle w:val="Heading3"/>
      </w:pPr>
      <w:bookmarkStart w:id="732" w:name="_Toc223513092"/>
      <w:r>
        <w:t xml:space="preserve">PHSR – PID $168F – Exhaust </w:t>
      </w:r>
      <w:smartTag w:uri="urn:schemas-microsoft-com:office:smarttags" w:element="place">
        <w:r>
          <w:t>Cam</w:t>
        </w:r>
      </w:smartTag>
      <w:r>
        <w:t xml:space="preserve"> Phase Angle Actual Bank 2</w:t>
      </w:r>
      <w:bookmarkEnd w:id="73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$168F</w:t>
            </w:r>
          </w:p>
        </w:tc>
        <w:tc>
          <w:tcPr>
            <w:tcW w:w="2880" w:type="dxa"/>
            <w:tcBorders>
              <w:top w:val="nil"/>
            </w:tcBorders>
          </w:tcPr>
          <w:p w:rsidR="00FF4F2F" w:rsidRDefault="00FF4F2F">
            <w:pPr>
              <w:rPr>
                <w:rFonts w:ascii="Arial" w:hAnsi="Arial"/>
                <w:sz w:val="16"/>
              </w:rPr>
            </w:pPr>
            <w:r>
              <w:rPr>
                <w:rFonts w:ascii="Arial" w:hAnsi="Arial"/>
                <w:sz w:val="16"/>
              </w:rPr>
              <w:t xml:space="preserve">Exhaust </w:t>
            </w:r>
            <w:smartTag w:uri="urn:schemas-microsoft-com:office:smarttags" w:element="place">
              <w:r>
                <w:rPr>
                  <w:rFonts w:ascii="Arial" w:hAnsi="Arial"/>
                  <w:sz w:val="16"/>
                </w:rPr>
                <w:t>Cam</w:t>
              </w:r>
            </w:smartTag>
            <w:r>
              <w:rPr>
                <w:rFonts w:ascii="Arial" w:hAnsi="Arial"/>
                <w:sz w:val="16"/>
              </w:rPr>
              <w:t xml:space="preserve"> Phase Angle Actual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This PID contains the position of the exhaust camshaft for bank 2 in terms of degrees of camshaft rotation (retard) from the park position (a value of zero represents the park position).</w:t>
      </w:r>
    </w:p>
    <w:p w:rsidR="00FF4F2F" w:rsidRDefault="00FF4F2F">
      <w:pPr>
        <w:keepNext w:val="0"/>
        <w:keepLines w:val="0"/>
      </w:pPr>
    </w:p>
    <w:p w:rsidR="00FF4F2F" w:rsidRDefault="00FF4F2F">
      <w:pPr>
        <w:pStyle w:val="Heading3"/>
      </w:pPr>
      <w:bookmarkStart w:id="733" w:name="_Toc223513093"/>
      <w:r>
        <w:lastRenderedPageBreak/>
        <w:t xml:space="preserve">PHSR – PID $1690 – Intake </w:t>
      </w:r>
      <w:smartTag w:uri="urn:schemas-microsoft-com:office:smarttags" w:element="place">
        <w:r>
          <w:t>Cam</w:t>
        </w:r>
      </w:smartTag>
      <w:r>
        <w:t xml:space="preserve"> Phase Angle Actual Bank 2</w:t>
      </w:r>
      <w:bookmarkEnd w:id="73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$1690</w:t>
            </w:r>
          </w:p>
        </w:tc>
        <w:tc>
          <w:tcPr>
            <w:tcW w:w="2880" w:type="dxa"/>
            <w:tcBorders>
              <w:top w:val="nil"/>
            </w:tcBorders>
          </w:tcPr>
          <w:p w:rsidR="00FF4F2F" w:rsidRDefault="00FF4F2F">
            <w:pPr>
              <w:rPr>
                <w:rFonts w:ascii="Arial" w:hAnsi="Arial"/>
                <w:sz w:val="16"/>
              </w:rPr>
            </w:pPr>
            <w:r>
              <w:rPr>
                <w:rFonts w:ascii="Arial" w:hAnsi="Arial"/>
                <w:sz w:val="16"/>
              </w:rPr>
              <w:t xml:space="preserve">Intake </w:t>
            </w:r>
            <w:smartTag w:uri="urn:schemas-microsoft-com:office:smarttags" w:element="place">
              <w:r>
                <w:rPr>
                  <w:rFonts w:ascii="Arial" w:hAnsi="Arial"/>
                  <w:sz w:val="16"/>
                </w:rPr>
                <w:t>Cam</w:t>
              </w:r>
            </w:smartTag>
            <w:r>
              <w:rPr>
                <w:rFonts w:ascii="Arial" w:hAnsi="Arial"/>
                <w:sz w:val="16"/>
              </w:rPr>
              <w:t xml:space="preserve"> Phase Angle Actual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This PID contains the position of the intake camshaft for bank 2 in terms of degrees of camshaft rotation (advance) from the park position (a value of zero represents the park position).</w:t>
      </w:r>
    </w:p>
    <w:p w:rsidR="00FF4F2F" w:rsidRDefault="00FF4F2F">
      <w:pPr>
        <w:keepNext w:val="0"/>
        <w:keepLines w:val="0"/>
      </w:pPr>
    </w:p>
    <w:p w:rsidR="00FF4F2F" w:rsidRDefault="00FF4F2F">
      <w:pPr>
        <w:pStyle w:val="Heading3"/>
      </w:pPr>
      <w:bookmarkStart w:id="734" w:name="_Toc223513094"/>
      <w:r>
        <w:t xml:space="preserve">PHSR – PID $1691 – Exhaust </w:t>
      </w:r>
      <w:smartTag w:uri="urn:schemas-microsoft-com:office:smarttags" w:element="place">
        <w:r>
          <w:t>Cam</w:t>
        </w:r>
      </w:smartTag>
      <w:r>
        <w:t xml:space="preserve"> Phase Angle Desired Bank 1</w:t>
      </w:r>
      <w:bookmarkEnd w:id="73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$1691</w:t>
            </w:r>
          </w:p>
        </w:tc>
        <w:tc>
          <w:tcPr>
            <w:tcW w:w="2880" w:type="dxa"/>
            <w:tcBorders>
              <w:top w:val="nil"/>
            </w:tcBorders>
          </w:tcPr>
          <w:p w:rsidR="00FF4F2F" w:rsidRDefault="00FF4F2F">
            <w:pPr>
              <w:rPr>
                <w:rFonts w:ascii="Arial" w:hAnsi="Arial"/>
                <w:sz w:val="16"/>
              </w:rPr>
            </w:pPr>
            <w:r>
              <w:rPr>
                <w:rFonts w:ascii="Arial" w:hAnsi="Arial"/>
                <w:sz w:val="16"/>
              </w:rPr>
              <w:t xml:space="preserve">Exhaust </w:t>
            </w:r>
            <w:smartTag w:uri="urn:schemas-microsoft-com:office:smarttags" w:element="place">
              <w:r>
                <w:rPr>
                  <w:rFonts w:ascii="Arial" w:hAnsi="Arial"/>
                  <w:sz w:val="16"/>
                </w:rPr>
                <w:t>Cam</w:t>
              </w:r>
            </w:smartTag>
            <w:r>
              <w:rPr>
                <w:rFonts w:ascii="Arial" w:hAnsi="Arial"/>
                <w:sz w:val="16"/>
              </w:rPr>
              <w:t xml:space="preserve"> Phase Angle Desired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This PID contains the set point for the position of the exhaust camshaft for bank 1 in terms of degrees of camshaft rotation (retard) from the park position.</w:t>
      </w:r>
    </w:p>
    <w:p w:rsidR="00FF4F2F" w:rsidRDefault="00FF4F2F">
      <w:pPr>
        <w:keepNext w:val="0"/>
        <w:keepLines w:val="0"/>
      </w:pPr>
    </w:p>
    <w:p w:rsidR="00FF4F2F" w:rsidRDefault="00FF4F2F">
      <w:pPr>
        <w:pStyle w:val="Heading3"/>
      </w:pPr>
      <w:bookmarkStart w:id="735" w:name="_Toc223513095"/>
      <w:r>
        <w:t xml:space="preserve">PHSR – PID $1692 – Intake </w:t>
      </w:r>
      <w:smartTag w:uri="urn:schemas-microsoft-com:office:smarttags" w:element="place">
        <w:r>
          <w:t>Cam</w:t>
        </w:r>
      </w:smartTag>
      <w:r>
        <w:t xml:space="preserve"> Phase Angle Desired Bank 1</w:t>
      </w:r>
      <w:bookmarkEnd w:id="73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$1692</w:t>
            </w:r>
          </w:p>
        </w:tc>
        <w:tc>
          <w:tcPr>
            <w:tcW w:w="2880" w:type="dxa"/>
            <w:tcBorders>
              <w:top w:val="nil"/>
            </w:tcBorders>
          </w:tcPr>
          <w:p w:rsidR="00FF4F2F" w:rsidRDefault="00FF4F2F">
            <w:pPr>
              <w:rPr>
                <w:rFonts w:ascii="Arial" w:hAnsi="Arial"/>
                <w:sz w:val="16"/>
              </w:rPr>
            </w:pPr>
            <w:r>
              <w:rPr>
                <w:rFonts w:ascii="Arial" w:hAnsi="Arial"/>
                <w:sz w:val="16"/>
              </w:rPr>
              <w:t xml:space="preserve">Intake </w:t>
            </w:r>
            <w:smartTag w:uri="urn:schemas-microsoft-com:office:smarttags" w:element="place">
              <w:r>
                <w:rPr>
                  <w:rFonts w:ascii="Arial" w:hAnsi="Arial"/>
                  <w:sz w:val="16"/>
                </w:rPr>
                <w:t>Cam</w:t>
              </w:r>
            </w:smartTag>
            <w:r>
              <w:rPr>
                <w:rFonts w:ascii="Arial" w:hAnsi="Arial"/>
                <w:sz w:val="16"/>
              </w:rPr>
              <w:t xml:space="preserve"> Phase Angle Desired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This PID contains the set point for the position of the intake camshaft for bank 1 in terms of degrees of camshaft rotation (advance) from the park position.</w:t>
      </w:r>
    </w:p>
    <w:p w:rsidR="00FF4F2F" w:rsidRDefault="00FF4F2F">
      <w:pPr>
        <w:keepNext w:val="0"/>
        <w:keepLines w:val="0"/>
      </w:pPr>
    </w:p>
    <w:p w:rsidR="00FF4F2F" w:rsidRDefault="00FF4F2F">
      <w:pPr>
        <w:pStyle w:val="Heading3"/>
      </w:pPr>
      <w:bookmarkStart w:id="736" w:name="_Toc223513096"/>
      <w:r>
        <w:t xml:space="preserve">PHSR – PID $1693 – Exhaust </w:t>
      </w:r>
      <w:smartTag w:uri="urn:schemas-microsoft-com:office:smarttags" w:element="place">
        <w:r>
          <w:t>Cam</w:t>
        </w:r>
      </w:smartTag>
      <w:r>
        <w:t xml:space="preserve"> Phase Angle Desired Bank 2</w:t>
      </w:r>
      <w:bookmarkEnd w:id="73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$1693</w:t>
            </w:r>
          </w:p>
        </w:tc>
        <w:tc>
          <w:tcPr>
            <w:tcW w:w="2880" w:type="dxa"/>
            <w:tcBorders>
              <w:top w:val="nil"/>
            </w:tcBorders>
          </w:tcPr>
          <w:p w:rsidR="00FF4F2F" w:rsidRDefault="00FF4F2F">
            <w:pPr>
              <w:rPr>
                <w:rFonts w:ascii="Arial" w:hAnsi="Arial"/>
                <w:sz w:val="16"/>
              </w:rPr>
            </w:pPr>
            <w:r>
              <w:rPr>
                <w:rFonts w:ascii="Arial" w:hAnsi="Arial"/>
                <w:sz w:val="16"/>
              </w:rPr>
              <w:t xml:space="preserve">Exhaust </w:t>
            </w:r>
            <w:smartTag w:uri="urn:schemas-microsoft-com:office:smarttags" w:element="place">
              <w:r>
                <w:rPr>
                  <w:rFonts w:ascii="Arial" w:hAnsi="Arial"/>
                  <w:sz w:val="16"/>
                </w:rPr>
                <w:t>Cam</w:t>
              </w:r>
            </w:smartTag>
            <w:r>
              <w:rPr>
                <w:rFonts w:ascii="Arial" w:hAnsi="Arial"/>
                <w:sz w:val="16"/>
              </w:rPr>
              <w:t xml:space="preserve"> Phase Angle Desired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This PID contains the set point for the position of the exhaust camshaft for bank 2 in terms of degrees of camshaft rotation (retard) from the park position.</w:t>
      </w:r>
    </w:p>
    <w:p w:rsidR="00FF4F2F" w:rsidRDefault="00FF4F2F">
      <w:pPr>
        <w:keepNext w:val="0"/>
        <w:keepLines w:val="0"/>
      </w:pPr>
    </w:p>
    <w:p w:rsidR="00FF4F2F" w:rsidRDefault="00FF4F2F">
      <w:pPr>
        <w:pStyle w:val="Heading3"/>
      </w:pPr>
      <w:bookmarkStart w:id="737" w:name="_Toc223513097"/>
      <w:r>
        <w:t xml:space="preserve">PHSR – PID $1694 – Intake </w:t>
      </w:r>
      <w:smartTag w:uri="urn:schemas-microsoft-com:office:smarttags" w:element="place">
        <w:r>
          <w:t>Cam</w:t>
        </w:r>
      </w:smartTag>
      <w:r>
        <w:t xml:space="preserve"> Phase Angle Desired Bank 2</w:t>
      </w:r>
      <w:bookmarkEnd w:id="73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$1694</w:t>
            </w:r>
          </w:p>
        </w:tc>
        <w:tc>
          <w:tcPr>
            <w:tcW w:w="2880" w:type="dxa"/>
            <w:tcBorders>
              <w:top w:val="nil"/>
            </w:tcBorders>
          </w:tcPr>
          <w:p w:rsidR="00FF4F2F" w:rsidRDefault="00FF4F2F">
            <w:pPr>
              <w:rPr>
                <w:rFonts w:ascii="Arial" w:hAnsi="Arial"/>
                <w:sz w:val="16"/>
              </w:rPr>
            </w:pPr>
            <w:r>
              <w:rPr>
                <w:rFonts w:ascii="Arial" w:hAnsi="Arial"/>
                <w:sz w:val="16"/>
              </w:rPr>
              <w:t xml:space="preserve">Intake </w:t>
            </w:r>
            <w:smartTag w:uri="urn:schemas-microsoft-com:office:smarttags" w:element="place">
              <w:r>
                <w:rPr>
                  <w:rFonts w:ascii="Arial" w:hAnsi="Arial"/>
                  <w:sz w:val="16"/>
                </w:rPr>
                <w:t>Cam</w:t>
              </w:r>
            </w:smartTag>
            <w:r>
              <w:rPr>
                <w:rFonts w:ascii="Arial" w:hAnsi="Arial"/>
                <w:sz w:val="16"/>
              </w:rPr>
              <w:t xml:space="preserve"> Phase Angle Desired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This PID contains the set point for the position of the intake camshaft for bank 2 in terms of degrees of camshaft rotation (advance) from the park position.</w:t>
      </w:r>
    </w:p>
    <w:p w:rsidR="00FF4F2F" w:rsidRDefault="00FF4F2F">
      <w:pPr>
        <w:keepNext w:val="0"/>
        <w:keepLines w:val="0"/>
      </w:pPr>
    </w:p>
    <w:p w:rsidR="00FF4F2F" w:rsidRDefault="00FF4F2F">
      <w:pPr>
        <w:pStyle w:val="Heading3"/>
      </w:pPr>
      <w:bookmarkStart w:id="738" w:name="_Toc223513098"/>
      <w:r>
        <w:lastRenderedPageBreak/>
        <w:t>PHSR – PID $1695 – Exhaust Cam Phase Angle Error Bank 1</w:t>
      </w:r>
      <w:bookmarkEnd w:id="73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$1695</w:t>
            </w:r>
          </w:p>
        </w:tc>
        <w:tc>
          <w:tcPr>
            <w:tcW w:w="2880" w:type="dxa"/>
            <w:tcBorders>
              <w:top w:val="nil"/>
            </w:tcBorders>
          </w:tcPr>
          <w:p w:rsidR="00FF4F2F" w:rsidRDefault="00FF4F2F">
            <w:pPr>
              <w:rPr>
                <w:rFonts w:ascii="Arial" w:hAnsi="Arial"/>
                <w:sz w:val="16"/>
              </w:rPr>
            </w:pPr>
            <w:r>
              <w:rPr>
                <w:rFonts w:ascii="Arial" w:hAnsi="Arial"/>
                <w:sz w:val="16"/>
              </w:rPr>
              <w:t>Exhaust Cam Phase Angle Error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This PID contains the absolute difference between the desired and actual positions of the exhaust camshaft for bank 1 in terms of degrees of camshaft rotation.</w:t>
      </w:r>
    </w:p>
    <w:p w:rsidR="00FF4F2F" w:rsidRDefault="00FF4F2F">
      <w:pPr>
        <w:keepNext w:val="0"/>
        <w:keepLines w:val="0"/>
      </w:pPr>
    </w:p>
    <w:p w:rsidR="00FF4F2F" w:rsidRDefault="00FF4F2F">
      <w:pPr>
        <w:pStyle w:val="Heading3"/>
      </w:pPr>
      <w:bookmarkStart w:id="739" w:name="_Toc223513099"/>
      <w:r>
        <w:t>PHSR – PID $1696 – Intake Cam Phase Angle Error Bank 1</w:t>
      </w:r>
      <w:bookmarkEnd w:id="73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$1696</w:t>
            </w:r>
          </w:p>
        </w:tc>
        <w:tc>
          <w:tcPr>
            <w:tcW w:w="2880" w:type="dxa"/>
            <w:tcBorders>
              <w:top w:val="nil"/>
            </w:tcBorders>
          </w:tcPr>
          <w:p w:rsidR="00FF4F2F" w:rsidRDefault="00FF4F2F">
            <w:pPr>
              <w:rPr>
                <w:rFonts w:ascii="Arial" w:hAnsi="Arial"/>
                <w:sz w:val="16"/>
              </w:rPr>
            </w:pPr>
            <w:r>
              <w:rPr>
                <w:rFonts w:ascii="Arial" w:hAnsi="Arial"/>
                <w:sz w:val="16"/>
              </w:rPr>
              <w:t>Intake Cam Phase Angle Error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This PID contains the absolute difference between the desired and actual positions of the intake camshaft for bank 1 in terms of degrees of camshaft rotation.</w:t>
      </w:r>
    </w:p>
    <w:p w:rsidR="00FF4F2F" w:rsidRDefault="00FF4F2F">
      <w:pPr>
        <w:keepNext w:val="0"/>
        <w:keepLines w:val="0"/>
      </w:pPr>
    </w:p>
    <w:p w:rsidR="00FF4F2F" w:rsidRDefault="00FF4F2F">
      <w:pPr>
        <w:pStyle w:val="Heading3"/>
      </w:pPr>
      <w:bookmarkStart w:id="740" w:name="_Toc223513100"/>
      <w:r>
        <w:t>PHSR – PID $1697 – Exhaust Cam Phase Angle Error Bank 2</w:t>
      </w:r>
      <w:bookmarkEnd w:id="74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$1697</w:t>
            </w:r>
          </w:p>
        </w:tc>
        <w:tc>
          <w:tcPr>
            <w:tcW w:w="2880" w:type="dxa"/>
            <w:tcBorders>
              <w:top w:val="nil"/>
            </w:tcBorders>
          </w:tcPr>
          <w:p w:rsidR="00FF4F2F" w:rsidRDefault="00FF4F2F">
            <w:pPr>
              <w:rPr>
                <w:rFonts w:ascii="Arial" w:hAnsi="Arial"/>
                <w:sz w:val="16"/>
              </w:rPr>
            </w:pPr>
            <w:r>
              <w:rPr>
                <w:rFonts w:ascii="Arial" w:hAnsi="Arial"/>
                <w:sz w:val="16"/>
              </w:rPr>
              <w:t>Exhaust Cam Phase Angle Error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This PID contains the absolute difference between the desired and actual positions of the exhaust camshaft for bank 2 in terms of degrees of camshaft rotation.</w:t>
      </w:r>
    </w:p>
    <w:p w:rsidR="00FF4F2F" w:rsidRDefault="00FF4F2F">
      <w:pPr>
        <w:keepNext w:val="0"/>
        <w:keepLines w:val="0"/>
      </w:pPr>
    </w:p>
    <w:p w:rsidR="00FF4F2F" w:rsidRDefault="00FF4F2F">
      <w:pPr>
        <w:pStyle w:val="Heading3"/>
      </w:pPr>
      <w:bookmarkStart w:id="741" w:name="_Toc223513101"/>
      <w:r>
        <w:t>PHSR – PID $1698 – Intake Cam Phase Angle Error Bank 2</w:t>
      </w:r>
      <w:bookmarkEnd w:id="74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$1698</w:t>
            </w:r>
          </w:p>
        </w:tc>
        <w:tc>
          <w:tcPr>
            <w:tcW w:w="2880" w:type="dxa"/>
            <w:tcBorders>
              <w:top w:val="nil"/>
            </w:tcBorders>
          </w:tcPr>
          <w:p w:rsidR="00FF4F2F" w:rsidRDefault="00FF4F2F">
            <w:pPr>
              <w:rPr>
                <w:rFonts w:ascii="Arial" w:hAnsi="Arial"/>
                <w:sz w:val="16"/>
              </w:rPr>
            </w:pPr>
            <w:r>
              <w:rPr>
                <w:rFonts w:ascii="Arial" w:hAnsi="Arial"/>
                <w:sz w:val="16"/>
              </w:rPr>
              <w:t>Intake Cam Phase Angle Error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This PID contains the absolute difference between the desired and actual positions of the intake camshaft for bank 2 in terms of degrees of camshaft rotation.</w:t>
      </w:r>
    </w:p>
    <w:p w:rsidR="00FF4F2F" w:rsidRDefault="00FF4F2F">
      <w:pPr>
        <w:keepNext w:val="0"/>
        <w:keepLines w:val="0"/>
      </w:pPr>
    </w:p>
    <w:p w:rsidR="00FF4F2F" w:rsidRDefault="00FF4F2F">
      <w:pPr>
        <w:pStyle w:val="Heading3"/>
      </w:pPr>
      <w:bookmarkStart w:id="742" w:name="_Toc223513102"/>
      <w:r>
        <w:t>EPSR – PID $169A – Exhaust Cam Position Sensor Pulse Counter Bank 1</w:t>
      </w:r>
      <w:bookmarkEnd w:id="74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$169A</w:t>
            </w:r>
          </w:p>
        </w:tc>
        <w:tc>
          <w:tcPr>
            <w:tcW w:w="2880" w:type="dxa"/>
            <w:tcBorders>
              <w:top w:val="nil"/>
            </w:tcBorders>
          </w:tcPr>
          <w:p w:rsidR="00FF4F2F" w:rsidRDefault="00FF4F2F">
            <w:pPr>
              <w:rPr>
                <w:rFonts w:ascii="Arial" w:hAnsi="Arial"/>
                <w:sz w:val="16"/>
              </w:rPr>
            </w:pPr>
            <w:r>
              <w:rPr>
                <w:rFonts w:ascii="Arial" w:hAnsi="Arial"/>
                <w:sz w:val="16"/>
              </w:rPr>
              <w:t>Exhaust Cam Position Sensor Pulse Counter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a rolling count of the number of exhaust cam position sensor pulses for bank 1.  A change in the value of this PID indicates exhaust cam position sensor activity for bank 1.</w:t>
      </w:r>
    </w:p>
    <w:p w:rsidR="00FF4F2F" w:rsidRDefault="00FF4F2F">
      <w:pPr>
        <w:keepNext w:val="0"/>
        <w:keepLines w:val="0"/>
      </w:pPr>
    </w:p>
    <w:p w:rsidR="00FF4F2F" w:rsidRDefault="00FF4F2F">
      <w:pPr>
        <w:pStyle w:val="Heading3"/>
      </w:pPr>
      <w:bookmarkStart w:id="743" w:name="_Toc223513103"/>
      <w:r>
        <w:lastRenderedPageBreak/>
        <w:t>EPSR – PID $169B – Intake Cam Position Sensor Pulse Counter Bank 1</w:t>
      </w:r>
      <w:bookmarkEnd w:id="74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$169B</w:t>
            </w:r>
          </w:p>
        </w:tc>
        <w:tc>
          <w:tcPr>
            <w:tcW w:w="2880" w:type="dxa"/>
            <w:tcBorders>
              <w:top w:val="nil"/>
            </w:tcBorders>
          </w:tcPr>
          <w:p w:rsidR="00FF4F2F" w:rsidRDefault="00FF4F2F">
            <w:pPr>
              <w:rPr>
                <w:rFonts w:ascii="Arial" w:hAnsi="Arial"/>
                <w:sz w:val="16"/>
              </w:rPr>
            </w:pPr>
            <w:r>
              <w:rPr>
                <w:rFonts w:ascii="Arial" w:hAnsi="Arial"/>
                <w:sz w:val="16"/>
              </w:rPr>
              <w:t>Intake Cam Position Sensor Pulse Counter Bank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a rolling count of the number of intake cam position sensor pulses for bank 1.  A change in the value of this PID indicates intake cam position sensor activity for bank 1.</w:t>
      </w:r>
    </w:p>
    <w:p w:rsidR="00FF4F2F" w:rsidRDefault="00FF4F2F">
      <w:pPr>
        <w:keepNext w:val="0"/>
        <w:keepLines w:val="0"/>
      </w:pPr>
    </w:p>
    <w:p w:rsidR="00FF4F2F" w:rsidRDefault="00FF4F2F">
      <w:pPr>
        <w:pStyle w:val="Heading3"/>
      </w:pPr>
      <w:bookmarkStart w:id="744" w:name="_Toc223513104"/>
      <w:r>
        <w:t>EPSR – PID $169C – Exhaust Cam Position Sensor Pulse Counter Bank 2</w:t>
      </w:r>
      <w:bookmarkEnd w:id="74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$169C</w:t>
            </w:r>
          </w:p>
        </w:tc>
        <w:tc>
          <w:tcPr>
            <w:tcW w:w="2880" w:type="dxa"/>
            <w:tcBorders>
              <w:top w:val="nil"/>
            </w:tcBorders>
          </w:tcPr>
          <w:p w:rsidR="00FF4F2F" w:rsidRDefault="00FF4F2F">
            <w:pPr>
              <w:rPr>
                <w:rFonts w:ascii="Arial" w:hAnsi="Arial"/>
                <w:sz w:val="16"/>
              </w:rPr>
            </w:pPr>
            <w:r>
              <w:rPr>
                <w:rFonts w:ascii="Arial" w:hAnsi="Arial"/>
                <w:sz w:val="16"/>
              </w:rPr>
              <w:t>Exhaust Cam Position Sensor Pulse Counter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a rolling count of the number of exhaust cam position sensor pulses for bank 2.  A change in the value of this PID indicates exhaust cam position sensor activity for bank 2.</w:t>
      </w:r>
    </w:p>
    <w:p w:rsidR="00FF4F2F" w:rsidRDefault="00FF4F2F">
      <w:pPr>
        <w:keepNext w:val="0"/>
        <w:keepLines w:val="0"/>
      </w:pPr>
    </w:p>
    <w:p w:rsidR="00FF4F2F" w:rsidRDefault="00FF4F2F">
      <w:pPr>
        <w:pStyle w:val="Heading3"/>
      </w:pPr>
      <w:bookmarkStart w:id="745" w:name="_Toc223513105"/>
      <w:r>
        <w:t>EPSR – PID $169D – Intake Cam Position Sensor Pulse Counter Bank 2</w:t>
      </w:r>
      <w:bookmarkEnd w:id="74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$169D</w:t>
            </w:r>
          </w:p>
        </w:tc>
        <w:tc>
          <w:tcPr>
            <w:tcW w:w="2880" w:type="dxa"/>
            <w:tcBorders>
              <w:top w:val="nil"/>
            </w:tcBorders>
          </w:tcPr>
          <w:p w:rsidR="00FF4F2F" w:rsidRDefault="00FF4F2F">
            <w:pPr>
              <w:rPr>
                <w:rFonts w:ascii="Arial" w:hAnsi="Arial"/>
                <w:sz w:val="16"/>
              </w:rPr>
            </w:pPr>
            <w:r>
              <w:rPr>
                <w:rFonts w:ascii="Arial" w:hAnsi="Arial"/>
                <w:sz w:val="16"/>
              </w:rPr>
              <w:t>Intake Cam Position Sensor Pulse Counter Bank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a rolling count of the number of intake cam position sensor pulses for bank 2.  A change in the value of this PID indicates intake cam position sensor activity for bank 2.</w:t>
      </w:r>
    </w:p>
    <w:p w:rsidR="00FF4F2F" w:rsidRDefault="00FF4F2F">
      <w:pPr>
        <w:keepNext w:val="0"/>
        <w:keepLines w:val="0"/>
      </w:pPr>
    </w:p>
    <w:p w:rsidR="00FF4F2F" w:rsidRDefault="00FF4F2F">
      <w:pPr>
        <w:pStyle w:val="Heading3"/>
      </w:pPr>
      <w:bookmarkStart w:id="746" w:name="_Toc223513106"/>
      <w:r>
        <w:t>TFTR – PID $1940 – Transmission Oil Temperature</w:t>
      </w:r>
      <w:bookmarkEnd w:id="74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$1940</w:t>
            </w:r>
          </w:p>
        </w:tc>
        <w:tc>
          <w:tcPr>
            <w:tcW w:w="2880" w:type="dxa"/>
            <w:tcBorders>
              <w:top w:val="nil"/>
            </w:tcBorders>
          </w:tcPr>
          <w:p w:rsidR="00FF4F2F" w:rsidRDefault="00FF4F2F">
            <w:pPr>
              <w:rPr>
                <w:rFonts w:ascii="Arial" w:hAnsi="Arial"/>
                <w:sz w:val="16"/>
              </w:rPr>
            </w:pPr>
            <w:r>
              <w:rPr>
                <w:rFonts w:ascii="Arial" w:hAnsi="Arial"/>
                <w:sz w:val="16"/>
              </w:rPr>
              <w:t>Transmission Oil Temperature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-40 - 215 °C</w:t>
            </w:r>
          </w:p>
        </w:tc>
        <w:tc>
          <w:tcPr>
            <w:tcW w:w="2160" w:type="dxa"/>
            <w:tcBorders>
              <w:top w:val="nil"/>
            </w:tcBorders>
          </w:tcPr>
          <w:p w:rsidR="00FF4F2F" w:rsidRDefault="00FF4F2F">
            <w:pPr>
              <w:rPr>
                <w:rFonts w:ascii="Arial" w:hAnsi="Arial"/>
                <w:sz w:val="16"/>
              </w:rPr>
            </w:pPr>
            <w:r>
              <w:rPr>
                <w:rFonts w:ascii="Arial" w:hAnsi="Arial"/>
                <w:sz w:val="16"/>
              </w:rPr>
              <w:t>E = N * 1 - 40</w:t>
            </w:r>
          </w:p>
        </w:tc>
      </w:tr>
    </w:tbl>
    <w:p w:rsidR="00FF4F2F" w:rsidRDefault="00FF4F2F"/>
    <w:p w:rsidR="00FF4F2F" w:rsidRDefault="00FF4F2F">
      <w:r>
        <w:t>This PID contains the undefaulted, unfiltered transmission oil / fluid temperature measured by a sensor.  In automatic transmission applications, this PID is based upon the transmission oil temperature sensor input to the TCM.  In manual transmission applications with a transmission oil temperature sensor, this PID is based upon the transmission oil temperature sensor input to the ECM.</w:t>
      </w:r>
    </w:p>
    <w:p w:rsidR="00FF4F2F" w:rsidRDefault="00FF4F2F">
      <w:pPr>
        <w:keepNext w:val="0"/>
        <w:keepLines w:val="0"/>
      </w:pPr>
    </w:p>
    <w:p w:rsidR="00FF4F2F" w:rsidRDefault="00FF4F2F">
      <w:pPr>
        <w:pStyle w:val="Heading3"/>
      </w:pPr>
      <w:bookmarkStart w:id="747" w:name="_Toc223513107"/>
      <w:r>
        <w:t>TISR – PID $1941 – Transmission Input Speed</w:t>
      </w:r>
      <w:bookmarkEnd w:id="74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$1941</w:t>
            </w:r>
          </w:p>
        </w:tc>
        <w:tc>
          <w:tcPr>
            <w:tcW w:w="2880" w:type="dxa"/>
            <w:tcBorders>
              <w:top w:val="nil"/>
            </w:tcBorders>
          </w:tcPr>
          <w:p w:rsidR="00FF4F2F" w:rsidRDefault="00FF4F2F">
            <w:pPr>
              <w:rPr>
                <w:rFonts w:ascii="Arial" w:hAnsi="Arial"/>
                <w:sz w:val="16"/>
              </w:rPr>
            </w:pPr>
            <w:r>
              <w:rPr>
                <w:rFonts w:ascii="Arial" w:hAnsi="Arial"/>
                <w:sz w:val="16"/>
              </w:rPr>
              <w:t>Transmission Input Speed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0 - 8191.875 rpm</w:t>
            </w:r>
          </w:p>
        </w:tc>
        <w:tc>
          <w:tcPr>
            <w:tcW w:w="2160"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PID contains the transmission input speed (the speed at the input of the gear box) determined from the speed measured by the transmission input speed (TIS) sensor with the application of factors to account for the location of the sensor (e.g., before the sprocket, after the overdrive, etc.).</w:t>
      </w:r>
    </w:p>
    <w:p w:rsidR="00FF4F2F" w:rsidRDefault="00FF4F2F">
      <w:pPr>
        <w:keepNext w:val="0"/>
        <w:keepLines w:val="0"/>
      </w:pPr>
    </w:p>
    <w:p w:rsidR="00FF4F2F" w:rsidRDefault="00FF4F2F">
      <w:pPr>
        <w:pStyle w:val="Heading3"/>
      </w:pPr>
      <w:bookmarkStart w:id="748" w:name="_Toc223513108"/>
      <w:r>
        <w:lastRenderedPageBreak/>
        <w:t>TOSR – PID $1942 – Transmission Output Speed</w:t>
      </w:r>
      <w:bookmarkEnd w:id="74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$1942</w:t>
            </w:r>
          </w:p>
        </w:tc>
        <w:tc>
          <w:tcPr>
            <w:tcW w:w="2880" w:type="dxa"/>
            <w:tcBorders>
              <w:top w:val="nil"/>
            </w:tcBorders>
          </w:tcPr>
          <w:p w:rsidR="00FF4F2F" w:rsidRDefault="00FF4F2F">
            <w:pPr>
              <w:rPr>
                <w:rFonts w:ascii="Arial" w:hAnsi="Arial"/>
                <w:sz w:val="16"/>
              </w:rPr>
            </w:pPr>
            <w:r>
              <w:rPr>
                <w:rFonts w:ascii="Arial" w:hAnsi="Arial"/>
                <w:sz w:val="16"/>
              </w:rPr>
              <w:t>Transmission Output Speed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0 - 8191.875 rpm</w:t>
            </w:r>
          </w:p>
        </w:tc>
        <w:tc>
          <w:tcPr>
            <w:tcW w:w="2160"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PID contains the transmission output speed (the speed at the output of the gear box) determined from the speed measured by the transmission output speed (TOS) sensor with the application of factors to account for the location of the sensor (e.g., after the gear box, after the final chain, after the transfer case, after the final drive, etc.).  In applications that include both a transmission output speed sensor and a transfer case speed sensor, this PID will apply specifically to the output of the transmission.</w:t>
      </w:r>
    </w:p>
    <w:p w:rsidR="00FF4F2F" w:rsidRDefault="00FF4F2F">
      <w:pPr>
        <w:keepNext w:val="0"/>
        <w:keepLines w:val="0"/>
      </w:pPr>
    </w:p>
    <w:p w:rsidR="00FF4F2F" w:rsidRDefault="00FF4F2F">
      <w:pPr>
        <w:pStyle w:val="Heading3"/>
      </w:pPr>
      <w:bookmarkStart w:id="749" w:name="_Toc223513109"/>
      <w:r>
        <w:t>SPRR – PID $194B – Transmission 4-5 Upshift Time Error</w:t>
      </w:r>
      <w:bookmarkEnd w:id="74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$194B</w:t>
            </w:r>
          </w:p>
        </w:tc>
        <w:tc>
          <w:tcPr>
            <w:tcW w:w="2880" w:type="dxa"/>
            <w:tcBorders>
              <w:top w:val="nil"/>
            </w:tcBorders>
          </w:tcPr>
          <w:p w:rsidR="00FF4F2F" w:rsidRDefault="00FF4F2F">
            <w:pPr>
              <w:rPr>
                <w:rFonts w:ascii="Arial" w:hAnsi="Arial"/>
                <w:sz w:val="16"/>
              </w:rPr>
            </w:pPr>
            <w:r>
              <w:rPr>
                <w:rFonts w:ascii="Arial" w:hAnsi="Arial"/>
                <w:sz w:val="16"/>
              </w:rPr>
              <w:t>Transmission 4-5 Upshift Time Error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-3.2 - 3.175 s</w:t>
            </w:r>
          </w:p>
        </w:tc>
        <w:tc>
          <w:tcPr>
            <w:tcW w:w="2160" w:type="dxa"/>
            <w:tcBorders>
              <w:top w:val="nil"/>
            </w:tcBorders>
          </w:tcPr>
          <w:p w:rsidR="00FF4F2F" w:rsidRDefault="00FF4F2F">
            <w:pPr>
              <w:rPr>
                <w:rFonts w:ascii="Arial" w:hAnsi="Arial"/>
                <w:sz w:val="16"/>
              </w:rPr>
            </w:pPr>
            <w:r>
              <w:rPr>
                <w:rFonts w:ascii="Arial" w:hAnsi="Arial"/>
                <w:sz w:val="16"/>
              </w:rPr>
              <w:t>E = N * 0.025</w:t>
            </w:r>
          </w:p>
        </w:tc>
      </w:tr>
    </w:tbl>
    <w:p w:rsidR="00FF4F2F" w:rsidRDefault="00FF4F2F"/>
    <w:p w:rsidR="00FF4F2F" w:rsidRDefault="00FF4F2F">
      <w:r>
        <w:t>This PID contains the difference between the desired and actual shift times for the most recent transmission 4-5 upshift, which is used to modify the transmission 4-5 upshift pressure adapts.</w:t>
      </w:r>
    </w:p>
    <w:p w:rsidR="00FF4F2F" w:rsidRDefault="00FF4F2F">
      <w:pPr>
        <w:keepNext w:val="0"/>
        <w:keepLines w:val="0"/>
      </w:pPr>
    </w:p>
    <w:p w:rsidR="00FF4F2F" w:rsidRDefault="00FF4F2F">
      <w:pPr>
        <w:pStyle w:val="Heading3"/>
      </w:pPr>
      <w:bookmarkStart w:id="750" w:name="_Toc223513110"/>
      <w:r>
        <w:t>SHTR – PID $194C – Transmission 4-5 Upshift Time</w:t>
      </w:r>
      <w:bookmarkEnd w:id="75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$194C</w:t>
            </w:r>
          </w:p>
        </w:tc>
        <w:tc>
          <w:tcPr>
            <w:tcW w:w="2880" w:type="dxa"/>
            <w:tcBorders>
              <w:top w:val="nil"/>
            </w:tcBorders>
          </w:tcPr>
          <w:p w:rsidR="00FF4F2F" w:rsidRDefault="00FF4F2F">
            <w:pPr>
              <w:rPr>
                <w:rFonts w:ascii="Arial" w:hAnsi="Arial"/>
                <w:sz w:val="16"/>
              </w:rPr>
            </w:pPr>
            <w:r>
              <w:rPr>
                <w:rFonts w:ascii="Arial" w:hAnsi="Arial"/>
                <w:sz w:val="16"/>
              </w:rPr>
              <w:t>Transmission 4-5 Upshift Time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0 - 6.375 s</w:t>
            </w:r>
          </w:p>
        </w:tc>
        <w:tc>
          <w:tcPr>
            <w:tcW w:w="2160" w:type="dxa"/>
            <w:tcBorders>
              <w:top w:val="nil"/>
            </w:tcBorders>
          </w:tcPr>
          <w:p w:rsidR="00FF4F2F" w:rsidRDefault="00FF4F2F">
            <w:pPr>
              <w:rPr>
                <w:rFonts w:ascii="Arial" w:hAnsi="Arial"/>
                <w:sz w:val="16"/>
              </w:rPr>
            </w:pPr>
            <w:r>
              <w:rPr>
                <w:rFonts w:ascii="Arial" w:hAnsi="Arial"/>
                <w:sz w:val="16"/>
              </w:rPr>
              <w:t>E = N * 0.025</w:t>
            </w:r>
          </w:p>
        </w:tc>
      </w:tr>
    </w:tbl>
    <w:p w:rsidR="00FF4F2F" w:rsidRDefault="00FF4F2F"/>
    <w:p w:rsidR="00FF4F2F" w:rsidRDefault="00FF4F2F">
      <w:r>
        <w:t>This PID contains the duration of the ratio change portion of the most recent transmission 4-5 upshift.</w:t>
      </w:r>
    </w:p>
    <w:p w:rsidR="00FF4F2F" w:rsidRDefault="00FF4F2F">
      <w:pPr>
        <w:keepNext w:val="0"/>
        <w:keepLines w:val="0"/>
      </w:pPr>
    </w:p>
    <w:p w:rsidR="00FF4F2F" w:rsidRDefault="00FF4F2F">
      <w:pPr>
        <w:pStyle w:val="Heading3"/>
      </w:pPr>
      <w:bookmarkStart w:id="751" w:name="_Toc223513111"/>
      <w:r>
        <w:t xml:space="preserve">TRGR – PID $194F – </w:t>
      </w:r>
      <w:smartTag w:uri="urn:schemas-microsoft-com:office:smarttags" w:element="place">
        <w:smartTag w:uri="urn:schemas-microsoft-com:office:smarttags" w:element="PlaceName">
          <w:r>
            <w:t>Transmission</w:t>
          </w:r>
        </w:smartTag>
        <w:r>
          <w:t xml:space="preserve"> </w:t>
        </w:r>
        <w:smartTag w:uri="urn:schemas-microsoft-com:office:smarttags" w:element="PlaceName">
          <w:r>
            <w:t>PRNDL</w:t>
          </w:r>
        </w:smartTag>
        <w:r>
          <w:t xml:space="preserve"> </w:t>
        </w:r>
        <w:smartTag w:uri="urn:schemas-microsoft-com:office:smarttags" w:element="PlaceType">
          <w:r>
            <w:t>Range</w:t>
          </w:r>
        </w:smartTag>
      </w:smartTag>
      <w:bookmarkEnd w:id="75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$194F</w:t>
            </w:r>
          </w:p>
        </w:tc>
        <w:tc>
          <w:tcPr>
            <w:tcW w:w="2880" w:type="dxa"/>
            <w:tcBorders>
              <w:top w:val="nil"/>
            </w:tcBorders>
          </w:tcPr>
          <w:p w:rsidR="00FF4F2F" w:rsidRDefault="00FF4F2F">
            <w:pPr>
              <w:rPr>
                <w:rFonts w:ascii="Arial" w:hAnsi="Arial"/>
                <w:sz w:val="16"/>
              </w:rPr>
            </w:pPr>
            <w:smartTag w:uri="urn:schemas-microsoft-com:office:smarttags" w:element="place">
              <w:smartTag w:uri="urn:schemas-microsoft-com:office:smarttags" w:element="PlaceName">
                <w:r>
                  <w:rPr>
                    <w:rFonts w:ascii="Arial" w:hAnsi="Arial"/>
                    <w:sz w:val="16"/>
                  </w:rPr>
                  <w:t>Transmission</w:t>
                </w:r>
              </w:smartTag>
              <w:r>
                <w:rPr>
                  <w:rFonts w:ascii="Arial" w:hAnsi="Arial"/>
                  <w:sz w:val="16"/>
                </w:rPr>
                <w:t xml:space="preserve"> </w:t>
              </w:r>
              <w:smartTag w:uri="urn:schemas-microsoft-com:office:smarttags" w:element="PlaceName">
                <w:r>
                  <w:rPr>
                    <w:rFonts w:ascii="Arial" w:hAnsi="Arial"/>
                    <w:sz w:val="16"/>
                  </w:rPr>
                  <w:t>PRNDL</w:t>
                </w:r>
              </w:smartTag>
              <w:r>
                <w:rPr>
                  <w:rFonts w:ascii="Arial" w:hAnsi="Arial"/>
                  <w:sz w:val="16"/>
                </w:rPr>
                <w:t xml:space="preserve"> </w:t>
              </w:r>
              <w:smartTag w:uri="urn:schemas-microsoft-com:office:smarttags" w:element="PlaceType">
                <w:r>
                  <w:rPr>
                    <w:rFonts w:ascii="Arial" w:hAnsi="Arial"/>
                    <w:sz w:val="16"/>
                  </w:rPr>
                  <w:t>Range</w:t>
                </w:r>
              </w:smartTag>
            </w:smartTag>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$00=Illegal; </w:t>
            </w:r>
            <w:r>
              <w:rPr>
                <w:rFonts w:ascii="Arial" w:hAnsi="Arial"/>
                <w:sz w:val="16"/>
              </w:rPr>
              <w:br/>
              <w:t xml:space="preserve">$01=Park; </w:t>
            </w:r>
            <w:r>
              <w:rPr>
                <w:rFonts w:ascii="Arial" w:hAnsi="Arial"/>
                <w:sz w:val="16"/>
              </w:rPr>
              <w:br/>
              <w:t xml:space="preserve">$02=Reverse; </w:t>
            </w:r>
            <w:r>
              <w:rPr>
                <w:rFonts w:ascii="Arial" w:hAnsi="Arial"/>
                <w:sz w:val="16"/>
              </w:rPr>
              <w:br/>
              <w:t xml:space="preserve">$04=Neutral; </w:t>
            </w:r>
            <w:r>
              <w:rPr>
                <w:rFonts w:ascii="Arial" w:hAnsi="Arial"/>
                <w:sz w:val="16"/>
              </w:rPr>
              <w:br/>
              <w:t xml:space="preserve">$06=Drive 6; </w:t>
            </w:r>
            <w:r>
              <w:rPr>
                <w:rFonts w:ascii="Arial" w:hAnsi="Arial"/>
                <w:sz w:val="16"/>
              </w:rPr>
              <w:br/>
              <w:t xml:space="preserve">$08=Drive 5; </w:t>
            </w:r>
            <w:r>
              <w:rPr>
                <w:rFonts w:ascii="Arial" w:hAnsi="Arial"/>
                <w:sz w:val="16"/>
              </w:rPr>
              <w:br/>
              <w:t xml:space="preserve">$10=Drive 4; </w:t>
            </w:r>
            <w:r>
              <w:rPr>
                <w:rFonts w:ascii="Arial" w:hAnsi="Arial"/>
                <w:sz w:val="16"/>
              </w:rPr>
              <w:br/>
              <w:t xml:space="preserve">$20=Drive 3; </w:t>
            </w:r>
            <w:r>
              <w:rPr>
                <w:rFonts w:ascii="Arial" w:hAnsi="Arial"/>
                <w:sz w:val="16"/>
              </w:rPr>
              <w:br/>
              <w:t xml:space="preserve">$40=Drive 2; </w:t>
            </w:r>
            <w:r>
              <w:rPr>
                <w:rFonts w:ascii="Arial" w:hAnsi="Arial"/>
                <w:sz w:val="16"/>
              </w:rPr>
              <w:br/>
              <w:t>$80=Drive 1</w:t>
            </w:r>
          </w:p>
        </w:tc>
      </w:tr>
    </w:tbl>
    <w:p w:rsidR="00FF4F2F" w:rsidRDefault="00FF4F2F"/>
    <w:p w:rsidR="00FF4F2F" w:rsidRDefault="00FF4F2F">
      <w:r>
        <w:t>This PID contains the transmission range determined directly from the decoding of the PRNDL A, B, C, and P inputs that are based upon either an internal mode switch (IMS) or a neutral safety backup (NSBU) switch.</w:t>
      </w:r>
    </w:p>
    <w:p w:rsidR="00FF4F2F" w:rsidRDefault="00FF4F2F">
      <w:pPr>
        <w:keepNext w:val="0"/>
        <w:keepLines w:val="0"/>
      </w:pPr>
    </w:p>
    <w:p w:rsidR="00FF4F2F" w:rsidRDefault="00FF4F2F">
      <w:pPr>
        <w:pStyle w:val="Heading3"/>
      </w:pPr>
      <w:bookmarkStart w:id="752" w:name="_Toc223513112"/>
      <w:r>
        <w:lastRenderedPageBreak/>
        <w:t xml:space="preserve">TRGR – PID $1951 – </w:t>
      </w:r>
      <w:smartTag w:uri="urn:schemas-microsoft-com:office:smarttags" w:element="place">
        <w:smartTag w:uri="urn:schemas-microsoft-com:office:smarttags" w:element="PlaceName">
          <w:r>
            <w:t>Transmission</w:t>
          </w:r>
        </w:smartTag>
        <w:r>
          <w:t xml:space="preserve"> </w:t>
        </w:r>
        <w:smartTag w:uri="urn:schemas-microsoft-com:office:smarttags" w:element="PlaceType">
          <w:r>
            <w:t>Range</w:t>
          </w:r>
        </w:smartTag>
      </w:smartTag>
      <w:r>
        <w:t xml:space="preserve"> Input Status</w:t>
      </w:r>
      <w:bookmarkEnd w:id="75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$1951</w:t>
            </w:r>
          </w:p>
        </w:tc>
        <w:tc>
          <w:tcPr>
            <w:tcW w:w="2880" w:type="dxa"/>
            <w:tcBorders>
              <w:top w:val="nil"/>
            </w:tcBorders>
          </w:tcPr>
          <w:p w:rsidR="00FF4F2F" w:rsidRDefault="00FF4F2F">
            <w:pPr>
              <w:rPr>
                <w:rFonts w:ascii="Arial" w:hAnsi="Arial"/>
                <w:sz w:val="16"/>
              </w:rPr>
            </w:pPr>
            <w:smartTag w:uri="urn:schemas-microsoft-com:office:smarttags" w:element="place">
              <w:smartTag w:uri="urn:schemas-microsoft-com:office:smarttags" w:element="PlaceName">
                <w:r>
                  <w:rPr>
                    <w:rFonts w:ascii="Arial" w:hAnsi="Arial"/>
                    <w:sz w:val="16"/>
                  </w:rPr>
                  <w:t>Transmission</w:t>
                </w:r>
              </w:smartTag>
              <w:r>
                <w:rPr>
                  <w:rFonts w:ascii="Arial" w:hAnsi="Arial"/>
                  <w:sz w:val="16"/>
                </w:rPr>
                <w:t xml:space="preserve"> </w:t>
              </w:r>
              <w:smartTag w:uri="urn:schemas-microsoft-com:office:smarttags" w:element="PlaceType">
                <w:r>
                  <w:rPr>
                    <w:rFonts w:ascii="Arial" w:hAnsi="Arial"/>
                    <w:sz w:val="16"/>
                  </w:rPr>
                  <w:t>Range</w:t>
                </w:r>
              </w:smartTag>
            </w:smartTag>
            <w:r>
              <w:rPr>
                <w:rFonts w:ascii="Arial" w:hAnsi="Arial"/>
                <w:sz w:val="16"/>
              </w:rPr>
              <w:t xml:space="preserve"> Input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PRNDL Inputs Illegal</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PRNDL P Input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PRNDL C Input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PRNDL B Input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PRNDL A Input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PSM C Input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PSM B Input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PSM A Input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transmission range inputs.  The content of each of these signals is described below.</w:t>
      </w:r>
    </w:p>
    <w:p w:rsidR="00FF4F2F" w:rsidRDefault="00FF4F2F"/>
    <w:p w:rsidR="00FF4F2F" w:rsidRDefault="00FF4F2F">
      <w:r>
        <w:t>PSM A Input Active, PSM B Input Active, and PSM C Input Active indicate the states of the pressure switch manifold (PSM) inputs.  In drive reverse indicator (DRI) applications, only the PSM A Input Active and PSM B Input Active signals are supported, and a value of False will be provided for the signal PSM C Input Active.</w:t>
      </w:r>
    </w:p>
    <w:p w:rsidR="00FF4F2F" w:rsidRDefault="00FF4F2F"/>
    <w:p w:rsidR="00FF4F2F" w:rsidRDefault="00FF4F2F">
      <w:r>
        <w:t>PRNDL A Input Active, PRNDL B Input Active, PRNDL C Input Active, and PRNDL P Input Active indicate the states of the PRNDL A, B, C, and P inputs, respectively, that are based upon either an internal mode switch (IMS) or a neutral safety backup (NSBU) switch.</w:t>
      </w:r>
    </w:p>
    <w:p w:rsidR="00FF4F2F" w:rsidRDefault="00FF4F2F"/>
    <w:p w:rsidR="00FF4F2F" w:rsidRDefault="00FF4F2F">
      <w:r>
        <w:t>PRNDL Inputs Illegal indicates that the decoding of the PRNDL A, B, C, and P inputs resulted in an illegal transmission range.</w:t>
      </w:r>
    </w:p>
    <w:p w:rsidR="00FF4F2F" w:rsidRDefault="00FF4F2F">
      <w:pPr>
        <w:keepNext w:val="0"/>
        <w:keepLines w:val="0"/>
      </w:pPr>
    </w:p>
    <w:p w:rsidR="00FF4F2F" w:rsidRDefault="00FF4F2F">
      <w:pPr>
        <w:pStyle w:val="Heading3"/>
      </w:pPr>
      <w:bookmarkStart w:id="753" w:name="_Toc223513113"/>
      <w:r>
        <w:t>TRTR – PID $195B – Diagnostic Transmission Ratio</w:t>
      </w:r>
      <w:bookmarkEnd w:id="75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$195B</w:t>
            </w:r>
          </w:p>
        </w:tc>
        <w:tc>
          <w:tcPr>
            <w:tcW w:w="2880" w:type="dxa"/>
            <w:tcBorders>
              <w:top w:val="nil"/>
            </w:tcBorders>
          </w:tcPr>
          <w:p w:rsidR="00FF4F2F" w:rsidRDefault="00FF4F2F">
            <w:pPr>
              <w:rPr>
                <w:rFonts w:ascii="Arial" w:hAnsi="Arial"/>
                <w:sz w:val="16"/>
              </w:rPr>
            </w:pPr>
            <w:r>
              <w:rPr>
                <w:rFonts w:ascii="Arial" w:hAnsi="Arial"/>
                <w:sz w:val="16"/>
              </w:rPr>
              <w:t>Diagnostic Transmission Ratio</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0 - 7.999877929688</w:t>
            </w:r>
          </w:p>
        </w:tc>
        <w:tc>
          <w:tcPr>
            <w:tcW w:w="2160" w:type="dxa"/>
            <w:tcBorders>
              <w:top w:val="nil"/>
            </w:tcBorders>
          </w:tcPr>
          <w:p w:rsidR="00FF4F2F" w:rsidRDefault="00FF4F2F">
            <w:pPr>
              <w:rPr>
                <w:rFonts w:ascii="Arial" w:hAnsi="Arial"/>
                <w:sz w:val="16"/>
              </w:rPr>
            </w:pPr>
            <w:r>
              <w:rPr>
                <w:rFonts w:ascii="Arial" w:hAnsi="Arial"/>
                <w:sz w:val="16"/>
              </w:rPr>
              <w:t>E = N / 8192</w:t>
            </w:r>
          </w:p>
        </w:tc>
      </w:tr>
    </w:tbl>
    <w:p w:rsidR="00FF4F2F" w:rsidRDefault="00FF4F2F"/>
    <w:p w:rsidR="00FF4F2F" w:rsidRDefault="00FF4F2F">
      <w:r>
        <w:t>This PID contains the undefaulted ratio of transmission input speed (the speed at the input of the gear box) to transmission output speed (the speed at the output of the gear box).  If the transmission input speed (TIS) sensor is located after the overdrive, the overdrive is not included in this ratio.</w:t>
      </w:r>
    </w:p>
    <w:p w:rsidR="00FF4F2F" w:rsidRDefault="00FF4F2F">
      <w:pPr>
        <w:keepNext w:val="0"/>
        <w:keepLines w:val="0"/>
      </w:pPr>
    </w:p>
    <w:p w:rsidR="00FF4F2F" w:rsidRDefault="00FF4F2F">
      <w:pPr>
        <w:pStyle w:val="Heading3"/>
      </w:pPr>
      <w:bookmarkStart w:id="754" w:name="_Toc223513114"/>
      <w:r>
        <w:t>FWDR – PID $195D – Transfer Case Ratio</w:t>
      </w:r>
      <w:bookmarkEnd w:id="722"/>
      <w:bookmarkEnd w:id="75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$195D</w:t>
            </w:r>
          </w:p>
        </w:tc>
        <w:tc>
          <w:tcPr>
            <w:tcW w:w="2880" w:type="dxa"/>
            <w:tcBorders>
              <w:top w:val="nil"/>
            </w:tcBorders>
          </w:tcPr>
          <w:p w:rsidR="00FF4F2F" w:rsidRDefault="00FF4F2F">
            <w:pPr>
              <w:rPr>
                <w:rFonts w:ascii="Arial" w:hAnsi="Arial"/>
                <w:sz w:val="16"/>
              </w:rPr>
            </w:pPr>
            <w:r>
              <w:rPr>
                <w:rFonts w:ascii="Arial" w:hAnsi="Arial"/>
                <w:sz w:val="16"/>
              </w:rPr>
              <w:t>Transfer Case Ratio</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0 - 15.99975585938</w:t>
            </w:r>
          </w:p>
        </w:tc>
        <w:tc>
          <w:tcPr>
            <w:tcW w:w="2160" w:type="dxa"/>
            <w:tcBorders>
              <w:top w:val="nil"/>
            </w:tcBorders>
          </w:tcPr>
          <w:p w:rsidR="00FF4F2F" w:rsidRDefault="00FF4F2F">
            <w:pPr>
              <w:rPr>
                <w:rFonts w:ascii="Arial" w:hAnsi="Arial"/>
                <w:sz w:val="16"/>
              </w:rPr>
            </w:pPr>
            <w:r>
              <w:rPr>
                <w:rFonts w:ascii="Arial" w:hAnsi="Arial"/>
                <w:sz w:val="16"/>
              </w:rPr>
              <w:t>E = N / 4096</w:t>
            </w:r>
          </w:p>
        </w:tc>
      </w:tr>
    </w:tbl>
    <w:p w:rsidR="00FF4F2F" w:rsidRDefault="00FF4F2F"/>
    <w:p w:rsidR="00FF4F2F" w:rsidRDefault="00FF4F2F">
      <w:r>
        <w:t>This PID contains the estimated transfer case ratio for applications that are equipped with a transfer case capable of providing range selection (e.g., four wheel drive low).</w:t>
      </w:r>
    </w:p>
    <w:p w:rsidR="00FF4F2F" w:rsidRDefault="00FF4F2F">
      <w:pPr>
        <w:keepNext w:val="0"/>
        <w:keepLines w:val="0"/>
      </w:pPr>
    </w:p>
    <w:p w:rsidR="00FF4F2F" w:rsidRDefault="00FF4F2F">
      <w:pPr>
        <w:pStyle w:val="Heading3"/>
      </w:pPr>
      <w:bookmarkStart w:id="755" w:name="_Toc223513115"/>
      <w:bookmarkStart w:id="756" w:name="_Toc17862233"/>
      <w:r>
        <w:lastRenderedPageBreak/>
        <w:t>TCCR – PID $1970 – Torque Converter Clutch PWM Duty Cycle</w:t>
      </w:r>
      <w:bookmarkEnd w:id="75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$1970</w:t>
            </w:r>
          </w:p>
        </w:tc>
        <w:tc>
          <w:tcPr>
            <w:tcW w:w="2880" w:type="dxa"/>
            <w:tcBorders>
              <w:top w:val="nil"/>
            </w:tcBorders>
          </w:tcPr>
          <w:p w:rsidR="00FF4F2F" w:rsidRDefault="00FF4F2F">
            <w:pPr>
              <w:rPr>
                <w:rFonts w:ascii="Arial" w:hAnsi="Arial"/>
                <w:sz w:val="16"/>
              </w:rPr>
            </w:pPr>
            <w:r>
              <w:rPr>
                <w:rFonts w:ascii="Arial" w:hAnsi="Arial"/>
                <w:sz w:val="16"/>
              </w:rPr>
              <w:t>Torque Converter Clutch PWM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commanded duty cycle for the torque converter clutch (TCC) PWM output determined as a function of TCC capacity.</w:t>
      </w:r>
    </w:p>
    <w:p w:rsidR="00FF4F2F" w:rsidRDefault="00FF4F2F">
      <w:pPr>
        <w:keepNext w:val="0"/>
        <w:keepLines w:val="0"/>
      </w:pPr>
    </w:p>
    <w:p w:rsidR="00FF4F2F" w:rsidRDefault="00FF4F2F">
      <w:pPr>
        <w:pStyle w:val="Heading3"/>
      </w:pPr>
      <w:bookmarkStart w:id="757" w:name="_Toc223513116"/>
      <w:r>
        <w:t>TPCR – PID $1972 – Transmission Line Pressure PWM Duty Cycle</w:t>
      </w:r>
      <w:bookmarkEnd w:id="75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$1972</w:t>
            </w:r>
          </w:p>
        </w:tc>
        <w:tc>
          <w:tcPr>
            <w:tcW w:w="2880" w:type="dxa"/>
            <w:tcBorders>
              <w:top w:val="nil"/>
            </w:tcBorders>
          </w:tcPr>
          <w:p w:rsidR="00FF4F2F" w:rsidRDefault="00FF4F2F">
            <w:pPr>
              <w:rPr>
                <w:rFonts w:ascii="Arial" w:hAnsi="Arial"/>
                <w:sz w:val="16"/>
              </w:rPr>
            </w:pPr>
            <w:r>
              <w:rPr>
                <w:rFonts w:ascii="Arial" w:hAnsi="Arial"/>
                <w:sz w:val="16"/>
              </w:rPr>
              <w:t>Transmission Line Pressure PWM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commanded duty cycle for the transmission line pressure PWM output determined as a function of the error between the desired and actual transmission line pressure currents.</w:t>
      </w:r>
    </w:p>
    <w:p w:rsidR="00FF4F2F" w:rsidRDefault="00FF4F2F">
      <w:pPr>
        <w:keepNext w:val="0"/>
        <w:keepLines w:val="0"/>
      </w:pPr>
    </w:p>
    <w:p w:rsidR="00FF4F2F" w:rsidRDefault="00FF4F2F">
      <w:pPr>
        <w:pStyle w:val="Heading3"/>
      </w:pPr>
      <w:bookmarkStart w:id="758" w:name="_Toc223513117"/>
      <w:r>
        <w:t>AWDR – PID $1974 – All Wheel Drive Enable Duty Cycle</w:t>
      </w:r>
      <w:bookmarkEnd w:id="756"/>
      <w:bookmarkEnd w:id="75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$1974</w:t>
            </w:r>
          </w:p>
        </w:tc>
        <w:tc>
          <w:tcPr>
            <w:tcW w:w="2880" w:type="dxa"/>
            <w:tcBorders>
              <w:top w:val="nil"/>
            </w:tcBorders>
          </w:tcPr>
          <w:p w:rsidR="00FF4F2F" w:rsidRDefault="00FF4F2F">
            <w:pPr>
              <w:rPr>
                <w:rFonts w:ascii="Arial" w:hAnsi="Arial"/>
                <w:sz w:val="16"/>
              </w:rPr>
            </w:pPr>
            <w:r>
              <w:rPr>
                <w:rFonts w:ascii="Arial" w:hAnsi="Arial"/>
                <w:sz w:val="16"/>
              </w:rPr>
              <w:t xml:space="preserve">All </w:t>
            </w:r>
            <w:smartTag w:uri="urn:schemas-microsoft-com:office:smarttags" w:element="Street">
              <w:smartTag w:uri="urn:schemas-microsoft-com:office:smarttags" w:element="address">
                <w:r>
                  <w:rPr>
                    <w:rFonts w:ascii="Arial" w:hAnsi="Arial"/>
                    <w:sz w:val="16"/>
                  </w:rPr>
                  <w:t>Wheel Drive</w:t>
                </w:r>
              </w:smartTag>
            </w:smartTag>
            <w:r>
              <w:rPr>
                <w:rFonts w:ascii="Arial" w:hAnsi="Arial"/>
                <w:sz w:val="16"/>
              </w:rPr>
              <w:t xml:space="preserve"> Enable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commanded duty cycle for the all wheel drive enable output.</w:t>
      </w:r>
    </w:p>
    <w:p w:rsidR="00FF4F2F" w:rsidRDefault="00FF4F2F">
      <w:pPr>
        <w:keepNext w:val="0"/>
        <w:keepLines w:val="0"/>
      </w:pPr>
    </w:p>
    <w:p w:rsidR="00FF4F2F" w:rsidRDefault="00FF4F2F">
      <w:pPr>
        <w:pStyle w:val="Heading3"/>
      </w:pPr>
      <w:bookmarkStart w:id="759" w:name="_Toc223513118"/>
      <w:bookmarkStart w:id="760" w:name="_Toc17862234"/>
      <w:r>
        <w:t>TCCR – PID $1975 – Transmission Component Slipping Counter</w:t>
      </w:r>
      <w:bookmarkEnd w:id="75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$1975</w:t>
            </w:r>
          </w:p>
        </w:tc>
        <w:tc>
          <w:tcPr>
            <w:tcW w:w="2880" w:type="dxa"/>
            <w:tcBorders>
              <w:top w:val="nil"/>
            </w:tcBorders>
          </w:tcPr>
          <w:p w:rsidR="00FF4F2F" w:rsidRDefault="00FF4F2F">
            <w:pPr>
              <w:rPr>
                <w:rFonts w:ascii="Arial" w:hAnsi="Arial"/>
                <w:sz w:val="16"/>
              </w:rPr>
            </w:pPr>
            <w:r>
              <w:rPr>
                <w:rFonts w:ascii="Arial" w:hAnsi="Arial"/>
                <w:sz w:val="16"/>
              </w:rPr>
              <w:t>Transmission Component Slipping Counter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times that excessive torque converter clutch (TCC) slip has been detected when TCC is commanded on (on mode or lock on mode) during the current test interval for the transmission component slipping diagnostic (DTC P1870).</w:t>
      </w:r>
    </w:p>
    <w:p w:rsidR="00FF4F2F" w:rsidRDefault="00FF4F2F">
      <w:pPr>
        <w:keepNext w:val="0"/>
        <w:keepLines w:val="0"/>
      </w:pPr>
    </w:p>
    <w:p w:rsidR="00FF4F2F" w:rsidRDefault="00FF4F2F">
      <w:pPr>
        <w:pStyle w:val="Heading3"/>
      </w:pPr>
      <w:bookmarkStart w:id="761" w:name="_Toc223513119"/>
      <w:r>
        <w:t>TRTR – PID $1976 – Modeled Torque Converter Speed Ratio</w:t>
      </w:r>
      <w:bookmarkEnd w:id="76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$1976</w:t>
            </w:r>
          </w:p>
        </w:tc>
        <w:tc>
          <w:tcPr>
            <w:tcW w:w="2880" w:type="dxa"/>
            <w:tcBorders>
              <w:top w:val="nil"/>
            </w:tcBorders>
          </w:tcPr>
          <w:p w:rsidR="00FF4F2F" w:rsidRDefault="00FF4F2F">
            <w:pPr>
              <w:rPr>
                <w:rFonts w:ascii="Arial" w:hAnsi="Arial"/>
                <w:sz w:val="16"/>
              </w:rPr>
            </w:pPr>
            <w:r>
              <w:rPr>
                <w:rFonts w:ascii="Arial" w:hAnsi="Arial"/>
                <w:sz w:val="16"/>
              </w:rPr>
              <w:t>Modeled Torque Converter Speed Ratio</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0 - 1.9921875</w:t>
            </w:r>
          </w:p>
        </w:tc>
        <w:tc>
          <w:tcPr>
            <w:tcW w:w="2160" w:type="dxa"/>
            <w:tcBorders>
              <w:top w:val="nil"/>
            </w:tcBorders>
          </w:tcPr>
          <w:p w:rsidR="00FF4F2F" w:rsidRDefault="00FF4F2F">
            <w:pPr>
              <w:rPr>
                <w:rFonts w:ascii="Arial" w:hAnsi="Arial"/>
                <w:sz w:val="16"/>
              </w:rPr>
            </w:pPr>
            <w:r>
              <w:rPr>
                <w:rFonts w:ascii="Arial" w:hAnsi="Arial"/>
                <w:sz w:val="16"/>
              </w:rPr>
              <w:t>E = N / 128</w:t>
            </w:r>
          </w:p>
        </w:tc>
      </w:tr>
    </w:tbl>
    <w:p w:rsidR="00FF4F2F" w:rsidRDefault="00FF4F2F"/>
    <w:p w:rsidR="00FF4F2F" w:rsidRDefault="00FF4F2F">
      <w:r>
        <w:t>This PID contains the ratio of the modeled speed at the output of the torque converter (difference between engine speed and the modeled torque converter slip) to the speed at the input of the torque converter (engine speed) for transmissions that do not have a transmission input speed (TIS) sensor.</w:t>
      </w:r>
    </w:p>
    <w:p w:rsidR="00FF4F2F" w:rsidRDefault="00FF4F2F">
      <w:pPr>
        <w:keepNext w:val="0"/>
        <w:keepLines w:val="0"/>
      </w:pPr>
    </w:p>
    <w:p w:rsidR="00FF4F2F" w:rsidRDefault="00FF4F2F">
      <w:pPr>
        <w:pStyle w:val="Heading3"/>
      </w:pPr>
      <w:bookmarkStart w:id="762" w:name="_Toc223513120"/>
      <w:r>
        <w:lastRenderedPageBreak/>
        <w:t>TUDR – PID $197E – Transmission Tap Up/Down Status</w:t>
      </w:r>
      <w:bookmarkEnd w:id="76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$197E</w:t>
            </w:r>
          </w:p>
        </w:tc>
        <w:tc>
          <w:tcPr>
            <w:tcW w:w="2880" w:type="dxa"/>
            <w:tcBorders>
              <w:top w:val="nil"/>
            </w:tcBorders>
          </w:tcPr>
          <w:p w:rsidR="00FF4F2F" w:rsidRDefault="00FF4F2F">
            <w:pPr>
              <w:rPr>
                <w:rFonts w:ascii="Arial" w:hAnsi="Arial"/>
                <w:sz w:val="16"/>
              </w:rPr>
            </w:pPr>
            <w:r>
              <w:rPr>
                <w:rFonts w:ascii="Arial" w:hAnsi="Arial"/>
                <w:sz w:val="16"/>
              </w:rPr>
              <w:t>Transmission Tap Up/Down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Tap Up/Down Switch Invalid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Driver Shift Control Present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Electronic Range Selection Present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Electronic Range Selection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Tap Down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Tap Up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Driver Shift Control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transmission driver shift control and transmission electronic range selection systems.  The content of each of these signals is described below.</w:t>
      </w:r>
    </w:p>
    <w:p w:rsidR="00FF4F2F" w:rsidRDefault="00FF4F2F"/>
    <w:p w:rsidR="00FF4F2F" w:rsidRDefault="00FF4F2F">
      <w:r>
        <w:t>Transmission Tap Up/Down Switch Invalid indicates that a failure condition associated with the tap up/down switch has been detected.  In electrical architectures that precede PPEI 3.x, this signal is based upon the tap up/down switch hardwire input to the controller.  In electrical architectures from PPEI 3.x or later, this signal is based upon the tap up/down switch information received over serial communication from the platform electronics.</w:t>
      </w:r>
    </w:p>
    <w:p w:rsidR="00FF4F2F" w:rsidRDefault="00FF4F2F"/>
    <w:p w:rsidR="00FF4F2F" w:rsidRDefault="00FF4F2F">
      <w:r>
        <w:t>Transmission Driver Shift Control Present indicates that the selection calibration used to enable/disable the driver shift control feature is set to enable this feature via a request received over serial communication from the platform electronics.</w:t>
      </w:r>
    </w:p>
    <w:p w:rsidR="00FF4F2F" w:rsidRDefault="00FF4F2F"/>
    <w:p w:rsidR="00FF4F2F" w:rsidRDefault="00FF4F2F">
      <w:r>
        <w:t>Transmission Electronic Range Selection Present indicates that the selection calibration used to enable/disable the electronic range selection feature is set to enable this feature via a request received over serial communication from the platform electronics.</w:t>
      </w:r>
    </w:p>
    <w:p w:rsidR="00FF4F2F" w:rsidRDefault="00FF4F2F"/>
    <w:p w:rsidR="00FF4F2F" w:rsidRDefault="00FF4F2F">
      <w:r>
        <w:t>Transmission Electronic Range Selection Active indicates that the tap up/down switch is being used to request an increase or decrease in the transmission drive range.</w:t>
      </w:r>
    </w:p>
    <w:p w:rsidR="00FF4F2F" w:rsidRDefault="00FF4F2F"/>
    <w:p w:rsidR="00FF4F2F" w:rsidRDefault="00FF4F2F">
      <w:r>
        <w:t>Transmission Tap Down Switch Active indicates that a driver request to decrease the transmission drive range or transmission gear is active.  In electrical architectures that precede PPEI 3.x, this signal is based upon the tap up/down switch hardwire input to the controller.  In electrical architectures from PPEI 3.x or later, this signal is based upon the tap up/down switch information received over serial communication from the platform electronics.</w:t>
      </w:r>
    </w:p>
    <w:p w:rsidR="00FF4F2F" w:rsidRDefault="00FF4F2F"/>
    <w:p w:rsidR="00FF4F2F" w:rsidRDefault="00FF4F2F">
      <w:r>
        <w:t>Transmission Tap Up Switch Active indicates that a driver request to increase the transmission drive range or transmission gear is active.  In electrical architectures that precede PPEI 3.x, this signal is based upon the tap up/down switch hardwire input to the controller.  In electrical architectures from PPEI 3.x or later, this signal is based upon the tap up/down switch information received over serial communication from the platform electronics.</w:t>
      </w:r>
    </w:p>
    <w:p w:rsidR="00FF4F2F" w:rsidRDefault="00FF4F2F"/>
    <w:p w:rsidR="00FF4F2F" w:rsidRDefault="00FF4F2F">
      <w:r>
        <w:t>Transmission Driver Shift Control Active indicates that the tap up/down switch is being used to request an increase or decrease in the transmission gear.</w:t>
      </w:r>
    </w:p>
    <w:p w:rsidR="00FF4F2F" w:rsidRDefault="00FF4F2F">
      <w:pPr>
        <w:keepNext w:val="0"/>
        <w:keepLines w:val="0"/>
      </w:pPr>
    </w:p>
    <w:p w:rsidR="00FF4F2F" w:rsidRDefault="00FF4F2F">
      <w:pPr>
        <w:pStyle w:val="Heading3"/>
      </w:pPr>
      <w:bookmarkStart w:id="763" w:name="_Toc223513121"/>
      <w:r>
        <w:lastRenderedPageBreak/>
        <w:t>TCCR – PID $1991 – Torque Converter Clutch Slip</w:t>
      </w:r>
      <w:bookmarkEnd w:id="76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$1991</w:t>
            </w:r>
          </w:p>
        </w:tc>
        <w:tc>
          <w:tcPr>
            <w:tcW w:w="2880" w:type="dxa"/>
            <w:tcBorders>
              <w:top w:val="nil"/>
            </w:tcBorders>
          </w:tcPr>
          <w:p w:rsidR="00FF4F2F" w:rsidRDefault="00FF4F2F">
            <w:pPr>
              <w:rPr>
                <w:rFonts w:ascii="Arial" w:hAnsi="Arial"/>
                <w:sz w:val="16"/>
              </w:rPr>
            </w:pPr>
            <w:r>
              <w:rPr>
                <w:rFonts w:ascii="Arial" w:hAnsi="Arial"/>
                <w:sz w:val="16"/>
              </w:rPr>
              <w:t>Torque Converter Clutch Slip</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-4096 - 4095.875 rpm</w:t>
            </w:r>
          </w:p>
        </w:tc>
        <w:tc>
          <w:tcPr>
            <w:tcW w:w="2160"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PID contains the torque converter clutch (TCC) slip determined as the difference between the speed at the input of the torque converter (engine speed) and the speed at the output of the torque converter (turbine speed).</w:t>
      </w:r>
    </w:p>
    <w:p w:rsidR="00FF4F2F" w:rsidRDefault="00FF4F2F">
      <w:pPr>
        <w:keepNext w:val="0"/>
        <w:keepLines w:val="0"/>
      </w:pPr>
    </w:p>
    <w:p w:rsidR="00FF4F2F" w:rsidRDefault="00FF4F2F">
      <w:pPr>
        <w:pStyle w:val="Heading3"/>
      </w:pPr>
      <w:bookmarkStart w:id="764" w:name="_Toc223513122"/>
      <w:r>
        <w:t>SHTR – PID $1992 – Transmission Upshift Time</w:t>
      </w:r>
      <w:bookmarkEnd w:id="76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$1992</w:t>
            </w:r>
          </w:p>
        </w:tc>
        <w:tc>
          <w:tcPr>
            <w:tcW w:w="2880" w:type="dxa"/>
            <w:tcBorders>
              <w:top w:val="nil"/>
            </w:tcBorders>
          </w:tcPr>
          <w:p w:rsidR="00FF4F2F" w:rsidRDefault="00FF4F2F">
            <w:pPr>
              <w:rPr>
                <w:rFonts w:ascii="Arial" w:hAnsi="Arial"/>
                <w:sz w:val="16"/>
              </w:rPr>
            </w:pPr>
            <w:r>
              <w:rPr>
                <w:rFonts w:ascii="Arial" w:hAnsi="Arial"/>
                <w:sz w:val="16"/>
              </w:rPr>
              <w:t>Transmission Upshift Time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0 - 6.375 s</w:t>
            </w:r>
          </w:p>
        </w:tc>
        <w:tc>
          <w:tcPr>
            <w:tcW w:w="2160" w:type="dxa"/>
            <w:tcBorders>
              <w:top w:val="nil"/>
            </w:tcBorders>
          </w:tcPr>
          <w:p w:rsidR="00FF4F2F" w:rsidRDefault="00FF4F2F">
            <w:pPr>
              <w:rPr>
                <w:rFonts w:ascii="Arial" w:hAnsi="Arial"/>
                <w:sz w:val="16"/>
              </w:rPr>
            </w:pPr>
            <w:r>
              <w:rPr>
                <w:rFonts w:ascii="Arial" w:hAnsi="Arial"/>
                <w:sz w:val="16"/>
              </w:rPr>
              <w:t>E = N * 0.025</w:t>
            </w:r>
          </w:p>
        </w:tc>
      </w:tr>
    </w:tbl>
    <w:p w:rsidR="00FF4F2F" w:rsidRDefault="00FF4F2F"/>
    <w:p w:rsidR="00FF4F2F" w:rsidRDefault="00FF4F2F">
      <w:r>
        <w:t>This PID contains the duration of the ratio change portion of the most recent transmission upshift.</w:t>
      </w:r>
    </w:p>
    <w:p w:rsidR="00FF4F2F" w:rsidRDefault="00FF4F2F">
      <w:pPr>
        <w:keepNext w:val="0"/>
        <w:keepLines w:val="0"/>
      </w:pPr>
    </w:p>
    <w:p w:rsidR="00FF4F2F" w:rsidRDefault="00FF4F2F">
      <w:pPr>
        <w:pStyle w:val="Heading3"/>
      </w:pPr>
      <w:bookmarkStart w:id="765" w:name="_Toc223513123"/>
      <w:r>
        <w:t>SHTR – PID $1993 – Transmission 1-2 Upshift Time</w:t>
      </w:r>
      <w:bookmarkEnd w:id="76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$1993</w:t>
            </w:r>
          </w:p>
        </w:tc>
        <w:tc>
          <w:tcPr>
            <w:tcW w:w="2880" w:type="dxa"/>
            <w:tcBorders>
              <w:top w:val="nil"/>
            </w:tcBorders>
          </w:tcPr>
          <w:p w:rsidR="00FF4F2F" w:rsidRDefault="00FF4F2F">
            <w:pPr>
              <w:rPr>
                <w:rFonts w:ascii="Arial" w:hAnsi="Arial"/>
                <w:sz w:val="16"/>
              </w:rPr>
            </w:pPr>
            <w:r>
              <w:rPr>
                <w:rFonts w:ascii="Arial" w:hAnsi="Arial"/>
                <w:sz w:val="16"/>
              </w:rPr>
              <w:t>Transmission 1-2 Upshift Time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0 - 6.375 s</w:t>
            </w:r>
          </w:p>
        </w:tc>
        <w:tc>
          <w:tcPr>
            <w:tcW w:w="2160" w:type="dxa"/>
            <w:tcBorders>
              <w:top w:val="nil"/>
            </w:tcBorders>
          </w:tcPr>
          <w:p w:rsidR="00FF4F2F" w:rsidRDefault="00FF4F2F">
            <w:pPr>
              <w:rPr>
                <w:rFonts w:ascii="Arial" w:hAnsi="Arial"/>
                <w:sz w:val="16"/>
              </w:rPr>
            </w:pPr>
            <w:r>
              <w:rPr>
                <w:rFonts w:ascii="Arial" w:hAnsi="Arial"/>
                <w:sz w:val="16"/>
              </w:rPr>
              <w:t>E = N * 0.025</w:t>
            </w:r>
          </w:p>
        </w:tc>
      </w:tr>
    </w:tbl>
    <w:p w:rsidR="00FF4F2F" w:rsidRDefault="00FF4F2F"/>
    <w:p w:rsidR="00FF4F2F" w:rsidRDefault="00FF4F2F">
      <w:r>
        <w:t>This PID contains the duration of the ratio change portion of the most recent transmission 1-2 upshift.</w:t>
      </w:r>
    </w:p>
    <w:p w:rsidR="00FF4F2F" w:rsidRDefault="00FF4F2F">
      <w:pPr>
        <w:keepNext w:val="0"/>
        <w:keepLines w:val="0"/>
      </w:pPr>
    </w:p>
    <w:p w:rsidR="00FF4F2F" w:rsidRDefault="00FF4F2F">
      <w:pPr>
        <w:pStyle w:val="Heading3"/>
      </w:pPr>
      <w:bookmarkStart w:id="766" w:name="_Toc223513124"/>
      <w:r>
        <w:t>SHTR – PID $1994 – Transmission 2-3 Upshift Time</w:t>
      </w:r>
      <w:bookmarkEnd w:id="76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$1994</w:t>
            </w:r>
          </w:p>
        </w:tc>
        <w:tc>
          <w:tcPr>
            <w:tcW w:w="2880" w:type="dxa"/>
            <w:tcBorders>
              <w:top w:val="nil"/>
            </w:tcBorders>
          </w:tcPr>
          <w:p w:rsidR="00FF4F2F" w:rsidRDefault="00FF4F2F">
            <w:pPr>
              <w:rPr>
                <w:rFonts w:ascii="Arial" w:hAnsi="Arial"/>
                <w:sz w:val="16"/>
              </w:rPr>
            </w:pPr>
            <w:r>
              <w:rPr>
                <w:rFonts w:ascii="Arial" w:hAnsi="Arial"/>
                <w:sz w:val="16"/>
              </w:rPr>
              <w:t>Transmission 2-3 Upshift Time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0 - 6.375 s</w:t>
            </w:r>
          </w:p>
        </w:tc>
        <w:tc>
          <w:tcPr>
            <w:tcW w:w="2160" w:type="dxa"/>
            <w:tcBorders>
              <w:top w:val="nil"/>
            </w:tcBorders>
          </w:tcPr>
          <w:p w:rsidR="00FF4F2F" w:rsidRDefault="00FF4F2F">
            <w:pPr>
              <w:rPr>
                <w:rFonts w:ascii="Arial" w:hAnsi="Arial"/>
                <w:sz w:val="16"/>
              </w:rPr>
            </w:pPr>
            <w:r>
              <w:rPr>
                <w:rFonts w:ascii="Arial" w:hAnsi="Arial"/>
                <w:sz w:val="16"/>
              </w:rPr>
              <w:t>E = N * 0.025</w:t>
            </w:r>
          </w:p>
        </w:tc>
      </w:tr>
    </w:tbl>
    <w:p w:rsidR="00FF4F2F" w:rsidRDefault="00FF4F2F"/>
    <w:p w:rsidR="00FF4F2F" w:rsidRDefault="00FF4F2F">
      <w:r>
        <w:t>This PID contains the duration of the ratio change portion of the most recent transmission 2-3 upshift.</w:t>
      </w:r>
    </w:p>
    <w:p w:rsidR="00FF4F2F" w:rsidRDefault="00FF4F2F">
      <w:pPr>
        <w:keepNext w:val="0"/>
        <w:keepLines w:val="0"/>
      </w:pPr>
    </w:p>
    <w:p w:rsidR="00FF4F2F" w:rsidRDefault="00FF4F2F">
      <w:pPr>
        <w:pStyle w:val="Heading3"/>
      </w:pPr>
      <w:bookmarkStart w:id="767" w:name="_Toc223513125"/>
      <w:r>
        <w:t>SHTR – PID $1995 – Transmission 3-4 Upshift Time</w:t>
      </w:r>
      <w:bookmarkEnd w:id="76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$1995</w:t>
            </w:r>
          </w:p>
        </w:tc>
        <w:tc>
          <w:tcPr>
            <w:tcW w:w="2880" w:type="dxa"/>
            <w:tcBorders>
              <w:top w:val="nil"/>
            </w:tcBorders>
          </w:tcPr>
          <w:p w:rsidR="00FF4F2F" w:rsidRDefault="00FF4F2F">
            <w:pPr>
              <w:rPr>
                <w:rFonts w:ascii="Arial" w:hAnsi="Arial"/>
                <w:sz w:val="16"/>
              </w:rPr>
            </w:pPr>
            <w:r>
              <w:rPr>
                <w:rFonts w:ascii="Arial" w:hAnsi="Arial"/>
                <w:sz w:val="16"/>
              </w:rPr>
              <w:t>Transmission 3-4 Upshift Time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0 - 6.375 s</w:t>
            </w:r>
          </w:p>
        </w:tc>
        <w:tc>
          <w:tcPr>
            <w:tcW w:w="2160" w:type="dxa"/>
            <w:tcBorders>
              <w:top w:val="nil"/>
            </w:tcBorders>
          </w:tcPr>
          <w:p w:rsidR="00FF4F2F" w:rsidRDefault="00FF4F2F">
            <w:pPr>
              <w:rPr>
                <w:rFonts w:ascii="Arial" w:hAnsi="Arial"/>
                <w:sz w:val="16"/>
              </w:rPr>
            </w:pPr>
            <w:r>
              <w:rPr>
                <w:rFonts w:ascii="Arial" w:hAnsi="Arial"/>
                <w:sz w:val="16"/>
              </w:rPr>
              <w:t>E = N * 0.025</w:t>
            </w:r>
          </w:p>
        </w:tc>
      </w:tr>
    </w:tbl>
    <w:p w:rsidR="00FF4F2F" w:rsidRDefault="00FF4F2F"/>
    <w:p w:rsidR="00FF4F2F" w:rsidRDefault="00FF4F2F">
      <w:r>
        <w:t>This PID contains the duration of the ratio change portion of the most recent transmission 3-4 upshift.</w:t>
      </w:r>
    </w:p>
    <w:p w:rsidR="00FF4F2F" w:rsidRDefault="00FF4F2F">
      <w:pPr>
        <w:keepNext w:val="0"/>
        <w:keepLines w:val="0"/>
      </w:pPr>
    </w:p>
    <w:p w:rsidR="00FF4F2F" w:rsidRDefault="00FF4F2F">
      <w:pPr>
        <w:pStyle w:val="Heading3"/>
      </w:pPr>
      <w:bookmarkStart w:id="768" w:name="_Toc223513126"/>
      <w:r>
        <w:lastRenderedPageBreak/>
        <w:t>SPRR – PID $1996 – Transmission Upshift Time Error</w:t>
      </w:r>
      <w:bookmarkEnd w:id="76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$1996</w:t>
            </w:r>
          </w:p>
        </w:tc>
        <w:tc>
          <w:tcPr>
            <w:tcW w:w="2880" w:type="dxa"/>
            <w:tcBorders>
              <w:top w:val="nil"/>
            </w:tcBorders>
          </w:tcPr>
          <w:p w:rsidR="00FF4F2F" w:rsidRDefault="00FF4F2F">
            <w:pPr>
              <w:rPr>
                <w:rFonts w:ascii="Arial" w:hAnsi="Arial"/>
                <w:sz w:val="16"/>
              </w:rPr>
            </w:pPr>
            <w:r>
              <w:rPr>
                <w:rFonts w:ascii="Arial" w:hAnsi="Arial"/>
                <w:sz w:val="16"/>
              </w:rPr>
              <w:t>Transmission Upshift Time Error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-3.2 - 3.175 s</w:t>
            </w:r>
          </w:p>
        </w:tc>
        <w:tc>
          <w:tcPr>
            <w:tcW w:w="2160" w:type="dxa"/>
            <w:tcBorders>
              <w:top w:val="nil"/>
            </w:tcBorders>
          </w:tcPr>
          <w:p w:rsidR="00FF4F2F" w:rsidRDefault="00FF4F2F">
            <w:pPr>
              <w:rPr>
                <w:rFonts w:ascii="Arial" w:hAnsi="Arial"/>
                <w:sz w:val="16"/>
              </w:rPr>
            </w:pPr>
            <w:r>
              <w:rPr>
                <w:rFonts w:ascii="Arial" w:hAnsi="Arial"/>
                <w:sz w:val="16"/>
              </w:rPr>
              <w:t>E = N * 0.025</w:t>
            </w:r>
          </w:p>
        </w:tc>
      </w:tr>
    </w:tbl>
    <w:p w:rsidR="00FF4F2F" w:rsidRDefault="00FF4F2F"/>
    <w:p w:rsidR="00FF4F2F" w:rsidRDefault="00FF4F2F">
      <w:r>
        <w:t>This PID contains the difference between the desired and actual shift times for the most recent transmission upshift, which is used to modify the transmission upshift pressure adapts.</w:t>
      </w:r>
    </w:p>
    <w:p w:rsidR="00FF4F2F" w:rsidRDefault="00FF4F2F">
      <w:pPr>
        <w:keepNext w:val="0"/>
        <w:keepLines w:val="0"/>
      </w:pPr>
    </w:p>
    <w:p w:rsidR="00FF4F2F" w:rsidRDefault="00FF4F2F">
      <w:pPr>
        <w:pStyle w:val="Heading3"/>
      </w:pPr>
      <w:bookmarkStart w:id="769" w:name="_Toc223513127"/>
      <w:r>
        <w:t>SPRR – PID $1997 – Transmission 1-2 Upshift Time Error</w:t>
      </w:r>
      <w:bookmarkEnd w:id="76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$1997</w:t>
            </w:r>
          </w:p>
        </w:tc>
        <w:tc>
          <w:tcPr>
            <w:tcW w:w="2880" w:type="dxa"/>
            <w:tcBorders>
              <w:top w:val="nil"/>
            </w:tcBorders>
          </w:tcPr>
          <w:p w:rsidR="00FF4F2F" w:rsidRDefault="00FF4F2F">
            <w:pPr>
              <w:rPr>
                <w:rFonts w:ascii="Arial" w:hAnsi="Arial"/>
                <w:sz w:val="16"/>
              </w:rPr>
            </w:pPr>
            <w:r>
              <w:rPr>
                <w:rFonts w:ascii="Arial" w:hAnsi="Arial"/>
                <w:sz w:val="16"/>
              </w:rPr>
              <w:t>Transmission 1-2 Upshift Time Error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-3.2 - 3.175 s</w:t>
            </w:r>
          </w:p>
        </w:tc>
        <w:tc>
          <w:tcPr>
            <w:tcW w:w="2160" w:type="dxa"/>
            <w:tcBorders>
              <w:top w:val="nil"/>
            </w:tcBorders>
          </w:tcPr>
          <w:p w:rsidR="00FF4F2F" w:rsidRDefault="00FF4F2F">
            <w:pPr>
              <w:rPr>
                <w:rFonts w:ascii="Arial" w:hAnsi="Arial"/>
                <w:sz w:val="16"/>
              </w:rPr>
            </w:pPr>
            <w:r>
              <w:rPr>
                <w:rFonts w:ascii="Arial" w:hAnsi="Arial"/>
                <w:sz w:val="16"/>
              </w:rPr>
              <w:t>E = N * 0.025</w:t>
            </w:r>
          </w:p>
        </w:tc>
      </w:tr>
    </w:tbl>
    <w:p w:rsidR="00FF4F2F" w:rsidRDefault="00FF4F2F"/>
    <w:p w:rsidR="00FF4F2F" w:rsidRDefault="00FF4F2F">
      <w:r>
        <w:t>This PID contains the difference between the desired and actual shift times for the most recent transmission 1-2 upshift, which is used to modify the transmission 1-2 upshift pressure adapts.</w:t>
      </w:r>
    </w:p>
    <w:p w:rsidR="00FF4F2F" w:rsidRDefault="00FF4F2F">
      <w:pPr>
        <w:keepNext w:val="0"/>
        <w:keepLines w:val="0"/>
      </w:pPr>
    </w:p>
    <w:p w:rsidR="00FF4F2F" w:rsidRDefault="00FF4F2F">
      <w:pPr>
        <w:pStyle w:val="Heading3"/>
      </w:pPr>
      <w:bookmarkStart w:id="770" w:name="_Toc223513128"/>
      <w:r>
        <w:t>SPRR – PID $1998 – Transmission 2-3 Upshift Time Error</w:t>
      </w:r>
      <w:bookmarkEnd w:id="77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$1998</w:t>
            </w:r>
          </w:p>
        </w:tc>
        <w:tc>
          <w:tcPr>
            <w:tcW w:w="2880" w:type="dxa"/>
            <w:tcBorders>
              <w:top w:val="nil"/>
            </w:tcBorders>
          </w:tcPr>
          <w:p w:rsidR="00FF4F2F" w:rsidRDefault="00FF4F2F">
            <w:pPr>
              <w:rPr>
                <w:rFonts w:ascii="Arial" w:hAnsi="Arial"/>
                <w:sz w:val="16"/>
              </w:rPr>
            </w:pPr>
            <w:r>
              <w:rPr>
                <w:rFonts w:ascii="Arial" w:hAnsi="Arial"/>
                <w:sz w:val="16"/>
              </w:rPr>
              <w:t>Transmission 2-3 Upshift Time Error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-3.2 - 3.175 s</w:t>
            </w:r>
          </w:p>
        </w:tc>
        <w:tc>
          <w:tcPr>
            <w:tcW w:w="2160" w:type="dxa"/>
            <w:tcBorders>
              <w:top w:val="nil"/>
            </w:tcBorders>
          </w:tcPr>
          <w:p w:rsidR="00FF4F2F" w:rsidRDefault="00FF4F2F">
            <w:pPr>
              <w:rPr>
                <w:rFonts w:ascii="Arial" w:hAnsi="Arial"/>
                <w:sz w:val="16"/>
              </w:rPr>
            </w:pPr>
            <w:r>
              <w:rPr>
                <w:rFonts w:ascii="Arial" w:hAnsi="Arial"/>
                <w:sz w:val="16"/>
              </w:rPr>
              <w:t>E = N * 0.025</w:t>
            </w:r>
          </w:p>
        </w:tc>
      </w:tr>
    </w:tbl>
    <w:p w:rsidR="00FF4F2F" w:rsidRDefault="00FF4F2F"/>
    <w:p w:rsidR="00FF4F2F" w:rsidRDefault="00FF4F2F">
      <w:r>
        <w:t>This PID contains the difference between the desired and actual shift times for the most recent transmission 2-3 upshift, which is used to modify the transmission 2-3 upshift pressure adapts.</w:t>
      </w:r>
    </w:p>
    <w:p w:rsidR="00FF4F2F" w:rsidRDefault="00FF4F2F">
      <w:pPr>
        <w:keepNext w:val="0"/>
        <w:keepLines w:val="0"/>
      </w:pPr>
    </w:p>
    <w:p w:rsidR="00FF4F2F" w:rsidRDefault="00FF4F2F">
      <w:pPr>
        <w:pStyle w:val="Heading3"/>
      </w:pPr>
      <w:bookmarkStart w:id="771" w:name="_Toc223513129"/>
      <w:r>
        <w:t>SPRR – PID $1999 – Transmission 3-4 Upshift Time Error</w:t>
      </w:r>
      <w:bookmarkEnd w:id="77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$1999</w:t>
            </w:r>
          </w:p>
        </w:tc>
        <w:tc>
          <w:tcPr>
            <w:tcW w:w="2880" w:type="dxa"/>
            <w:tcBorders>
              <w:top w:val="nil"/>
            </w:tcBorders>
          </w:tcPr>
          <w:p w:rsidR="00FF4F2F" w:rsidRDefault="00FF4F2F">
            <w:pPr>
              <w:rPr>
                <w:rFonts w:ascii="Arial" w:hAnsi="Arial"/>
                <w:sz w:val="16"/>
              </w:rPr>
            </w:pPr>
            <w:r>
              <w:rPr>
                <w:rFonts w:ascii="Arial" w:hAnsi="Arial"/>
                <w:sz w:val="16"/>
              </w:rPr>
              <w:t>Transmission 3-4 Upshift Time Error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-3.2 - 3.175 s</w:t>
            </w:r>
          </w:p>
        </w:tc>
        <w:tc>
          <w:tcPr>
            <w:tcW w:w="2160" w:type="dxa"/>
            <w:tcBorders>
              <w:top w:val="nil"/>
            </w:tcBorders>
          </w:tcPr>
          <w:p w:rsidR="00FF4F2F" w:rsidRDefault="00FF4F2F">
            <w:pPr>
              <w:rPr>
                <w:rFonts w:ascii="Arial" w:hAnsi="Arial"/>
                <w:sz w:val="16"/>
              </w:rPr>
            </w:pPr>
            <w:r>
              <w:rPr>
                <w:rFonts w:ascii="Arial" w:hAnsi="Arial"/>
                <w:sz w:val="16"/>
              </w:rPr>
              <w:t>E = N * 0.025</w:t>
            </w:r>
          </w:p>
        </w:tc>
      </w:tr>
    </w:tbl>
    <w:p w:rsidR="00FF4F2F" w:rsidRDefault="00FF4F2F"/>
    <w:p w:rsidR="00FF4F2F" w:rsidRDefault="00FF4F2F">
      <w:r>
        <w:t>This PID contains the difference between the desired and actual shift times for the most recent transmission 3-4 upshift, which is used to modify the transmission 3-4 upshift pressure adapts.</w:t>
      </w:r>
    </w:p>
    <w:p w:rsidR="00FF4F2F" w:rsidRDefault="00FF4F2F">
      <w:pPr>
        <w:keepNext w:val="0"/>
        <w:keepLines w:val="0"/>
      </w:pPr>
    </w:p>
    <w:p w:rsidR="00FF4F2F" w:rsidRDefault="00FF4F2F">
      <w:pPr>
        <w:pStyle w:val="Heading3"/>
      </w:pPr>
      <w:bookmarkStart w:id="772" w:name="_Toc223513130"/>
      <w:r>
        <w:t>SHPR – PID $199A – Transmission Commanded Gear</w:t>
      </w:r>
      <w:bookmarkEnd w:id="77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$199A</w:t>
            </w:r>
          </w:p>
        </w:tc>
        <w:tc>
          <w:tcPr>
            <w:tcW w:w="2880" w:type="dxa"/>
            <w:tcBorders>
              <w:top w:val="nil"/>
            </w:tcBorders>
          </w:tcPr>
          <w:p w:rsidR="00FF4F2F" w:rsidRDefault="00FF4F2F">
            <w:pPr>
              <w:rPr>
                <w:rFonts w:ascii="Arial" w:hAnsi="Arial"/>
                <w:sz w:val="16"/>
              </w:rPr>
            </w:pPr>
            <w:r>
              <w:rPr>
                <w:rFonts w:ascii="Arial" w:hAnsi="Arial"/>
                <w:sz w:val="16"/>
              </w:rPr>
              <w:t>Transmission Commanded Gear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$01=First Gear; </w:t>
            </w:r>
            <w:r>
              <w:rPr>
                <w:rFonts w:ascii="Arial" w:hAnsi="Arial"/>
                <w:sz w:val="16"/>
              </w:rPr>
              <w:br/>
              <w:t xml:space="preserve">$02=Second Gear; </w:t>
            </w:r>
            <w:r>
              <w:rPr>
                <w:rFonts w:ascii="Arial" w:hAnsi="Arial"/>
                <w:sz w:val="16"/>
              </w:rPr>
              <w:br/>
              <w:t xml:space="preserve">$03=Third Gear; </w:t>
            </w:r>
            <w:r>
              <w:rPr>
                <w:rFonts w:ascii="Arial" w:hAnsi="Arial"/>
                <w:sz w:val="16"/>
              </w:rPr>
              <w:br/>
              <w:t xml:space="preserve">$04=Fourth Gear; </w:t>
            </w:r>
            <w:r>
              <w:rPr>
                <w:rFonts w:ascii="Arial" w:hAnsi="Arial"/>
                <w:sz w:val="16"/>
              </w:rPr>
              <w:br/>
              <w:t xml:space="preserve">$05=Fifth Gear; </w:t>
            </w:r>
            <w:r>
              <w:rPr>
                <w:rFonts w:ascii="Arial" w:hAnsi="Arial"/>
                <w:sz w:val="16"/>
              </w:rPr>
              <w:br/>
              <w:t>$06=Sixth Gear</w:t>
            </w:r>
          </w:p>
        </w:tc>
      </w:tr>
    </w:tbl>
    <w:p w:rsidR="00FF4F2F" w:rsidRDefault="00FF4F2F"/>
    <w:p w:rsidR="00FF4F2F" w:rsidRDefault="00FF4F2F">
      <w:r>
        <w:t>This PID contains the gear that is currently commanded by the transmission, which will change state at the beginning of a transmission gear shift event.</w:t>
      </w:r>
    </w:p>
    <w:p w:rsidR="00FF4F2F" w:rsidRDefault="00FF4F2F">
      <w:pPr>
        <w:keepNext w:val="0"/>
        <w:keepLines w:val="0"/>
      </w:pPr>
    </w:p>
    <w:p w:rsidR="00FF4F2F" w:rsidRDefault="00FF4F2F">
      <w:pPr>
        <w:pStyle w:val="Heading3"/>
      </w:pPr>
      <w:bookmarkStart w:id="773" w:name="_Toc223513131"/>
      <w:r>
        <w:lastRenderedPageBreak/>
        <w:t>SPRR – PID $199B – Transmission Upshift Pressure Adapt Cell Index</w:t>
      </w:r>
      <w:bookmarkEnd w:id="77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$199B</w:t>
            </w:r>
          </w:p>
        </w:tc>
        <w:tc>
          <w:tcPr>
            <w:tcW w:w="2880" w:type="dxa"/>
            <w:tcBorders>
              <w:top w:val="nil"/>
            </w:tcBorders>
          </w:tcPr>
          <w:p w:rsidR="00FF4F2F" w:rsidRDefault="00FF4F2F">
            <w:pPr>
              <w:rPr>
                <w:rFonts w:ascii="Arial" w:hAnsi="Arial"/>
                <w:sz w:val="16"/>
              </w:rPr>
            </w:pPr>
            <w:r>
              <w:rPr>
                <w:rFonts w:ascii="Arial" w:hAnsi="Arial"/>
                <w:sz w:val="16"/>
              </w:rPr>
              <w:t>Transmission Upshift Pressure Adapt Cell Index</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index of the entry within the array of transmission upshift pressure adapts that is closest to the shift torque for the most recent transmission upshift.</w:t>
      </w:r>
    </w:p>
    <w:p w:rsidR="00FF4F2F" w:rsidRDefault="00FF4F2F">
      <w:pPr>
        <w:keepNext w:val="0"/>
        <w:keepLines w:val="0"/>
      </w:pPr>
    </w:p>
    <w:p w:rsidR="00FF4F2F" w:rsidRDefault="00FF4F2F">
      <w:pPr>
        <w:pStyle w:val="Heading3"/>
      </w:pPr>
      <w:bookmarkStart w:id="774" w:name="_Toc223513132"/>
      <w:r>
        <w:t>TPCR – PID $199E– Transmission Line Pressure Actual Current</w:t>
      </w:r>
      <w:bookmarkEnd w:id="77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$199E</w:t>
            </w:r>
          </w:p>
        </w:tc>
        <w:tc>
          <w:tcPr>
            <w:tcW w:w="2880" w:type="dxa"/>
            <w:tcBorders>
              <w:top w:val="nil"/>
            </w:tcBorders>
          </w:tcPr>
          <w:p w:rsidR="00FF4F2F" w:rsidRDefault="00FF4F2F">
            <w:pPr>
              <w:rPr>
                <w:rFonts w:ascii="Arial" w:hAnsi="Arial"/>
                <w:sz w:val="16"/>
              </w:rPr>
            </w:pPr>
            <w:r>
              <w:rPr>
                <w:rFonts w:ascii="Arial" w:hAnsi="Arial"/>
                <w:sz w:val="16"/>
              </w:rPr>
              <w:t>Transmission Line Pressure Actual Current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0 - 4.98046875 A</w:t>
            </w:r>
          </w:p>
        </w:tc>
        <w:tc>
          <w:tcPr>
            <w:tcW w:w="2160" w:type="dxa"/>
            <w:tcBorders>
              <w:top w:val="nil"/>
            </w:tcBorders>
          </w:tcPr>
          <w:p w:rsidR="00FF4F2F" w:rsidRDefault="00FF4F2F">
            <w:pPr>
              <w:rPr>
                <w:rFonts w:ascii="Arial" w:hAnsi="Arial"/>
                <w:sz w:val="16"/>
              </w:rPr>
            </w:pPr>
            <w:r>
              <w:rPr>
                <w:rFonts w:ascii="Arial" w:hAnsi="Arial"/>
                <w:sz w:val="16"/>
              </w:rPr>
              <w:t>E = N * 5 / 256</w:t>
            </w:r>
          </w:p>
        </w:tc>
      </w:tr>
    </w:tbl>
    <w:p w:rsidR="00FF4F2F" w:rsidRDefault="00FF4F2F"/>
    <w:p w:rsidR="00FF4F2F" w:rsidRDefault="00FF4F2F">
      <w:r>
        <w:t>This PID contains the actual (measured) transmission line pressure current.</w:t>
      </w:r>
    </w:p>
    <w:p w:rsidR="00FF4F2F" w:rsidRDefault="00FF4F2F">
      <w:pPr>
        <w:keepNext w:val="0"/>
        <w:keepLines w:val="0"/>
      </w:pPr>
    </w:p>
    <w:p w:rsidR="00FF4F2F" w:rsidRDefault="00FF4F2F">
      <w:pPr>
        <w:pStyle w:val="Heading3"/>
      </w:pPr>
      <w:bookmarkStart w:id="775" w:name="_Toc223513133"/>
      <w:r>
        <w:t>TPCR – PID $199F – Transmission Line Pressure Desired Current</w:t>
      </w:r>
      <w:bookmarkEnd w:id="77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$199F</w:t>
            </w:r>
          </w:p>
        </w:tc>
        <w:tc>
          <w:tcPr>
            <w:tcW w:w="2880" w:type="dxa"/>
            <w:tcBorders>
              <w:top w:val="nil"/>
            </w:tcBorders>
          </w:tcPr>
          <w:p w:rsidR="00FF4F2F" w:rsidRDefault="00FF4F2F">
            <w:pPr>
              <w:rPr>
                <w:rFonts w:ascii="Arial" w:hAnsi="Arial"/>
                <w:sz w:val="16"/>
              </w:rPr>
            </w:pPr>
            <w:r>
              <w:rPr>
                <w:rFonts w:ascii="Arial" w:hAnsi="Arial"/>
                <w:sz w:val="16"/>
              </w:rPr>
              <w:t>Transmission Line Pressure Desired Current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0 - 4.98046875 A</w:t>
            </w:r>
          </w:p>
        </w:tc>
        <w:tc>
          <w:tcPr>
            <w:tcW w:w="2160" w:type="dxa"/>
            <w:tcBorders>
              <w:top w:val="nil"/>
            </w:tcBorders>
          </w:tcPr>
          <w:p w:rsidR="00FF4F2F" w:rsidRDefault="00FF4F2F">
            <w:pPr>
              <w:rPr>
                <w:rFonts w:ascii="Arial" w:hAnsi="Arial"/>
                <w:sz w:val="16"/>
              </w:rPr>
            </w:pPr>
            <w:r>
              <w:rPr>
                <w:rFonts w:ascii="Arial" w:hAnsi="Arial"/>
                <w:sz w:val="16"/>
              </w:rPr>
              <w:t>E = N * 5 / 256</w:t>
            </w:r>
          </w:p>
        </w:tc>
      </w:tr>
    </w:tbl>
    <w:p w:rsidR="00FF4F2F" w:rsidRDefault="00FF4F2F"/>
    <w:p w:rsidR="00FF4F2F" w:rsidRDefault="00FF4F2F">
      <w:r>
        <w:t>This PID contains the desired transmission line pressure current determined from the desired transmission line pressure and other criteria.</w:t>
      </w:r>
    </w:p>
    <w:p w:rsidR="00FF4F2F" w:rsidRDefault="00FF4F2F">
      <w:pPr>
        <w:keepNext w:val="0"/>
        <w:keepLines w:val="0"/>
      </w:pPr>
    </w:p>
    <w:p w:rsidR="00FF4F2F" w:rsidRDefault="00FF4F2F">
      <w:pPr>
        <w:pStyle w:val="Heading3"/>
      </w:pPr>
      <w:bookmarkStart w:id="776" w:name="_Toc223513134"/>
      <w:r>
        <w:t>TRTR – PID $19A1 – Transmission Gear Ratio</w:t>
      </w:r>
      <w:bookmarkEnd w:id="77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$19A1</w:t>
            </w:r>
          </w:p>
        </w:tc>
        <w:tc>
          <w:tcPr>
            <w:tcW w:w="2880" w:type="dxa"/>
            <w:tcBorders>
              <w:top w:val="nil"/>
            </w:tcBorders>
          </w:tcPr>
          <w:p w:rsidR="00FF4F2F" w:rsidRDefault="00FF4F2F">
            <w:pPr>
              <w:rPr>
                <w:rFonts w:ascii="Arial" w:hAnsi="Arial"/>
                <w:sz w:val="16"/>
              </w:rPr>
            </w:pPr>
            <w:r>
              <w:rPr>
                <w:rFonts w:ascii="Arial" w:hAnsi="Arial"/>
                <w:sz w:val="16"/>
              </w:rPr>
              <w:t>Transmission Gear Ratio</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0 - 3.984375</w:t>
            </w:r>
          </w:p>
        </w:tc>
        <w:tc>
          <w:tcPr>
            <w:tcW w:w="2160" w:type="dxa"/>
            <w:tcBorders>
              <w:top w:val="nil"/>
            </w:tcBorders>
          </w:tcPr>
          <w:p w:rsidR="00FF4F2F" w:rsidRDefault="00FF4F2F">
            <w:pPr>
              <w:rPr>
                <w:rFonts w:ascii="Arial" w:hAnsi="Arial"/>
                <w:sz w:val="16"/>
              </w:rPr>
            </w:pPr>
            <w:r>
              <w:rPr>
                <w:rFonts w:ascii="Arial" w:hAnsi="Arial"/>
                <w:sz w:val="16"/>
              </w:rPr>
              <w:t>E = N / 64</w:t>
            </w:r>
          </w:p>
        </w:tc>
      </w:tr>
    </w:tbl>
    <w:p w:rsidR="00FF4F2F" w:rsidRDefault="00FF4F2F"/>
    <w:p w:rsidR="00FF4F2F" w:rsidRDefault="00FF4F2F">
      <w:r>
        <w:t>This PID contains the ratio of transmission input speed (the speed at the input of the gear box) to transmission output speed (the speed at the output of the gear box).</w:t>
      </w:r>
    </w:p>
    <w:p w:rsidR="00FF4F2F" w:rsidRDefault="00FF4F2F">
      <w:pPr>
        <w:keepNext w:val="0"/>
        <w:keepLines w:val="0"/>
      </w:pPr>
    </w:p>
    <w:p w:rsidR="00FF4F2F" w:rsidRDefault="00FF4F2F">
      <w:pPr>
        <w:pStyle w:val="Heading3"/>
      </w:pPr>
      <w:bookmarkStart w:id="777" w:name="_Toc223513135"/>
      <w:r>
        <w:t>TBNR – PID $19D4 – Turbine Speed</w:t>
      </w:r>
      <w:bookmarkEnd w:id="77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$19D4</w:t>
            </w:r>
          </w:p>
        </w:tc>
        <w:tc>
          <w:tcPr>
            <w:tcW w:w="2880" w:type="dxa"/>
            <w:tcBorders>
              <w:top w:val="nil"/>
            </w:tcBorders>
          </w:tcPr>
          <w:p w:rsidR="00FF4F2F" w:rsidRDefault="00FF4F2F">
            <w:pPr>
              <w:rPr>
                <w:rFonts w:ascii="Arial" w:hAnsi="Arial"/>
                <w:sz w:val="16"/>
              </w:rPr>
            </w:pPr>
            <w:r>
              <w:rPr>
                <w:rFonts w:ascii="Arial" w:hAnsi="Arial"/>
                <w:sz w:val="16"/>
              </w:rPr>
              <w:t>Turbine Speed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0 - 8191.875 rpm</w:t>
            </w:r>
          </w:p>
        </w:tc>
        <w:tc>
          <w:tcPr>
            <w:tcW w:w="2160"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PID contains the turbine speed (the speed at the output of the torque converter and the input of the sprocket) determined from the division of the transmission input speed (the speed at the output of sprocket and the input to the gear box) by the sprocket ratio (the ratio of the number of teeth of the drive sprocket to the number of teeth of the driven sprocket).  If the transmission is not equipped with an input chain (e.g., a rear wheel drive transmission), the sprocket ratio is unity.</w:t>
      </w:r>
    </w:p>
    <w:p w:rsidR="00FF4F2F" w:rsidRDefault="00FF4F2F">
      <w:pPr>
        <w:keepNext w:val="0"/>
        <w:keepLines w:val="0"/>
      </w:pPr>
    </w:p>
    <w:p w:rsidR="00FF4F2F" w:rsidRDefault="00FF4F2F">
      <w:pPr>
        <w:pStyle w:val="Heading3"/>
      </w:pPr>
      <w:bookmarkStart w:id="778" w:name="_Toc223513136"/>
      <w:r>
        <w:lastRenderedPageBreak/>
        <w:t>TRTR – PID $1A01 – Torque Converter Speed Ratio</w:t>
      </w:r>
      <w:bookmarkEnd w:id="77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$1A01</w:t>
            </w:r>
          </w:p>
        </w:tc>
        <w:tc>
          <w:tcPr>
            <w:tcW w:w="2880" w:type="dxa"/>
            <w:tcBorders>
              <w:top w:val="nil"/>
            </w:tcBorders>
          </w:tcPr>
          <w:p w:rsidR="00FF4F2F" w:rsidRDefault="00FF4F2F">
            <w:pPr>
              <w:rPr>
                <w:rFonts w:ascii="Arial" w:hAnsi="Arial"/>
                <w:sz w:val="16"/>
              </w:rPr>
            </w:pPr>
            <w:r>
              <w:rPr>
                <w:rFonts w:ascii="Arial" w:hAnsi="Arial"/>
                <w:sz w:val="16"/>
              </w:rPr>
              <w:t>Torque Converter Speed Ratio</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0 - 7.999877929688</w:t>
            </w:r>
          </w:p>
        </w:tc>
        <w:tc>
          <w:tcPr>
            <w:tcW w:w="2160" w:type="dxa"/>
            <w:tcBorders>
              <w:top w:val="nil"/>
            </w:tcBorders>
          </w:tcPr>
          <w:p w:rsidR="00FF4F2F" w:rsidRDefault="00FF4F2F">
            <w:pPr>
              <w:rPr>
                <w:rFonts w:ascii="Arial" w:hAnsi="Arial"/>
                <w:sz w:val="16"/>
              </w:rPr>
            </w:pPr>
            <w:r>
              <w:rPr>
                <w:rFonts w:ascii="Arial" w:hAnsi="Arial"/>
                <w:sz w:val="16"/>
              </w:rPr>
              <w:t>E = N / 8192</w:t>
            </w:r>
          </w:p>
        </w:tc>
      </w:tr>
    </w:tbl>
    <w:p w:rsidR="00FF4F2F" w:rsidRDefault="00FF4F2F"/>
    <w:p w:rsidR="00FF4F2F" w:rsidRDefault="00FF4F2F">
      <w:r>
        <w:t>This PID contains the ratio of the speed at the output of the torque converter (turbine speed) to the speed at the input of the torque converter (engine speed).</w:t>
      </w:r>
    </w:p>
    <w:p w:rsidR="00FF4F2F" w:rsidRDefault="00FF4F2F">
      <w:pPr>
        <w:keepNext w:val="0"/>
        <w:keepLines w:val="0"/>
      </w:pPr>
    </w:p>
    <w:p w:rsidR="00FF4F2F" w:rsidRDefault="00FF4F2F">
      <w:pPr>
        <w:pStyle w:val="Heading3"/>
      </w:pPr>
      <w:bookmarkStart w:id="779" w:name="_Toc223513137"/>
      <w:r>
        <w:t>TCCR – PID $1A18 – Torque Converter Clutch Pressure</w:t>
      </w:r>
      <w:bookmarkEnd w:id="77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$1A18</w:t>
            </w:r>
          </w:p>
        </w:tc>
        <w:tc>
          <w:tcPr>
            <w:tcW w:w="2880" w:type="dxa"/>
            <w:tcBorders>
              <w:top w:val="nil"/>
            </w:tcBorders>
          </w:tcPr>
          <w:p w:rsidR="00FF4F2F" w:rsidRDefault="00FF4F2F">
            <w:pPr>
              <w:rPr>
                <w:rFonts w:ascii="Arial" w:hAnsi="Arial"/>
                <w:sz w:val="16"/>
              </w:rPr>
            </w:pPr>
            <w:r>
              <w:rPr>
                <w:rFonts w:ascii="Arial" w:hAnsi="Arial"/>
                <w:sz w:val="16"/>
              </w:rPr>
              <w:t>Torque Converter Clutch Pressure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0 - 262140 kPa</w:t>
            </w:r>
          </w:p>
        </w:tc>
        <w:tc>
          <w:tcPr>
            <w:tcW w:w="2160" w:type="dxa"/>
            <w:tcBorders>
              <w:top w:val="nil"/>
            </w:tcBorders>
          </w:tcPr>
          <w:p w:rsidR="00FF4F2F" w:rsidRDefault="00FF4F2F">
            <w:pPr>
              <w:rPr>
                <w:rFonts w:ascii="Arial" w:hAnsi="Arial"/>
                <w:sz w:val="16"/>
              </w:rPr>
            </w:pPr>
            <w:r>
              <w:rPr>
                <w:rFonts w:ascii="Arial" w:hAnsi="Arial"/>
                <w:sz w:val="16"/>
              </w:rPr>
              <w:t>E = N * 4</w:t>
            </w:r>
          </w:p>
        </w:tc>
      </w:tr>
    </w:tbl>
    <w:p w:rsidR="00FF4F2F" w:rsidRDefault="00FF4F2F"/>
    <w:p w:rsidR="00FF4F2F" w:rsidRDefault="00FF4F2F">
      <w:r>
        <w:t>This PID contains the desired torque converter clutch (TCC) pressure based upon the current operating mode of the electronically controlled converter clutch (ECCC) algorithm.</w:t>
      </w:r>
    </w:p>
    <w:p w:rsidR="00FF4F2F" w:rsidRDefault="00FF4F2F">
      <w:pPr>
        <w:keepNext w:val="0"/>
        <w:keepLines w:val="0"/>
      </w:pPr>
    </w:p>
    <w:p w:rsidR="00FF4F2F" w:rsidRDefault="00FF4F2F">
      <w:pPr>
        <w:pStyle w:val="Heading3"/>
      </w:pPr>
      <w:bookmarkStart w:id="780" w:name="_Toc223513138"/>
      <w:r>
        <w:t>TRTR – PID $1A1F – Transmission Clutch Slip</w:t>
      </w:r>
      <w:bookmarkEnd w:id="78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$1A1F</w:t>
            </w:r>
          </w:p>
        </w:tc>
        <w:tc>
          <w:tcPr>
            <w:tcW w:w="2880" w:type="dxa"/>
            <w:tcBorders>
              <w:top w:val="nil"/>
            </w:tcBorders>
          </w:tcPr>
          <w:p w:rsidR="00FF4F2F" w:rsidRDefault="00FF4F2F">
            <w:pPr>
              <w:rPr>
                <w:rFonts w:ascii="Arial" w:hAnsi="Arial"/>
                <w:sz w:val="16"/>
              </w:rPr>
            </w:pPr>
            <w:r>
              <w:rPr>
                <w:rFonts w:ascii="Arial" w:hAnsi="Arial"/>
                <w:sz w:val="16"/>
              </w:rPr>
              <w:t>Transmission Clutch Slip</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-4096.0 - 4095.875 rpm</w:t>
            </w:r>
          </w:p>
        </w:tc>
        <w:tc>
          <w:tcPr>
            <w:tcW w:w="2160"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PID contains the transmission clutch slip determined as the difference between transmission input speed (the speed at the input of the gear box) and the product of transmission output speed (the speed at the output of the gear box) and the calibrated gear box ratio for the current commanded gear.  If the transmission input speed (TIS) sensor is located after the overdrive, and the current commanded gear is fourth gear, the transmission clutch slip is determined as the difference between the speed after the overdrive and the product of the transmission output speed and the calibrated gear box ratio for third gear.</w:t>
      </w:r>
    </w:p>
    <w:p w:rsidR="00FF4F2F" w:rsidRDefault="00FF4F2F">
      <w:pPr>
        <w:keepNext w:val="0"/>
        <w:keepLines w:val="0"/>
      </w:pPr>
    </w:p>
    <w:p w:rsidR="00FF4F2F" w:rsidRPr="00FF4F2F" w:rsidRDefault="00FF4F2F">
      <w:pPr>
        <w:pStyle w:val="Heading3"/>
        <w:rPr>
          <w:lang w:val="es-ES"/>
        </w:rPr>
      </w:pPr>
      <w:bookmarkStart w:id="781" w:name="_Toc223513139"/>
      <w:r w:rsidRPr="00FF4F2F">
        <w:rPr>
          <w:lang w:val="es-ES"/>
        </w:rPr>
        <w:t>TCCR – PID $1A26 – Torque Converter Clutch Slip Error</w:t>
      </w:r>
      <w:bookmarkEnd w:id="781"/>
    </w:p>
    <w:p w:rsidR="00FF4F2F" w:rsidRPr="00FF4F2F" w:rsidRDefault="00FF4F2F">
      <w:pPr>
        <w:rPr>
          <w:lang w:val="es-ES"/>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$1A26</w:t>
            </w:r>
          </w:p>
        </w:tc>
        <w:tc>
          <w:tcPr>
            <w:tcW w:w="2880" w:type="dxa"/>
            <w:tcBorders>
              <w:top w:val="nil"/>
            </w:tcBorders>
          </w:tcPr>
          <w:p w:rsidR="00FF4F2F" w:rsidRPr="00FF4F2F" w:rsidRDefault="00FF4F2F">
            <w:pPr>
              <w:rPr>
                <w:rFonts w:ascii="Arial" w:hAnsi="Arial"/>
                <w:sz w:val="16"/>
                <w:lang w:val="es-ES"/>
              </w:rPr>
            </w:pPr>
            <w:r w:rsidRPr="00FF4F2F">
              <w:rPr>
                <w:rFonts w:ascii="Arial" w:hAnsi="Arial"/>
                <w:sz w:val="16"/>
                <w:lang w:val="es-ES"/>
              </w:rPr>
              <w:t>Torque Converter Clutch Slip Error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-4096 - 4095.875 rpm</w:t>
            </w:r>
          </w:p>
        </w:tc>
        <w:tc>
          <w:tcPr>
            <w:tcW w:w="2160"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PID contains the torque converter clutch (TCC) slip error determined as the difference between the absolute value of TCC slip and the TCC reference slip.</w:t>
      </w:r>
    </w:p>
    <w:p w:rsidR="00FF4F2F" w:rsidRDefault="00FF4F2F">
      <w:pPr>
        <w:keepNext w:val="0"/>
        <w:keepLines w:val="0"/>
      </w:pPr>
    </w:p>
    <w:p w:rsidR="00FF4F2F" w:rsidRDefault="00FF4F2F">
      <w:pPr>
        <w:pStyle w:val="Heading3"/>
      </w:pPr>
      <w:bookmarkStart w:id="782" w:name="_Toc223513140"/>
      <w:r>
        <w:t>ETQR – PID $1A2D – Engine Actual Steady State Torque</w:t>
      </w:r>
      <w:bookmarkEnd w:id="760"/>
      <w:bookmarkEnd w:id="78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$1A2D</w:t>
            </w:r>
          </w:p>
        </w:tc>
        <w:tc>
          <w:tcPr>
            <w:tcW w:w="2880" w:type="dxa"/>
            <w:tcBorders>
              <w:top w:val="nil"/>
            </w:tcBorders>
          </w:tcPr>
          <w:p w:rsidR="00FF4F2F" w:rsidRDefault="00FF4F2F">
            <w:pPr>
              <w:rPr>
                <w:rFonts w:ascii="Arial" w:hAnsi="Arial"/>
                <w:sz w:val="16"/>
              </w:rPr>
            </w:pPr>
            <w:r>
              <w:rPr>
                <w:rFonts w:ascii="Arial" w:hAnsi="Arial"/>
                <w:sz w:val="16"/>
              </w:rPr>
              <w:t>Engine Actual Steady State Torque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-8192 - 8191.75 Nm</w:t>
            </w:r>
          </w:p>
        </w:tc>
        <w:tc>
          <w:tcPr>
            <w:tcW w:w="2160" w:type="dxa"/>
            <w:tcBorders>
              <w:top w:val="nil"/>
            </w:tcBorders>
          </w:tcPr>
          <w:p w:rsidR="00FF4F2F" w:rsidRDefault="00FF4F2F">
            <w:pPr>
              <w:rPr>
                <w:rFonts w:ascii="Arial" w:hAnsi="Arial"/>
                <w:sz w:val="16"/>
              </w:rPr>
            </w:pPr>
            <w:r>
              <w:rPr>
                <w:rFonts w:ascii="Arial" w:hAnsi="Arial"/>
                <w:sz w:val="16"/>
              </w:rPr>
              <w:t>E = N * 0.25</w:t>
            </w:r>
          </w:p>
        </w:tc>
      </w:tr>
    </w:tbl>
    <w:p w:rsidR="00FF4F2F" w:rsidRDefault="00FF4F2F"/>
    <w:p w:rsidR="00FF4F2F" w:rsidRDefault="00FF4F2F">
      <w:r>
        <w:t>This PID contains the engine torque based upon the airflow through the engine and the torque losses due to spark retard and fuel shutoff.  Since this is a steady state engine torque, it does not include the inertial component of engine torque.</w:t>
      </w:r>
    </w:p>
    <w:p w:rsidR="00FF4F2F" w:rsidRDefault="00FF4F2F">
      <w:pPr>
        <w:keepNext w:val="0"/>
        <w:keepLines w:val="0"/>
      </w:pPr>
    </w:p>
    <w:p w:rsidR="00FF4F2F" w:rsidRDefault="00FF4F2F">
      <w:pPr>
        <w:pStyle w:val="Heading3"/>
      </w:pPr>
      <w:bookmarkStart w:id="783" w:name="_Toc223513141"/>
      <w:bookmarkStart w:id="784" w:name="_Toc17862235"/>
      <w:r>
        <w:lastRenderedPageBreak/>
        <w:t>TRTR – PID $1A88 – Transmission Modeled Gear Ratio</w:t>
      </w:r>
      <w:bookmarkEnd w:id="78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$1A88</w:t>
            </w:r>
          </w:p>
        </w:tc>
        <w:tc>
          <w:tcPr>
            <w:tcW w:w="2880" w:type="dxa"/>
            <w:tcBorders>
              <w:top w:val="nil"/>
            </w:tcBorders>
          </w:tcPr>
          <w:p w:rsidR="00FF4F2F" w:rsidRDefault="00FF4F2F">
            <w:pPr>
              <w:rPr>
                <w:rFonts w:ascii="Arial" w:hAnsi="Arial"/>
                <w:sz w:val="16"/>
              </w:rPr>
            </w:pPr>
            <w:r>
              <w:rPr>
                <w:rFonts w:ascii="Arial" w:hAnsi="Arial"/>
                <w:sz w:val="16"/>
              </w:rPr>
              <w:t>Transmission Modeled Gear Ratio</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0 - 15.99975585938</w:t>
            </w:r>
          </w:p>
        </w:tc>
        <w:tc>
          <w:tcPr>
            <w:tcW w:w="2160" w:type="dxa"/>
            <w:tcBorders>
              <w:top w:val="nil"/>
            </w:tcBorders>
          </w:tcPr>
          <w:p w:rsidR="00FF4F2F" w:rsidRDefault="00FF4F2F">
            <w:pPr>
              <w:rPr>
                <w:rFonts w:ascii="Arial" w:hAnsi="Arial"/>
                <w:sz w:val="16"/>
              </w:rPr>
            </w:pPr>
            <w:r>
              <w:rPr>
                <w:rFonts w:ascii="Arial" w:hAnsi="Arial"/>
                <w:sz w:val="16"/>
              </w:rPr>
              <w:t>E = N / 4096</w:t>
            </w:r>
          </w:p>
        </w:tc>
      </w:tr>
    </w:tbl>
    <w:p w:rsidR="00FF4F2F" w:rsidRDefault="00FF4F2F"/>
    <w:p w:rsidR="00FF4F2F" w:rsidRDefault="00FF4F2F">
      <w:r>
        <w:t>This PID contains the ratio of the modeled speed at the input of the gear box (difference between engine speed and the modeled torque converter slip multiplied by the sprocket ratio) to transmission output speed (the speed at the output of the gear box) for transmissions that do not have a transmission input speed (TIS) sensor.</w:t>
      </w:r>
    </w:p>
    <w:p w:rsidR="00FF4F2F" w:rsidRDefault="00FF4F2F">
      <w:pPr>
        <w:keepNext w:val="0"/>
        <w:keepLines w:val="0"/>
      </w:pPr>
    </w:p>
    <w:p w:rsidR="00FF4F2F" w:rsidRDefault="00FF4F2F">
      <w:pPr>
        <w:pStyle w:val="Heading3"/>
      </w:pPr>
      <w:bookmarkStart w:id="785" w:name="_Toc223513142"/>
      <w:r>
        <w:t xml:space="preserve">AWDR – PID $1A8E – </w:t>
      </w:r>
      <w:smartTag w:uri="urn:schemas-microsoft-com:office:smarttags" w:element="Street">
        <w:smartTag w:uri="urn:schemas-microsoft-com:office:smarttags" w:element="address">
          <w:r>
            <w:t>All Wheel Drive</w:t>
          </w:r>
        </w:smartTag>
      </w:smartTag>
      <w:r>
        <w:t xml:space="preserve"> System Status</w:t>
      </w:r>
      <w:bookmarkEnd w:id="784"/>
      <w:bookmarkEnd w:id="78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$1A8E</w:t>
            </w:r>
          </w:p>
        </w:tc>
        <w:tc>
          <w:tcPr>
            <w:tcW w:w="2880" w:type="dxa"/>
            <w:tcBorders>
              <w:top w:val="nil"/>
            </w:tcBorders>
          </w:tcPr>
          <w:p w:rsidR="00FF4F2F" w:rsidRDefault="00FF4F2F">
            <w:pPr>
              <w:rPr>
                <w:rFonts w:ascii="Arial" w:hAnsi="Arial"/>
                <w:sz w:val="16"/>
              </w:rPr>
            </w:pPr>
            <w:r>
              <w:rPr>
                <w:rFonts w:ascii="Arial" w:hAnsi="Arial"/>
                <w:sz w:val="16"/>
              </w:rPr>
              <w:t xml:space="preserve">All </w:t>
            </w:r>
            <w:smartTag w:uri="urn:schemas-microsoft-com:office:smarttags" w:element="Street">
              <w:smartTag w:uri="urn:schemas-microsoft-com:office:smarttags" w:element="address">
                <w:r>
                  <w:rPr>
                    <w:rFonts w:ascii="Arial" w:hAnsi="Arial"/>
                    <w:sz w:val="16"/>
                  </w:rPr>
                  <w:t>Wheel Drive</w:t>
                </w:r>
              </w:smartTag>
            </w:smartTag>
            <w:r>
              <w:rPr>
                <w:rFonts w:ascii="Arial" w:hAnsi="Arial"/>
                <w:sz w:val="16"/>
              </w:rPr>
              <w:t xml:space="preserve"> System Status</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Brake System Fault Disable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Mini Spare Tire Lost Communication Disable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Energy Reduction Software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PTO Torque Management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Mini Spare Tire Lost Communication Disable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Temperature Limiting Software Disable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ODM Short to Power/Ground Fault Detected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ODM Open Fault Detected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Overtemperature Delay Active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All Wheel Drive Disabled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Mini Spare Tire Disable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Voltage Disable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Overtemperature Disable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Wheel Speed Fault Disable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Overspeed Disable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All Wheel Drive Present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several signals associated with the status of the all wheel drive (AWD) system.  The content of each of these signals is described below.</w:t>
      </w:r>
    </w:p>
    <w:p w:rsidR="00FF4F2F" w:rsidRDefault="00FF4F2F"/>
    <w:p w:rsidR="00FF4F2F" w:rsidRDefault="00FF4F2F">
      <w:r>
        <w:t>Brake System Fault Disable indicates that AWD is disabled due to a brake system (ABS) failure.</w:t>
      </w:r>
    </w:p>
    <w:p w:rsidR="00FF4F2F" w:rsidRDefault="00FF4F2F"/>
    <w:p w:rsidR="00FF4F2F" w:rsidRDefault="00FF4F2F">
      <w:r>
        <w:t>Mini Spare Tire Lost Communication Disable indicates that AWD is disabled for the remainder of the driving cycle due to the loss of the serial communication providing the mini spare tire status.</w:t>
      </w:r>
    </w:p>
    <w:p w:rsidR="00FF4F2F" w:rsidRDefault="00FF4F2F"/>
    <w:p w:rsidR="00FF4F2F" w:rsidRDefault="00FF4F2F">
      <w:r>
        <w:t>Energy Reduction Software Active indicates that the energy reduction software (ERS) is requesting a gear override.</w:t>
      </w:r>
    </w:p>
    <w:p w:rsidR="00FF4F2F" w:rsidRDefault="00FF4F2F"/>
    <w:p w:rsidR="00FF4F2F" w:rsidRDefault="00FF4F2F">
      <w:r>
        <w:t>PTO Torque Management Active indicates that the gearbox torque is greater than the PTO Torque Limit</w:t>
      </w:r>
    </w:p>
    <w:p w:rsidR="00FF4F2F" w:rsidRDefault="00FF4F2F"/>
    <w:p w:rsidR="00FF4F2F" w:rsidRDefault="00FF4F2F">
      <w:r>
        <w:t>Temperature Limiting Software Disable indicates that AWD is disabled due to the temperature limiting software (TLS) being active.</w:t>
      </w:r>
    </w:p>
    <w:p w:rsidR="00FF4F2F" w:rsidRDefault="00FF4F2F">
      <w:pPr>
        <w:keepNext w:val="0"/>
        <w:keepLines w:val="0"/>
      </w:pPr>
    </w:p>
    <w:p w:rsidR="00FF4F2F" w:rsidRDefault="00FF4F2F">
      <w:pPr>
        <w:keepNext w:val="0"/>
        <w:keepLines w:val="0"/>
      </w:pPr>
      <w:r>
        <w:t>ODM Short to Power/Ground Fault Detected indicates status of the short to ground and short to power tests used to report DTC P1728.</w:t>
      </w:r>
    </w:p>
    <w:p w:rsidR="00FF4F2F" w:rsidRDefault="00FF4F2F">
      <w:pPr>
        <w:keepNext w:val="0"/>
        <w:keepLines w:val="0"/>
      </w:pPr>
    </w:p>
    <w:p w:rsidR="00FF4F2F" w:rsidRDefault="00FF4F2F">
      <w:pPr>
        <w:keepNext w:val="0"/>
        <w:keepLines w:val="0"/>
      </w:pPr>
      <w:r>
        <w:t>ODM Open Fault Detected indicates status of the open circuit tests used to report DTC P1728.</w:t>
      </w:r>
    </w:p>
    <w:p w:rsidR="00FF4F2F" w:rsidRDefault="00FF4F2F">
      <w:pPr>
        <w:keepNext w:val="0"/>
        <w:keepLines w:val="0"/>
      </w:pPr>
    </w:p>
    <w:p w:rsidR="00FF4F2F" w:rsidRDefault="00FF4F2F">
      <w:r>
        <w:t>Overtemperature Delay Active indicates that the AWD system is waiting to re-enable following a rear drive module (RDM) overtemperature condition.</w:t>
      </w:r>
    </w:p>
    <w:p w:rsidR="00FF4F2F" w:rsidRDefault="00FF4F2F"/>
    <w:p w:rsidR="00FF4F2F" w:rsidRDefault="00FF4F2F">
      <w:r>
        <w:t>All Wheel Drive Disabled indicates that AWD is currently disabled (i.e., the all wheel drive enable output is commanded off).</w:t>
      </w:r>
    </w:p>
    <w:p w:rsidR="00FF4F2F" w:rsidRDefault="00FF4F2F"/>
    <w:p w:rsidR="00FF4F2F" w:rsidRDefault="00FF4F2F">
      <w:r>
        <w:t>Mini Spare Tire Disable indicates that AWD is disabled for the remainder of the driving cycle due to the use of a mini spare tire.</w:t>
      </w:r>
    </w:p>
    <w:p w:rsidR="00FF4F2F" w:rsidRDefault="00FF4F2F"/>
    <w:p w:rsidR="00FF4F2F" w:rsidRDefault="00FF4F2F">
      <w:r>
        <w:t>Voltage Disable indicates that AWD is disabled due to an ignition voltage out of range condition.</w:t>
      </w:r>
    </w:p>
    <w:p w:rsidR="00FF4F2F" w:rsidRDefault="00FF4F2F"/>
    <w:p w:rsidR="00FF4F2F" w:rsidRDefault="00FF4F2F">
      <w:r>
        <w:t>Overtemperature Disable indicates that AWD is disabled due to a RDM overtemperature condition.</w:t>
      </w:r>
    </w:p>
    <w:p w:rsidR="00FF4F2F" w:rsidRDefault="00FF4F2F"/>
    <w:p w:rsidR="00FF4F2F" w:rsidRDefault="00FF4F2F">
      <w:r>
        <w:t>Wheel Speed Fault Disable indicates that AWD is disabled due to a wheel speed failure.</w:t>
      </w:r>
    </w:p>
    <w:p w:rsidR="00FF4F2F" w:rsidRDefault="00FF4F2F"/>
    <w:p w:rsidR="00FF4F2F" w:rsidRDefault="00FF4F2F">
      <w:r>
        <w:t>Overspeed Disable indicates that AWD is disabled due to vehicle speed being too high or due to a vehicle speed fault.</w:t>
      </w:r>
    </w:p>
    <w:p w:rsidR="00FF4F2F" w:rsidRDefault="00FF4F2F"/>
    <w:p w:rsidR="00FF4F2F" w:rsidRDefault="00FF4F2F">
      <w:r>
        <w:t>All Wheel Drive Present indicates that the vehicle is equipped with AWD.</w:t>
      </w:r>
    </w:p>
    <w:p w:rsidR="00FF4F2F" w:rsidRDefault="00FF4F2F">
      <w:pPr>
        <w:keepNext w:val="0"/>
        <w:keepLines w:val="0"/>
      </w:pPr>
    </w:p>
    <w:p w:rsidR="00FF4F2F" w:rsidRDefault="00FF4F2F">
      <w:pPr>
        <w:pStyle w:val="Heading3"/>
      </w:pPr>
      <w:bookmarkStart w:id="786" w:name="_Toc33507703"/>
      <w:bookmarkStart w:id="787" w:name="_Toc223513143"/>
      <w:bookmarkStart w:id="788" w:name="_Toc33507885"/>
      <w:bookmarkStart w:id="789" w:name="_Toc33507884"/>
      <w:bookmarkStart w:id="790" w:name="_Ref19944575"/>
      <w:r>
        <w:t>MAPR – PID $2000 – Intake Manifold Absolute Pressure A/D</w:t>
      </w:r>
      <w:bookmarkEnd w:id="786"/>
      <w:bookmarkEnd w:id="78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$2000</w:t>
            </w:r>
          </w:p>
        </w:tc>
        <w:tc>
          <w:tcPr>
            <w:tcW w:w="2880" w:type="dxa"/>
            <w:tcBorders>
              <w:top w:val="nil"/>
            </w:tcBorders>
          </w:tcPr>
          <w:p w:rsidR="00FF4F2F" w:rsidRDefault="00FF4F2F">
            <w:pPr>
              <w:rPr>
                <w:rFonts w:ascii="Arial" w:hAnsi="Arial"/>
                <w:sz w:val="16"/>
              </w:rPr>
            </w:pPr>
            <w:r>
              <w:rPr>
                <w:rFonts w:ascii="Arial" w:hAnsi="Arial"/>
                <w:sz w:val="16"/>
              </w:rPr>
              <w:t>Intake Manifold Absolute Pressure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intake manifold absolute pressure (MAP) analog input as a percentage of its reference voltage.</w:t>
      </w:r>
    </w:p>
    <w:p w:rsidR="00FF4F2F" w:rsidRDefault="00FF4F2F">
      <w:pPr>
        <w:keepNext w:val="0"/>
        <w:keepLines w:val="0"/>
      </w:pPr>
    </w:p>
    <w:p w:rsidR="00FF4F2F" w:rsidRDefault="00FF4F2F">
      <w:pPr>
        <w:pStyle w:val="Heading3"/>
      </w:pPr>
      <w:bookmarkStart w:id="791" w:name="_Toc223513144"/>
      <w:r>
        <w:t>MAPR – PID $2001 – Intake Manifold Vacuum Pressure</w:t>
      </w:r>
      <w:bookmarkEnd w:id="79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$2001</w:t>
            </w:r>
          </w:p>
        </w:tc>
        <w:tc>
          <w:tcPr>
            <w:tcW w:w="2880" w:type="dxa"/>
            <w:tcBorders>
              <w:top w:val="nil"/>
            </w:tcBorders>
          </w:tcPr>
          <w:p w:rsidR="00FF4F2F" w:rsidRDefault="00FF4F2F">
            <w:pPr>
              <w:rPr>
                <w:rFonts w:ascii="Arial" w:hAnsi="Arial"/>
                <w:sz w:val="16"/>
              </w:rPr>
            </w:pPr>
            <w:r>
              <w:rPr>
                <w:rFonts w:ascii="Arial" w:hAnsi="Arial"/>
                <w:sz w:val="16"/>
              </w:rPr>
              <w:t>Intake Manifold Vacuum Pressure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-128 - 127 kPa</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pPr>
        <w:pStyle w:val="BodyText"/>
        <w:rPr>
          <w:color w:val="auto"/>
          <w:u w:val="none"/>
        </w:rPr>
      </w:pPr>
      <w:r>
        <w:rPr>
          <w:color w:val="auto"/>
          <w:u w:val="none"/>
        </w:rPr>
        <w:t>This PID contains the engine intake manifold vacuum pressure calculated as the difference between ambient air pressure (barometric pressure) and intake manifold absolute pressure (MAP).</w:t>
      </w:r>
    </w:p>
    <w:p w:rsidR="00FF4F2F" w:rsidRDefault="00FF4F2F">
      <w:pPr>
        <w:keepNext w:val="0"/>
        <w:keepLines w:val="0"/>
      </w:pPr>
    </w:p>
    <w:p w:rsidR="00FF4F2F" w:rsidRDefault="00FF4F2F">
      <w:pPr>
        <w:pStyle w:val="Heading3"/>
      </w:pPr>
      <w:bookmarkStart w:id="792" w:name="_Toc223513145"/>
      <w:r>
        <w:t>MAPR – PID $2002 – Supercharger Inlet Absolute Pressure</w:t>
      </w:r>
      <w:bookmarkEnd w:id="79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$2002</w:t>
            </w:r>
          </w:p>
        </w:tc>
        <w:tc>
          <w:tcPr>
            <w:tcW w:w="2880" w:type="dxa"/>
            <w:tcBorders>
              <w:top w:val="nil"/>
            </w:tcBorders>
          </w:tcPr>
          <w:p w:rsidR="00FF4F2F" w:rsidRDefault="00FF4F2F">
            <w:pPr>
              <w:rPr>
                <w:rFonts w:ascii="Arial" w:hAnsi="Arial"/>
                <w:sz w:val="16"/>
              </w:rPr>
            </w:pPr>
            <w:r>
              <w:rPr>
                <w:rFonts w:ascii="Arial" w:hAnsi="Arial"/>
                <w:sz w:val="16"/>
              </w:rPr>
              <w:t>Supercharger Inlet Absolute Pressure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kPa</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unfiltered supercharger inlet absolute pressure (SCIAP).</w:t>
      </w:r>
    </w:p>
    <w:p w:rsidR="00FF4F2F" w:rsidRDefault="00FF4F2F">
      <w:pPr>
        <w:keepNext w:val="0"/>
        <w:keepLines w:val="0"/>
      </w:pPr>
    </w:p>
    <w:p w:rsidR="00FF4F2F" w:rsidRDefault="00FF4F2F">
      <w:pPr>
        <w:pStyle w:val="Heading3"/>
      </w:pPr>
      <w:bookmarkStart w:id="793" w:name="_Toc223513146"/>
      <w:r>
        <w:lastRenderedPageBreak/>
        <w:t>MAPR – PID $2003 – Supercharger Inlet Absolute Pressure A/D</w:t>
      </w:r>
      <w:bookmarkEnd w:id="79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$2003</w:t>
            </w:r>
          </w:p>
        </w:tc>
        <w:tc>
          <w:tcPr>
            <w:tcW w:w="2880" w:type="dxa"/>
            <w:tcBorders>
              <w:top w:val="nil"/>
            </w:tcBorders>
          </w:tcPr>
          <w:p w:rsidR="00FF4F2F" w:rsidRDefault="00FF4F2F">
            <w:pPr>
              <w:rPr>
                <w:rFonts w:ascii="Arial" w:hAnsi="Arial"/>
                <w:sz w:val="16"/>
              </w:rPr>
            </w:pPr>
            <w:r>
              <w:rPr>
                <w:rFonts w:ascii="Arial" w:hAnsi="Arial"/>
                <w:sz w:val="16"/>
              </w:rPr>
              <w:t>Supercharger Inlet Absolute Pressure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supercharger inlet absolute pressure (SCIAP) analog input as a percentage of its reference voltage.</w:t>
      </w:r>
    </w:p>
    <w:p w:rsidR="00FF4F2F" w:rsidRDefault="00FF4F2F">
      <w:pPr>
        <w:keepNext w:val="0"/>
        <w:keepLines w:val="0"/>
      </w:pPr>
    </w:p>
    <w:p w:rsidR="00FF4F2F" w:rsidRDefault="00FF4F2F">
      <w:pPr>
        <w:pStyle w:val="Heading3"/>
      </w:pPr>
      <w:bookmarkStart w:id="794" w:name="_Toc223513147"/>
      <w:r>
        <w:t>MAPR – PID $2004 – Supercharger Inlet Vacuum Pressure</w:t>
      </w:r>
      <w:bookmarkEnd w:id="79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$2004</w:t>
            </w:r>
          </w:p>
        </w:tc>
        <w:tc>
          <w:tcPr>
            <w:tcW w:w="2880" w:type="dxa"/>
            <w:tcBorders>
              <w:top w:val="nil"/>
            </w:tcBorders>
          </w:tcPr>
          <w:p w:rsidR="00FF4F2F" w:rsidRDefault="00FF4F2F">
            <w:pPr>
              <w:rPr>
                <w:rFonts w:ascii="Arial" w:hAnsi="Arial"/>
                <w:sz w:val="16"/>
              </w:rPr>
            </w:pPr>
            <w:r>
              <w:rPr>
                <w:rFonts w:ascii="Arial" w:hAnsi="Arial"/>
                <w:sz w:val="16"/>
              </w:rPr>
              <w:t>Supercharger Inlet Vacuum Pressure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0 - 255 kPa</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pPr>
        <w:pStyle w:val="BodyText"/>
        <w:rPr>
          <w:color w:val="auto"/>
          <w:u w:val="none"/>
        </w:rPr>
      </w:pPr>
      <w:r>
        <w:rPr>
          <w:color w:val="auto"/>
          <w:u w:val="none"/>
        </w:rPr>
        <w:t>This PID contains the supercharger inlet vacuum pressure calculated as the difference between ambient air pressure (barometric pressure) and supercharger inlet absolute pressure (SCIAP).</w:t>
      </w:r>
    </w:p>
    <w:p w:rsidR="00FF4F2F" w:rsidRDefault="00FF4F2F">
      <w:pPr>
        <w:keepNext w:val="0"/>
        <w:keepLines w:val="0"/>
      </w:pPr>
    </w:p>
    <w:p w:rsidR="00FF4F2F" w:rsidRDefault="00FF4F2F">
      <w:pPr>
        <w:pStyle w:val="Heading3"/>
      </w:pPr>
      <w:bookmarkStart w:id="795" w:name="_Toc223513148"/>
      <w:r>
        <w:t>EITR – PID $2005 – Power-Up Intake Air Temperature</w:t>
      </w:r>
      <w:bookmarkEnd w:id="79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$2005</w:t>
            </w:r>
          </w:p>
        </w:tc>
        <w:tc>
          <w:tcPr>
            <w:tcW w:w="2880" w:type="dxa"/>
            <w:tcBorders>
              <w:top w:val="nil"/>
            </w:tcBorders>
          </w:tcPr>
          <w:p w:rsidR="00FF4F2F" w:rsidRDefault="00FF4F2F">
            <w:pPr>
              <w:rPr>
                <w:rFonts w:ascii="Arial" w:hAnsi="Arial"/>
                <w:sz w:val="16"/>
              </w:rPr>
            </w:pPr>
            <w:r>
              <w:rPr>
                <w:rFonts w:ascii="Arial" w:hAnsi="Arial"/>
                <w:sz w:val="16"/>
              </w:rPr>
              <w:t>Power-Up Intake Air Temperature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-40 - 215 °C</w:t>
            </w:r>
          </w:p>
        </w:tc>
        <w:tc>
          <w:tcPr>
            <w:tcW w:w="2160" w:type="dxa"/>
            <w:tcBorders>
              <w:top w:val="nil"/>
            </w:tcBorders>
          </w:tcPr>
          <w:p w:rsidR="00FF4F2F" w:rsidRDefault="00FF4F2F">
            <w:pPr>
              <w:rPr>
                <w:rFonts w:ascii="Arial" w:hAnsi="Arial"/>
                <w:sz w:val="16"/>
              </w:rPr>
            </w:pPr>
            <w:r>
              <w:rPr>
                <w:rFonts w:ascii="Arial" w:hAnsi="Arial"/>
                <w:sz w:val="16"/>
              </w:rPr>
              <w:t>E = N * 1 - 40</w:t>
            </w:r>
          </w:p>
        </w:tc>
      </w:tr>
    </w:tbl>
    <w:p w:rsidR="00FF4F2F" w:rsidRDefault="00FF4F2F"/>
    <w:p w:rsidR="00FF4F2F" w:rsidRDefault="00FF4F2F">
      <w:r>
        <w:t>This PID contains the intake air temperature (measured by a sensor located near the throttle body) recorded at power-up (Run/Crank transition from low to high).</w:t>
      </w:r>
    </w:p>
    <w:p w:rsidR="00FF4F2F" w:rsidRDefault="00FF4F2F">
      <w:pPr>
        <w:keepNext w:val="0"/>
        <w:keepLines w:val="0"/>
      </w:pPr>
    </w:p>
    <w:p w:rsidR="00FF4F2F" w:rsidRDefault="00FF4F2F">
      <w:pPr>
        <w:pStyle w:val="Heading3"/>
      </w:pPr>
      <w:bookmarkStart w:id="796" w:name="_Toc223513149"/>
      <w:r>
        <w:t>EITR – PID $2006 – Intake Air Temperature 2</w:t>
      </w:r>
      <w:bookmarkEnd w:id="79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$2006</w:t>
            </w:r>
          </w:p>
        </w:tc>
        <w:tc>
          <w:tcPr>
            <w:tcW w:w="2880" w:type="dxa"/>
            <w:tcBorders>
              <w:top w:val="nil"/>
            </w:tcBorders>
          </w:tcPr>
          <w:p w:rsidR="00FF4F2F" w:rsidRDefault="00FF4F2F">
            <w:pPr>
              <w:rPr>
                <w:rFonts w:ascii="Arial" w:hAnsi="Arial"/>
                <w:sz w:val="16"/>
              </w:rPr>
            </w:pPr>
            <w:r>
              <w:rPr>
                <w:rFonts w:ascii="Arial" w:hAnsi="Arial"/>
                <w:sz w:val="16"/>
              </w:rPr>
              <w:t>Intake Air Temperature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-40 - 215 °C</w:t>
            </w:r>
          </w:p>
        </w:tc>
        <w:tc>
          <w:tcPr>
            <w:tcW w:w="2160" w:type="dxa"/>
            <w:tcBorders>
              <w:top w:val="nil"/>
            </w:tcBorders>
          </w:tcPr>
          <w:p w:rsidR="00FF4F2F" w:rsidRDefault="00FF4F2F">
            <w:pPr>
              <w:rPr>
                <w:rFonts w:ascii="Arial" w:hAnsi="Arial"/>
                <w:sz w:val="16"/>
              </w:rPr>
            </w:pPr>
            <w:r>
              <w:rPr>
                <w:rFonts w:ascii="Arial" w:hAnsi="Arial"/>
                <w:sz w:val="16"/>
              </w:rPr>
              <w:t>E = N * 1 - 40</w:t>
            </w:r>
          </w:p>
        </w:tc>
      </w:tr>
    </w:tbl>
    <w:p w:rsidR="00FF4F2F" w:rsidRDefault="00FF4F2F"/>
    <w:p w:rsidR="00FF4F2F" w:rsidRDefault="00FF4F2F">
      <w:r>
        <w:t>This PID contains the undefaulted intake air temperature measured by a sensor that is located within the engine intake manifold.</w:t>
      </w:r>
    </w:p>
    <w:p w:rsidR="00FF4F2F" w:rsidRDefault="00FF4F2F">
      <w:pPr>
        <w:keepNext w:val="0"/>
        <w:keepLines w:val="0"/>
      </w:pPr>
    </w:p>
    <w:p w:rsidR="00FF4F2F" w:rsidRDefault="00FF4F2F">
      <w:pPr>
        <w:pStyle w:val="Heading3"/>
      </w:pPr>
      <w:bookmarkStart w:id="797" w:name="_Toc223513150"/>
      <w:bookmarkStart w:id="798" w:name="_Toc33507737"/>
      <w:r>
        <w:t>AAPR – PID $2007 – Barometric Pressure A/D</w:t>
      </w:r>
      <w:bookmarkEnd w:id="79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$2007</w:t>
            </w:r>
          </w:p>
        </w:tc>
        <w:tc>
          <w:tcPr>
            <w:tcW w:w="2880" w:type="dxa"/>
            <w:tcBorders>
              <w:top w:val="nil"/>
            </w:tcBorders>
          </w:tcPr>
          <w:p w:rsidR="00FF4F2F" w:rsidRDefault="00FF4F2F">
            <w:pPr>
              <w:rPr>
                <w:rFonts w:ascii="Arial" w:hAnsi="Arial"/>
                <w:sz w:val="16"/>
              </w:rPr>
            </w:pPr>
            <w:r>
              <w:rPr>
                <w:rFonts w:ascii="Arial" w:hAnsi="Arial"/>
                <w:sz w:val="16"/>
              </w:rPr>
              <w:t>Barometric Pressure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barometric pressure analog input as a percentage of its reference voltage.</w:t>
      </w:r>
    </w:p>
    <w:bookmarkEnd w:id="798"/>
    <w:p w:rsidR="00FF4F2F" w:rsidRDefault="00FF4F2F">
      <w:pPr>
        <w:keepNext w:val="0"/>
        <w:keepLines w:val="0"/>
      </w:pPr>
    </w:p>
    <w:p w:rsidR="00FF4F2F" w:rsidRDefault="00FF4F2F">
      <w:pPr>
        <w:pStyle w:val="Heading3"/>
      </w:pPr>
      <w:bookmarkStart w:id="799" w:name="_Toc223513151"/>
      <w:r>
        <w:lastRenderedPageBreak/>
        <w:t>IMTR – PID $2008 – Intake Manifold Tuning Valve Control Circuit</w:t>
      </w:r>
      <w:bookmarkEnd w:id="79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$2008</w:t>
            </w:r>
          </w:p>
        </w:tc>
        <w:tc>
          <w:tcPr>
            <w:tcW w:w="2880" w:type="dxa"/>
            <w:tcBorders>
              <w:top w:val="nil"/>
            </w:tcBorders>
          </w:tcPr>
          <w:p w:rsidR="00FF4F2F" w:rsidRDefault="00FF4F2F">
            <w:pPr>
              <w:rPr>
                <w:rFonts w:ascii="Arial" w:hAnsi="Arial"/>
                <w:sz w:val="16"/>
              </w:rPr>
            </w:pPr>
            <w:r>
              <w:rPr>
                <w:rFonts w:ascii="Arial" w:hAnsi="Arial"/>
                <w:sz w:val="16"/>
              </w:rPr>
              <w:t>Intake Manifold Tuning Valve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Manifold Tuning Valve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Manifold Tuning Valve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Manifold Tuning Valve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Manifold Tuning Valve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intake manifold tuning valve output along with the status of its associated short to ground, open circuit, and short to power tests used to report DTC P0660.</w:t>
      </w:r>
    </w:p>
    <w:p w:rsidR="00FF4F2F" w:rsidRDefault="00FF4F2F">
      <w:pPr>
        <w:keepNext w:val="0"/>
        <w:keepLines w:val="0"/>
      </w:pPr>
    </w:p>
    <w:p w:rsidR="00FF4F2F" w:rsidRDefault="00FF4F2F">
      <w:pPr>
        <w:pStyle w:val="Heading3"/>
      </w:pPr>
      <w:bookmarkStart w:id="800" w:name="_Toc33507709"/>
      <w:bookmarkStart w:id="801" w:name="_Toc223513152"/>
      <w:r>
        <w:t>IMTR – PID $2009 – Intake Manifold Tuning Vane Position Duty Cycle</w:t>
      </w:r>
      <w:bookmarkEnd w:id="800"/>
      <w:bookmarkEnd w:id="80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$2009</w:t>
            </w:r>
          </w:p>
        </w:tc>
        <w:tc>
          <w:tcPr>
            <w:tcW w:w="2880" w:type="dxa"/>
            <w:tcBorders>
              <w:top w:val="nil"/>
            </w:tcBorders>
          </w:tcPr>
          <w:p w:rsidR="00FF4F2F" w:rsidRDefault="00FF4F2F">
            <w:pPr>
              <w:rPr>
                <w:rFonts w:ascii="Arial" w:hAnsi="Arial"/>
                <w:sz w:val="16"/>
              </w:rPr>
            </w:pPr>
            <w:r>
              <w:rPr>
                <w:rFonts w:ascii="Arial" w:hAnsi="Arial"/>
                <w:sz w:val="16"/>
              </w:rPr>
              <w:t>Intake Manifold Tuning Vane Position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duty cycle of the PWM feedback from the intake manifold tuning electronics, which represents the position of the intake manifold tuning vane.</w:t>
      </w:r>
    </w:p>
    <w:p w:rsidR="00FF4F2F" w:rsidRDefault="00FF4F2F">
      <w:pPr>
        <w:keepNext w:val="0"/>
        <w:keepLines w:val="0"/>
      </w:pPr>
    </w:p>
    <w:p w:rsidR="00FF4F2F" w:rsidRDefault="00FF4F2F">
      <w:pPr>
        <w:pStyle w:val="Heading3"/>
      </w:pPr>
      <w:bookmarkStart w:id="802" w:name="_Toc33507694"/>
      <w:bookmarkStart w:id="803" w:name="_Toc223513153"/>
      <w:r>
        <w:lastRenderedPageBreak/>
        <w:t>IMTR – PID $200A – Intake Manifold Tuning Status</w:t>
      </w:r>
      <w:bookmarkEnd w:id="802"/>
      <w:bookmarkEnd w:id="80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$200A</w:t>
            </w:r>
          </w:p>
        </w:tc>
        <w:tc>
          <w:tcPr>
            <w:tcW w:w="2880" w:type="dxa"/>
            <w:tcBorders>
              <w:top w:val="nil"/>
            </w:tcBorders>
          </w:tcPr>
          <w:p w:rsidR="00FF4F2F" w:rsidRDefault="00FF4F2F">
            <w:pPr>
              <w:rPr>
                <w:rFonts w:ascii="Arial" w:hAnsi="Arial"/>
                <w:sz w:val="16"/>
              </w:rPr>
            </w:pPr>
            <w:r>
              <w:rPr>
                <w:rFonts w:ascii="Arial" w:hAnsi="Arial"/>
                <w:sz w:val="16"/>
              </w:rPr>
              <w:t>Intake Manifold Tuning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Manifold Tuning Valve Commanded Closed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Manifold Tuning Valve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Manifold Tuning Hard Stop Vane Position Learn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Intake Manifold Tuning Vane Position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$0=Open; </w:t>
            </w:r>
            <w:r>
              <w:rPr>
                <w:rFonts w:ascii="Arial" w:hAnsi="Arial"/>
                <w:sz w:val="16"/>
              </w:rPr>
              <w:br/>
              <w:t xml:space="preserve">$1=Intermediate; </w:t>
            </w:r>
            <w:r>
              <w:rPr>
                <w:rFonts w:ascii="Arial" w:hAnsi="Arial"/>
                <w:sz w:val="16"/>
              </w:rPr>
              <w:br/>
              <w:t>$2=Closed</w:t>
            </w:r>
          </w:p>
        </w:tc>
      </w:tr>
    </w:tbl>
    <w:p w:rsidR="00FF4F2F" w:rsidRDefault="00FF4F2F"/>
    <w:p w:rsidR="00FF4F2F" w:rsidRDefault="00FF4F2F">
      <w:r>
        <w:t>This PID contains several signals associated with the status of the intake manifold tuning system.  The content of each of these signals is described below.</w:t>
      </w:r>
    </w:p>
    <w:p w:rsidR="00FF4F2F" w:rsidRDefault="00FF4F2F"/>
    <w:p w:rsidR="00FF4F2F" w:rsidRDefault="00FF4F2F">
      <w:r>
        <w:t>Intake Manifold Tuning Valve Commanded Closed indicates that the intake manifold tuning valve is commanded closed in order to prevent the manifold runners from communicating.</w:t>
      </w:r>
    </w:p>
    <w:p w:rsidR="00FF4F2F" w:rsidRDefault="00FF4F2F"/>
    <w:p w:rsidR="00FF4F2F" w:rsidRDefault="00FF4F2F">
      <w:r>
        <w:t>Intake Manifold Tuning Valve Commanded On indicates that the intake manifold tuning valve output is commanded on (a calibration is used to select whether this results in the valve being commanded closed or open for a particular application).</w:t>
      </w:r>
    </w:p>
    <w:p w:rsidR="00FF4F2F" w:rsidRDefault="00FF4F2F"/>
    <w:p w:rsidR="00FF4F2F" w:rsidRDefault="00FF4F2F">
      <w:r>
        <w:t>Intake Manifold Tuning Hard Stop Vane Position Learn Active indicates that the intake manifold tuning electronics are currently learning the hard stop position for the intake manifold tuning vane.</w:t>
      </w:r>
    </w:p>
    <w:p w:rsidR="00FF4F2F" w:rsidRDefault="00FF4F2F"/>
    <w:p w:rsidR="00FF4F2F" w:rsidRDefault="00FF4F2F">
      <w:r>
        <w:t>Intake Manifold Tuning Vane Position indicates whether the intake manifold tuning vane is in an open, closed, or intermediate position based upon the PWM feedback from the intake manifold tuning electronics.</w:t>
      </w:r>
    </w:p>
    <w:p w:rsidR="00FF4F2F" w:rsidRDefault="00FF4F2F">
      <w:pPr>
        <w:keepNext w:val="0"/>
        <w:keepLines w:val="0"/>
      </w:pPr>
    </w:p>
    <w:p w:rsidR="00FF4F2F" w:rsidRDefault="00FF4F2F">
      <w:pPr>
        <w:pStyle w:val="Heading3"/>
      </w:pPr>
      <w:bookmarkStart w:id="804" w:name="_Toc33507668"/>
      <w:bookmarkStart w:id="805" w:name="_Toc223513154"/>
      <w:r>
        <w:t>BSTR – PID $200B – Supercharger Boost Solenoid Duty Cycle</w:t>
      </w:r>
      <w:bookmarkEnd w:id="804"/>
      <w:bookmarkEnd w:id="80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$200B</w:t>
            </w:r>
          </w:p>
        </w:tc>
        <w:tc>
          <w:tcPr>
            <w:tcW w:w="2880" w:type="dxa"/>
            <w:tcBorders>
              <w:top w:val="nil"/>
            </w:tcBorders>
          </w:tcPr>
          <w:p w:rsidR="00FF4F2F" w:rsidRDefault="00FF4F2F">
            <w:pPr>
              <w:rPr>
                <w:rFonts w:ascii="Arial" w:hAnsi="Arial"/>
                <w:sz w:val="16"/>
              </w:rPr>
            </w:pPr>
            <w:r>
              <w:rPr>
                <w:rFonts w:ascii="Arial" w:hAnsi="Arial"/>
                <w:sz w:val="16"/>
              </w:rPr>
              <w:t>Supercharger Boost Solenoid Duty Cycle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commanded duty cycle for the supercharger boost solenoid output.</w:t>
      </w:r>
    </w:p>
    <w:p w:rsidR="00FF4F2F" w:rsidRDefault="00FF4F2F">
      <w:pPr>
        <w:keepNext w:val="0"/>
        <w:keepLines w:val="0"/>
      </w:pPr>
    </w:p>
    <w:p w:rsidR="00FF4F2F" w:rsidRDefault="00FF4F2F">
      <w:pPr>
        <w:pStyle w:val="Heading3"/>
      </w:pPr>
      <w:bookmarkStart w:id="806" w:name="_Toc223513155"/>
      <w:r>
        <w:lastRenderedPageBreak/>
        <w:t>BSTR – PID $200C – Supercharger Boost Solenoid Control Circuit</w:t>
      </w:r>
      <w:bookmarkEnd w:id="80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$200C</w:t>
            </w:r>
          </w:p>
        </w:tc>
        <w:tc>
          <w:tcPr>
            <w:tcW w:w="2880" w:type="dxa"/>
            <w:tcBorders>
              <w:top w:val="nil"/>
            </w:tcBorders>
          </w:tcPr>
          <w:p w:rsidR="00FF4F2F" w:rsidRDefault="00FF4F2F">
            <w:pPr>
              <w:rPr>
                <w:rFonts w:ascii="Arial" w:hAnsi="Arial"/>
                <w:sz w:val="16"/>
              </w:rPr>
            </w:pPr>
            <w:r>
              <w:rPr>
                <w:rFonts w:ascii="Arial" w:hAnsi="Arial"/>
                <w:sz w:val="16"/>
              </w:rPr>
              <w:t>Supercharger Boost Solenoid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Supercharger Boost Solenoid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Supercharger Boost Solenoid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Supercharger Boost Solenoid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Supercharger Boost Solenoid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supercharger boost solenoid output (the output is considered to be commanded on if its duty cycle is not zero) along with the status of its associated short to ground, open circuit, and short to power tests used to report DTC P0033.</w:t>
      </w:r>
    </w:p>
    <w:p w:rsidR="00FF4F2F" w:rsidRDefault="00FF4F2F">
      <w:pPr>
        <w:keepNext w:val="0"/>
        <w:keepLines w:val="0"/>
      </w:pPr>
    </w:p>
    <w:p w:rsidR="00FF4F2F" w:rsidRDefault="00FF4F2F">
      <w:pPr>
        <w:pStyle w:val="Heading3"/>
      </w:pPr>
      <w:bookmarkStart w:id="807" w:name="_Toc223513156"/>
      <w:r>
        <w:t>BSTR – PID $200D – Intercooler Pump Control Circuit</w:t>
      </w:r>
      <w:bookmarkEnd w:id="80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$200D</w:t>
            </w:r>
          </w:p>
        </w:tc>
        <w:tc>
          <w:tcPr>
            <w:tcW w:w="2880" w:type="dxa"/>
            <w:tcBorders>
              <w:top w:val="nil"/>
            </w:tcBorders>
          </w:tcPr>
          <w:p w:rsidR="00FF4F2F" w:rsidRDefault="00FF4F2F">
            <w:pPr>
              <w:rPr>
                <w:rFonts w:ascii="Arial" w:hAnsi="Arial"/>
                <w:sz w:val="16"/>
              </w:rPr>
            </w:pPr>
            <w:r>
              <w:rPr>
                <w:rFonts w:ascii="Arial" w:hAnsi="Arial"/>
                <w:sz w:val="16"/>
              </w:rPr>
              <w:t>Intercooler Pump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Intercooler Pump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Intercooler Pump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Intercooler Pump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Intercooler Pump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intercooler pump output along with the status of its associated short to ground, open circuit, and short to power tests used to report DTC P023A.</w:t>
      </w:r>
    </w:p>
    <w:p w:rsidR="00FF4F2F" w:rsidRDefault="00FF4F2F">
      <w:pPr>
        <w:keepNext w:val="0"/>
        <w:keepLines w:val="0"/>
      </w:pPr>
    </w:p>
    <w:p w:rsidR="00FF4F2F" w:rsidRDefault="00FF4F2F">
      <w:pPr>
        <w:pStyle w:val="Heading3"/>
      </w:pPr>
      <w:bookmarkStart w:id="808" w:name="_Toc223513157"/>
      <w:bookmarkStart w:id="809" w:name="_Toc39375019"/>
      <w:bookmarkStart w:id="810" w:name="_Toc33507673"/>
      <w:bookmarkStart w:id="811" w:name="_Toc39375288"/>
      <w:r>
        <w:lastRenderedPageBreak/>
        <w:t>CDAR – PID $200E – Distance With Cylinders Deactivated</w:t>
      </w:r>
      <w:bookmarkEnd w:id="80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$200E</w:t>
            </w:r>
          </w:p>
        </w:tc>
        <w:tc>
          <w:tcPr>
            <w:tcW w:w="2880" w:type="dxa"/>
            <w:tcBorders>
              <w:top w:val="nil"/>
            </w:tcBorders>
          </w:tcPr>
          <w:p w:rsidR="00FF4F2F" w:rsidRDefault="00FF4F2F">
            <w:pPr>
              <w:rPr>
                <w:rFonts w:ascii="Arial" w:hAnsi="Arial"/>
                <w:sz w:val="16"/>
              </w:rPr>
            </w:pPr>
            <w:r>
              <w:rPr>
                <w:rFonts w:ascii="Arial" w:hAnsi="Arial"/>
                <w:sz w:val="16"/>
              </w:rPr>
              <w:t>Distance With Cylinders Deactivated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0 - 1023.984375 km</w:t>
            </w:r>
          </w:p>
        </w:tc>
        <w:tc>
          <w:tcPr>
            <w:tcW w:w="2160" w:type="dxa"/>
            <w:tcBorders>
              <w:top w:val="nil"/>
            </w:tcBorders>
          </w:tcPr>
          <w:p w:rsidR="00FF4F2F" w:rsidRDefault="00FF4F2F">
            <w:pPr>
              <w:rPr>
                <w:rFonts w:ascii="Arial" w:hAnsi="Arial"/>
                <w:sz w:val="16"/>
              </w:rPr>
            </w:pPr>
            <w:r>
              <w:rPr>
                <w:rFonts w:ascii="Arial" w:hAnsi="Arial"/>
                <w:sz w:val="16"/>
              </w:rPr>
              <w:t>E = N * 0.015625</w:t>
            </w:r>
          </w:p>
        </w:tc>
      </w:tr>
    </w:tbl>
    <w:p w:rsidR="00FF4F2F" w:rsidRDefault="00FF4F2F"/>
    <w:p w:rsidR="00FF4F2F" w:rsidRDefault="00FF4F2F">
      <w:r>
        <w:t>This PID contains the accumulated distance driven with half of the engine’s cylinders deactivated during the current key cycle.</w:t>
      </w:r>
    </w:p>
    <w:p w:rsidR="00FF4F2F" w:rsidRDefault="00FF4F2F">
      <w:pPr>
        <w:keepNext w:val="0"/>
        <w:keepLines w:val="0"/>
      </w:pPr>
    </w:p>
    <w:p w:rsidR="00FF4F2F" w:rsidRDefault="00FF4F2F">
      <w:pPr>
        <w:pStyle w:val="Heading3"/>
      </w:pPr>
      <w:bookmarkStart w:id="812" w:name="_Toc223513158"/>
      <w:r>
        <w:t>CDAR – PID $200F – Distance With All Cylinders Activated</w:t>
      </w:r>
      <w:bookmarkEnd w:id="81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$200F</w:t>
            </w:r>
          </w:p>
        </w:tc>
        <w:tc>
          <w:tcPr>
            <w:tcW w:w="2880" w:type="dxa"/>
            <w:tcBorders>
              <w:top w:val="nil"/>
            </w:tcBorders>
          </w:tcPr>
          <w:p w:rsidR="00FF4F2F" w:rsidRDefault="00FF4F2F">
            <w:pPr>
              <w:rPr>
                <w:rFonts w:ascii="Arial" w:hAnsi="Arial"/>
                <w:sz w:val="16"/>
              </w:rPr>
            </w:pPr>
            <w:r>
              <w:rPr>
                <w:rFonts w:ascii="Arial" w:hAnsi="Arial"/>
                <w:sz w:val="16"/>
              </w:rPr>
              <w:t>Distance With All Cylinders Activated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0 - 1023.984375 km</w:t>
            </w:r>
          </w:p>
        </w:tc>
        <w:tc>
          <w:tcPr>
            <w:tcW w:w="2160" w:type="dxa"/>
            <w:tcBorders>
              <w:top w:val="nil"/>
            </w:tcBorders>
          </w:tcPr>
          <w:p w:rsidR="00FF4F2F" w:rsidRDefault="00FF4F2F">
            <w:pPr>
              <w:rPr>
                <w:rFonts w:ascii="Arial" w:hAnsi="Arial"/>
                <w:sz w:val="16"/>
              </w:rPr>
            </w:pPr>
            <w:r>
              <w:rPr>
                <w:rFonts w:ascii="Arial" w:hAnsi="Arial"/>
                <w:sz w:val="16"/>
              </w:rPr>
              <w:t>E = N * 0.015625</w:t>
            </w:r>
          </w:p>
        </w:tc>
      </w:tr>
    </w:tbl>
    <w:p w:rsidR="00FF4F2F" w:rsidRDefault="00FF4F2F"/>
    <w:p w:rsidR="00FF4F2F" w:rsidRDefault="00FF4F2F">
      <w:r>
        <w:t>This PID contains the accumulated distance driven with all of the engine’s cylinders activated during the current key cycle.</w:t>
      </w:r>
    </w:p>
    <w:p w:rsidR="00FF4F2F" w:rsidRDefault="00FF4F2F">
      <w:pPr>
        <w:keepNext w:val="0"/>
        <w:keepLines w:val="0"/>
      </w:pPr>
    </w:p>
    <w:p w:rsidR="00FF4F2F" w:rsidRDefault="00FF4F2F">
      <w:pPr>
        <w:pStyle w:val="Heading3"/>
      </w:pPr>
      <w:bookmarkStart w:id="813" w:name="_Toc223513159"/>
      <w:r>
        <w:t>CDAR – PID $2010 – Displacement On Demand Transitions</w:t>
      </w:r>
      <w:bookmarkEnd w:id="81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$2010</w:t>
            </w:r>
          </w:p>
        </w:tc>
        <w:tc>
          <w:tcPr>
            <w:tcW w:w="2880" w:type="dxa"/>
            <w:tcBorders>
              <w:top w:val="nil"/>
            </w:tcBorders>
          </w:tcPr>
          <w:p w:rsidR="00FF4F2F" w:rsidRDefault="00FF4F2F">
            <w:pPr>
              <w:rPr>
                <w:rFonts w:ascii="Arial" w:hAnsi="Arial"/>
                <w:sz w:val="16"/>
              </w:rPr>
            </w:pPr>
            <w:r>
              <w:rPr>
                <w:rFonts w:ascii="Arial" w:hAnsi="Arial"/>
                <w:sz w:val="16"/>
              </w:rPr>
              <w:t>Displacement On Demand Transitions</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0 - 65535 counts</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This PID contains the number of times that displacement on demand has been activated (i.e., has transitioned from all of the engine’s cylinders activated to half of the engine’s cylinders deactivated) during the current key cycle.</w:t>
      </w:r>
    </w:p>
    <w:bookmarkEnd w:id="809"/>
    <w:p w:rsidR="00FF4F2F" w:rsidRDefault="00FF4F2F">
      <w:pPr>
        <w:keepNext w:val="0"/>
        <w:keepLines w:val="0"/>
      </w:pPr>
    </w:p>
    <w:p w:rsidR="006429A2" w:rsidRDefault="006429A2" w:rsidP="006429A2">
      <w:pPr>
        <w:pStyle w:val="Heading3"/>
      </w:pPr>
      <w:bookmarkStart w:id="814" w:name="_Toc130723775"/>
      <w:bookmarkStart w:id="815" w:name="_Toc223513160"/>
      <w:r>
        <w:lastRenderedPageBreak/>
        <w:t>CDAR – PID $2011 – Displacement on Demand Inhibit Reasons 1</w:t>
      </w:r>
      <w:bookmarkEnd w:id="814"/>
      <w:bookmarkEnd w:id="815"/>
    </w:p>
    <w:p w:rsidR="006429A2" w:rsidRDefault="006429A2" w:rsidP="006429A2"/>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429A2">
        <w:trPr>
          <w:cantSplit/>
          <w:jc w:val="center"/>
        </w:trPr>
        <w:tc>
          <w:tcPr>
            <w:tcW w:w="720" w:type="dxa"/>
            <w:tcBorders>
              <w:bottom w:val="single" w:sz="12" w:space="0" w:color="000000"/>
            </w:tcBorders>
          </w:tcPr>
          <w:p w:rsidR="006429A2" w:rsidRDefault="006429A2" w:rsidP="006429A2">
            <w:pPr>
              <w:jc w:val="center"/>
              <w:rPr>
                <w:b/>
                <w:sz w:val="16"/>
              </w:rPr>
            </w:pPr>
            <w:r>
              <w:rPr>
                <w:b/>
                <w:sz w:val="16"/>
              </w:rPr>
              <w:t>PID</w:t>
            </w:r>
          </w:p>
        </w:tc>
        <w:tc>
          <w:tcPr>
            <w:tcW w:w="2880" w:type="dxa"/>
            <w:tcBorders>
              <w:bottom w:val="single" w:sz="12" w:space="0" w:color="000000"/>
            </w:tcBorders>
          </w:tcPr>
          <w:p w:rsidR="006429A2" w:rsidRDefault="006429A2" w:rsidP="006429A2">
            <w:pPr>
              <w:jc w:val="center"/>
              <w:rPr>
                <w:b/>
                <w:sz w:val="16"/>
              </w:rPr>
            </w:pPr>
            <w:r>
              <w:rPr>
                <w:b/>
                <w:sz w:val="16"/>
              </w:rPr>
              <w:t>Signal</w:t>
            </w:r>
          </w:p>
        </w:tc>
        <w:tc>
          <w:tcPr>
            <w:tcW w:w="720" w:type="dxa"/>
            <w:tcBorders>
              <w:bottom w:val="single" w:sz="12" w:space="0" w:color="000000"/>
            </w:tcBorders>
          </w:tcPr>
          <w:p w:rsidR="006429A2" w:rsidRDefault="006429A2" w:rsidP="006429A2">
            <w:pPr>
              <w:jc w:val="center"/>
              <w:rPr>
                <w:b/>
                <w:sz w:val="16"/>
              </w:rPr>
            </w:pPr>
            <w:r>
              <w:rPr>
                <w:b/>
                <w:sz w:val="16"/>
              </w:rPr>
              <w:t>Length (Bytes)</w:t>
            </w:r>
          </w:p>
        </w:tc>
        <w:tc>
          <w:tcPr>
            <w:tcW w:w="720" w:type="dxa"/>
            <w:tcBorders>
              <w:bottom w:val="single" w:sz="12" w:space="0" w:color="000000"/>
            </w:tcBorders>
          </w:tcPr>
          <w:p w:rsidR="006429A2" w:rsidRDefault="006429A2" w:rsidP="006429A2">
            <w:pPr>
              <w:jc w:val="center"/>
              <w:rPr>
                <w:b/>
                <w:sz w:val="16"/>
              </w:rPr>
            </w:pPr>
            <w:r>
              <w:rPr>
                <w:b/>
                <w:sz w:val="16"/>
              </w:rPr>
              <w:t>Data Type</w:t>
            </w:r>
          </w:p>
        </w:tc>
        <w:tc>
          <w:tcPr>
            <w:tcW w:w="2160" w:type="dxa"/>
            <w:tcBorders>
              <w:bottom w:val="single" w:sz="12" w:space="0" w:color="000000"/>
            </w:tcBorders>
          </w:tcPr>
          <w:p w:rsidR="006429A2" w:rsidRDefault="006429A2" w:rsidP="006429A2">
            <w:pPr>
              <w:jc w:val="center"/>
              <w:rPr>
                <w:b/>
                <w:sz w:val="16"/>
              </w:rPr>
            </w:pPr>
            <w:r>
              <w:rPr>
                <w:b/>
                <w:sz w:val="16"/>
              </w:rPr>
              <w:t>Range</w:t>
            </w:r>
          </w:p>
        </w:tc>
        <w:tc>
          <w:tcPr>
            <w:tcW w:w="2160" w:type="dxa"/>
            <w:tcBorders>
              <w:bottom w:val="single" w:sz="12" w:space="0" w:color="000000"/>
            </w:tcBorders>
          </w:tcPr>
          <w:p w:rsidR="006429A2" w:rsidRDefault="006429A2" w:rsidP="006429A2">
            <w:pPr>
              <w:jc w:val="center"/>
              <w:rPr>
                <w:b/>
                <w:sz w:val="16"/>
              </w:rPr>
            </w:pPr>
            <w:r>
              <w:rPr>
                <w:b/>
                <w:sz w:val="16"/>
              </w:rPr>
              <w:t>Conversion</w:t>
            </w:r>
          </w:p>
        </w:tc>
      </w:tr>
      <w:tr w:rsidR="006429A2">
        <w:trPr>
          <w:cantSplit/>
          <w:jc w:val="center"/>
        </w:trPr>
        <w:tc>
          <w:tcPr>
            <w:tcW w:w="720" w:type="dxa"/>
            <w:tcBorders>
              <w:top w:val="nil"/>
            </w:tcBorders>
          </w:tcPr>
          <w:p w:rsidR="006429A2" w:rsidRDefault="006429A2" w:rsidP="006429A2">
            <w:pPr>
              <w:jc w:val="right"/>
              <w:rPr>
                <w:rFonts w:ascii="Arial" w:hAnsi="Arial"/>
                <w:sz w:val="16"/>
              </w:rPr>
            </w:pPr>
            <w:r>
              <w:rPr>
                <w:rFonts w:ascii="Arial" w:hAnsi="Arial"/>
                <w:sz w:val="16"/>
              </w:rPr>
              <w:t>$2011</w:t>
            </w:r>
          </w:p>
        </w:tc>
        <w:tc>
          <w:tcPr>
            <w:tcW w:w="2880" w:type="dxa"/>
            <w:tcBorders>
              <w:top w:val="nil"/>
            </w:tcBorders>
          </w:tcPr>
          <w:p w:rsidR="006429A2" w:rsidRDefault="006429A2" w:rsidP="006429A2">
            <w:pPr>
              <w:rPr>
                <w:rFonts w:ascii="Arial" w:hAnsi="Arial"/>
                <w:sz w:val="16"/>
              </w:rPr>
            </w:pPr>
            <w:r>
              <w:rPr>
                <w:rFonts w:ascii="Arial" w:hAnsi="Arial"/>
                <w:sz w:val="16"/>
              </w:rPr>
              <w:t>Displacement on Demand Inhibit Reasons 1</w:t>
            </w:r>
          </w:p>
        </w:tc>
        <w:tc>
          <w:tcPr>
            <w:tcW w:w="720" w:type="dxa"/>
            <w:tcBorders>
              <w:top w:val="nil"/>
            </w:tcBorders>
          </w:tcPr>
          <w:p w:rsidR="006429A2" w:rsidRDefault="006429A2" w:rsidP="006429A2">
            <w:pPr>
              <w:jc w:val="right"/>
              <w:rPr>
                <w:rFonts w:ascii="Arial" w:hAnsi="Arial"/>
                <w:sz w:val="16"/>
              </w:rPr>
            </w:pPr>
            <w:r>
              <w:rPr>
                <w:rFonts w:ascii="Arial" w:hAnsi="Arial"/>
                <w:sz w:val="16"/>
              </w:rPr>
              <w:t>4</w:t>
            </w:r>
          </w:p>
        </w:tc>
        <w:tc>
          <w:tcPr>
            <w:tcW w:w="720" w:type="dxa"/>
            <w:tcBorders>
              <w:top w:val="nil"/>
            </w:tcBorders>
          </w:tcPr>
          <w:p w:rsidR="006429A2" w:rsidRDefault="006429A2" w:rsidP="006429A2">
            <w:pPr>
              <w:rPr>
                <w:rFonts w:ascii="Arial" w:hAnsi="Arial"/>
                <w:sz w:val="16"/>
              </w:rPr>
            </w:pPr>
            <w:r>
              <w:rPr>
                <w:rFonts w:ascii="Arial" w:hAnsi="Arial"/>
                <w:sz w:val="16"/>
              </w:rPr>
              <w:t>PKT</w:t>
            </w:r>
          </w:p>
        </w:tc>
        <w:tc>
          <w:tcPr>
            <w:tcW w:w="2160" w:type="dxa"/>
            <w:tcBorders>
              <w:top w:val="nil"/>
            </w:tcBorders>
          </w:tcPr>
          <w:p w:rsidR="006429A2" w:rsidRDefault="006429A2" w:rsidP="006429A2">
            <w:pPr>
              <w:rPr>
                <w:rFonts w:ascii="Arial" w:hAnsi="Arial"/>
                <w:sz w:val="16"/>
              </w:rPr>
            </w:pPr>
            <w:r>
              <w:rPr>
                <w:rFonts w:ascii="Arial" w:hAnsi="Arial"/>
                <w:sz w:val="16"/>
              </w:rPr>
              <w:t>N/A</w:t>
            </w:r>
          </w:p>
        </w:tc>
        <w:tc>
          <w:tcPr>
            <w:tcW w:w="2160" w:type="dxa"/>
            <w:tcBorders>
              <w:top w:val="nil"/>
            </w:tcBorders>
          </w:tcPr>
          <w:p w:rsidR="006429A2" w:rsidRDefault="006429A2" w:rsidP="006429A2">
            <w:pPr>
              <w:rPr>
                <w:rFonts w:ascii="Arial" w:hAnsi="Arial"/>
                <w:sz w:val="16"/>
              </w:rPr>
            </w:pPr>
            <w:r>
              <w:rPr>
                <w:rFonts w:ascii="Arial" w:hAnsi="Arial"/>
                <w:sz w:val="16"/>
              </w:rPr>
              <w:t>N/A</w:t>
            </w:r>
          </w:p>
        </w:tc>
      </w:tr>
    </w:tbl>
    <w:p w:rsidR="006429A2" w:rsidRDefault="006429A2" w:rsidP="006429A2"/>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6429A2">
        <w:trPr>
          <w:cantSplit/>
          <w:jc w:val="center"/>
        </w:trPr>
        <w:tc>
          <w:tcPr>
            <w:tcW w:w="2448" w:type="dxa"/>
            <w:tcBorders>
              <w:bottom w:val="single" w:sz="12" w:space="0" w:color="000000"/>
            </w:tcBorders>
          </w:tcPr>
          <w:p w:rsidR="006429A2" w:rsidRDefault="006429A2" w:rsidP="006429A2">
            <w:pPr>
              <w:jc w:val="center"/>
              <w:rPr>
                <w:b/>
                <w:sz w:val="16"/>
              </w:rPr>
            </w:pPr>
            <w:r>
              <w:rPr>
                <w:b/>
                <w:sz w:val="16"/>
              </w:rPr>
              <w:t>Signal</w:t>
            </w:r>
          </w:p>
        </w:tc>
        <w:tc>
          <w:tcPr>
            <w:tcW w:w="720" w:type="dxa"/>
            <w:tcBorders>
              <w:bottom w:val="single" w:sz="12" w:space="0" w:color="000000"/>
            </w:tcBorders>
          </w:tcPr>
          <w:p w:rsidR="006429A2" w:rsidRDefault="006429A2" w:rsidP="006429A2">
            <w:pPr>
              <w:jc w:val="center"/>
              <w:rPr>
                <w:b/>
                <w:sz w:val="16"/>
              </w:rPr>
            </w:pPr>
            <w:r>
              <w:rPr>
                <w:b/>
                <w:sz w:val="16"/>
              </w:rPr>
              <w:t>Start Byte</w:t>
            </w:r>
          </w:p>
        </w:tc>
        <w:tc>
          <w:tcPr>
            <w:tcW w:w="720" w:type="dxa"/>
            <w:tcBorders>
              <w:bottom w:val="single" w:sz="12" w:space="0" w:color="000000"/>
            </w:tcBorders>
          </w:tcPr>
          <w:p w:rsidR="006429A2" w:rsidRDefault="006429A2" w:rsidP="006429A2">
            <w:pPr>
              <w:jc w:val="center"/>
              <w:rPr>
                <w:b/>
                <w:sz w:val="16"/>
              </w:rPr>
            </w:pPr>
            <w:r>
              <w:rPr>
                <w:b/>
                <w:sz w:val="16"/>
              </w:rPr>
              <w:t>Start Bit</w:t>
            </w:r>
          </w:p>
        </w:tc>
        <w:tc>
          <w:tcPr>
            <w:tcW w:w="720" w:type="dxa"/>
            <w:tcBorders>
              <w:bottom w:val="single" w:sz="12" w:space="0" w:color="000000"/>
            </w:tcBorders>
          </w:tcPr>
          <w:p w:rsidR="006429A2" w:rsidRDefault="006429A2" w:rsidP="006429A2">
            <w:pPr>
              <w:jc w:val="center"/>
              <w:rPr>
                <w:b/>
                <w:sz w:val="16"/>
              </w:rPr>
            </w:pPr>
            <w:r>
              <w:rPr>
                <w:b/>
                <w:sz w:val="16"/>
              </w:rPr>
              <w:t>Length (Bits)</w:t>
            </w:r>
          </w:p>
        </w:tc>
        <w:tc>
          <w:tcPr>
            <w:tcW w:w="720" w:type="dxa"/>
            <w:tcBorders>
              <w:bottom w:val="single" w:sz="12" w:space="0" w:color="000000"/>
            </w:tcBorders>
          </w:tcPr>
          <w:p w:rsidR="006429A2" w:rsidRDefault="006429A2" w:rsidP="006429A2">
            <w:pPr>
              <w:jc w:val="center"/>
              <w:rPr>
                <w:b/>
                <w:sz w:val="16"/>
              </w:rPr>
            </w:pPr>
            <w:r>
              <w:rPr>
                <w:b/>
                <w:sz w:val="16"/>
              </w:rPr>
              <w:t>Data Type</w:t>
            </w:r>
          </w:p>
        </w:tc>
        <w:tc>
          <w:tcPr>
            <w:tcW w:w="2016" w:type="dxa"/>
            <w:tcBorders>
              <w:bottom w:val="single" w:sz="12" w:space="0" w:color="000000"/>
            </w:tcBorders>
          </w:tcPr>
          <w:p w:rsidR="006429A2" w:rsidRDefault="006429A2" w:rsidP="006429A2">
            <w:pPr>
              <w:jc w:val="center"/>
              <w:rPr>
                <w:b/>
                <w:sz w:val="16"/>
              </w:rPr>
            </w:pPr>
            <w:r>
              <w:rPr>
                <w:b/>
                <w:sz w:val="16"/>
              </w:rPr>
              <w:t>Range</w:t>
            </w:r>
          </w:p>
        </w:tc>
        <w:tc>
          <w:tcPr>
            <w:tcW w:w="2016" w:type="dxa"/>
            <w:tcBorders>
              <w:bottom w:val="single" w:sz="12" w:space="0" w:color="000000"/>
            </w:tcBorders>
          </w:tcPr>
          <w:p w:rsidR="006429A2" w:rsidRDefault="006429A2" w:rsidP="006429A2">
            <w:pPr>
              <w:jc w:val="center"/>
              <w:rPr>
                <w:b/>
                <w:sz w:val="16"/>
              </w:rPr>
            </w:pPr>
            <w:r>
              <w:rPr>
                <w:b/>
                <w:sz w:val="16"/>
              </w:rPr>
              <w:t>Conversion</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Engine Manifold Vacuum Pressure Low</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7</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Brake Vacuum Pressure Low</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6</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Accelerator Pedal Position Increase High</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5</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Accelerator Pedal Position High</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4</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Ignition Voltage Out of Range</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Engine Oil Pressure Out of Range</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Engine Oil Temperature Out of Range</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Engine Coolant Temperature Out of Range</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Engine Speed Out of Range</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7</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Transmission Gear Incorrect</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6</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smartTag w:uri="urn:schemas-microsoft-com:office:smarttags" w:element="place">
              <w:smartTag w:uri="urn:schemas-microsoft-com:office:smarttags" w:element="PlaceName">
                <w:r>
                  <w:rPr>
                    <w:rFonts w:ascii="Arial" w:hAnsi="Arial"/>
                    <w:sz w:val="16"/>
                  </w:rPr>
                  <w:t>Transmission</w:t>
                </w:r>
              </w:smartTag>
              <w:r>
                <w:rPr>
                  <w:rFonts w:ascii="Arial" w:hAnsi="Arial"/>
                  <w:sz w:val="16"/>
                </w:rPr>
                <w:t xml:space="preserve"> </w:t>
              </w:r>
              <w:smartTag w:uri="urn:schemas-microsoft-com:office:smarttags" w:element="PlaceType">
                <w:r>
                  <w:rPr>
                    <w:rFonts w:ascii="Arial" w:hAnsi="Arial"/>
                    <w:sz w:val="16"/>
                  </w:rPr>
                  <w:t>Range</w:t>
                </w:r>
              </w:smartTag>
            </w:smartTag>
            <w:r>
              <w:rPr>
                <w:rFonts w:ascii="Arial" w:hAnsi="Arial"/>
                <w:sz w:val="16"/>
              </w:rPr>
              <w:t xml:space="preserve"> Incorrect</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5</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Transmission Gear Shift in Progress</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4</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pStyle w:val="FootnoteText"/>
              <w:rPr>
                <w:rFonts w:ascii="Arial" w:hAnsi="Arial"/>
              </w:rPr>
            </w:pPr>
            <w:r>
              <w:rPr>
                <w:rFonts w:ascii="Arial" w:hAnsi="Arial"/>
              </w:rPr>
              <w:t>All Cylinders Activated via Device Control</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Minimum Time with All Cylinders Activated Not Met</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Maximum Deactivation Time Exceeded</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Engine Oil Aeration Present</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Decel Fuel Cutoff Active</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7</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Fuel Shut-Off Stability Timer Active</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6</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Heater Performance</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5</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Pr="0007329A" w:rsidRDefault="006429A2" w:rsidP="006429A2">
            <w:pPr>
              <w:rPr>
                <w:rFonts w:ascii="Arial" w:hAnsi="Arial"/>
                <w:sz w:val="16"/>
              </w:rPr>
            </w:pPr>
            <w:r w:rsidRPr="0007329A">
              <w:rPr>
                <w:rFonts w:ascii="Arial" w:hAnsi="Arial"/>
                <w:sz w:val="16"/>
              </w:rPr>
              <w:t>AC Clutch Being Engaged</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2</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4</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1</w:t>
            </w:r>
          </w:p>
        </w:tc>
        <w:tc>
          <w:tcPr>
            <w:tcW w:w="720" w:type="dxa"/>
            <w:tcBorders>
              <w:top w:val="nil"/>
            </w:tcBorders>
          </w:tcPr>
          <w:p w:rsidR="006429A2" w:rsidRPr="006A173F" w:rsidRDefault="006429A2" w:rsidP="006429A2">
            <w:pPr>
              <w:pStyle w:val="FootnoteText"/>
              <w:rPr>
                <w:rFonts w:ascii="Arial" w:hAnsi="Arial"/>
              </w:rPr>
            </w:pPr>
            <w:r w:rsidRPr="006A173F">
              <w:rPr>
                <w:rFonts w:ascii="Arial" w:hAnsi="Arial"/>
              </w:rPr>
              <w:t>BLN</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N/A</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$1=True; $0=False</w:t>
            </w:r>
          </w:p>
        </w:tc>
      </w:tr>
      <w:tr w:rsidR="006429A2">
        <w:trPr>
          <w:cantSplit/>
          <w:jc w:val="center"/>
        </w:trPr>
        <w:tc>
          <w:tcPr>
            <w:tcW w:w="2448" w:type="dxa"/>
            <w:tcBorders>
              <w:top w:val="nil"/>
            </w:tcBorders>
          </w:tcPr>
          <w:p w:rsidR="006429A2" w:rsidRPr="0007329A" w:rsidRDefault="006429A2" w:rsidP="006429A2">
            <w:pPr>
              <w:rPr>
                <w:rFonts w:ascii="Arial" w:hAnsi="Arial"/>
                <w:sz w:val="16"/>
              </w:rPr>
            </w:pPr>
            <w:r w:rsidRPr="0007329A">
              <w:rPr>
                <w:rFonts w:ascii="Arial" w:hAnsi="Arial"/>
                <w:sz w:val="16"/>
              </w:rPr>
              <w:t>POSD Intrusive Active</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2</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3</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1</w:t>
            </w:r>
          </w:p>
        </w:tc>
        <w:tc>
          <w:tcPr>
            <w:tcW w:w="720" w:type="dxa"/>
            <w:tcBorders>
              <w:top w:val="nil"/>
            </w:tcBorders>
          </w:tcPr>
          <w:p w:rsidR="006429A2" w:rsidRPr="006A173F" w:rsidRDefault="006429A2" w:rsidP="006429A2">
            <w:pPr>
              <w:pStyle w:val="FootnoteText"/>
              <w:rPr>
                <w:rFonts w:ascii="Arial" w:hAnsi="Arial"/>
              </w:rPr>
            </w:pPr>
            <w:r w:rsidRPr="006A173F">
              <w:rPr>
                <w:rFonts w:ascii="Arial" w:hAnsi="Arial"/>
              </w:rPr>
              <w:t>BLN</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N/A</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$1=True; $0=False</w:t>
            </w:r>
          </w:p>
        </w:tc>
      </w:tr>
      <w:tr w:rsidR="006429A2">
        <w:trPr>
          <w:cantSplit/>
          <w:jc w:val="center"/>
        </w:trPr>
        <w:tc>
          <w:tcPr>
            <w:tcW w:w="2448" w:type="dxa"/>
            <w:tcBorders>
              <w:top w:val="nil"/>
            </w:tcBorders>
          </w:tcPr>
          <w:p w:rsidR="006429A2" w:rsidRPr="0007329A" w:rsidRDefault="006429A2" w:rsidP="006429A2">
            <w:pPr>
              <w:rPr>
                <w:rFonts w:ascii="Arial" w:hAnsi="Arial"/>
                <w:sz w:val="16"/>
              </w:rPr>
            </w:pPr>
            <w:r w:rsidRPr="0007329A">
              <w:rPr>
                <w:rFonts w:ascii="Arial" w:hAnsi="Arial"/>
                <w:sz w:val="16"/>
              </w:rPr>
              <w:t xml:space="preserve">In 4WD </w:t>
            </w:r>
            <w:smartTag w:uri="urn:schemas-microsoft-com:office:smarttags" w:element="place">
              <w:smartTag w:uri="urn:schemas-microsoft-com:office:smarttags" w:element="PlaceName">
                <w:r w:rsidRPr="0007329A">
                  <w:rPr>
                    <w:rFonts w:ascii="Arial" w:hAnsi="Arial"/>
                    <w:sz w:val="16"/>
                  </w:rPr>
                  <w:t>Low</w:t>
                </w:r>
              </w:smartTag>
              <w:r w:rsidRPr="0007329A">
                <w:rPr>
                  <w:rFonts w:ascii="Arial" w:hAnsi="Arial"/>
                  <w:sz w:val="16"/>
                </w:rPr>
                <w:t xml:space="preserve"> </w:t>
              </w:r>
              <w:smartTag w:uri="urn:schemas-microsoft-com:office:smarttags" w:element="PlaceType">
                <w:r w:rsidRPr="0007329A">
                  <w:rPr>
                    <w:rFonts w:ascii="Arial" w:hAnsi="Arial"/>
                    <w:sz w:val="16"/>
                  </w:rPr>
                  <w:t>State</w:t>
                </w:r>
              </w:smartTag>
            </w:smartTag>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2</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2</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1</w:t>
            </w:r>
          </w:p>
        </w:tc>
        <w:tc>
          <w:tcPr>
            <w:tcW w:w="720" w:type="dxa"/>
            <w:tcBorders>
              <w:top w:val="nil"/>
            </w:tcBorders>
          </w:tcPr>
          <w:p w:rsidR="006429A2" w:rsidRPr="006A173F" w:rsidRDefault="006429A2" w:rsidP="006429A2">
            <w:pPr>
              <w:pStyle w:val="FootnoteText"/>
              <w:rPr>
                <w:rFonts w:ascii="Arial" w:hAnsi="Arial"/>
              </w:rPr>
            </w:pPr>
            <w:r w:rsidRPr="006A173F">
              <w:rPr>
                <w:rFonts w:ascii="Arial" w:hAnsi="Arial"/>
              </w:rPr>
              <w:t>BLN</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N/A</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$1=True; $0=False</w:t>
            </w:r>
          </w:p>
        </w:tc>
      </w:tr>
      <w:tr w:rsidR="006429A2">
        <w:trPr>
          <w:cantSplit/>
          <w:jc w:val="center"/>
        </w:trPr>
        <w:tc>
          <w:tcPr>
            <w:tcW w:w="2448" w:type="dxa"/>
            <w:tcBorders>
              <w:top w:val="nil"/>
            </w:tcBorders>
          </w:tcPr>
          <w:p w:rsidR="006429A2" w:rsidRPr="0007329A" w:rsidRDefault="006429A2" w:rsidP="006429A2">
            <w:pPr>
              <w:rPr>
                <w:rFonts w:ascii="Arial" w:hAnsi="Arial"/>
                <w:sz w:val="16"/>
              </w:rPr>
            </w:pPr>
            <w:r w:rsidRPr="0007329A">
              <w:rPr>
                <w:rFonts w:ascii="Arial" w:hAnsi="Arial"/>
                <w:sz w:val="16"/>
              </w:rPr>
              <w:t>Vehicle Speed Too Low</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2</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1</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1</w:t>
            </w:r>
          </w:p>
        </w:tc>
        <w:tc>
          <w:tcPr>
            <w:tcW w:w="720" w:type="dxa"/>
            <w:tcBorders>
              <w:top w:val="nil"/>
            </w:tcBorders>
          </w:tcPr>
          <w:p w:rsidR="006429A2" w:rsidRPr="006A173F" w:rsidRDefault="006429A2" w:rsidP="006429A2">
            <w:pPr>
              <w:pStyle w:val="FootnoteText"/>
              <w:rPr>
                <w:rFonts w:ascii="Arial" w:hAnsi="Arial"/>
              </w:rPr>
            </w:pPr>
            <w:r w:rsidRPr="006A173F">
              <w:rPr>
                <w:rFonts w:ascii="Arial" w:hAnsi="Arial"/>
              </w:rPr>
              <w:t>BLN</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N/A</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$1=True; $0=False</w:t>
            </w:r>
          </w:p>
        </w:tc>
      </w:tr>
      <w:tr w:rsidR="006429A2">
        <w:trPr>
          <w:cantSplit/>
          <w:jc w:val="center"/>
        </w:trPr>
        <w:tc>
          <w:tcPr>
            <w:tcW w:w="2448" w:type="dxa"/>
            <w:tcBorders>
              <w:top w:val="nil"/>
            </w:tcBorders>
          </w:tcPr>
          <w:p w:rsidR="006429A2" w:rsidRPr="0007329A" w:rsidRDefault="006429A2" w:rsidP="006429A2">
            <w:pPr>
              <w:rPr>
                <w:rFonts w:ascii="Arial" w:hAnsi="Arial"/>
                <w:sz w:val="16"/>
              </w:rPr>
            </w:pPr>
            <w:r w:rsidRPr="0007329A">
              <w:rPr>
                <w:rFonts w:ascii="Arial" w:hAnsi="Arial"/>
                <w:sz w:val="16"/>
              </w:rPr>
              <w:t>Tip In Bump Active</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2</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0</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1</w:t>
            </w:r>
          </w:p>
        </w:tc>
        <w:tc>
          <w:tcPr>
            <w:tcW w:w="720" w:type="dxa"/>
            <w:tcBorders>
              <w:top w:val="nil"/>
            </w:tcBorders>
          </w:tcPr>
          <w:p w:rsidR="006429A2" w:rsidRPr="006A173F" w:rsidRDefault="006429A2" w:rsidP="006429A2">
            <w:pPr>
              <w:pStyle w:val="FootnoteText"/>
              <w:rPr>
                <w:rFonts w:ascii="Arial" w:hAnsi="Arial"/>
              </w:rPr>
            </w:pPr>
            <w:r w:rsidRPr="006A173F">
              <w:rPr>
                <w:rFonts w:ascii="Arial" w:hAnsi="Arial"/>
              </w:rPr>
              <w:t>BLN</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N/A</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$1=True; $0=False</w:t>
            </w:r>
          </w:p>
        </w:tc>
      </w:tr>
      <w:tr w:rsidR="006429A2">
        <w:trPr>
          <w:cantSplit/>
          <w:jc w:val="center"/>
        </w:trPr>
        <w:tc>
          <w:tcPr>
            <w:tcW w:w="2448" w:type="dxa"/>
            <w:tcBorders>
              <w:top w:val="nil"/>
            </w:tcBorders>
          </w:tcPr>
          <w:p w:rsidR="006429A2" w:rsidRPr="0007329A" w:rsidRDefault="006429A2" w:rsidP="006429A2">
            <w:pPr>
              <w:rPr>
                <w:rFonts w:ascii="Arial" w:hAnsi="Arial"/>
                <w:sz w:val="16"/>
              </w:rPr>
            </w:pPr>
            <w:r w:rsidRPr="0007329A">
              <w:rPr>
                <w:rFonts w:ascii="Arial" w:hAnsi="Arial"/>
                <w:sz w:val="16"/>
              </w:rPr>
              <w:t>Catalyst Temperature Low</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3</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7</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1</w:t>
            </w:r>
          </w:p>
        </w:tc>
        <w:tc>
          <w:tcPr>
            <w:tcW w:w="720" w:type="dxa"/>
            <w:tcBorders>
              <w:top w:val="nil"/>
            </w:tcBorders>
          </w:tcPr>
          <w:p w:rsidR="006429A2" w:rsidRPr="006A173F" w:rsidRDefault="006429A2" w:rsidP="006429A2">
            <w:pPr>
              <w:pStyle w:val="FootnoteText"/>
              <w:rPr>
                <w:rFonts w:ascii="Arial" w:hAnsi="Arial"/>
              </w:rPr>
            </w:pPr>
            <w:r w:rsidRPr="006A173F">
              <w:rPr>
                <w:rFonts w:ascii="Arial" w:hAnsi="Arial"/>
              </w:rPr>
              <w:t>BLN</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N/A</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$1=True; $0=False</w:t>
            </w:r>
          </w:p>
        </w:tc>
      </w:tr>
      <w:tr w:rsidR="006429A2">
        <w:trPr>
          <w:cantSplit/>
          <w:jc w:val="center"/>
        </w:trPr>
        <w:tc>
          <w:tcPr>
            <w:tcW w:w="2448" w:type="dxa"/>
            <w:tcBorders>
              <w:top w:val="nil"/>
            </w:tcBorders>
          </w:tcPr>
          <w:p w:rsidR="006429A2" w:rsidRPr="0007329A" w:rsidRDefault="006429A2" w:rsidP="006429A2">
            <w:pPr>
              <w:rPr>
                <w:rFonts w:ascii="Arial" w:hAnsi="Arial"/>
                <w:sz w:val="16"/>
              </w:rPr>
            </w:pPr>
            <w:r w:rsidRPr="0007329A">
              <w:rPr>
                <w:rFonts w:ascii="Arial" w:hAnsi="Arial"/>
                <w:sz w:val="16"/>
              </w:rPr>
              <w:t>ETC Disable Time</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3</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6</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1</w:t>
            </w:r>
          </w:p>
        </w:tc>
        <w:tc>
          <w:tcPr>
            <w:tcW w:w="720" w:type="dxa"/>
            <w:tcBorders>
              <w:top w:val="nil"/>
            </w:tcBorders>
          </w:tcPr>
          <w:p w:rsidR="006429A2" w:rsidRPr="006A173F" w:rsidRDefault="006429A2" w:rsidP="006429A2">
            <w:pPr>
              <w:pStyle w:val="FootnoteText"/>
              <w:rPr>
                <w:rFonts w:ascii="Arial" w:hAnsi="Arial"/>
              </w:rPr>
            </w:pPr>
            <w:r w:rsidRPr="006A173F">
              <w:rPr>
                <w:rFonts w:ascii="Arial" w:hAnsi="Arial"/>
              </w:rPr>
              <w:t>BLN</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N/A</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$1=True; $0=False</w:t>
            </w:r>
          </w:p>
        </w:tc>
      </w:tr>
      <w:tr w:rsidR="00061177">
        <w:trPr>
          <w:cantSplit/>
          <w:jc w:val="center"/>
        </w:trPr>
        <w:tc>
          <w:tcPr>
            <w:tcW w:w="2448" w:type="dxa"/>
            <w:tcBorders>
              <w:top w:val="nil"/>
            </w:tcBorders>
          </w:tcPr>
          <w:p w:rsidR="00061177" w:rsidRDefault="00061177" w:rsidP="006429A2">
            <w:pPr>
              <w:rPr>
                <w:rFonts w:ascii="Arial" w:hAnsi="Arial"/>
                <w:sz w:val="16"/>
              </w:rPr>
            </w:pPr>
            <w:r>
              <w:rPr>
                <w:rFonts w:ascii="Arial" w:hAnsi="Arial"/>
                <w:sz w:val="16"/>
              </w:rPr>
              <w:t>Ethanol Learn In Progress</w:t>
            </w:r>
          </w:p>
        </w:tc>
        <w:tc>
          <w:tcPr>
            <w:tcW w:w="720" w:type="dxa"/>
            <w:tcBorders>
              <w:top w:val="nil"/>
            </w:tcBorders>
          </w:tcPr>
          <w:p w:rsidR="00061177" w:rsidRDefault="00061177" w:rsidP="006429A2">
            <w:pPr>
              <w:jc w:val="right"/>
              <w:rPr>
                <w:rFonts w:ascii="Arial" w:hAnsi="Arial"/>
                <w:sz w:val="16"/>
              </w:rPr>
            </w:pPr>
            <w:r>
              <w:rPr>
                <w:rFonts w:ascii="Arial" w:hAnsi="Arial"/>
                <w:sz w:val="16"/>
              </w:rPr>
              <w:t>3</w:t>
            </w:r>
          </w:p>
        </w:tc>
        <w:tc>
          <w:tcPr>
            <w:tcW w:w="720" w:type="dxa"/>
            <w:tcBorders>
              <w:top w:val="nil"/>
            </w:tcBorders>
          </w:tcPr>
          <w:p w:rsidR="00061177" w:rsidRDefault="00061177" w:rsidP="006429A2">
            <w:pPr>
              <w:jc w:val="right"/>
              <w:rPr>
                <w:rFonts w:ascii="Arial" w:hAnsi="Arial"/>
                <w:sz w:val="16"/>
              </w:rPr>
            </w:pPr>
            <w:r>
              <w:rPr>
                <w:rFonts w:ascii="Arial" w:hAnsi="Arial"/>
                <w:sz w:val="16"/>
              </w:rPr>
              <w:t>5</w:t>
            </w:r>
          </w:p>
        </w:tc>
        <w:tc>
          <w:tcPr>
            <w:tcW w:w="720" w:type="dxa"/>
            <w:tcBorders>
              <w:top w:val="nil"/>
            </w:tcBorders>
          </w:tcPr>
          <w:p w:rsidR="00061177" w:rsidRDefault="00061177" w:rsidP="006429A2">
            <w:pPr>
              <w:jc w:val="right"/>
              <w:rPr>
                <w:rFonts w:ascii="Arial" w:hAnsi="Arial"/>
                <w:sz w:val="16"/>
              </w:rPr>
            </w:pPr>
            <w:r>
              <w:rPr>
                <w:rFonts w:ascii="Arial" w:hAnsi="Arial"/>
                <w:sz w:val="16"/>
              </w:rPr>
              <w:t>1</w:t>
            </w:r>
          </w:p>
        </w:tc>
        <w:tc>
          <w:tcPr>
            <w:tcW w:w="720" w:type="dxa"/>
            <w:tcBorders>
              <w:top w:val="nil"/>
            </w:tcBorders>
          </w:tcPr>
          <w:p w:rsidR="00061177" w:rsidRDefault="00061177" w:rsidP="006429A2">
            <w:pPr>
              <w:pStyle w:val="FootnoteText"/>
              <w:rPr>
                <w:rFonts w:ascii="Arial" w:hAnsi="Arial"/>
              </w:rPr>
            </w:pPr>
            <w:r w:rsidRPr="006A173F">
              <w:rPr>
                <w:rFonts w:ascii="Arial" w:hAnsi="Arial"/>
              </w:rPr>
              <w:t>BLN</w:t>
            </w:r>
          </w:p>
        </w:tc>
        <w:tc>
          <w:tcPr>
            <w:tcW w:w="2016" w:type="dxa"/>
            <w:tcBorders>
              <w:top w:val="nil"/>
            </w:tcBorders>
          </w:tcPr>
          <w:p w:rsidR="00061177" w:rsidRDefault="00061177" w:rsidP="006429A2">
            <w:pPr>
              <w:rPr>
                <w:rFonts w:ascii="Arial" w:hAnsi="Arial"/>
                <w:sz w:val="16"/>
              </w:rPr>
            </w:pPr>
            <w:r w:rsidRPr="006A173F">
              <w:rPr>
                <w:rFonts w:ascii="Arial" w:hAnsi="Arial"/>
                <w:sz w:val="16"/>
              </w:rPr>
              <w:t>N/A</w:t>
            </w:r>
          </w:p>
        </w:tc>
        <w:tc>
          <w:tcPr>
            <w:tcW w:w="2016" w:type="dxa"/>
            <w:tcBorders>
              <w:top w:val="nil"/>
            </w:tcBorders>
          </w:tcPr>
          <w:p w:rsidR="00061177" w:rsidRDefault="00061177" w:rsidP="006429A2">
            <w:pPr>
              <w:rPr>
                <w:rFonts w:ascii="Arial" w:hAnsi="Arial"/>
                <w:sz w:val="16"/>
              </w:rPr>
            </w:pPr>
            <w:r w:rsidRPr="006A173F">
              <w:rPr>
                <w:rFonts w:ascii="Arial" w:hAnsi="Arial"/>
                <w:sz w:val="16"/>
              </w:rPr>
              <w:t>$1=True; $0=False</w:t>
            </w:r>
          </w:p>
        </w:tc>
      </w:tr>
      <w:tr w:rsidR="00061177">
        <w:trPr>
          <w:cantSplit/>
          <w:jc w:val="center"/>
        </w:trPr>
        <w:tc>
          <w:tcPr>
            <w:tcW w:w="2448" w:type="dxa"/>
            <w:tcBorders>
              <w:top w:val="nil"/>
            </w:tcBorders>
          </w:tcPr>
          <w:p w:rsidR="00061177" w:rsidRDefault="00061177" w:rsidP="006429A2">
            <w:pPr>
              <w:rPr>
                <w:rFonts w:ascii="Arial" w:hAnsi="Arial"/>
                <w:sz w:val="16"/>
              </w:rPr>
            </w:pPr>
            <w:r>
              <w:rPr>
                <w:rFonts w:ascii="Arial" w:hAnsi="Arial"/>
                <w:sz w:val="16"/>
              </w:rPr>
              <w:t>Ethanol Concentration Too High</w:t>
            </w:r>
          </w:p>
        </w:tc>
        <w:tc>
          <w:tcPr>
            <w:tcW w:w="720" w:type="dxa"/>
            <w:tcBorders>
              <w:top w:val="nil"/>
            </w:tcBorders>
          </w:tcPr>
          <w:p w:rsidR="00061177" w:rsidRDefault="00061177" w:rsidP="006429A2">
            <w:pPr>
              <w:jc w:val="right"/>
              <w:rPr>
                <w:rFonts w:ascii="Arial" w:hAnsi="Arial"/>
                <w:sz w:val="16"/>
              </w:rPr>
            </w:pPr>
            <w:r>
              <w:rPr>
                <w:rFonts w:ascii="Arial" w:hAnsi="Arial"/>
                <w:sz w:val="16"/>
              </w:rPr>
              <w:t>3</w:t>
            </w:r>
          </w:p>
        </w:tc>
        <w:tc>
          <w:tcPr>
            <w:tcW w:w="720" w:type="dxa"/>
            <w:tcBorders>
              <w:top w:val="nil"/>
            </w:tcBorders>
          </w:tcPr>
          <w:p w:rsidR="00061177" w:rsidRDefault="00061177" w:rsidP="006429A2">
            <w:pPr>
              <w:jc w:val="right"/>
              <w:rPr>
                <w:rFonts w:ascii="Arial" w:hAnsi="Arial"/>
                <w:sz w:val="16"/>
              </w:rPr>
            </w:pPr>
            <w:r>
              <w:rPr>
                <w:rFonts w:ascii="Arial" w:hAnsi="Arial"/>
                <w:sz w:val="16"/>
              </w:rPr>
              <w:t>4</w:t>
            </w:r>
          </w:p>
        </w:tc>
        <w:tc>
          <w:tcPr>
            <w:tcW w:w="720" w:type="dxa"/>
            <w:tcBorders>
              <w:top w:val="nil"/>
            </w:tcBorders>
          </w:tcPr>
          <w:p w:rsidR="00061177" w:rsidRDefault="00061177" w:rsidP="006429A2">
            <w:pPr>
              <w:jc w:val="right"/>
              <w:rPr>
                <w:rFonts w:ascii="Arial" w:hAnsi="Arial"/>
                <w:sz w:val="16"/>
              </w:rPr>
            </w:pPr>
            <w:r>
              <w:rPr>
                <w:rFonts w:ascii="Arial" w:hAnsi="Arial"/>
                <w:sz w:val="16"/>
              </w:rPr>
              <w:t>1</w:t>
            </w:r>
          </w:p>
        </w:tc>
        <w:tc>
          <w:tcPr>
            <w:tcW w:w="720" w:type="dxa"/>
            <w:tcBorders>
              <w:top w:val="nil"/>
            </w:tcBorders>
          </w:tcPr>
          <w:p w:rsidR="00061177" w:rsidRDefault="00061177" w:rsidP="006429A2">
            <w:pPr>
              <w:pStyle w:val="FootnoteText"/>
              <w:rPr>
                <w:rFonts w:ascii="Arial" w:hAnsi="Arial"/>
              </w:rPr>
            </w:pPr>
            <w:r w:rsidRPr="006A173F">
              <w:rPr>
                <w:rFonts w:ascii="Arial" w:hAnsi="Arial"/>
              </w:rPr>
              <w:t>BLN</w:t>
            </w:r>
          </w:p>
        </w:tc>
        <w:tc>
          <w:tcPr>
            <w:tcW w:w="2016" w:type="dxa"/>
            <w:tcBorders>
              <w:top w:val="nil"/>
            </w:tcBorders>
          </w:tcPr>
          <w:p w:rsidR="00061177" w:rsidRDefault="00061177" w:rsidP="006429A2">
            <w:pPr>
              <w:rPr>
                <w:rFonts w:ascii="Arial" w:hAnsi="Arial"/>
                <w:sz w:val="16"/>
              </w:rPr>
            </w:pPr>
            <w:r w:rsidRPr="006A173F">
              <w:rPr>
                <w:rFonts w:ascii="Arial" w:hAnsi="Arial"/>
                <w:sz w:val="16"/>
              </w:rPr>
              <w:t>N/A</w:t>
            </w:r>
          </w:p>
        </w:tc>
        <w:tc>
          <w:tcPr>
            <w:tcW w:w="2016" w:type="dxa"/>
            <w:tcBorders>
              <w:top w:val="nil"/>
            </w:tcBorders>
          </w:tcPr>
          <w:p w:rsidR="00061177" w:rsidRDefault="00061177" w:rsidP="006429A2">
            <w:pPr>
              <w:rPr>
                <w:rFonts w:ascii="Arial" w:hAnsi="Arial"/>
                <w:sz w:val="16"/>
              </w:rPr>
            </w:pPr>
            <w:r w:rsidRPr="006A173F">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bl>
    <w:p w:rsidR="006429A2" w:rsidRDefault="006429A2" w:rsidP="006429A2"/>
    <w:p w:rsidR="006429A2" w:rsidRDefault="006429A2" w:rsidP="006429A2">
      <w:r>
        <w:t>This PID contains the set of general operating conditions that are inhibiting deactivation of half of the engine’s cylinders.</w:t>
      </w:r>
    </w:p>
    <w:p w:rsidR="006429A2" w:rsidRDefault="006429A2" w:rsidP="006429A2">
      <w:pPr>
        <w:keepNext w:val="0"/>
        <w:keepLines w:val="0"/>
      </w:pPr>
    </w:p>
    <w:p w:rsidR="006429A2" w:rsidRDefault="006429A2" w:rsidP="006429A2">
      <w:pPr>
        <w:pStyle w:val="Heading3"/>
      </w:pPr>
      <w:bookmarkStart w:id="816" w:name="_Toc130723776"/>
      <w:bookmarkStart w:id="817" w:name="_Toc223513161"/>
      <w:r>
        <w:lastRenderedPageBreak/>
        <w:t>CDAR – PID $2012 – Displacement on Demand Inhibit Reasons 2</w:t>
      </w:r>
      <w:bookmarkEnd w:id="816"/>
      <w:bookmarkEnd w:id="817"/>
    </w:p>
    <w:p w:rsidR="006429A2" w:rsidRDefault="006429A2" w:rsidP="006429A2"/>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429A2">
        <w:trPr>
          <w:cantSplit/>
          <w:jc w:val="center"/>
        </w:trPr>
        <w:tc>
          <w:tcPr>
            <w:tcW w:w="720" w:type="dxa"/>
            <w:tcBorders>
              <w:bottom w:val="single" w:sz="12" w:space="0" w:color="000000"/>
            </w:tcBorders>
          </w:tcPr>
          <w:p w:rsidR="006429A2" w:rsidRDefault="006429A2" w:rsidP="006429A2">
            <w:pPr>
              <w:jc w:val="center"/>
              <w:rPr>
                <w:b/>
                <w:sz w:val="16"/>
              </w:rPr>
            </w:pPr>
            <w:r>
              <w:rPr>
                <w:b/>
                <w:sz w:val="16"/>
              </w:rPr>
              <w:t>PID</w:t>
            </w:r>
          </w:p>
        </w:tc>
        <w:tc>
          <w:tcPr>
            <w:tcW w:w="2880" w:type="dxa"/>
            <w:tcBorders>
              <w:bottom w:val="single" w:sz="12" w:space="0" w:color="000000"/>
            </w:tcBorders>
          </w:tcPr>
          <w:p w:rsidR="006429A2" w:rsidRDefault="006429A2" w:rsidP="006429A2">
            <w:pPr>
              <w:jc w:val="center"/>
              <w:rPr>
                <w:b/>
                <w:sz w:val="16"/>
              </w:rPr>
            </w:pPr>
            <w:r>
              <w:rPr>
                <w:b/>
                <w:sz w:val="16"/>
              </w:rPr>
              <w:t>Signal</w:t>
            </w:r>
          </w:p>
        </w:tc>
        <w:tc>
          <w:tcPr>
            <w:tcW w:w="720" w:type="dxa"/>
            <w:tcBorders>
              <w:bottom w:val="single" w:sz="12" w:space="0" w:color="000000"/>
            </w:tcBorders>
          </w:tcPr>
          <w:p w:rsidR="006429A2" w:rsidRDefault="006429A2" w:rsidP="006429A2">
            <w:pPr>
              <w:jc w:val="center"/>
              <w:rPr>
                <w:b/>
                <w:sz w:val="16"/>
              </w:rPr>
            </w:pPr>
            <w:r>
              <w:rPr>
                <w:b/>
                <w:sz w:val="16"/>
              </w:rPr>
              <w:t>Length (Bytes)</w:t>
            </w:r>
          </w:p>
        </w:tc>
        <w:tc>
          <w:tcPr>
            <w:tcW w:w="720" w:type="dxa"/>
            <w:tcBorders>
              <w:bottom w:val="single" w:sz="12" w:space="0" w:color="000000"/>
            </w:tcBorders>
          </w:tcPr>
          <w:p w:rsidR="006429A2" w:rsidRDefault="006429A2" w:rsidP="006429A2">
            <w:pPr>
              <w:jc w:val="center"/>
              <w:rPr>
                <w:b/>
                <w:sz w:val="16"/>
              </w:rPr>
            </w:pPr>
            <w:r>
              <w:rPr>
                <w:b/>
                <w:sz w:val="16"/>
              </w:rPr>
              <w:t>Data Type</w:t>
            </w:r>
          </w:p>
        </w:tc>
        <w:tc>
          <w:tcPr>
            <w:tcW w:w="2160" w:type="dxa"/>
            <w:tcBorders>
              <w:bottom w:val="single" w:sz="12" w:space="0" w:color="000000"/>
            </w:tcBorders>
          </w:tcPr>
          <w:p w:rsidR="006429A2" w:rsidRDefault="006429A2" w:rsidP="006429A2">
            <w:pPr>
              <w:jc w:val="center"/>
              <w:rPr>
                <w:b/>
                <w:sz w:val="16"/>
              </w:rPr>
            </w:pPr>
            <w:r>
              <w:rPr>
                <w:b/>
                <w:sz w:val="16"/>
              </w:rPr>
              <w:t>Range</w:t>
            </w:r>
          </w:p>
        </w:tc>
        <w:tc>
          <w:tcPr>
            <w:tcW w:w="2160" w:type="dxa"/>
            <w:tcBorders>
              <w:bottom w:val="single" w:sz="12" w:space="0" w:color="000000"/>
            </w:tcBorders>
          </w:tcPr>
          <w:p w:rsidR="006429A2" w:rsidRDefault="006429A2" w:rsidP="006429A2">
            <w:pPr>
              <w:jc w:val="center"/>
              <w:rPr>
                <w:b/>
                <w:sz w:val="16"/>
              </w:rPr>
            </w:pPr>
            <w:r>
              <w:rPr>
                <w:b/>
                <w:sz w:val="16"/>
              </w:rPr>
              <w:t>Conversion</w:t>
            </w:r>
          </w:p>
        </w:tc>
      </w:tr>
      <w:tr w:rsidR="006429A2">
        <w:trPr>
          <w:cantSplit/>
          <w:jc w:val="center"/>
        </w:trPr>
        <w:tc>
          <w:tcPr>
            <w:tcW w:w="720" w:type="dxa"/>
            <w:tcBorders>
              <w:top w:val="nil"/>
            </w:tcBorders>
          </w:tcPr>
          <w:p w:rsidR="006429A2" w:rsidRDefault="006429A2" w:rsidP="006429A2">
            <w:pPr>
              <w:jc w:val="right"/>
              <w:rPr>
                <w:rFonts w:ascii="Arial" w:hAnsi="Arial"/>
                <w:sz w:val="16"/>
              </w:rPr>
            </w:pPr>
            <w:r>
              <w:rPr>
                <w:rFonts w:ascii="Arial" w:hAnsi="Arial"/>
                <w:sz w:val="16"/>
              </w:rPr>
              <w:t>$2012</w:t>
            </w:r>
          </w:p>
        </w:tc>
        <w:tc>
          <w:tcPr>
            <w:tcW w:w="2880" w:type="dxa"/>
            <w:tcBorders>
              <w:top w:val="nil"/>
            </w:tcBorders>
          </w:tcPr>
          <w:p w:rsidR="006429A2" w:rsidRDefault="006429A2" w:rsidP="006429A2">
            <w:pPr>
              <w:rPr>
                <w:rFonts w:ascii="Arial" w:hAnsi="Arial"/>
                <w:sz w:val="16"/>
              </w:rPr>
            </w:pPr>
            <w:r>
              <w:rPr>
                <w:rFonts w:ascii="Arial" w:hAnsi="Arial"/>
                <w:sz w:val="16"/>
              </w:rPr>
              <w:t>Displacement on Demand Inhibit Reasons 2</w:t>
            </w:r>
          </w:p>
        </w:tc>
        <w:tc>
          <w:tcPr>
            <w:tcW w:w="720" w:type="dxa"/>
            <w:tcBorders>
              <w:top w:val="nil"/>
            </w:tcBorders>
          </w:tcPr>
          <w:p w:rsidR="006429A2" w:rsidRDefault="006429A2" w:rsidP="006429A2">
            <w:pPr>
              <w:jc w:val="right"/>
              <w:rPr>
                <w:rFonts w:ascii="Arial" w:hAnsi="Arial"/>
                <w:sz w:val="16"/>
              </w:rPr>
            </w:pPr>
            <w:r>
              <w:rPr>
                <w:rFonts w:ascii="Arial" w:hAnsi="Arial"/>
                <w:sz w:val="16"/>
              </w:rPr>
              <w:t>4</w:t>
            </w:r>
          </w:p>
        </w:tc>
        <w:tc>
          <w:tcPr>
            <w:tcW w:w="720" w:type="dxa"/>
            <w:tcBorders>
              <w:top w:val="nil"/>
            </w:tcBorders>
          </w:tcPr>
          <w:p w:rsidR="006429A2" w:rsidRDefault="006429A2" w:rsidP="006429A2">
            <w:pPr>
              <w:rPr>
                <w:rFonts w:ascii="Arial" w:hAnsi="Arial"/>
                <w:sz w:val="16"/>
              </w:rPr>
            </w:pPr>
            <w:r>
              <w:rPr>
                <w:rFonts w:ascii="Arial" w:hAnsi="Arial"/>
                <w:sz w:val="16"/>
              </w:rPr>
              <w:t>PKT</w:t>
            </w:r>
          </w:p>
        </w:tc>
        <w:tc>
          <w:tcPr>
            <w:tcW w:w="2160" w:type="dxa"/>
            <w:tcBorders>
              <w:top w:val="nil"/>
            </w:tcBorders>
          </w:tcPr>
          <w:p w:rsidR="006429A2" w:rsidRDefault="006429A2" w:rsidP="006429A2">
            <w:pPr>
              <w:rPr>
                <w:rFonts w:ascii="Arial" w:hAnsi="Arial"/>
                <w:sz w:val="16"/>
              </w:rPr>
            </w:pPr>
            <w:r>
              <w:rPr>
                <w:rFonts w:ascii="Arial" w:hAnsi="Arial"/>
                <w:sz w:val="16"/>
              </w:rPr>
              <w:t>N/A</w:t>
            </w:r>
          </w:p>
        </w:tc>
        <w:tc>
          <w:tcPr>
            <w:tcW w:w="2160" w:type="dxa"/>
            <w:tcBorders>
              <w:top w:val="nil"/>
            </w:tcBorders>
          </w:tcPr>
          <w:p w:rsidR="006429A2" w:rsidRDefault="006429A2" w:rsidP="006429A2">
            <w:pPr>
              <w:rPr>
                <w:rFonts w:ascii="Arial" w:hAnsi="Arial"/>
                <w:sz w:val="16"/>
              </w:rPr>
            </w:pPr>
            <w:r>
              <w:rPr>
                <w:rFonts w:ascii="Arial" w:hAnsi="Arial"/>
                <w:sz w:val="16"/>
              </w:rPr>
              <w:t>N/A</w:t>
            </w:r>
          </w:p>
        </w:tc>
      </w:tr>
    </w:tbl>
    <w:p w:rsidR="006429A2" w:rsidRDefault="006429A2" w:rsidP="006429A2"/>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6429A2">
        <w:trPr>
          <w:cantSplit/>
          <w:jc w:val="center"/>
        </w:trPr>
        <w:tc>
          <w:tcPr>
            <w:tcW w:w="2448" w:type="dxa"/>
            <w:tcBorders>
              <w:bottom w:val="single" w:sz="12" w:space="0" w:color="000000"/>
            </w:tcBorders>
          </w:tcPr>
          <w:p w:rsidR="006429A2" w:rsidRDefault="006429A2" w:rsidP="006429A2">
            <w:pPr>
              <w:jc w:val="center"/>
              <w:rPr>
                <w:b/>
                <w:sz w:val="16"/>
              </w:rPr>
            </w:pPr>
            <w:r>
              <w:rPr>
                <w:b/>
                <w:sz w:val="16"/>
              </w:rPr>
              <w:t>Signal</w:t>
            </w:r>
          </w:p>
        </w:tc>
        <w:tc>
          <w:tcPr>
            <w:tcW w:w="720" w:type="dxa"/>
            <w:tcBorders>
              <w:bottom w:val="single" w:sz="12" w:space="0" w:color="000000"/>
            </w:tcBorders>
          </w:tcPr>
          <w:p w:rsidR="006429A2" w:rsidRDefault="006429A2" w:rsidP="006429A2">
            <w:pPr>
              <w:jc w:val="center"/>
              <w:rPr>
                <w:b/>
                <w:sz w:val="16"/>
              </w:rPr>
            </w:pPr>
            <w:r>
              <w:rPr>
                <w:b/>
                <w:sz w:val="16"/>
              </w:rPr>
              <w:t>Start Byte</w:t>
            </w:r>
          </w:p>
        </w:tc>
        <w:tc>
          <w:tcPr>
            <w:tcW w:w="720" w:type="dxa"/>
            <w:tcBorders>
              <w:bottom w:val="single" w:sz="12" w:space="0" w:color="000000"/>
            </w:tcBorders>
          </w:tcPr>
          <w:p w:rsidR="006429A2" w:rsidRDefault="006429A2" w:rsidP="006429A2">
            <w:pPr>
              <w:jc w:val="center"/>
              <w:rPr>
                <w:b/>
                <w:sz w:val="16"/>
              </w:rPr>
            </w:pPr>
            <w:r>
              <w:rPr>
                <w:b/>
                <w:sz w:val="16"/>
              </w:rPr>
              <w:t>Start Bit</w:t>
            </w:r>
          </w:p>
        </w:tc>
        <w:tc>
          <w:tcPr>
            <w:tcW w:w="720" w:type="dxa"/>
            <w:tcBorders>
              <w:bottom w:val="single" w:sz="12" w:space="0" w:color="000000"/>
            </w:tcBorders>
          </w:tcPr>
          <w:p w:rsidR="006429A2" w:rsidRDefault="006429A2" w:rsidP="006429A2">
            <w:pPr>
              <w:jc w:val="center"/>
              <w:rPr>
                <w:b/>
                <w:sz w:val="16"/>
              </w:rPr>
            </w:pPr>
            <w:r>
              <w:rPr>
                <w:b/>
                <w:sz w:val="16"/>
              </w:rPr>
              <w:t>Length (Bits)</w:t>
            </w:r>
          </w:p>
        </w:tc>
        <w:tc>
          <w:tcPr>
            <w:tcW w:w="720" w:type="dxa"/>
            <w:tcBorders>
              <w:bottom w:val="single" w:sz="12" w:space="0" w:color="000000"/>
            </w:tcBorders>
          </w:tcPr>
          <w:p w:rsidR="006429A2" w:rsidRDefault="006429A2" w:rsidP="006429A2">
            <w:pPr>
              <w:jc w:val="center"/>
              <w:rPr>
                <w:b/>
                <w:sz w:val="16"/>
              </w:rPr>
            </w:pPr>
            <w:r>
              <w:rPr>
                <w:b/>
                <w:sz w:val="16"/>
              </w:rPr>
              <w:t>Data Type</w:t>
            </w:r>
          </w:p>
        </w:tc>
        <w:tc>
          <w:tcPr>
            <w:tcW w:w="2016" w:type="dxa"/>
            <w:tcBorders>
              <w:bottom w:val="single" w:sz="12" w:space="0" w:color="000000"/>
            </w:tcBorders>
          </w:tcPr>
          <w:p w:rsidR="006429A2" w:rsidRDefault="006429A2" w:rsidP="006429A2">
            <w:pPr>
              <w:jc w:val="center"/>
              <w:rPr>
                <w:b/>
                <w:sz w:val="16"/>
              </w:rPr>
            </w:pPr>
            <w:r>
              <w:rPr>
                <w:b/>
                <w:sz w:val="16"/>
              </w:rPr>
              <w:t>Range</w:t>
            </w:r>
          </w:p>
        </w:tc>
        <w:tc>
          <w:tcPr>
            <w:tcW w:w="2016" w:type="dxa"/>
            <w:tcBorders>
              <w:bottom w:val="single" w:sz="12" w:space="0" w:color="000000"/>
            </w:tcBorders>
          </w:tcPr>
          <w:p w:rsidR="006429A2" w:rsidRDefault="006429A2" w:rsidP="006429A2">
            <w:pPr>
              <w:jc w:val="center"/>
              <w:rPr>
                <w:b/>
                <w:sz w:val="16"/>
              </w:rPr>
            </w:pPr>
            <w:r>
              <w:rPr>
                <w:b/>
                <w:sz w:val="16"/>
              </w:rPr>
              <w:t>Conversion</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Manifold Absolute Pressure Sensor Fault</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7</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pStyle w:val="FootnoteText"/>
              <w:rPr>
                <w:rFonts w:ascii="Arial" w:hAnsi="Arial"/>
              </w:rPr>
            </w:pPr>
            <w:r>
              <w:rPr>
                <w:rFonts w:ascii="Arial" w:hAnsi="Arial"/>
              </w:rPr>
              <w:t>Brake Vacuum Pressure Sensor Fault</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6</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Electronic Throttle Control Reduced Engine Power Active</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5</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Engine Oil Pressure Sensor Fault</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4</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Engine Coolant Temperature Sensor Fault</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Intake Air Temperature Sensor Fault</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Vehicle Speed Fault</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Displacement on Demand Solenoid Driver Fault</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Engine Misfire Detected</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7</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Crank Sensor Fault</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6</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smartTag w:uri="urn:schemas-microsoft-com:office:smarttags" w:element="place">
              <w:r>
                <w:rPr>
                  <w:rFonts w:ascii="Arial" w:hAnsi="Arial"/>
                  <w:sz w:val="16"/>
                </w:rPr>
                <w:t>Cam</w:t>
              </w:r>
            </w:smartTag>
            <w:r>
              <w:rPr>
                <w:rFonts w:ascii="Arial" w:hAnsi="Arial"/>
                <w:sz w:val="16"/>
              </w:rPr>
              <w:t xml:space="preserve"> Sensor Fault</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5</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Powertrain Relay Fault</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4</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Brake Torque Management Active (Obsolete)</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Axle Torque Limiting Active (Obsolete)</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Engine Metal Overtemperature Protection Active</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Catalyst Converter Overtemperature Protection Active</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Piston Protection Active</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7</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Hot Coolant Mode Active</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6</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Engine Overspeed Protection Active</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5</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r>
              <w:rPr>
                <w:rFonts w:ascii="Arial" w:hAnsi="Arial"/>
              </w:rPr>
              <w:t>BLN</w:t>
            </w:r>
          </w:p>
        </w:tc>
        <w:tc>
          <w:tcPr>
            <w:tcW w:w="2016" w:type="dxa"/>
            <w:tcBorders>
              <w:top w:val="nil"/>
            </w:tcBorders>
          </w:tcPr>
          <w:p w:rsidR="006429A2" w:rsidRDefault="006429A2" w:rsidP="006429A2">
            <w:pPr>
              <w:rPr>
                <w:rFonts w:ascii="Arial" w:hAnsi="Arial"/>
                <w:sz w:val="16"/>
              </w:rPr>
            </w:pPr>
            <w:r>
              <w:rPr>
                <w:rFonts w:ascii="Arial" w:hAnsi="Arial"/>
                <w:sz w:val="16"/>
              </w:rPr>
              <w:t>N/A</w:t>
            </w:r>
          </w:p>
        </w:tc>
        <w:tc>
          <w:tcPr>
            <w:tcW w:w="2016" w:type="dxa"/>
            <w:tcBorders>
              <w:top w:val="nil"/>
            </w:tcBorders>
          </w:tcPr>
          <w:p w:rsidR="006429A2" w:rsidRDefault="006429A2" w:rsidP="006429A2">
            <w:pPr>
              <w:rPr>
                <w:rFonts w:ascii="Arial" w:hAnsi="Arial"/>
                <w:sz w:val="16"/>
              </w:rPr>
            </w:pPr>
            <w:r>
              <w:rPr>
                <w:rFonts w:ascii="Arial" w:hAnsi="Arial"/>
                <w:sz w:val="16"/>
              </w:rPr>
              <w:t>$1=True; $0=False</w:t>
            </w:r>
          </w:p>
        </w:tc>
      </w:tr>
      <w:tr w:rsidR="006429A2">
        <w:trPr>
          <w:cantSplit/>
          <w:jc w:val="center"/>
        </w:trPr>
        <w:tc>
          <w:tcPr>
            <w:tcW w:w="2448" w:type="dxa"/>
            <w:tcBorders>
              <w:top w:val="nil"/>
            </w:tcBorders>
          </w:tcPr>
          <w:p w:rsidR="006429A2" w:rsidRPr="0007329A" w:rsidRDefault="006429A2" w:rsidP="006429A2">
            <w:pPr>
              <w:rPr>
                <w:rFonts w:ascii="Arial" w:hAnsi="Arial"/>
                <w:sz w:val="16"/>
              </w:rPr>
            </w:pPr>
            <w:r w:rsidRPr="0007329A">
              <w:rPr>
                <w:rFonts w:ascii="Arial" w:hAnsi="Arial"/>
                <w:sz w:val="16"/>
              </w:rPr>
              <w:t>Cylinder Deactivation System Fault</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2</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4</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1</w:t>
            </w:r>
          </w:p>
        </w:tc>
        <w:tc>
          <w:tcPr>
            <w:tcW w:w="720" w:type="dxa"/>
            <w:tcBorders>
              <w:top w:val="nil"/>
            </w:tcBorders>
          </w:tcPr>
          <w:p w:rsidR="006429A2" w:rsidRPr="006A173F" w:rsidRDefault="006429A2" w:rsidP="006429A2">
            <w:pPr>
              <w:pStyle w:val="FootnoteText"/>
              <w:rPr>
                <w:rFonts w:ascii="Arial" w:hAnsi="Arial"/>
              </w:rPr>
            </w:pPr>
            <w:r w:rsidRPr="006A173F">
              <w:rPr>
                <w:rFonts w:ascii="Arial" w:hAnsi="Arial"/>
              </w:rPr>
              <w:t>BLN</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N/A</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$1=True; $0=False</w:t>
            </w:r>
          </w:p>
        </w:tc>
      </w:tr>
      <w:tr w:rsidR="006429A2">
        <w:trPr>
          <w:cantSplit/>
          <w:jc w:val="center"/>
        </w:trPr>
        <w:tc>
          <w:tcPr>
            <w:tcW w:w="2448" w:type="dxa"/>
            <w:tcBorders>
              <w:top w:val="nil"/>
            </w:tcBorders>
          </w:tcPr>
          <w:p w:rsidR="006429A2" w:rsidRPr="0007329A" w:rsidRDefault="006429A2" w:rsidP="006429A2">
            <w:pPr>
              <w:rPr>
                <w:rFonts w:ascii="Arial" w:hAnsi="Arial"/>
                <w:sz w:val="16"/>
              </w:rPr>
            </w:pPr>
            <w:r w:rsidRPr="0007329A">
              <w:rPr>
                <w:rFonts w:ascii="Arial" w:hAnsi="Arial"/>
                <w:sz w:val="16"/>
              </w:rPr>
              <w:t>Torque Model Inaccurate Fault</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2</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3</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1</w:t>
            </w:r>
          </w:p>
        </w:tc>
        <w:tc>
          <w:tcPr>
            <w:tcW w:w="720" w:type="dxa"/>
            <w:tcBorders>
              <w:top w:val="nil"/>
            </w:tcBorders>
          </w:tcPr>
          <w:p w:rsidR="006429A2" w:rsidRPr="006A173F" w:rsidRDefault="006429A2" w:rsidP="006429A2">
            <w:pPr>
              <w:pStyle w:val="FootnoteText"/>
              <w:rPr>
                <w:rFonts w:ascii="Arial" w:hAnsi="Arial"/>
              </w:rPr>
            </w:pPr>
            <w:r w:rsidRPr="006A173F">
              <w:rPr>
                <w:rFonts w:ascii="Arial" w:hAnsi="Arial"/>
              </w:rPr>
              <w:t>BLN</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N/A</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$1=True; $0=False</w:t>
            </w:r>
          </w:p>
        </w:tc>
      </w:tr>
      <w:tr w:rsidR="006429A2">
        <w:trPr>
          <w:cantSplit/>
          <w:jc w:val="center"/>
        </w:trPr>
        <w:tc>
          <w:tcPr>
            <w:tcW w:w="2448" w:type="dxa"/>
            <w:tcBorders>
              <w:top w:val="nil"/>
            </w:tcBorders>
          </w:tcPr>
          <w:p w:rsidR="006429A2" w:rsidRPr="0007329A" w:rsidRDefault="006429A2" w:rsidP="006429A2">
            <w:pPr>
              <w:rPr>
                <w:rFonts w:ascii="Arial" w:hAnsi="Arial"/>
                <w:sz w:val="16"/>
              </w:rPr>
            </w:pPr>
            <w:r w:rsidRPr="0007329A">
              <w:rPr>
                <w:rFonts w:ascii="Arial" w:hAnsi="Arial"/>
                <w:sz w:val="16"/>
              </w:rPr>
              <w:t xml:space="preserve">Invalid 4WD </w:t>
            </w:r>
            <w:smartTag w:uri="urn:schemas-microsoft-com:office:smarttags" w:element="place">
              <w:smartTag w:uri="urn:schemas-microsoft-com:office:smarttags" w:element="PlaceName">
                <w:r w:rsidRPr="0007329A">
                  <w:rPr>
                    <w:rFonts w:ascii="Arial" w:hAnsi="Arial"/>
                    <w:sz w:val="16"/>
                  </w:rPr>
                  <w:t>Low</w:t>
                </w:r>
              </w:smartTag>
              <w:r w:rsidRPr="0007329A">
                <w:rPr>
                  <w:rFonts w:ascii="Arial" w:hAnsi="Arial"/>
                  <w:sz w:val="16"/>
                </w:rPr>
                <w:t xml:space="preserve"> </w:t>
              </w:r>
              <w:smartTag w:uri="urn:schemas-microsoft-com:office:smarttags" w:element="PlaceType">
                <w:r w:rsidRPr="0007329A">
                  <w:rPr>
                    <w:rFonts w:ascii="Arial" w:hAnsi="Arial"/>
                    <w:sz w:val="16"/>
                  </w:rPr>
                  <w:t>State</w:t>
                </w:r>
              </w:smartTag>
            </w:smartTag>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2</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2</w:t>
            </w:r>
          </w:p>
        </w:tc>
        <w:tc>
          <w:tcPr>
            <w:tcW w:w="720" w:type="dxa"/>
            <w:tcBorders>
              <w:top w:val="nil"/>
            </w:tcBorders>
          </w:tcPr>
          <w:p w:rsidR="006429A2" w:rsidRPr="006A173F" w:rsidRDefault="006429A2" w:rsidP="006429A2">
            <w:pPr>
              <w:jc w:val="right"/>
              <w:rPr>
                <w:rFonts w:ascii="Arial" w:hAnsi="Arial"/>
                <w:sz w:val="16"/>
              </w:rPr>
            </w:pPr>
            <w:r w:rsidRPr="006A173F">
              <w:rPr>
                <w:rFonts w:ascii="Arial" w:hAnsi="Arial"/>
                <w:sz w:val="16"/>
              </w:rPr>
              <w:t>1</w:t>
            </w:r>
          </w:p>
        </w:tc>
        <w:tc>
          <w:tcPr>
            <w:tcW w:w="720" w:type="dxa"/>
            <w:tcBorders>
              <w:top w:val="nil"/>
            </w:tcBorders>
          </w:tcPr>
          <w:p w:rsidR="006429A2" w:rsidRPr="006A173F" w:rsidRDefault="006429A2" w:rsidP="006429A2">
            <w:pPr>
              <w:pStyle w:val="FootnoteText"/>
              <w:rPr>
                <w:rFonts w:ascii="Arial" w:hAnsi="Arial"/>
              </w:rPr>
            </w:pPr>
            <w:r w:rsidRPr="006A173F">
              <w:rPr>
                <w:rFonts w:ascii="Arial" w:hAnsi="Arial"/>
              </w:rPr>
              <w:t>BLN</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N/A</w:t>
            </w:r>
          </w:p>
        </w:tc>
        <w:tc>
          <w:tcPr>
            <w:tcW w:w="2016" w:type="dxa"/>
            <w:tcBorders>
              <w:top w:val="nil"/>
            </w:tcBorders>
          </w:tcPr>
          <w:p w:rsidR="006429A2" w:rsidRPr="006A173F" w:rsidRDefault="006429A2" w:rsidP="006429A2">
            <w:pPr>
              <w:rPr>
                <w:rFonts w:ascii="Arial" w:hAnsi="Arial"/>
                <w:sz w:val="16"/>
              </w:rPr>
            </w:pPr>
            <w:r w:rsidRPr="006A173F">
              <w:rPr>
                <w:rFonts w:ascii="Arial" w:hAnsi="Arial"/>
                <w:sz w:val="16"/>
              </w:rPr>
              <w:t>$1=True; $0=False</w:t>
            </w: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7</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6</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5</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4</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2</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r w:rsidR="006429A2">
        <w:trPr>
          <w:cantSplit/>
          <w:jc w:val="center"/>
        </w:trPr>
        <w:tc>
          <w:tcPr>
            <w:tcW w:w="2448" w:type="dxa"/>
            <w:tcBorders>
              <w:top w:val="nil"/>
            </w:tcBorders>
          </w:tcPr>
          <w:p w:rsidR="006429A2" w:rsidRDefault="006429A2" w:rsidP="006429A2">
            <w:pPr>
              <w:rPr>
                <w:rFonts w:ascii="Arial" w:hAnsi="Arial"/>
                <w:sz w:val="16"/>
              </w:rPr>
            </w:pPr>
            <w:r>
              <w:rPr>
                <w:rFonts w:ascii="Arial" w:hAnsi="Arial"/>
                <w:sz w:val="16"/>
              </w:rPr>
              <w:t>Reserved</w:t>
            </w:r>
          </w:p>
        </w:tc>
        <w:tc>
          <w:tcPr>
            <w:tcW w:w="720" w:type="dxa"/>
            <w:tcBorders>
              <w:top w:val="nil"/>
            </w:tcBorders>
          </w:tcPr>
          <w:p w:rsidR="006429A2" w:rsidRDefault="006429A2" w:rsidP="006429A2">
            <w:pPr>
              <w:jc w:val="right"/>
              <w:rPr>
                <w:rFonts w:ascii="Arial" w:hAnsi="Arial"/>
                <w:sz w:val="16"/>
              </w:rPr>
            </w:pPr>
            <w:r>
              <w:rPr>
                <w:rFonts w:ascii="Arial" w:hAnsi="Arial"/>
                <w:sz w:val="16"/>
              </w:rPr>
              <w:t>3</w:t>
            </w:r>
          </w:p>
        </w:tc>
        <w:tc>
          <w:tcPr>
            <w:tcW w:w="720" w:type="dxa"/>
            <w:tcBorders>
              <w:top w:val="nil"/>
            </w:tcBorders>
          </w:tcPr>
          <w:p w:rsidR="006429A2" w:rsidRDefault="006429A2" w:rsidP="006429A2">
            <w:pPr>
              <w:jc w:val="right"/>
              <w:rPr>
                <w:rFonts w:ascii="Arial" w:hAnsi="Arial"/>
                <w:sz w:val="16"/>
              </w:rPr>
            </w:pPr>
            <w:r>
              <w:rPr>
                <w:rFonts w:ascii="Arial" w:hAnsi="Arial"/>
                <w:sz w:val="16"/>
              </w:rPr>
              <w:t>0</w:t>
            </w:r>
          </w:p>
        </w:tc>
        <w:tc>
          <w:tcPr>
            <w:tcW w:w="720" w:type="dxa"/>
            <w:tcBorders>
              <w:top w:val="nil"/>
            </w:tcBorders>
          </w:tcPr>
          <w:p w:rsidR="006429A2" w:rsidRDefault="006429A2" w:rsidP="006429A2">
            <w:pPr>
              <w:jc w:val="right"/>
              <w:rPr>
                <w:rFonts w:ascii="Arial" w:hAnsi="Arial"/>
                <w:sz w:val="16"/>
              </w:rPr>
            </w:pPr>
            <w:r>
              <w:rPr>
                <w:rFonts w:ascii="Arial" w:hAnsi="Arial"/>
                <w:sz w:val="16"/>
              </w:rPr>
              <w:t>1</w:t>
            </w:r>
          </w:p>
        </w:tc>
        <w:tc>
          <w:tcPr>
            <w:tcW w:w="720" w:type="dxa"/>
            <w:tcBorders>
              <w:top w:val="nil"/>
            </w:tcBorders>
          </w:tcPr>
          <w:p w:rsidR="006429A2" w:rsidRDefault="006429A2" w:rsidP="006429A2">
            <w:pPr>
              <w:pStyle w:val="FootnoteText"/>
              <w:rPr>
                <w:rFonts w:ascii="Arial" w:hAnsi="Arial"/>
              </w:rPr>
            </w:pPr>
          </w:p>
        </w:tc>
        <w:tc>
          <w:tcPr>
            <w:tcW w:w="2016" w:type="dxa"/>
            <w:tcBorders>
              <w:top w:val="nil"/>
            </w:tcBorders>
          </w:tcPr>
          <w:p w:rsidR="006429A2" w:rsidRDefault="006429A2" w:rsidP="006429A2">
            <w:pPr>
              <w:rPr>
                <w:rFonts w:ascii="Arial" w:hAnsi="Arial"/>
                <w:sz w:val="16"/>
              </w:rPr>
            </w:pPr>
          </w:p>
        </w:tc>
        <w:tc>
          <w:tcPr>
            <w:tcW w:w="2016" w:type="dxa"/>
            <w:tcBorders>
              <w:top w:val="nil"/>
            </w:tcBorders>
          </w:tcPr>
          <w:p w:rsidR="006429A2" w:rsidRDefault="006429A2" w:rsidP="006429A2">
            <w:pPr>
              <w:rPr>
                <w:rFonts w:ascii="Arial" w:hAnsi="Arial"/>
                <w:sz w:val="16"/>
              </w:rPr>
            </w:pPr>
          </w:p>
        </w:tc>
      </w:tr>
    </w:tbl>
    <w:p w:rsidR="006429A2" w:rsidRDefault="006429A2" w:rsidP="006429A2"/>
    <w:p w:rsidR="006429A2" w:rsidRDefault="006429A2" w:rsidP="006429A2">
      <w:r>
        <w:t>This PID contains the set of fault conditions and protection modes that are inhibiting deactivation of half of the engine’s cylinders.</w:t>
      </w:r>
    </w:p>
    <w:p w:rsidR="006429A2" w:rsidRDefault="006429A2" w:rsidP="006429A2">
      <w:pPr>
        <w:keepNext w:val="0"/>
        <w:keepLines w:val="0"/>
      </w:pPr>
    </w:p>
    <w:p w:rsidR="006429A2" w:rsidRDefault="006429A2" w:rsidP="006429A2">
      <w:pPr>
        <w:pStyle w:val="Heading3"/>
      </w:pPr>
      <w:bookmarkStart w:id="818" w:name="_Toc130723777"/>
      <w:bookmarkStart w:id="819" w:name="_Toc223513162"/>
      <w:r>
        <w:lastRenderedPageBreak/>
        <w:t>CDAR – PID $2013 – Displacement on Demand Reactivation History 1</w:t>
      </w:r>
      <w:bookmarkEnd w:id="818"/>
      <w:bookmarkEnd w:id="819"/>
    </w:p>
    <w:p w:rsidR="006429A2" w:rsidRDefault="006429A2" w:rsidP="006429A2"/>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429A2">
        <w:trPr>
          <w:cantSplit/>
          <w:jc w:val="center"/>
        </w:trPr>
        <w:tc>
          <w:tcPr>
            <w:tcW w:w="720" w:type="dxa"/>
            <w:tcBorders>
              <w:bottom w:val="single" w:sz="12" w:space="0" w:color="000000"/>
            </w:tcBorders>
          </w:tcPr>
          <w:p w:rsidR="006429A2" w:rsidRDefault="006429A2" w:rsidP="006429A2">
            <w:pPr>
              <w:jc w:val="center"/>
              <w:rPr>
                <w:b/>
                <w:sz w:val="16"/>
              </w:rPr>
            </w:pPr>
            <w:r>
              <w:rPr>
                <w:b/>
                <w:sz w:val="16"/>
              </w:rPr>
              <w:t>PID</w:t>
            </w:r>
          </w:p>
        </w:tc>
        <w:tc>
          <w:tcPr>
            <w:tcW w:w="2880" w:type="dxa"/>
            <w:tcBorders>
              <w:bottom w:val="single" w:sz="12" w:space="0" w:color="000000"/>
            </w:tcBorders>
          </w:tcPr>
          <w:p w:rsidR="006429A2" w:rsidRDefault="006429A2" w:rsidP="006429A2">
            <w:pPr>
              <w:jc w:val="center"/>
              <w:rPr>
                <w:b/>
                <w:sz w:val="16"/>
              </w:rPr>
            </w:pPr>
            <w:r>
              <w:rPr>
                <w:b/>
                <w:sz w:val="16"/>
              </w:rPr>
              <w:t>Signal</w:t>
            </w:r>
          </w:p>
        </w:tc>
        <w:tc>
          <w:tcPr>
            <w:tcW w:w="720" w:type="dxa"/>
            <w:tcBorders>
              <w:bottom w:val="single" w:sz="12" w:space="0" w:color="000000"/>
            </w:tcBorders>
          </w:tcPr>
          <w:p w:rsidR="006429A2" w:rsidRDefault="006429A2" w:rsidP="006429A2">
            <w:pPr>
              <w:jc w:val="center"/>
              <w:rPr>
                <w:b/>
                <w:sz w:val="16"/>
              </w:rPr>
            </w:pPr>
            <w:r>
              <w:rPr>
                <w:b/>
                <w:sz w:val="16"/>
              </w:rPr>
              <w:t>Length (Bytes)</w:t>
            </w:r>
          </w:p>
        </w:tc>
        <w:tc>
          <w:tcPr>
            <w:tcW w:w="720" w:type="dxa"/>
            <w:tcBorders>
              <w:bottom w:val="single" w:sz="12" w:space="0" w:color="000000"/>
            </w:tcBorders>
          </w:tcPr>
          <w:p w:rsidR="006429A2" w:rsidRDefault="006429A2" w:rsidP="006429A2">
            <w:pPr>
              <w:jc w:val="center"/>
              <w:rPr>
                <w:b/>
                <w:sz w:val="16"/>
              </w:rPr>
            </w:pPr>
            <w:r>
              <w:rPr>
                <w:b/>
                <w:sz w:val="16"/>
              </w:rPr>
              <w:t>Data Type</w:t>
            </w:r>
          </w:p>
        </w:tc>
        <w:tc>
          <w:tcPr>
            <w:tcW w:w="2160" w:type="dxa"/>
            <w:tcBorders>
              <w:bottom w:val="single" w:sz="12" w:space="0" w:color="000000"/>
            </w:tcBorders>
          </w:tcPr>
          <w:p w:rsidR="006429A2" w:rsidRDefault="006429A2" w:rsidP="006429A2">
            <w:pPr>
              <w:jc w:val="center"/>
              <w:rPr>
                <w:b/>
                <w:sz w:val="16"/>
              </w:rPr>
            </w:pPr>
            <w:r>
              <w:rPr>
                <w:b/>
                <w:sz w:val="16"/>
              </w:rPr>
              <w:t>Range</w:t>
            </w:r>
          </w:p>
        </w:tc>
        <w:tc>
          <w:tcPr>
            <w:tcW w:w="2160" w:type="dxa"/>
            <w:tcBorders>
              <w:bottom w:val="single" w:sz="12" w:space="0" w:color="000000"/>
            </w:tcBorders>
          </w:tcPr>
          <w:p w:rsidR="006429A2" w:rsidRDefault="006429A2" w:rsidP="006429A2">
            <w:pPr>
              <w:jc w:val="center"/>
              <w:rPr>
                <w:b/>
                <w:sz w:val="16"/>
              </w:rPr>
            </w:pPr>
            <w:r>
              <w:rPr>
                <w:b/>
                <w:sz w:val="16"/>
              </w:rPr>
              <w:t>Conversion</w:t>
            </w:r>
          </w:p>
        </w:tc>
      </w:tr>
      <w:tr w:rsidR="006429A2">
        <w:trPr>
          <w:jc w:val="center"/>
        </w:trPr>
        <w:tc>
          <w:tcPr>
            <w:tcW w:w="720" w:type="dxa"/>
            <w:tcBorders>
              <w:top w:val="nil"/>
            </w:tcBorders>
          </w:tcPr>
          <w:p w:rsidR="006429A2" w:rsidRDefault="006429A2" w:rsidP="006429A2">
            <w:pPr>
              <w:keepNext w:val="0"/>
              <w:jc w:val="right"/>
              <w:rPr>
                <w:rFonts w:ascii="Arial" w:hAnsi="Arial"/>
                <w:sz w:val="16"/>
              </w:rPr>
            </w:pPr>
            <w:r>
              <w:rPr>
                <w:rFonts w:ascii="Arial" w:hAnsi="Arial"/>
                <w:sz w:val="16"/>
              </w:rPr>
              <w:t>$2013</w:t>
            </w:r>
          </w:p>
        </w:tc>
        <w:tc>
          <w:tcPr>
            <w:tcW w:w="2880" w:type="dxa"/>
            <w:tcBorders>
              <w:top w:val="nil"/>
            </w:tcBorders>
          </w:tcPr>
          <w:p w:rsidR="006429A2" w:rsidRDefault="006429A2" w:rsidP="006429A2">
            <w:pPr>
              <w:keepNext w:val="0"/>
              <w:rPr>
                <w:rFonts w:ascii="Arial" w:hAnsi="Arial"/>
                <w:sz w:val="16"/>
              </w:rPr>
            </w:pPr>
            <w:r>
              <w:rPr>
                <w:rFonts w:ascii="Arial" w:hAnsi="Arial"/>
                <w:sz w:val="16"/>
              </w:rPr>
              <w:t>Displacement on Demand Reactivation History 1</w:t>
            </w:r>
          </w:p>
        </w:tc>
        <w:tc>
          <w:tcPr>
            <w:tcW w:w="720" w:type="dxa"/>
            <w:tcBorders>
              <w:top w:val="nil"/>
            </w:tcBorders>
          </w:tcPr>
          <w:p w:rsidR="006429A2" w:rsidRDefault="006429A2" w:rsidP="006429A2">
            <w:pPr>
              <w:keepNext w:val="0"/>
              <w:jc w:val="right"/>
              <w:rPr>
                <w:rFonts w:ascii="Arial" w:hAnsi="Arial"/>
                <w:sz w:val="16"/>
              </w:rPr>
            </w:pPr>
            <w:r>
              <w:rPr>
                <w:rFonts w:ascii="Arial" w:hAnsi="Arial"/>
                <w:sz w:val="16"/>
              </w:rPr>
              <w:t>1</w:t>
            </w:r>
          </w:p>
        </w:tc>
        <w:tc>
          <w:tcPr>
            <w:tcW w:w="720" w:type="dxa"/>
            <w:tcBorders>
              <w:top w:val="nil"/>
            </w:tcBorders>
          </w:tcPr>
          <w:p w:rsidR="006429A2" w:rsidRDefault="006429A2" w:rsidP="006429A2">
            <w:pPr>
              <w:keepNext w:val="0"/>
              <w:rPr>
                <w:rFonts w:ascii="Arial" w:hAnsi="Arial"/>
                <w:sz w:val="16"/>
              </w:rPr>
            </w:pPr>
            <w:r>
              <w:rPr>
                <w:rFonts w:ascii="Arial" w:hAnsi="Arial"/>
                <w:sz w:val="16"/>
              </w:rPr>
              <w:t>ENM</w:t>
            </w:r>
          </w:p>
        </w:tc>
        <w:tc>
          <w:tcPr>
            <w:tcW w:w="2160" w:type="dxa"/>
            <w:tcBorders>
              <w:top w:val="nil"/>
            </w:tcBorders>
          </w:tcPr>
          <w:p w:rsidR="006429A2" w:rsidRDefault="006429A2" w:rsidP="006429A2">
            <w:pPr>
              <w:keepNext w:val="0"/>
              <w:rPr>
                <w:rFonts w:ascii="Arial" w:hAnsi="Arial"/>
                <w:sz w:val="16"/>
              </w:rPr>
            </w:pPr>
            <w:r>
              <w:rPr>
                <w:rFonts w:ascii="Arial" w:hAnsi="Arial"/>
                <w:sz w:val="16"/>
              </w:rPr>
              <w:t>N/A</w:t>
            </w:r>
          </w:p>
        </w:tc>
        <w:tc>
          <w:tcPr>
            <w:tcW w:w="2160" w:type="dxa"/>
            <w:tcBorders>
              <w:top w:val="nil"/>
            </w:tcBorders>
          </w:tcPr>
          <w:p w:rsidR="006429A2" w:rsidRDefault="006429A2" w:rsidP="006429A2">
            <w:pPr>
              <w:keepNext w:val="0"/>
              <w:rPr>
                <w:rFonts w:ascii="Arial" w:hAnsi="Arial"/>
                <w:sz w:val="16"/>
              </w:rPr>
            </w:pPr>
            <w:r>
              <w:rPr>
                <w:rFonts w:ascii="Arial" w:hAnsi="Arial"/>
                <w:sz w:val="16"/>
              </w:rPr>
              <w:t xml:space="preserve">$00=None; </w:t>
            </w:r>
            <w:r>
              <w:rPr>
                <w:rFonts w:ascii="Arial" w:hAnsi="Arial"/>
                <w:sz w:val="16"/>
              </w:rPr>
              <w:br/>
              <w:t xml:space="preserve">$01=Engine Manifold Vacuum Pressure Low; </w:t>
            </w:r>
            <w:r>
              <w:rPr>
                <w:rFonts w:ascii="Arial" w:hAnsi="Arial"/>
                <w:sz w:val="16"/>
              </w:rPr>
              <w:br/>
              <w:t xml:space="preserve">$02=Brake Vacuum Pressure Low; </w:t>
            </w:r>
            <w:r>
              <w:rPr>
                <w:rFonts w:ascii="Arial" w:hAnsi="Arial"/>
                <w:sz w:val="16"/>
              </w:rPr>
              <w:br/>
              <w:t xml:space="preserve">$03=Accelerator Pedal Position Increase High; </w:t>
            </w:r>
            <w:r>
              <w:rPr>
                <w:rFonts w:ascii="Arial" w:hAnsi="Arial"/>
                <w:sz w:val="16"/>
              </w:rPr>
              <w:br/>
              <w:t xml:space="preserve">$04=Accelerator Pedal Position High; </w:t>
            </w:r>
            <w:r>
              <w:rPr>
                <w:rFonts w:ascii="Arial" w:hAnsi="Arial"/>
                <w:sz w:val="16"/>
              </w:rPr>
              <w:br/>
              <w:t xml:space="preserve">$05=Ignition Voltage Out of Range; </w:t>
            </w:r>
            <w:r>
              <w:rPr>
                <w:rFonts w:ascii="Arial" w:hAnsi="Arial"/>
                <w:sz w:val="16"/>
              </w:rPr>
              <w:br/>
              <w:t xml:space="preserve">$06=Engine Oil Pressure Out of Range; </w:t>
            </w:r>
            <w:r>
              <w:rPr>
                <w:rFonts w:ascii="Arial" w:hAnsi="Arial"/>
                <w:sz w:val="16"/>
              </w:rPr>
              <w:br/>
              <w:t xml:space="preserve">$07=Engine Oil Temperature Out of Range; </w:t>
            </w:r>
            <w:r>
              <w:rPr>
                <w:rFonts w:ascii="Arial" w:hAnsi="Arial"/>
                <w:sz w:val="16"/>
              </w:rPr>
              <w:br/>
              <w:t xml:space="preserve">$08=Engine Coolant Temperature Out of Range; </w:t>
            </w:r>
            <w:r>
              <w:rPr>
                <w:rFonts w:ascii="Arial" w:hAnsi="Arial"/>
                <w:sz w:val="16"/>
              </w:rPr>
              <w:br/>
              <w:t xml:space="preserve">$09=Engine Speed Out of Range; </w:t>
            </w:r>
            <w:r>
              <w:rPr>
                <w:rFonts w:ascii="Arial" w:hAnsi="Arial"/>
                <w:sz w:val="16"/>
              </w:rPr>
              <w:br/>
              <w:t xml:space="preserve">$0A=Transmission Gear Incorrect; </w:t>
            </w:r>
            <w:r>
              <w:rPr>
                <w:rFonts w:ascii="Arial" w:hAnsi="Arial"/>
                <w:sz w:val="16"/>
              </w:rPr>
              <w:br/>
              <w:t xml:space="preserve">$0B=Transmission Range Incorrect; </w:t>
            </w:r>
            <w:r>
              <w:rPr>
                <w:rFonts w:ascii="Arial" w:hAnsi="Arial"/>
                <w:sz w:val="16"/>
              </w:rPr>
              <w:br/>
              <w:t xml:space="preserve">$0C=Transmission Gear Shift in Progress; </w:t>
            </w:r>
            <w:r>
              <w:rPr>
                <w:rFonts w:ascii="Arial" w:hAnsi="Arial"/>
                <w:sz w:val="16"/>
              </w:rPr>
              <w:br/>
              <w:t xml:space="preserve">$0D=All Cylinders Activated via Device Control; </w:t>
            </w:r>
            <w:r>
              <w:rPr>
                <w:rFonts w:ascii="Arial" w:hAnsi="Arial"/>
                <w:sz w:val="16"/>
              </w:rPr>
              <w:br/>
              <w:t xml:space="preserve">$0E=Minimum Time with All Cylinders Activated Not Met; </w:t>
            </w:r>
            <w:r>
              <w:rPr>
                <w:rFonts w:ascii="Arial" w:hAnsi="Arial"/>
                <w:sz w:val="16"/>
              </w:rPr>
              <w:br/>
              <w:t xml:space="preserve">$0F=Maximum Deactivation Time Exceeded; </w:t>
            </w:r>
            <w:r>
              <w:rPr>
                <w:rFonts w:ascii="Arial" w:hAnsi="Arial"/>
                <w:sz w:val="16"/>
              </w:rPr>
              <w:br/>
              <w:t xml:space="preserve">$10=Engine Oil Aeration Present; </w:t>
            </w:r>
            <w:r>
              <w:rPr>
                <w:rFonts w:ascii="Arial" w:hAnsi="Arial"/>
                <w:sz w:val="16"/>
              </w:rPr>
              <w:br/>
              <w:t xml:space="preserve">$11=Decel Fuel Cutoff Active; </w:t>
            </w:r>
            <w:r>
              <w:rPr>
                <w:rFonts w:ascii="Arial" w:hAnsi="Arial"/>
                <w:sz w:val="16"/>
              </w:rPr>
              <w:br/>
              <w:t xml:space="preserve">$12=Fuel Shut-Off Stability Timer Active; </w:t>
            </w:r>
            <w:r>
              <w:rPr>
                <w:rFonts w:ascii="Arial" w:hAnsi="Arial"/>
                <w:sz w:val="16"/>
              </w:rPr>
              <w:br/>
              <w:t xml:space="preserve">$13=Heater Performance; </w:t>
            </w:r>
            <w:r>
              <w:rPr>
                <w:rFonts w:ascii="Arial" w:hAnsi="Arial"/>
                <w:sz w:val="16"/>
              </w:rPr>
              <w:br/>
              <w:t xml:space="preserve">$30=Manifold Absolute Pressure Sensor Fault; </w:t>
            </w:r>
            <w:r>
              <w:rPr>
                <w:rFonts w:ascii="Arial" w:hAnsi="Arial"/>
                <w:sz w:val="16"/>
              </w:rPr>
              <w:br/>
              <w:t xml:space="preserve">$31=Brake Vacuum Pressure Sensor Fault; </w:t>
            </w:r>
            <w:r>
              <w:rPr>
                <w:rFonts w:ascii="Arial" w:hAnsi="Arial"/>
                <w:sz w:val="16"/>
              </w:rPr>
              <w:br/>
              <w:t xml:space="preserve">$32=Electronic Throttle Control Reduced Engine Power Active; </w:t>
            </w:r>
            <w:r>
              <w:rPr>
                <w:rFonts w:ascii="Arial" w:hAnsi="Arial"/>
                <w:sz w:val="16"/>
              </w:rPr>
              <w:br/>
              <w:t xml:space="preserve">$33=Engine Oil Pressure Sensor Fault; </w:t>
            </w:r>
            <w:r>
              <w:rPr>
                <w:rFonts w:ascii="Arial" w:hAnsi="Arial"/>
                <w:sz w:val="16"/>
              </w:rPr>
              <w:br/>
              <w:t xml:space="preserve">$34=Engine Coolant Temperature Sensor Fault; </w:t>
            </w:r>
            <w:r>
              <w:rPr>
                <w:rFonts w:ascii="Arial" w:hAnsi="Arial"/>
                <w:sz w:val="16"/>
              </w:rPr>
              <w:br/>
              <w:t xml:space="preserve">$35=Intake Air Temperature Sensor Fault; </w:t>
            </w:r>
            <w:r>
              <w:rPr>
                <w:rFonts w:ascii="Arial" w:hAnsi="Arial"/>
                <w:sz w:val="16"/>
              </w:rPr>
              <w:br/>
              <w:t xml:space="preserve">$36=Vehicle Speed Fault; </w:t>
            </w:r>
            <w:r>
              <w:rPr>
                <w:rFonts w:ascii="Arial" w:hAnsi="Arial"/>
                <w:sz w:val="16"/>
              </w:rPr>
              <w:br/>
              <w:t xml:space="preserve">$37=Displacement on Demand Solenoid Driver Fault; </w:t>
            </w:r>
            <w:r>
              <w:rPr>
                <w:rFonts w:ascii="Arial" w:hAnsi="Arial"/>
                <w:sz w:val="16"/>
              </w:rPr>
              <w:br/>
              <w:t xml:space="preserve">$38=Engine Misfire Detected; </w:t>
            </w:r>
            <w:r>
              <w:rPr>
                <w:rFonts w:ascii="Arial" w:hAnsi="Arial"/>
                <w:sz w:val="16"/>
              </w:rPr>
              <w:br/>
              <w:t xml:space="preserve">$39=Crank Sensor Fault; </w:t>
            </w:r>
            <w:r>
              <w:rPr>
                <w:rFonts w:ascii="Arial" w:hAnsi="Arial"/>
                <w:sz w:val="16"/>
              </w:rPr>
              <w:br/>
              <w:t xml:space="preserve">$3A=Cam Sensor Fault; </w:t>
            </w:r>
            <w:r>
              <w:rPr>
                <w:rFonts w:ascii="Arial" w:hAnsi="Arial"/>
                <w:sz w:val="16"/>
              </w:rPr>
              <w:br/>
              <w:t xml:space="preserve">$3B=Powertrain Relay Fault; </w:t>
            </w:r>
            <w:r>
              <w:rPr>
                <w:rFonts w:ascii="Arial" w:hAnsi="Arial"/>
                <w:sz w:val="16"/>
              </w:rPr>
              <w:br/>
              <w:t xml:space="preserve">$3E=Engine Metal Overtemperature Protection </w:t>
            </w:r>
            <w:r>
              <w:rPr>
                <w:rFonts w:ascii="Arial" w:hAnsi="Arial"/>
                <w:sz w:val="16"/>
              </w:rPr>
              <w:lastRenderedPageBreak/>
              <w:t xml:space="preserve">Active; </w:t>
            </w:r>
            <w:r>
              <w:rPr>
                <w:rFonts w:ascii="Arial" w:hAnsi="Arial"/>
                <w:sz w:val="16"/>
              </w:rPr>
              <w:br/>
              <w:t xml:space="preserve">$3F=Catalyst Converter Overtemperature Protection Active; </w:t>
            </w:r>
            <w:r>
              <w:rPr>
                <w:rFonts w:ascii="Arial" w:hAnsi="Arial"/>
                <w:sz w:val="16"/>
              </w:rPr>
              <w:br/>
              <w:t xml:space="preserve">$40=Piston Protection Active; </w:t>
            </w:r>
            <w:r>
              <w:rPr>
                <w:rFonts w:ascii="Arial" w:hAnsi="Arial"/>
                <w:sz w:val="16"/>
              </w:rPr>
              <w:br/>
              <w:t xml:space="preserve">$41=Hot Coolant Mode Active; </w:t>
            </w:r>
            <w:r>
              <w:rPr>
                <w:rFonts w:ascii="Arial" w:hAnsi="Arial"/>
                <w:sz w:val="16"/>
              </w:rPr>
              <w:br/>
              <w:t>$42=Engine Overspeed Protection Active;</w:t>
            </w:r>
          </w:p>
          <w:p w:rsidR="006429A2" w:rsidRDefault="006429A2" w:rsidP="006429A2">
            <w:pPr>
              <w:keepNext w:val="0"/>
              <w:rPr>
                <w:rFonts w:ascii="Arial" w:hAnsi="Arial"/>
                <w:sz w:val="16"/>
              </w:rPr>
            </w:pPr>
            <w:r>
              <w:rPr>
                <w:rFonts w:ascii="Arial" w:hAnsi="Arial"/>
                <w:sz w:val="16"/>
              </w:rPr>
              <w:t>$43=</w:t>
            </w:r>
            <w:r w:rsidRPr="0073512C">
              <w:rPr>
                <w:rFonts w:ascii="Arial" w:hAnsi="Arial"/>
                <w:sz w:val="16"/>
              </w:rPr>
              <w:t>AC</w:t>
            </w:r>
            <w:r>
              <w:rPr>
                <w:rFonts w:ascii="Arial" w:hAnsi="Arial"/>
                <w:sz w:val="16"/>
              </w:rPr>
              <w:t xml:space="preserve"> </w:t>
            </w:r>
            <w:r w:rsidRPr="0073512C">
              <w:rPr>
                <w:rFonts w:ascii="Arial" w:hAnsi="Arial"/>
                <w:sz w:val="16"/>
              </w:rPr>
              <w:t>Clutch</w:t>
            </w:r>
            <w:r>
              <w:rPr>
                <w:rFonts w:ascii="Arial" w:hAnsi="Arial"/>
                <w:sz w:val="16"/>
              </w:rPr>
              <w:t xml:space="preserve"> </w:t>
            </w:r>
            <w:r w:rsidRPr="0073512C">
              <w:rPr>
                <w:rFonts w:ascii="Arial" w:hAnsi="Arial"/>
                <w:sz w:val="16"/>
              </w:rPr>
              <w:t>Being</w:t>
            </w:r>
            <w:r>
              <w:rPr>
                <w:rFonts w:ascii="Arial" w:hAnsi="Arial"/>
                <w:sz w:val="16"/>
              </w:rPr>
              <w:t xml:space="preserve"> </w:t>
            </w:r>
            <w:r w:rsidRPr="0073512C">
              <w:rPr>
                <w:rFonts w:ascii="Arial" w:hAnsi="Arial"/>
                <w:sz w:val="16"/>
              </w:rPr>
              <w:t>Engaged</w:t>
            </w:r>
            <w:r>
              <w:rPr>
                <w:rFonts w:ascii="Arial" w:hAnsi="Arial"/>
                <w:sz w:val="16"/>
              </w:rPr>
              <w:t>;</w:t>
            </w:r>
          </w:p>
          <w:p w:rsidR="006429A2" w:rsidRDefault="006429A2" w:rsidP="006429A2">
            <w:pPr>
              <w:keepNext w:val="0"/>
              <w:rPr>
                <w:rFonts w:ascii="Arial" w:hAnsi="Arial"/>
                <w:sz w:val="16"/>
              </w:rPr>
            </w:pPr>
            <w:r>
              <w:rPr>
                <w:rFonts w:ascii="Arial" w:hAnsi="Arial"/>
                <w:sz w:val="16"/>
              </w:rPr>
              <w:t>$44=</w:t>
            </w:r>
            <w:r w:rsidRPr="0073512C">
              <w:rPr>
                <w:rFonts w:ascii="Arial" w:hAnsi="Arial"/>
                <w:sz w:val="16"/>
              </w:rPr>
              <w:t>Post</w:t>
            </w:r>
            <w:r>
              <w:rPr>
                <w:rFonts w:ascii="Arial" w:hAnsi="Arial"/>
                <w:sz w:val="16"/>
              </w:rPr>
              <w:t xml:space="preserve"> </w:t>
            </w:r>
            <w:r w:rsidRPr="0073512C">
              <w:rPr>
                <w:rFonts w:ascii="Arial" w:hAnsi="Arial"/>
                <w:sz w:val="16"/>
              </w:rPr>
              <w:t>O2</w:t>
            </w:r>
            <w:r>
              <w:rPr>
                <w:rFonts w:ascii="Arial" w:hAnsi="Arial"/>
                <w:sz w:val="16"/>
              </w:rPr>
              <w:t xml:space="preserve"> </w:t>
            </w:r>
            <w:r w:rsidRPr="0073512C">
              <w:rPr>
                <w:rFonts w:ascii="Arial" w:hAnsi="Arial"/>
                <w:sz w:val="16"/>
              </w:rPr>
              <w:t>Diag</w:t>
            </w:r>
            <w:r>
              <w:rPr>
                <w:rFonts w:ascii="Arial" w:hAnsi="Arial"/>
                <w:sz w:val="16"/>
              </w:rPr>
              <w:t xml:space="preserve">nostic </w:t>
            </w:r>
            <w:r w:rsidRPr="0073512C">
              <w:rPr>
                <w:rFonts w:ascii="Arial" w:hAnsi="Arial"/>
                <w:sz w:val="16"/>
              </w:rPr>
              <w:t>Intrusive</w:t>
            </w:r>
            <w:r>
              <w:rPr>
                <w:rFonts w:ascii="Arial" w:hAnsi="Arial"/>
                <w:sz w:val="16"/>
              </w:rPr>
              <w:t xml:space="preserve"> </w:t>
            </w:r>
            <w:r w:rsidRPr="0073512C">
              <w:rPr>
                <w:rFonts w:ascii="Arial" w:hAnsi="Arial"/>
                <w:sz w:val="16"/>
              </w:rPr>
              <w:t>Active</w:t>
            </w:r>
            <w:r>
              <w:rPr>
                <w:rFonts w:ascii="Arial" w:hAnsi="Arial"/>
                <w:sz w:val="16"/>
              </w:rPr>
              <w:t>;</w:t>
            </w:r>
          </w:p>
          <w:p w:rsidR="006429A2" w:rsidRDefault="006429A2" w:rsidP="006429A2">
            <w:pPr>
              <w:keepNext w:val="0"/>
              <w:rPr>
                <w:rFonts w:ascii="Arial" w:hAnsi="Arial"/>
                <w:sz w:val="16"/>
              </w:rPr>
            </w:pPr>
            <w:r>
              <w:rPr>
                <w:rFonts w:ascii="Arial" w:hAnsi="Arial"/>
                <w:sz w:val="16"/>
              </w:rPr>
              <w:t>$45=</w:t>
            </w:r>
            <w:r w:rsidRPr="000B29E8">
              <w:rPr>
                <w:rFonts w:ascii="Arial" w:hAnsi="Arial"/>
                <w:sz w:val="16"/>
              </w:rPr>
              <w:t>In</w:t>
            </w:r>
            <w:r>
              <w:rPr>
                <w:rFonts w:ascii="Arial" w:hAnsi="Arial"/>
                <w:sz w:val="16"/>
              </w:rPr>
              <w:t xml:space="preserve"> 4WD </w:t>
            </w:r>
            <w:r w:rsidRPr="000B29E8">
              <w:rPr>
                <w:rFonts w:ascii="Arial" w:hAnsi="Arial"/>
                <w:sz w:val="16"/>
              </w:rPr>
              <w:t>Low</w:t>
            </w:r>
            <w:r>
              <w:rPr>
                <w:rFonts w:ascii="Arial" w:hAnsi="Arial"/>
                <w:sz w:val="16"/>
              </w:rPr>
              <w:t>;</w:t>
            </w:r>
          </w:p>
          <w:p w:rsidR="006429A2" w:rsidRDefault="006429A2" w:rsidP="006429A2">
            <w:pPr>
              <w:keepNext w:val="0"/>
              <w:rPr>
                <w:rFonts w:ascii="Arial" w:hAnsi="Arial"/>
                <w:sz w:val="16"/>
              </w:rPr>
            </w:pPr>
            <w:r>
              <w:rPr>
                <w:rFonts w:ascii="Arial" w:hAnsi="Arial"/>
                <w:sz w:val="16"/>
              </w:rPr>
              <w:t>$46=Vehicle Speed Too Low;</w:t>
            </w:r>
          </w:p>
          <w:p w:rsidR="006429A2" w:rsidRDefault="006429A2" w:rsidP="006429A2">
            <w:pPr>
              <w:keepNext w:val="0"/>
              <w:rPr>
                <w:rFonts w:ascii="Arial" w:hAnsi="Arial"/>
                <w:sz w:val="16"/>
              </w:rPr>
            </w:pPr>
            <w:r>
              <w:rPr>
                <w:rFonts w:ascii="Arial" w:hAnsi="Arial"/>
                <w:sz w:val="16"/>
              </w:rPr>
              <w:t>$47=Tip In Bump Active;</w:t>
            </w:r>
          </w:p>
          <w:p w:rsidR="006429A2" w:rsidRDefault="006429A2" w:rsidP="006429A2">
            <w:pPr>
              <w:keepNext w:val="0"/>
              <w:rPr>
                <w:rFonts w:ascii="Arial" w:hAnsi="Arial"/>
                <w:sz w:val="16"/>
              </w:rPr>
            </w:pPr>
            <w:r>
              <w:rPr>
                <w:rFonts w:ascii="Arial" w:hAnsi="Arial"/>
                <w:sz w:val="16"/>
              </w:rPr>
              <w:t>$48=Catalyst Temperature Low;</w:t>
            </w:r>
          </w:p>
          <w:p w:rsidR="006429A2" w:rsidRDefault="006429A2" w:rsidP="006429A2">
            <w:pPr>
              <w:keepNext w:val="0"/>
              <w:rPr>
                <w:rFonts w:ascii="Arial" w:hAnsi="Arial"/>
                <w:sz w:val="16"/>
              </w:rPr>
            </w:pPr>
            <w:r>
              <w:rPr>
                <w:rFonts w:ascii="Arial" w:hAnsi="Arial"/>
                <w:sz w:val="16"/>
              </w:rPr>
              <w:t>$49=Cylinder Deactivation System Fault;</w:t>
            </w:r>
          </w:p>
          <w:p w:rsidR="006429A2" w:rsidRDefault="006429A2" w:rsidP="006429A2">
            <w:pPr>
              <w:keepNext w:val="0"/>
              <w:rPr>
                <w:rFonts w:ascii="Arial" w:hAnsi="Arial"/>
                <w:sz w:val="16"/>
              </w:rPr>
            </w:pPr>
            <w:r>
              <w:rPr>
                <w:rFonts w:ascii="Arial" w:hAnsi="Arial"/>
                <w:sz w:val="16"/>
              </w:rPr>
              <w:t>$4A=Torque Model Inaccurate Fault;</w:t>
            </w:r>
          </w:p>
          <w:p w:rsidR="006429A2" w:rsidRDefault="006429A2" w:rsidP="006429A2">
            <w:pPr>
              <w:keepNext w:val="0"/>
              <w:rPr>
                <w:rFonts w:ascii="Arial" w:hAnsi="Arial"/>
                <w:sz w:val="16"/>
              </w:rPr>
            </w:pPr>
            <w:r>
              <w:rPr>
                <w:rFonts w:ascii="Arial" w:hAnsi="Arial"/>
                <w:sz w:val="16"/>
              </w:rPr>
              <w:t>$4B=</w:t>
            </w:r>
            <w:smartTag w:uri="urn:schemas-microsoft-com:office:smarttags" w:element="PlaceName">
              <w:r>
                <w:rPr>
                  <w:rFonts w:ascii="Arial" w:hAnsi="Arial"/>
                  <w:sz w:val="16"/>
                </w:rPr>
                <w:t>Invalid</w:t>
              </w:r>
            </w:smartTag>
            <w:r>
              <w:rPr>
                <w:rFonts w:ascii="Arial" w:hAnsi="Arial"/>
                <w:sz w:val="16"/>
              </w:rPr>
              <w:t xml:space="preserve"> 4WD </w:t>
            </w:r>
            <w:smartTag w:uri="urn:schemas-microsoft-com:office:smarttags" w:element="place">
              <w:smartTag w:uri="urn:schemas-microsoft-com:office:smarttags" w:element="PlaceName">
                <w:r>
                  <w:rPr>
                    <w:rFonts w:ascii="Arial" w:hAnsi="Arial"/>
                    <w:sz w:val="16"/>
                  </w:rPr>
                  <w:t>Low</w:t>
                </w:r>
              </w:smartTag>
              <w:r>
                <w:rPr>
                  <w:rFonts w:ascii="Arial" w:hAnsi="Arial"/>
                  <w:sz w:val="16"/>
                </w:rPr>
                <w:t xml:space="preserve"> </w:t>
              </w:r>
              <w:smartTag w:uri="urn:schemas-microsoft-com:office:smarttags" w:element="PlaceType">
                <w:r>
                  <w:rPr>
                    <w:rFonts w:ascii="Arial" w:hAnsi="Arial"/>
                    <w:sz w:val="16"/>
                  </w:rPr>
                  <w:t>State</w:t>
                </w:r>
              </w:smartTag>
            </w:smartTag>
            <w:r>
              <w:rPr>
                <w:rFonts w:ascii="Arial" w:hAnsi="Arial"/>
                <w:sz w:val="16"/>
              </w:rPr>
              <w:t>;</w:t>
            </w:r>
          </w:p>
          <w:p w:rsidR="00061177" w:rsidRDefault="006429A2" w:rsidP="00061177">
            <w:pPr>
              <w:keepNext w:val="0"/>
              <w:rPr>
                <w:rFonts w:ascii="Arial" w:hAnsi="Arial" w:cs="Arial"/>
                <w:sz w:val="16"/>
                <w:szCs w:val="16"/>
              </w:rPr>
            </w:pPr>
            <w:r>
              <w:rPr>
                <w:rFonts w:ascii="Arial" w:hAnsi="Arial"/>
                <w:sz w:val="16"/>
              </w:rPr>
              <w:t>$4C=ETC Disable Time</w:t>
            </w:r>
            <w:r w:rsidR="00061177">
              <w:rPr>
                <w:rFonts w:ascii="Arial" w:hAnsi="Arial" w:cs="Arial"/>
                <w:sz w:val="16"/>
                <w:szCs w:val="16"/>
              </w:rPr>
              <w:t>;</w:t>
            </w:r>
          </w:p>
          <w:p w:rsidR="00061177" w:rsidRDefault="00061177" w:rsidP="00061177">
            <w:pPr>
              <w:keepNext w:val="0"/>
              <w:rPr>
                <w:rFonts w:ascii="Arial" w:hAnsi="Arial" w:cs="Arial"/>
                <w:sz w:val="16"/>
                <w:szCs w:val="16"/>
              </w:rPr>
            </w:pPr>
            <w:r>
              <w:rPr>
                <w:rFonts w:ascii="Arial" w:hAnsi="Arial" w:cs="Arial"/>
                <w:sz w:val="16"/>
                <w:szCs w:val="16"/>
              </w:rPr>
              <w:t>$4E=Ethanol Learn In Progress;</w:t>
            </w:r>
          </w:p>
          <w:p w:rsidR="006429A2" w:rsidRDefault="00061177" w:rsidP="00061177">
            <w:pPr>
              <w:keepNext w:val="0"/>
              <w:rPr>
                <w:rFonts w:ascii="Arial" w:hAnsi="Arial"/>
                <w:sz w:val="16"/>
              </w:rPr>
            </w:pPr>
            <w:r>
              <w:rPr>
                <w:rFonts w:ascii="Arial" w:hAnsi="Arial" w:cs="Arial"/>
                <w:sz w:val="16"/>
                <w:szCs w:val="16"/>
              </w:rPr>
              <w:t>$4F=Ethanol Concentration Too High</w:t>
            </w:r>
          </w:p>
        </w:tc>
      </w:tr>
    </w:tbl>
    <w:p w:rsidR="006429A2" w:rsidRDefault="006429A2" w:rsidP="006429A2"/>
    <w:p w:rsidR="006429A2" w:rsidRDefault="006429A2" w:rsidP="006429A2">
      <w:r>
        <w:t>This PID contains one of the last eight reasons for the reactivation of all engine cylinders.  (Deactivate = half-cylinder mode, Reactivate = all-cylinder mode)  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6429A2" w:rsidRDefault="006429A2" w:rsidP="006429A2">
      <w:pPr>
        <w:keepNext w:val="0"/>
        <w:keepLines w:val="0"/>
      </w:pPr>
    </w:p>
    <w:p w:rsidR="006429A2" w:rsidRDefault="006429A2" w:rsidP="006429A2">
      <w:pPr>
        <w:pStyle w:val="Heading3"/>
      </w:pPr>
      <w:bookmarkStart w:id="820" w:name="_Toc130723778"/>
      <w:bookmarkStart w:id="821" w:name="_Toc223513163"/>
      <w:r>
        <w:t>CDAR – PID $2014 – Displacement on Demand Reactivation History 2</w:t>
      </w:r>
      <w:bookmarkEnd w:id="820"/>
      <w:bookmarkEnd w:id="821"/>
    </w:p>
    <w:p w:rsidR="006429A2" w:rsidRDefault="006429A2" w:rsidP="006429A2"/>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429A2">
        <w:trPr>
          <w:cantSplit/>
          <w:jc w:val="center"/>
        </w:trPr>
        <w:tc>
          <w:tcPr>
            <w:tcW w:w="720" w:type="dxa"/>
            <w:tcBorders>
              <w:bottom w:val="single" w:sz="12" w:space="0" w:color="000000"/>
            </w:tcBorders>
          </w:tcPr>
          <w:p w:rsidR="006429A2" w:rsidRDefault="006429A2" w:rsidP="006429A2">
            <w:pPr>
              <w:jc w:val="center"/>
              <w:rPr>
                <w:b/>
                <w:sz w:val="16"/>
              </w:rPr>
            </w:pPr>
            <w:r>
              <w:rPr>
                <w:b/>
                <w:sz w:val="16"/>
              </w:rPr>
              <w:t>PID</w:t>
            </w:r>
          </w:p>
        </w:tc>
        <w:tc>
          <w:tcPr>
            <w:tcW w:w="2880" w:type="dxa"/>
            <w:tcBorders>
              <w:bottom w:val="single" w:sz="12" w:space="0" w:color="000000"/>
            </w:tcBorders>
          </w:tcPr>
          <w:p w:rsidR="006429A2" w:rsidRDefault="006429A2" w:rsidP="006429A2">
            <w:pPr>
              <w:jc w:val="center"/>
              <w:rPr>
                <w:b/>
                <w:sz w:val="16"/>
              </w:rPr>
            </w:pPr>
            <w:r>
              <w:rPr>
                <w:b/>
                <w:sz w:val="16"/>
              </w:rPr>
              <w:t>Signal</w:t>
            </w:r>
          </w:p>
        </w:tc>
        <w:tc>
          <w:tcPr>
            <w:tcW w:w="720" w:type="dxa"/>
            <w:tcBorders>
              <w:bottom w:val="single" w:sz="12" w:space="0" w:color="000000"/>
            </w:tcBorders>
          </w:tcPr>
          <w:p w:rsidR="006429A2" w:rsidRDefault="006429A2" w:rsidP="006429A2">
            <w:pPr>
              <w:jc w:val="center"/>
              <w:rPr>
                <w:b/>
                <w:sz w:val="16"/>
              </w:rPr>
            </w:pPr>
            <w:r>
              <w:rPr>
                <w:b/>
                <w:sz w:val="16"/>
              </w:rPr>
              <w:t>Length (Bytes)</w:t>
            </w:r>
          </w:p>
        </w:tc>
        <w:tc>
          <w:tcPr>
            <w:tcW w:w="720" w:type="dxa"/>
            <w:tcBorders>
              <w:bottom w:val="single" w:sz="12" w:space="0" w:color="000000"/>
            </w:tcBorders>
          </w:tcPr>
          <w:p w:rsidR="006429A2" w:rsidRDefault="006429A2" w:rsidP="006429A2">
            <w:pPr>
              <w:jc w:val="center"/>
              <w:rPr>
                <w:b/>
                <w:sz w:val="16"/>
              </w:rPr>
            </w:pPr>
            <w:r>
              <w:rPr>
                <w:b/>
                <w:sz w:val="16"/>
              </w:rPr>
              <w:t>Data Type</w:t>
            </w:r>
          </w:p>
        </w:tc>
        <w:tc>
          <w:tcPr>
            <w:tcW w:w="2160" w:type="dxa"/>
            <w:tcBorders>
              <w:bottom w:val="single" w:sz="12" w:space="0" w:color="000000"/>
            </w:tcBorders>
          </w:tcPr>
          <w:p w:rsidR="006429A2" w:rsidRDefault="006429A2" w:rsidP="006429A2">
            <w:pPr>
              <w:jc w:val="center"/>
              <w:rPr>
                <w:b/>
                <w:sz w:val="16"/>
              </w:rPr>
            </w:pPr>
            <w:r>
              <w:rPr>
                <w:b/>
                <w:sz w:val="16"/>
              </w:rPr>
              <w:t>Range</w:t>
            </w:r>
          </w:p>
        </w:tc>
        <w:tc>
          <w:tcPr>
            <w:tcW w:w="2160" w:type="dxa"/>
            <w:tcBorders>
              <w:bottom w:val="single" w:sz="12" w:space="0" w:color="000000"/>
            </w:tcBorders>
          </w:tcPr>
          <w:p w:rsidR="006429A2" w:rsidRDefault="006429A2" w:rsidP="006429A2">
            <w:pPr>
              <w:jc w:val="center"/>
              <w:rPr>
                <w:b/>
                <w:sz w:val="16"/>
              </w:rPr>
            </w:pPr>
            <w:r>
              <w:rPr>
                <w:b/>
                <w:sz w:val="16"/>
              </w:rPr>
              <w:t>Conversion</w:t>
            </w:r>
          </w:p>
        </w:tc>
      </w:tr>
      <w:tr w:rsidR="006429A2">
        <w:trPr>
          <w:jc w:val="center"/>
        </w:trPr>
        <w:tc>
          <w:tcPr>
            <w:tcW w:w="720" w:type="dxa"/>
            <w:tcBorders>
              <w:top w:val="nil"/>
            </w:tcBorders>
          </w:tcPr>
          <w:p w:rsidR="006429A2" w:rsidRDefault="006429A2" w:rsidP="006429A2">
            <w:pPr>
              <w:keepNext w:val="0"/>
              <w:jc w:val="right"/>
              <w:rPr>
                <w:rFonts w:ascii="Arial" w:hAnsi="Arial"/>
                <w:sz w:val="16"/>
              </w:rPr>
            </w:pPr>
            <w:r>
              <w:rPr>
                <w:rFonts w:ascii="Arial" w:hAnsi="Arial"/>
                <w:sz w:val="16"/>
              </w:rPr>
              <w:t>$2014</w:t>
            </w:r>
          </w:p>
        </w:tc>
        <w:tc>
          <w:tcPr>
            <w:tcW w:w="2880" w:type="dxa"/>
            <w:tcBorders>
              <w:top w:val="nil"/>
            </w:tcBorders>
          </w:tcPr>
          <w:p w:rsidR="006429A2" w:rsidRDefault="006429A2" w:rsidP="006429A2">
            <w:pPr>
              <w:keepNext w:val="0"/>
              <w:rPr>
                <w:rFonts w:ascii="Arial" w:hAnsi="Arial"/>
                <w:sz w:val="16"/>
              </w:rPr>
            </w:pPr>
            <w:r>
              <w:rPr>
                <w:rFonts w:ascii="Arial" w:hAnsi="Arial"/>
                <w:sz w:val="16"/>
              </w:rPr>
              <w:t>Displacement on Demand Reactivation History 2</w:t>
            </w:r>
          </w:p>
        </w:tc>
        <w:tc>
          <w:tcPr>
            <w:tcW w:w="720" w:type="dxa"/>
            <w:tcBorders>
              <w:top w:val="nil"/>
            </w:tcBorders>
          </w:tcPr>
          <w:p w:rsidR="006429A2" w:rsidRDefault="006429A2" w:rsidP="006429A2">
            <w:pPr>
              <w:keepNext w:val="0"/>
              <w:jc w:val="right"/>
              <w:rPr>
                <w:rFonts w:ascii="Arial" w:hAnsi="Arial"/>
                <w:sz w:val="16"/>
              </w:rPr>
            </w:pPr>
            <w:r>
              <w:rPr>
                <w:rFonts w:ascii="Arial" w:hAnsi="Arial"/>
                <w:sz w:val="16"/>
              </w:rPr>
              <w:t>1</w:t>
            </w:r>
          </w:p>
        </w:tc>
        <w:tc>
          <w:tcPr>
            <w:tcW w:w="720" w:type="dxa"/>
            <w:tcBorders>
              <w:top w:val="nil"/>
            </w:tcBorders>
          </w:tcPr>
          <w:p w:rsidR="006429A2" w:rsidRDefault="006429A2" w:rsidP="006429A2">
            <w:pPr>
              <w:keepNext w:val="0"/>
              <w:rPr>
                <w:rFonts w:ascii="Arial" w:hAnsi="Arial"/>
                <w:sz w:val="16"/>
              </w:rPr>
            </w:pPr>
            <w:r>
              <w:rPr>
                <w:rFonts w:ascii="Arial" w:hAnsi="Arial"/>
                <w:sz w:val="16"/>
              </w:rPr>
              <w:t>ENM</w:t>
            </w:r>
          </w:p>
        </w:tc>
        <w:tc>
          <w:tcPr>
            <w:tcW w:w="2160" w:type="dxa"/>
            <w:tcBorders>
              <w:top w:val="nil"/>
            </w:tcBorders>
          </w:tcPr>
          <w:p w:rsidR="006429A2" w:rsidRDefault="006429A2" w:rsidP="006429A2">
            <w:pPr>
              <w:keepNext w:val="0"/>
              <w:rPr>
                <w:rFonts w:ascii="Arial" w:hAnsi="Arial"/>
                <w:sz w:val="16"/>
              </w:rPr>
            </w:pPr>
            <w:r>
              <w:rPr>
                <w:rFonts w:ascii="Arial" w:hAnsi="Arial"/>
                <w:sz w:val="16"/>
              </w:rPr>
              <w:t>N/A</w:t>
            </w:r>
          </w:p>
        </w:tc>
        <w:tc>
          <w:tcPr>
            <w:tcW w:w="2160" w:type="dxa"/>
            <w:tcBorders>
              <w:top w:val="nil"/>
            </w:tcBorders>
          </w:tcPr>
          <w:p w:rsidR="006429A2" w:rsidRDefault="006429A2" w:rsidP="006429A2">
            <w:pPr>
              <w:keepNext w:val="0"/>
              <w:rPr>
                <w:rFonts w:ascii="Arial" w:hAnsi="Arial"/>
                <w:sz w:val="16"/>
              </w:rPr>
            </w:pPr>
            <w:r>
              <w:rPr>
                <w:rFonts w:ascii="Arial" w:hAnsi="Arial"/>
                <w:sz w:val="16"/>
              </w:rPr>
              <w:t xml:space="preserve">$00=None; </w:t>
            </w:r>
            <w:r>
              <w:rPr>
                <w:rFonts w:ascii="Arial" w:hAnsi="Arial"/>
                <w:sz w:val="16"/>
              </w:rPr>
              <w:br/>
              <w:t xml:space="preserve">$01=Engine Manifold Vacuum Pressure Low; </w:t>
            </w:r>
            <w:r>
              <w:rPr>
                <w:rFonts w:ascii="Arial" w:hAnsi="Arial"/>
                <w:sz w:val="16"/>
              </w:rPr>
              <w:br/>
              <w:t xml:space="preserve">$02=Brake Vacuum Pressure Low; </w:t>
            </w:r>
            <w:r>
              <w:rPr>
                <w:rFonts w:ascii="Arial" w:hAnsi="Arial"/>
                <w:sz w:val="16"/>
              </w:rPr>
              <w:br/>
              <w:t xml:space="preserve">$03=Accelerator Pedal Position Increase High; </w:t>
            </w:r>
            <w:r>
              <w:rPr>
                <w:rFonts w:ascii="Arial" w:hAnsi="Arial"/>
                <w:sz w:val="16"/>
              </w:rPr>
              <w:br/>
              <w:t xml:space="preserve">$04=Accelerator Pedal Position High; </w:t>
            </w:r>
            <w:r>
              <w:rPr>
                <w:rFonts w:ascii="Arial" w:hAnsi="Arial"/>
                <w:sz w:val="16"/>
              </w:rPr>
              <w:br/>
              <w:t xml:space="preserve">$05=Ignition Voltage Out of Range; </w:t>
            </w:r>
            <w:r>
              <w:rPr>
                <w:rFonts w:ascii="Arial" w:hAnsi="Arial"/>
                <w:sz w:val="16"/>
              </w:rPr>
              <w:br/>
              <w:t xml:space="preserve">$06=Engine Oil Pressure Out of Range; </w:t>
            </w:r>
            <w:r>
              <w:rPr>
                <w:rFonts w:ascii="Arial" w:hAnsi="Arial"/>
                <w:sz w:val="16"/>
              </w:rPr>
              <w:br/>
              <w:t xml:space="preserve">$07=Engine Oil Temperature Out of Range; </w:t>
            </w:r>
            <w:r>
              <w:rPr>
                <w:rFonts w:ascii="Arial" w:hAnsi="Arial"/>
                <w:sz w:val="16"/>
              </w:rPr>
              <w:br/>
              <w:t xml:space="preserve">$08=Engine Coolant Temperature Out of Range; </w:t>
            </w:r>
            <w:r>
              <w:rPr>
                <w:rFonts w:ascii="Arial" w:hAnsi="Arial"/>
                <w:sz w:val="16"/>
              </w:rPr>
              <w:br/>
              <w:t xml:space="preserve">$09=Engine Speed Out of Range; </w:t>
            </w:r>
            <w:r>
              <w:rPr>
                <w:rFonts w:ascii="Arial" w:hAnsi="Arial"/>
                <w:sz w:val="16"/>
              </w:rPr>
              <w:br/>
              <w:t xml:space="preserve">$0A=Transmission Gear Incorrect; </w:t>
            </w:r>
            <w:r>
              <w:rPr>
                <w:rFonts w:ascii="Arial" w:hAnsi="Arial"/>
                <w:sz w:val="16"/>
              </w:rPr>
              <w:br/>
              <w:t xml:space="preserve">$0B=Transmission Range Incorrect; </w:t>
            </w:r>
            <w:r>
              <w:rPr>
                <w:rFonts w:ascii="Arial" w:hAnsi="Arial"/>
                <w:sz w:val="16"/>
              </w:rPr>
              <w:br/>
              <w:t xml:space="preserve">$0C=Transmission Gear </w:t>
            </w:r>
            <w:r>
              <w:rPr>
                <w:rFonts w:ascii="Arial" w:hAnsi="Arial"/>
                <w:sz w:val="16"/>
              </w:rPr>
              <w:lastRenderedPageBreak/>
              <w:t xml:space="preserve">Shift in Progress; </w:t>
            </w:r>
            <w:r>
              <w:rPr>
                <w:rFonts w:ascii="Arial" w:hAnsi="Arial"/>
                <w:sz w:val="16"/>
              </w:rPr>
              <w:br/>
              <w:t xml:space="preserve">$0D=All Cylinders Activated via Device Control; </w:t>
            </w:r>
            <w:r>
              <w:rPr>
                <w:rFonts w:ascii="Arial" w:hAnsi="Arial"/>
                <w:sz w:val="16"/>
              </w:rPr>
              <w:br/>
              <w:t xml:space="preserve">$0E=Minimum Time with All Cylinders Activated Not Met; </w:t>
            </w:r>
            <w:r>
              <w:rPr>
                <w:rFonts w:ascii="Arial" w:hAnsi="Arial"/>
                <w:sz w:val="16"/>
              </w:rPr>
              <w:br/>
              <w:t xml:space="preserve">$0F=Maximum Deactivation Time Exceeded; </w:t>
            </w:r>
            <w:r>
              <w:rPr>
                <w:rFonts w:ascii="Arial" w:hAnsi="Arial"/>
                <w:sz w:val="16"/>
              </w:rPr>
              <w:br/>
              <w:t xml:space="preserve">$10=Engine Oil Aeration Present; </w:t>
            </w:r>
            <w:r>
              <w:rPr>
                <w:rFonts w:ascii="Arial" w:hAnsi="Arial"/>
                <w:sz w:val="16"/>
              </w:rPr>
              <w:br/>
              <w:t xml:space="preserve">$11=Decel Fuel Cutoff Active; </w:t>
            </w:r>
            <w:r>
              <w:rPr>
                <w:rFonts w:ascii="Arial" w:hAnsi="Arial"/>
                <w:sz w:val="16"/>
              </w:rPr>
              <w:br/>
              <w:t xml:space="preserve">$12=Fuel Shut-Off Stability Timer Active; </w:t>
            </w:r>
            <w:r>
              <w:rPr>
                <w:rFonts w:ascii="Arial" w:hAnsi="Arial"/>
                <w:sz w:val="16"/>
              </w:rPr>
              <w:br/>
              <w:t xml:space="preserve">$13=Heater Performance; </w:t>
            </w:r>
            <w:r>
              <w:rPr>
                <w:rFonts w:ascii="Arial" w:hAnsi="Arial"/>
                <w:sz w:val="16"/>
              </w:rPr>
              <w:br/>
              <w:t xml:space="preserve">$30=Manifold Absolute Pressure Sensor Fault; </w:t>
            </w:r>
            <w:r>
              <w:rPr>
                <w:rFonts w:ascii="Arial" w:hAnsi="Arial"/>
                <w:sz w:val="16"/>
              </w:rPr>
              <w:br/>
              <w:t xml:space="preserve">$31=Brake Vacuum Pressure Sensor Fault; </w:t>
            </w:r>
            <w:r>
              <w:rPr>
                <w:rFonts w:ascii="Arial" w:hAnsi="Arial"/>
                <w:sz w:val="16"/>
              </w:rPr>
              <w:br/>
              <w:t xml:space="preserve">$32=Electronic Throttle Control Reduced Engine Power Active; </w:t>
            </w:r>
            <w:r>
              <w:rPr>
                <w:rFonts w:ascii="Arial" w:hAnsi="Arial"/>
                <w:sz w:val="16"/>
              </w:rPr>
              <w:br/>
              <w:t xml:space="preserve">$33=Engine Oil Pressure Sensor Fault; </w:t>
            </w:r>
            <w:r>
              <w:rPr>
                <w:rFonts w:ascii="Arial" w:hAnsi="Arial"/>
                <w:sz w:val="16"/>
              </w:rPr>
              <w:br/>
              <w:t xml:space="preserve">$34=Engine Coolant Temperature Sensor Fault; </w:t>
            </w:r>
            <w:r>
              <w:rPr>
                <w:rFonts w:ascii="Arial" w:hAnsi="Arial"/>
                <w:sz w:val="16"/>
              </w:rPr>
              <w:br/>
              <w:t xml:space="preserve">$35=Intake Air Temperature Sensor Fault; </w:t>
            </w:r>
            <w:r>
              <w:rPr>
                <w:rFonts w:ascii="Arial" w:hAnsi="Arial"/>
                <w:sz w:val="16"/>
              </w:rPr>
              <w:br/>
              <w:t xml:space="preserve">$36=Vehicle Speed Fault; </w:t>
            </w:r>
            <w:r>
              <w:rPr>
                <w:rFonts w:ascii="Arial" w:hAnsi="Arial"/>
                <w:sz w:val="16"/>
              </w:rPr>
              <w:br/>
              <w:t xml:space="preserve">$37=Displacement on Demand Solenoid Driver Fault; </w:t>
            </w:r>
            <w:r>
              <w:rPr>
                <w:rFonts w:ascii="Arial" w:hAnsi="Arial"/>
                <w:sz w:val="16"/>
              </w:rPr>
              <w:br/>
              <w:t xml:space="preserve">$38=Engine Misfire Detected; </w:t>
            </w:r>
            <w:r>
              <w:rPr>
                <w:rFonts w:ascii="Arial" w:hAnsi="Arial"/>
                <w:sz w:val="16"/>
              </w:rPr>
              <w:br/>
              <w:t xml:space="preserve">$39=Crank Sensor Fault; </w:t>
            </w:r>
            <w:r>
              <w:rPr>
                <w:rFonts w:ascii="Arial" w:hAnsi="Arial"/>
                <w:sz w:val="16"/>
              </w:rPr>
              <w:br/>
              <w:t xml:space="preserve">$3A=Cam Sensor Fault; </w:t>
            </w:r>
            <w:r>
              <w:rPr>
                <w:rFonts w:ascii="Arial" w:hAnsi="Arial"/>
                <w:sz w:val="16"/>
              </w:rPr>
              <w:br/>
              <w:t xml:space="preserve">$3B=Powertrain Relay Fault; </w:t>
            </w:r>
            <w:r>
              <w:rPr>
                <w:rFonts w:ascii="Arial" w:hAnsi="Arial"/>
                <w:sz w:val="16"/>
              </w:rPr>
              <w:br/>
              <w:t xml:space="preserve">$3E=Engine Metal Overtemperature Protection Active; </w:t>
            </w:r>
            <w:r>
              <w:rPr>
                <w:rFonts w:ascii="Arial" w:hAnsi="Arial"/>
                <w:sz w:val="16"/>
              </w:rPr>
              <w:br/>
              <w:t xml:space="preserve">$3F=Catalyst Converter Overtemperature Protection Active; </w:t>
            </w:r>
            <w:r>
              <w:rPr>
                <w:rFonts w:ascii="Arial" w:hAnsi="Arial"/>
                <w:sz w:val="16"/>
              </w:rPr>
              <w:br/>
              <w:t xml:space="preserve">$40=Piston Protection Active; </w:t>
            </w:r>
            <w:r>
              <w:rPr>
                <w:rFonts w:ascii="Arial" w:hAnsi="Arial"/>
                <w:sz w:val="16"/>
              </w:rPr>
              <w:br/>
              <w:t xml:space="preserve">$41=Hot Coolant Mode Active; </w:t>
            </w:r>
            <w:r>
              <w:rPr>
                <w:rFonts w:ascii="Arial" w:hAnsi="Arial"/>
                <w:sz w:val="16"/>
              </w:rPr>
              <w:br/>
              <w:t>$42=Engine Overspeed Protection Active;</w:t>
            </w:r>
          </w:p>
          <w:p w:rsidR="006429A2" w:rsidRDefault="006429A2" w:rsidP="006429A2">
            <w:pPr>
              <w:keepNext w:val="0"/>
              <w:rPr>
                <w:rFonts w:ascii="Arial" w:hAnsi="Arial"/>
                <w:sz w:val="16"/>
              </w:rPr>
            </w:pPr>
            <w:r>
              <w:rPr>
                <w:rFonts w:ascii="Arial" w:hAnsi="Arial"/>
                <w:sz w:val="16"/>
              </w:rPr>
              <w:t>$43=</w:t>
            </w:r>
            <w:r w:rsidRPr="0073512C">
              <w:rPr>
                <w:rFonts w:ascii="Arial" w:hAnsi="Arial"/>
                <w:sz w:val="16"/>
              </w:rPr>
              <w:t>AC</w:t>
            </w:r>
            <w:r>
              <w:rPr>
                <w:rFonts w:ascii="Arial" w:hAnsi="Arial"/>
                <w:sz w:val="16"/>
              </w:rPr>
              <w:t xml:space="preserve"> </w:t>
            </w:r>
            <w:r w:rsidRPr="0073512C">
              <w:rPr>
                <w:rFonts w:ascii="Arial" w:hAnsi="Arial"/>
                <w:sz w:val="16"/>
              </w:rPr>
              <w:t>Clutch</w:t>
            </w:r>
            <w:r>
              <w:rPr>
                <w:rFonts w:ascii="Arial" w:hAnsi="Arial"/>
                <w:sz w:val="16"/>
              </w:rPr>
              <w:t xml:space="preserve"> </w:t>
            </w:r>
            <w:r w:rsidRPr="0073512C">
              <w:rPr>
                <w:rFonts w:ascii="Arial" w:hAnsi="Arial"/>
                <w:sz w:val="16"/>
              </w:rPr>
              <w:t>Being</w:t>
            </w:r>
            <w:r>
              <w:rPr>
                <w:rFonts w:ascii="Arial" w:hAnsi="Arial"/>
                <w:sz w:val="16"/>
              </w:rPr>
              <w:t xml:space="preserve"> </w:t>
            </w:r>
            <w:r w:rsidRPr="0073512C">
              <w:rPr>
                <w:rFonts w:ascii="Arial" w:hAnsi="Arial"/>
                <w:sz w:val="16"/>
              </w:rPr>
              <w:t>Engaged</w:t>
            </w:r>
            <w:r>
              <w:rPr>
                <w:rFonts w:ascii="Arial" w:hAnsi="Arial"/>
                <w:sz w:val="16"/>
              </w:rPr>
              <w:t>;</w:t>
            </w:r>
          </w:p>
          <w:p w:rsidR="006429A2" w:rsidRDefault="006429A2" w:rsidP="006429A2">
            <w:pPr>
              <w:keepNext w:val="0"/>
              <w:rPr>
                <w:rFonts w:ascii="Arial" w:hAnsi="Arial"/>
                <w:sz w:val="16"/>
              </w:rPr>
            </w:pPr>
            <w:r>
              <w:rPr>
                <w:rFonts w:ascii="Arial" w:hAnsi="Arial"/>
                <w:sz w:val="16"/>
              </w:rPr>
              <w:t>$44=</w:t>
            </w:r>
            <w:r w:rsidRPr="0073512C">
              <w:rPr>
                <w:rFonts w:ascii="Arial" w:hAnsi="Arial"/>
                <w:sz w:val="16"/>
              </w:rPr>
              <w:t>Post</w:t>
            </w:r>
            <w:r>
              <w:rPr>
                <w:rFonts w:ascii="Arial" w:hAnsi="Arial"/>
                <w:sz w:val="16"/>
              </w:rPr>
              <w:t xml:space="preserve"> </w:t>
            </w:r>
            <w:r w:rsidRPr="0073512C">
              <w:rPr>
                <w:rFonts w:ascii="Arial" w:hAnsi="Arial"/>
                <w:sz w:val="16"/>
              </w:rPr>
              <w:t>O2</w:t>
            </w:r>
            <w:r>
              <w:rPr>
                <w:rFonts w:ascii="Arial" w:hAnsi="Arial"/>
                <w:sz w:val="16"/>
              </w:rPr>
              <w:t xml:space="preserve"> </w:t>
            </w:r>
            <w:r w:rsidRPr="0073512C">
              <w:rPr>
                <w:rFonts w:ascii="Arial" w:hAnsi="Arial"/>
                <w:sz w:val="16"/>
              </w:rPr>
              <w:t>Diag</w:t>
            </w:r>
            <w:r>
              <w:rPr>
                <w:rFonts w:ascii="Arial" w:hAnsi="Arial"/>
                <w:sz w:val="16"/>
              </w:rPr>
              <w:t xml:space="preserve">nostic </w:t>
            </w:r>
            <w:r w:rsidRPr="0073512C">
              <w:rPr>
                <w:rFonts w:ascii="Arial" w:hAnsi="Arial"/>
                <w:sz w:val="16"/>
              </w:rPr>
              <w:t>Intrusive</w:t>
            </w:r>
            <w:r>
              <w:rPr>
                <w:rFonts w:ascii="Arial" w:hAnsi="Arial"/>
                <w:sz w:val="16"/>
              </w:rPr>
              <w:t xml:space="preserve"> </w:t>
            </w:r>
            <w:r w:rsidRPr="0073512C">
              <w:rPr>
                <w:rFonts w:ascii="Arial" w:hAnsi="Arial"/>
                <w:sz w:val="16"/>
              </w:rPr>
              <w:t>Active</w:t>
            </w:r>
            <w:r>
              <w:rPr>
                <w:rFonts w:ascii="Arial" w:hAnsi="Arial"/>
                <w:sz w:val="16"/>
              </w:rPr>
              <w:t>;</w:t>
            </w:r>
          </w:p>
          <w:p w:rsidR="006429A2" w:rsidRDefault="006429A2" w:rsidP="006429A2">
            <w:pPr>
              <w:keepNext w:val="0"/>
              <w:rPr>
                <w:rFonts w:ascii="Arial" w:hAnsi="Arial"/>
                <w:sz w:val="16"/>
              </w:rPr>
            </w:pPr>
            <w:r>
              <w:rPr>
                <w:rFonts w:ascii="Arial" w:hAnsi="Arial"/>
                <w:sz w:val="16"/>
              </w:rPr>
              <w:t>$45=</w:t>
            </w:r>
            <w:r w:rsidRPr="000B29E8">
              <w:rPr>
                <w:rFonts w:ascii="Arial" w:hAnsi="Arial"/>
                <w:sz w:val="16"/>
              </w:rPr>
              <w:t>In</w:t>
            </w:r>
            <w:r>
              <w:rPr>
                <w:rFonts w:ascii="Arial" w:hAnsi="Arial"/>
                <w:sz w:val="16"/>
              </w:rPr>
              <w:t xml:space="preserve"> 4WD </w:t>
            </w:r>
            <w:r w:rsidRPr="000B29E8">
              <w:rPr>
                <w:rFonts w:ascii="Arial" w:hAnsi="Arial"/>
                <w:sz w:val="16"/>
              </w:rPr>
              <w:t>Low</w:t>
            </w:r>
            <w:r>
              <w:rPr>
                <w:rFonts w:ascii="Arial" w:hAnsi="Arial"/>
                <w:sz w:val="16"/>
              </w:rPr>
              <w:t>;</w:t>
            </w:r>
          </w:p>
          <w:p w:rsidR="006429A2" w:rsidRDefault="006429A2" w:rsidP="006429A2">
            <w:pPr>
              <w:keepNext w:val="0"/>
              <w:rPr>
                <w:rFonts w:ascii="Arial" w:hAnsi="Arial"/>
                <w:sz w:val="16"/>
              </w:rPr>
            </w:pPr>
            <w:r>
              <w:rPr>
                <w:rFonts w:ascii="Arial" w:hAnsi="Arial"/>
                <w:sz w:val="16"/>
              </w:rPr>
              <w:t>$46=Vehicle Speed Too Low;</w:t>
            </w:r>
          </w:p>
          <w:p w:rsidR="006429A2" w:rsidRDefault="006429A2" w:rsidP="006429A2">
            <w:pPr>
              <w:keepNext w:val="0"/>
              <w:rPr>
                <w:rFonts w:ascii="Arial" w:hAnsi="Arial"/>
                <w:sz w:val="16"/>
              </w:rPr>
            </w:pPr>
            <w:r>
              <w:rPr>
                <w:rFonts w:ascii="Arial" w:hAnsi="Arial"/>
                <w:sz w:val="16"/>
              </w:rPr>
              <w:t>$47=Tip In Bump Active;</w:t>
            </w:r>
          </w:p>
          <w:p w:rsidR="006429A2" w:rsidRDefault="006429A2" w:rsidP="006429A2">
            <w:pPr>
              <w:keepNext w:val="0"/>
              <w:rPr>
                <w:rFonts w:ascii="Arial" w:hAnsi="Arial"/>
                <w:sz w:val="16"/>
              </w:rPr>
            </w:pPr>
            <w:r>
              <w:rPr>
                <w:rFonts w:ascii="Arial" w:hAnsi="Arial"/>
                <w:sz w:val="16"/>
              </w:rPr>
              <w:t>$48=Catalyst Temperature Low;</w:t>
            </w:r>
          </w:p>
          <w:p w:rsidR="006429A2" w:rsidRDefault="006429A2" w:rsidP="006429A2">
            <w:pPr>
              <w:keepNext w:val="0"/>
              <w:rPr>
                <w:rFonts w:ascii="Arial" w:hAnsi="Arial"/>
                <w:sz w:val="16"/>
              </w:rPr>
            </w:pPr>
            <w:r>
              <w:rPr>
                <w:rFonts w:ascii="Arial" w:hAnsi="Arial"/>
                <w:sz w:val="16"/>
              </w:rPr>
              <w:t>$49=Cylinder Deactivation System Fault;</w:t>
            </w:r>
          </w:p>
          <w:p w:rsidR="006429A2" w:rsidRDefault="006429A2" w:rsidP="006429A2">
            <w:pPr>
              <w:keepNext w:val="0"/>
              <w:rPr>
                <w:rFonts w:ascii="Arial" w:hAnsi="Arial"/>
                <w:sz w:val="16"/>
              </w:rPr>
            </w:pPr>
            <w:r>
              <w:rPr>
                <w:rFonts w:ascii="Arial" w:hAnsi="Arial"/>
                <w:sz w:val="16"/>
              </w:rPr>
              <w:t>$4A=Torque Model Inaccurate Fault;</w:t>
            </w:r>
          </w:p>
          <w:p w:rsidR="006429A2" w:rsidRDefault="006429A2" w:rsidP="006429A2">
            <w:pPr>
              <w:keepNext w:val="0"/>
              <w:rPr>
                <w:rFonts w:ascii="Arial" w:hAnsi="Arial"/>
                <w:sz w:val="16"/>
              </w:rPr>
            </w:pPr>
            <w:r>
              <w:rPr>
                <w:rFonts w:ascii="Arial" w:hAnsi="Arial"/>
                <w:sz w:val="16"/>
              </w:rPr>
              <w:t>$4B=</w:t>
            </w:r>
            <w:smartTag w:uri="urn:schemas-microsoft-com:office:smarttags" w:element="PlaceName">
              <w:r>
                <w:rPr>
                  <w:rFonts w:ascii="Arial" w:hAnsi="Arial"/>
                  <w:sz w:val="16"/>
                </w:rPr>
                <w:t>Invalid</w:t>
              </w:r>
            </w:smartTag>
            <w:r>
              <w:rPr>
                <w:rFonts w:ascii="Arial" w:hAnsi="Arial"/>
                <w:sz w:val="16"/>
              </w:rPr>
              <w:t xml:space="preserve"> 4WD </w:t>
            </w:r>
            <w:smartTag w:uri="urn:schemas-microsoft-com:office:smarttags" w:element="place">
              <w:smartTag w:uri="urn:schemas-microsoft-com:office:smarttags" w:element="PlaceName">
                <w:r>
                  <w:rPr>
                    <w:rFonts w:ascii="Arial" w:hAnsi="Arial"/>
                    <w:sz w:val="16"/>
                  </w:rPr>
                  <w:t>Low</w:t>
                </w:r>
              </w:smartTag>
              <w:r>
                <w:rPr>
                  <w:rFonts w:ascii="Arial" w:hAnsi="Arial"/>
                  <w:sz w:val="16"/>
                </w:rPr>
                <w:t xml:space="preserve"> </w:t>
              </w:r>
              <w:smartTag w:uri="urn:schemas-microsoft-com:office:smarttags" w:element="PlaceType">
                <w:r>
                  <w:rPr>
                    <w:rFonts w:ascii="Arial" w:hAnsi="Arial"/>
                    <w:sz w:val="16"/>
                  </w:rPr>
                  <w:t>State</w:t>
                </w:r>
              </w:smartTag>
            </w:smartTag>
            <w:r>
              <w:rPr>
                <w:rFonts w:ascii="Arial" w:hAnsi="Arial"/>
                <w:sz w:val="16"/>
              </w:rPr>
              <w:t>;</w:t>
            </w:r>
          </w:p>
          <w:p w:rsidR="00A30728" w:rsidRDefault="006429A2" w:rsidP="00A30728">
            <w:pPr>
              <w:keepNext w:val="0"/>
              <w:rPr>
                <w:rFonts w:ascii="Arial" w:hAnsi="Arial" w:cs="Arial"/>
                <w:sz w:val="16"/>
                <w:szCs w:val="16"/>
              </w:rPr>
            </w:pPr>
            <w:r>
              <w:rPr>
                <w:rFonts w:ascii="Arial" w:hAnsi="Arial"/>
                <w:sz w:val="16"/>
              </w:rPr>
              <w:t>$4C=ETC Disable Time</w:t>
            </w:r>
            <w:r w:rsidR="00A30728">
              <w:rPr>
                <w:rFonts w:ascii="Arial" w:hAnsi="Arial" w:cs="Arial"/>
                <w:sz w:val="16"/>
                <w:szCs w:val="16"/>
              </w:rPr>
              <w:t>;</w:t>
            </w:r>
          </w:p>
          <w:p w:rsidR="00A30728" w:rsidRDefault="00A30728" w:rsidP="00A30728">
            <w:pPr>
              <w:keepNext w:val="0"/>
              <w:rPr>
                <w:rFonts w:ascii="Arial" w:hAnsi="Arial" w:cs="Arial"/>
                <w:sz w:val="16"/>
                <w:szCs w:val="16"/>
              </w:rPr>
            </w:pPr>
            <w:r>
              <w:rPr>
                <w:rFonts w:ascii="Arial" w:hAnsi="Arial" w:cs="Arial"/>
                <w:sz w:val="16"/>
                <w:szCs w:val="16"/>
              </w:rPr>
              <w:t>$4E=Ethanol Learn In Progress;</w:t>
            </w:r>
          </w:p>
          <w:p w:rsidR="006429A2" w:rsidRDefault="00A30728" w:rsidP="00A30728">
            <w:pPr>
              <w:keepNext w:val="0"/>
              <w:rPr>
                <w:rFonts w:ascii="Arial" w:hAnsi="Arial"/>
                <w:sz w:val="16"/>
              </w:rPr>
            </w:pPr>
            <w:r>
              <w:rPr>
                <w:rFonts w:ascii="Arial" w:hAnsi="Arial" w:cs="Arial"/>
                <w:sz w:val="16"/>
                <w:szCs w:val="16"/>
              </w:rPr>
              <w:t xml:space="preserve">$4F=Ethanol Concentration </w:t>
            </w:r>
            <w:r>
              <w:rPr>
                <w:rFonts w:ascii="Arial" w:hAnsi="Arial" w:cs="Arial"/>
                <w:sz w:val="16"/>
                <w:szCs w:val="16"/>
              </w:rPr>
              <w:lastRenderedPageBreak/>
              <w:t>Too High</w:t>
            </w:r>
          </w:p>
        </w:tc>
      </w:tr>
    </w:tbl>
    <w:p w:rsidR="006429A2" w:rsidRDefault="006429A2" w:rsidP="006429A2"/>
    <w:p w:rsidR="006429A2" w:rsidRDefault="006429A2" w:rsidP="006429A2">
      <w:r>
        <w:t>This PID contains one of the last eight reasons for the reactivation of all engine cylinders.  (Deactivate = half-cylinder mode, Reactivate = all-cylinder mode)</w:t>
      </w:r>
      <w:r w:rsidR="00340AF5">
        <w:t xml:space="preserve">  </w:t>
      </w:r>
      <w:r>
        <w:t>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6429A2" w:rsidRDefault="006429A2" w:rsidP="006429A2">
      <w:pPr>
        <w:keepNext w:val="0"/>
        <w:keepLines w:val="0"/>
      </w:pPr>
    </w:p>
    <w:p w:rsidR="006429A2" w:rsidRDefault="006429A2" w:rsidP="006429A2">
      <w:pPr>
        <w:pStyle w:val="Heading3"/>
      </w:pPr>
      <w:bookmarkStart w:id="822" w:name="_Toc130723779"/>
      <w:bookmarkStart w:id="823" w:name="_Toc223513164"/>
      <w:r>
        <w:t>CDAR – PID $2015 – Displacement on Demand Reactivation History 3</w:t>
      </w:r>
      <w:bookmarkEnd w:id="822"/>
      <w:bookmarkEnd w:id="823"/>
    </w:p>
    <w:p w:rsidR="006429A2" w:rsidRDefault="006429A2" w:rsidP="006429A2"/>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429A2">
        <w:trPr>
          <w:cantSplit/>
          <w:jc w:val="center"/>
        </w:trPr>
        <w:tc>
          <w:tcPr>
            <w:tcW w:w="720" w:type="dxa"/>
            <w:tcBorders>
              <w:bottom w:val="single" w:sz="12" w:space="0" w:color="000000"/>
            </w:tcBorders>
          </w:tcPr>
          <w:p w:rsidR="006429A2" w:rsidRDefault="006429A2" w:rsidP="006429A2">
            <w:pPr>
              <w:jc w:val="center"/>
              <w:rPr>
                <w:b/>
                <w:sz w:val="16"/>
              </w:rPr>
            </w:pPr>
            <w:r>
              <w:rPr>
                <w:b/>
                <w:sz w:val="16"/>
              </w:rPr>
              <w:t>PID</w:t>
            </w:r>
          </w:p>
        </w:tc>
        <w:tc>
          <w:tcPr>
            <w:tcW w:w="2880" w:type="dxa"/>
            <w:tcBorders>
              <w:bottom w:val="single" w:sz="12" w:space="0" w:color="000000"/>
            </w:tcBorders>
          </w:tcPr>
          <w:p w:rsidR="006429A2" w:rsidRDefault="006429A2" w:rsidP="006429A2">
            <w:pPr>
              <w:jc w:val="center"/>
              <w:rPr>
                <w:b/>
                <w:sz w:val="16"/>
              </w:rPr>
            </w:pPr>
            <w:r>
              <w:rPr>
                <w:b/>
                <w:sz w:val="16"/>
              </w:rPr>
              <w:t>Signal</w:t>
            </w:r>
          </w:p>
        </w:tc>
        <w:tc>
          <w:tcPr>
            <w:tcW w:w="720" w:type="dxa"/>
            <w:tcBorders>
              <w:bottom w:val="single" w:sz="12" w:space="0" w:color="000000"/>
            </w:tcBorders>
          </w:tcPr>
          <w:p w:rsidR="006429A2" w:rsidRDefault="006429A2" w:rsidP="006429A2">
            <w:pPr>
              <w:jc w:val="center"/>
              <w:rPr>
                <w:b/>
                <w:sz w:val="16"/>
              </w:rPr>
            </w:pPr>
            <w:r>
              <w:rPr>
                <w:b/>
                <w:sz w:val="16"/>
              </w:rPr>
              <w:t>Length (Bytes)</w:t>
            </w:r>
          </w:p>
        </w:tc>
        <w:tc>
          <w:tcPr>
            <w:tcW w:w="720" w:type="dxa"/>
            <w:tcBorders>
              <w:bottom w:val="single" w:sz="12" w:space="0" w:color="000000"/>
            </w:tcBorders>
          </w:tcPr>
          <w:p w:rsidR="006429A2" w:rsidRDefault="006429A2" w:rsidP="006429A2">
            <w:pPr>
              <w:jc w:val="center"/>
              <w:rPr>
                <w:b/>
                <w:sz w:val="16"/>
              </w:rPr>
            </w:pPr>
            <w:r>
              <w:rPr>
                <w:b/>
                <w:sz w:val="16"/>
              </w:rPr>
              <w:t>Data Type</w:t>
            </w:r>
          </w:p>
        </w:tc>
        <w:tc>
          <w:tcPr>
            <w:tcW w:w="2160" w:type="dxa"/>
            <w:tcBorders>
              <w:bottom w:val="single" w:sz="12" w:space="0" w:color="000000"/>
            </w:tcBorders>
          </w:tcPr>
          <w:p w:rsidR="006429A2" w:rsidRDefault="006429A2" w:rsidP="006429A2">
            <w:pPr>
              <w:jc w:val="center"/>
              <w:rPr>
                <w:b/>
                <w:sz w:val="16"/>
              </w:rPr>
            </w:pPr>
            <w:r>
              <w:rPr>
                <w:b/>
                <w:sz w:val="16"/>
              </w:rPr>
              <w:t>Range</w:t>
            </w:r>
          </w:p>
        </w:tc>
        <w:tc>
          <w:tcPr>
            <w:tcW w:w="2160" w:type="dxa"/>
            <w:tcBorders>
              <w:bottom w:val="single" w:sz="12" w:space="0" w:color="000000"/>
            </w:tcBorders>
          </w:tcPr>
          <w:p w:rsidR="006429A2" w:rsidRDefault="006429A2" w:rsidP="006429A2">
            <w:pPr>
              <w:jc w:val="center"/>
              <w:rPr>
                <w:b/>
                <w:sz w:val="16"/>
              </w:rPr>
            </w:pPr>
            <w:r>
              <w:rPr>
                <w:b/>
                <w:sz w:val="16"/>
              </w:rPr>
              <w:t>Conversion</w:t>
            </w:r>
          </w:p>
        </w:tc>
      </w:tr>
      <w:tr w:rsidR="006429A2">
        <w:trPr>
          <w:jc w:val="center"/>
        </w:trPr>
        <w:tc>
          <w:tcPr>
            <w:tcW w:w="720" w:type="dxa"/>
            <w:tcBorders>
              <w:top w:val="nil"/>
            </w:tcBorders>
          </w:tcPr>
          <w:p w:rsidR="006429A2" w:rsidRDefault="006429A2" w:rsidP="006429A2">
            <w:pPr>
              <w:keepNext w:val="0"/>
              <w:jc w:val="right"/>
              <w:rPr>
                <w:rFonts w:ascii="Arial" w:hAnsi="Arial"/>
                <w:sz w:val="16"/>
              </w:rPr>
            </w:pPr>
            <w:r>
              <w:rPr>
                <w:rFonts w:ascii="Arial" w:hAnsi="Arial"/>
                <w:sz w:val="16"/>
              </w:rPr>
              <w:t>$2015</w:t>
            </w:r>
          </w:p>
        </w:tc>
        <w:tc>
          <w:tcPr>
            <w:tcW w:w="2880" w:type="dxa"/>
            <w:tcBorders>
              <w:top w:val="nil"/>
            </w:tcBorders>
          </w:tcPr>
          <w:p w:rsidR="006429A2" w:rsidRDefault="006429A2" w:rsidP="006429A2">
            <w:pPr>
              <w:keepNext w:val="0"/>
              <w:rPr>
                <w:rFonts w:ascii="Arial" w:hAnsi="Arial"/>
                <w:sz w:val="16"/>
              </w:rPr>
            </w:pPr>
            <w:r>
              <w:rPr>
                <w:rFonts w:ascii="Arial" w:hAnsi="Arial"/>
                <w:sz w:val="16"/>
              </w:rPr>
              <w:t>Displacement on Demand Reactivation History 3</w:t>
            </w:r>
          </w:p>
        </w:tc>
        <w:tc>
          <w:tcPr>
            <w:tcW w:w="720" w:type="dxa"/>
            <w:tcBorders>
              <w:top w:val="nil"/>
            </w:tcBorders>
          </w:tcPr>
          <w:p w:rsidR="006429A2" w:rsidRDefault="006429A2" w:rsidP="006429A2">
            <w:pPr>
              <w:keepNext w:val="0"/>
              <w:jc w:val="right"/>
              <w:rPr>
                <w:rFonts w:ascii="Arial" w:hAnsi="Arial"/>
                <w:sz w:val="16"/>
              </w:rPr>
            </w:pPr>
            <w:r>
              <w:rPr>
                <w:rFonts w:ascii="Arial" w:hAnsi="Arial"/>
                <w:sz w:val="16"/>
              </w:rPr>
              <w:t>1</w:t>
            </w:r>
          </w:p>
        </w:tc>
        <w:tc>
          <w:tcPr>
            <w:tcW w:w="720" w:type="dxa"/>
            <w:tcBorders>
              <w:top w:val="nil"/>
            </w:tcBorders>
          </w:tcPr>
          <w:p w:rsidR="006429A2" w:rsidRDefault="006429A2" w:rsidP="006429A2">
            <w:pPr>
              <w:keepNext w:val="0"/>
              <w:rPr>
                <w:rFonts w:ascii="Arial" w:hAnsi="Arial"/>
                <w:sz w:val="16"/>
              </w:rPr>
            </w:pPr>
            <w:r>
              <w:rPr>
                <w:rFonts w:ascii="Arial" w:hAnsi="Arial"/>
                <w:sz w:val="16"/>
              </w:rPr>
              <w:t>ENM</w:t>
            </w:r>
          </w:p>
        </w:tc>
        <w:tc>
          <w:tcPr>
            <w:tcW w:w="2160" w:type="dxa"/>
            <w:tcBorders>
              <w:top w:val="nil"/>
            </w:tcBorders>
          </w:tcPr>
          <w:p w:rsidR="006429A2" w:rsidRDefault="006429A2" w:rsidP="006429A2">
            <w:pPr>
              <w:keepNext w:val="0"/>
              <w:rPr>
                <w:rFonts w:ascii="Arial" w:hAnsi="Arial"/>
                <w:sz w:val="16"/>
              </w:rPr>
            </w:pPr>
            <w:r>
              <w:rPr>
                <w:rFonts w:ascii="Arial" w:hAnsi="Arial"/>
                <w:sz w:val="16"/>
              </w:rPr>
              <w:t>N/A</w:t>
            </w:r>
          </w:p>
        </w:tc>
        <w:tc>
          <w:tcPr>
            <w:tcW w:w="2160" w:type="dxa"/>
            <w:tcBorders>
              <w:top w:val="nil"/>
            </w:tcBorders>
          </w:tcPr>
          <w:p w:rsidR="006429A2" w:rsidRDefault="006429A2" w:rsidP="00340AF5">
            <w:pPr>
              <w:keepNext w:val="0"/>
              <w:rPr>
                <w:rFonts w:ascii="Arial" w:hAnsi="Arial"/>
                <w:sz w:val="16"/>
              </w:rPr>
            </w:pPr>
            <w:r>
              <w:rPr>
                <w:rFonts w:ascii="Arial" w:hAnsi="Arial"/>
                <w:sz w:val="16"/>
              </w:rPr>
              <w:t xml:space="preserve">$00=None; </w:t>
            </w:r>
            <w:r>
              <w:rPr>
                <w:rFonts w:ascii="Arial" w:hAnsi="Arial"/>
                <w:sz w:val="16"/>
              </w:rPr>
              <w:br/>
              <w:t xml:space="preserve">$01=Engine Manifold Vacuum Pressure Low; </w:t>
            </w:r>
            <w:r>
              <w:rPr>
                <w:rFonts w:ascii="Arial" w:hAnsi="Arial"/>
                <w:sz w:val="16"/>
              </w:rPr>
              <w:br/>
              <w:t xml:space="preserve">$02=Brake Vacuum Pressure Low; </w:t>
            </w:r>
            <w:r>
              <w:rPr>
                <w:rFonts w:ascii="Arial" w:hAnsi="Arial"/>
                <w:sz w:val="16"/>
              </w:rPr>
              <w:br/>
              <w:t xml:space="preserve">$03=Accelerator Pedal Position Increase High; </w:t>
            </w:r>
            <w:r>
              <w:rPr>
                <w:rFonts w:ascii="Arial" w:hAnsi="Arial"/>
                <w:sz w:val="16"/>
              </w:rPr>
              <w:br/>
              <w:t xml:space="preserve">$04=Accelerator Pedal Position High; </w:t>
            </w:r>
            <w:r>
              <w:rPr>
                <w:rFonts w:ascii="Arial" w:hAnsi="Arial"/>
                <w:sz w:val="16"/>
              </w:rPr>
              <w:br/>
              <w:t xml:space="preserve">$05=Ignition Voltage Out of Range; </w:t>
            </w:r>
            <w:r>
              <w:rPr>
                <w:rFonts w:ascii="Arial" w:hAnsi="Arial"/>
                <w:sz w:val="16"/>
              </w:rPr>
              <w:br/>
              <w:t xml:space="preserve">$06=Engine Oil Pressure Out of Range; </w:t>
            </w:r>
            <w:r>
              <w:rPr>
                <w:rFonts w:ascii="Arial" w:hAnsi="Arial"/>
                <w:sz w:val="16"/>
              </w:rPr>
              <w:br/>
              <w:t xml:space="preserve">$07=Engine Oil Temperature Out of Range; </w:t>
            </w:r>
            <w:r>
              <w:rPr>
                <w:rFonts w:ascii="Arial" w:hAnsi="Arial"/>
                <w:sz w:val="16"/>
              </w:rPr>
              <w:br/>
              <w:t xml:space="preserve">$08=Engine Coolant Temperature Out of Range; </w:t>
            </w:r>
            <w:r>
              <w:rPr>
                <w:rFonts w:ascii="Arial" w:hAnsi="Arial"/>
                <w:sz w:val="16"/>
              </w:rPr>
              <w:br/>
              <w:t xml:space="preserve">$09=Engine Speed Out of Range; </w:t>
            </w:r>
            <w:r>
              <w:rPr>
                <w:rFonts w:ascii="Arial" w:hAnsi="Arial"/>
                <w:sz w:val="16"/>
              </w:rPr>
              <w:br/>
              <w:t xml:space="preserve">$0A=Transmission Gear Incorrect; </w:t>
            </w:r>
            <w:r>
              <w:rPr>
                <w:rFonts w:ascii="Arial" w:hAnsi="Arial"/>
                <w:sz w:val="16"/>
              </w:rPr>
              <w:br/>
              <w:t xml:space="preserve">$0B=Transmission Range Incorrect; </w:t>
            </w:r>
            <w:r>
              <w:rPr>
                <w:rFonts w:ascii="Arial" w:hAnsi="Arial"/>
                <w:sz w:val="16"/>
              </w:rPr>
              <w:br/>
              <w:t xml:space="preserve">$0C=Transmission Gear Shift in Progress; </w:t>
            </w:r>
            <w:r>
              <w:rPr>
                <w:rFonts w:ascii="Arial" w:hAnsi="Arial"/>
                <w:sz w:val="16"/>
              </w:rPr>
              <w:br/>
              <w:t xml:space="preserve">$0D=All Cylinders Activated via Device Control; </w:t>
            </w:r>
            <w:r>
              <w:rPr>
                <w:rFonts w:ascii="Arial" w:hAnsi="Arial"/>
                <w:sz w:val="16"/>
              </w:rPr>
              <w:br/>
              <w:t xml:space="preserve">$0E=Minimum Time with All Cylinders Activated Not Met; </w:t>
            </w:r>
            <w:r>
              <w:rPr>
                <w:rFonts w:ascii="Arial" w:hAnsi="Arial"/>
                <w:sz w:val="16"/>
              </w:rPr>
              <w:br/>
              <w:t xml:space="preserve">$0F=Maximum Deactivation Time Exceeded; </w:t>
            </w:r>
            <w:r>
              <w:rPr>
                <w:rFonts w:ascii="Arial" w:hAnsi="Arial"/>
                <w:sz w:val="16"/>
              </w:rPr>
              <w:br/>
              <w:t xml:space="preserve">$10=Engine Oil Aeration Present; </w:t>
            </w:r>
            <w:r>
              <w:rPr>
                <w:rFonts w:ascii="Arial" w:hAnsi="Arial"/>
                <w:sz w:val="16"/>
              </w:rPr>
              <w:br/>
              <w:t xml:space="preserve">$11=Decel Fuel Cutoff Active; </w:t>
            </w:r>
            <w:r>
              <w:rPr>
                <w:rFonts w:ascii="Arial" w:hAnsi="Arial"/>
                <w:sz w:val="16"/>
              </w:rPr>
              <w:br/>
              <w:t xml:space="preserve">$12=Fuel Shut-Off Stability Timer Active; </w:t>
            </w:r>
            <w:r>
              <w:rPr>
                <w:rFonts w:ascii="Arial" w:hAnsi="Arial"/>
                <w:sz w:val="16"/>
              </w:rPr>
              <w:br/>
              <w:t xml:space="preserve">$13=Heater Performance; </w:t>
            </w:r>
            <w:r>
              <w:rPr>
                <w:rFonts w:ascii="Arial" w:hAnsi="Arial"/>
                <w:sz w:val="16"/>
              </w:rPr>
              <w:br/>
              <w:t xml:space="preserve">$30=Manifold Absolute Pressure Sensor Fault; </w:t>
            </w:r>
            <w:r>
              <w:rPr>
                <w:rFonts w:ascii="Arial" w:hAnsi="Arial"/>
                <w:sz w:val="16"/>
              </w:rPr>
              <w:br/>
              <w:t xml:space="preserve">$31=Brake Vacuum Pressure Sensor Fault; </w:t>
            </w:r>
            <w:r>
              <w:rPr>
                <w:rFonts w:ascii="Arial" w:hAnsi="Arial"/>
                <w:sz w:val="16"/>
              </w:rPr>
              <w:br/>
              <w:t xml:space="preserve">$32=Electronic Throttle Control Reduced Engine Power Active; </w:t>
            </w:r>
            <w:r>
              <w:rPr>
                <w:rFonts w:ascii="Arial" w:hAnsi="Arial"/>
                <w:sz w:val="16"/>
              </w:rPr>
              <w:br/>
              <w:t xml:space="preserve">$33=Engine Oil Pressure Sensor Fault; </w:t>
            </w:r>
            <w:r>
              <w:rPr>
                <w:rFonts w:ascii="Arial" w:hAnsi="Arial"/>
                <w:sz w:val="16"/>
              </w:rPr>
              <w:br/>
              <w:t xml:space="preserve">$34=Engine Coolant Temperature Sensor Fault; </w:t>
            </w:r>
            <w:r>
              <w:rPr>
                <w:rFonts w:ascii="Arial" w:hAnsi="Arial"/>
                <w:sz w:val="16"/>
              </w:rPr>
              <w:br/>
              <w:t xml:space="preserve">$35=Intake Air Temperature Sensor Fault; </w:t>
            </w:r>
            <w:r>
              <w:rPr>
                <w:rFonts w:ascii="Arial" w:hAnsi="Arial"/>
                <w:sz w:val="16"/>
              </w:rPr>
              <w:br/>
              <w:t xml:space="preserve">$36=Vehicle Speed Fault; </w:t>
            </w:r>
            <w:r>
              <w:rPr>
                <w:rFonts w:ascii="Arial" w:hAnsi="Arial"/>
                <w:sz w:val="16"/>
              </w:rPr>
              <w:br/>
              <w:t xml:space="preserve">$37=Displacement on </w:t>
            </w:r>
            <w:r>
              <w:rPr>
                <w:rFonts w:ascii="Arial" w:hAnsi="Arial"/>
                <w:sz w:val="16"/>
              </w:rPr>
              <w:lastRenderedPageBreak/>
              <w:t xml:space="preserve">Demand Solenoid Driver Fault; </w:t>
            </w:r>
            <w:r>
              <w:rPr>
                <w:rFonts w:ascii="Arial" w:hAnsi="Arial"/>
                <w:sz w:val="16"/>
              </w:rPr>
              <w:br/>
              <w:t xml:space="preserve">$38=Engine Misfire Detected; </w:t>
            </w:r>
            <w:r>
              <w:rPr>
                <w:rFonts w:ascii="Arial" w:hAnsi="Arial"/>
                <w:sz w:val="16"/>
              </w:rPr>
              <w:br/>
              <w:t xml:space="preserve">$39=Crank Sensor Fault; </w:t>
            </w:r>
            <w:r>
              <w:rPr>
                <w:rFonts w:ascii="Arial" w:hAnsi="Arial"/>
                <w:sz w:val="16"/>
              </w:rPr>
              <w:br/>
              <w:t xml:space="preserve">$3A=Cam Sensor Fault; </w:t>
            </w:r>
            <w:r>
              <w:rPr>
                <w:rFonts w:ascii="Arial" w:hAnsi="Arial"/>
                <w:sz w:val="16"/>
              </w:rPr>
              <w:br/>
              <w:t xml:space="preserve">$3B=Powertrain Relay Fault; </w:t>
            </w:r>
            <w:r>
              <w:rPr>
                <w:rFonts w:ascii="Arial" w:hAnsi="Arial"/>
                <w:sz w:val="16"/>
              </w:rPr>
              <w:br/>
              <w:t xml:space="preserve">$3E=Engine Metal Overtemperature Protection Active; </w:t>
            </w:r>
            <w:r>
              <w:rPr>
                <w:rFonts w:ascii="Arial" w:hAnsi="Arial"/>
                <w:sz w:val="16"/>
              </w:rPr>
              <w:br/>
              <w:t xml:space="preserve">$3F=Catalyst Converter Overtemperature Protection Active; </w:t>
            </w:r>
            <w:r>
              <w:rPr>
                <w:rFonts w:ascii="Arial" w:hAnsi="Arial"/>
                <w:sz w:val="16"/>
              </w:rPr>
              <w:br/>
              <w:t xml:space="preserve">$40=Piston Protection Active; </w:t>
            </w:r>
            <w:r>
              <w:rPr>
                <w:rFonts w:ascii="Arial" w:hAnsi="Arial"/>
                <w:sz w:val="16"/>
              </w:rPr>
              <w:br/>
              <w:t xml:space="preserve">$41=Hot Coolant Mode Active; </w:t>
            </w:r>
            <w:r>
              <w:rPr>
                <w:rFonts w:ascii="Arial" w:hAnsi="Arial"/>
                <w:sz w:val="16"/>
              </w:rPr>
              <w:br/>
              <w:t>$42=Engine Overspeed Protection Active;</w:t>
            </w:r>
          </w:p>
          <w:p w:rsidR="006429A2" w:rsidRDefault="006429A2" w:rsidP="006429A2">
            <w:pPr>
              <w:keepNext w:val="0"/>
              <w:rPr>
                <w:rFonts w:ascii="Arial" w:hAnsi="Arial"/>
                <w:sz w:val="16"/>
              </w:rPr>
            </w:pPr>
            <w:r>
              <w:rPr>
                <w:rFonts w:ascii="Arial" w:hAnsi="Arial"/>
                <w:sz w:val="16"/>
              </w:rPr>
              <w:t>$43=</w:t>
            </w:r>
            <w:r w:rsidRPr="0073512C">
              <w:rPr>
                <w:rFonts w:ascii="Arial" w:hAnsi="Arial"/>
                <w:sz w:val="16"/>
              </w:rPr>
              <w:t>AC</w:t>
            </w:r>
            <w:r>
              <w:rPr>
                <w:rFonts w:ascii="Arial" w:hAnsi="Arial"/>
                <w:sz w:val="16"/>
              </w:rPr>
              <w:t xml:space="preserve"> </w:t>
            </w:r>
            <w:r w:rsidRPr="0073512C">
              <w:rPr>
                <w:rFonts w:ascii="Arial" w:hAnsi="Arial"/>
                <w:sz w:val="16"/>
              </w:rPr>
              <w:t>Clutch</w:t>
            </w:r>
            <w:r>
              <w:rPr>
                <w:rFonts w:ascii="Arial" w:hAnsi="Arial"/>
                <w:sz w:val="16"/>
              </w:rPr>
              <w:t xml:space="preserve"> </w:t>
            </w:r>
            <w:r w:rsidRPr="0073512C">
              <w:rPr>
                <w:rFonts w:ascii="Arial" w:hAnsi="Arial"/>
                <w:sz w:val="16"/>
              </w:rPr>
              <w:t>Being</w:t>
            </w:r>
            <w:r>
              <w:rPr>
                <w:rFonts w:ascii="Arial" w:hAnsi="Arial"/>
                <w:sz w:val="16"/>
              </w:rPr>
              <w:t xml:space="preserve"> </w:t>
            </w:r>
            <w:r w:rsidRPr="0073512C">
              <w:rPr>
                <w:rFonts w:ascii="Arial" w:hAnsi="Arial"/>
                <w:sz w:val="16"/>
              </w:rPr>
              <w:t>Engaged</w:t>
            </w:r>
            <w:r>
              <w:rPr>
                <w:rFonts w:ascii="Arial" w:hAnsi="Arial"/>
                <w:sz w:val="16"/>
              </w:rPr>
              <w:t>;</w:t>
            </w:r>
          </w:p>
          <w:p w:rsidR="006429A2" w:rsidRDefault="006429A2" w:rsidP="006429A2">
            <w:pPr>
              <w:keepNext w:val="0"/>
              <w:rPr>
                <w:rFonts w:ascii="Arial" w:hAnsi="Arial"/>
                <w:sz w:val="16"/>
              </w:rPr>
            </w:pPr>
            <w:r>
              <w:rPr>
                <w:rFonts w:ascii="Arial" w:hAnsi="Arial"/>
                <w:sz w:val="16"/>
              </w:rPr>
              <w:t>$44=</w:t>
            </w:r>
            <w:r w:rsidRPr="0073512C">
              <w:rPr>
                <w:rFonts w:ascii="Arial" w:hAnsi="Arial"/>
                <w:sz w:val="16"/>
              </w:rPr>
              <w:t>Post</w:t>
            </w:r>
            <w:r>
              <w:rPr>
                <w:rFonts w:ascii="Arial" w:hAnsi="Arial"/>
                <w:sz w:val="16"/>
              </w:rPr>
              <w:t xml:space="preserve"> </w:t>
            </w:r>
            <w:r w:rsidRPr="0073512C">
              <w:rPr>
                <w:rFonts w:ascii="Arial" w:hAnsi="Arial"/>
                <w:sz w:val="16"/>
              </w:rPr>
              <w:t>O2</w:t>
            </w:r>
            <w:r>
              <w:rPr>
                <w:rFonts w:ascii="Arial" w:hAnsi="Arial"/>
                <w:sz w:val="16"/>
              </w:rPr>
              <w:t xml:space="preserve"> </w:t>
            </w:r>
            <w:r w:rsidRPr="0073512C">
              <w:rPr>
                <w:rFonts w:ascii="Arial" w:hAnsi="Arial"/>
                <w:sz w:val="16"/>
              </w:rPr>
              <w:t>Diag</w:t>
            </w:r>
            <w:r>
              <w:rPr>
                <w:rFonts w:ascii="Arial" w:hAnsi="Arial"/>
                <w:sz w:val="16"/>
              </w:rPr>
              <w:t xml:space="preserve">nostic </w:t>
            </w:r>
            <w:r w:rsidRPr="0073512C">
              <w:rPr>
                <w:rFonts w:ascii="Arial" w:hAnsi="Arial"/>
                <w:sz w:val="16"/>
              </w:rPr>
              <w:t>Intrusive</w:t>
            </w:r>
            <w:r>
              <w:rPr>
                <w:rFonts w:ascii="Arial" w:hAnsi="Arial"/>
                <w:sz w:val="16"/>
              </w:rPr>
              <w:t xml:space="preserve"> </w:t>
            </w:r>
            <w:r w:rsidRPr="0073512C">
              <w:rPr>
                <w:rFonts w:ascii="Arial" w:hAnsi="Arial"/>
                <w:sz w:val="16"/>
              </w:rPr>
              <w:t>Active</w:t>
            </w:r>
            <w:r>
              <w:rPr>
                <w:rFonts w:ascii="Arial" w:hAnsi="Arial"/>
                <w:sz w:val="16"/>
              </w:rPr>
              <w:t>;</w:t>
            </w:r>
          </w:p>
          <w:p w:rsidR="006429A2" w:rsidRDefault="006429A2" w:rsidP="006429A2">
            <w:pPr>
              <w:keepNext w:val="0"/>
              <w:rPr>
                <w:rFonts w:ascii="Arial" w:hAnsi="Arial"/>
                <w:sz w:val="16"/>
              </w:rPr>
            </w:pPr>
            <w:r>
              <w:rPr>
                <w:rFonts w:ascii="Arial" w:hAnsi="Arial"/>
                <w:sz w:val="16"/>
              </w:rPr>
              <w:t>$45=</w:t>
            </w:r>
            <w:r w:rsidRPr="000B29E8">
              <w:rPr>
                <w:rFonts w:ascii="Arial" w:hAnsi="Arial"/>
                <w:sz w:val="16"/>
              </w:rPr>
              <w:t>In</w:t>
            </w:r>
            <w:r>
              <w:rPr>
                <w:rFonts w:ascii="Arial" w:hAnsi="Arial"/>
                <w:sz w:val="16"/>
              </w:rPr>
              <w:t xml:space="preserve"> 4WD </w:t>
            </w:r>
            <w:r w:rsidRPr="000B29E8">
              <w:rPr>
                <w:rFonts w:ascii="Arial" w:hAnsi="Arial"/>
                <w:sz w:val="16"/>
              </w:rPr>
              <w:t>Low</w:t>
            </w:r>
            <w:r>
              <w:rPr>
                <w:rFonts w:ascii="Arial" w:hAnsi="Arial"/>
                <w:sz w:val="16"/>
              </w:rPr>
              <w:t>;</w:t>
            </w:r>
          </w:p>
          <w:p w:rsidR="006429A2" w:rsidRDefault="006429A2" w:rsidP="006429A2">
            <w:pPr>
              <w:keepNext w:val="0"/>
              <w:rPr>
                <w:rFonts w:ascii="Arial" w:hAnsi="Arial"/>
                <w:sz w:val="16"/>
              </w:rPr>
            </w:pPr>
            <w:r>
              <w:rPr>
                <w:rFonts w:ascii="Arial" w:hAnsi="Arial"/>
                <w:sz w:val="16"/>
              </w:rPr>
              <w:t>$46=Vehicle Speed Too Low;</w:t>
            </w:r>
          </w:p>
          <w:p w:rsidR="006429A2" w:rsidRDefault="006429A2" w:rsidP="006429A2">
            <w:pPr>
              <w:keepNext w:val="0"/>
              <w:rPr>
                <w:rFonts w:ascii="Arial" w:hAnsi="Arial"/>
                <w:sz w:val="16"/>
              </w:rPr>
            </w:pPr>
            <w:r>
              <w:rPr>
                <w:rFonts w:ascii="Arial" w:hAnsi="Arial"/>
                <w:sz w:val="16"/>
              </w:rPr>
              <w:t>$47=Tip In Bump Active;</w:t>
            </w:r>
          </w:p>
          <w:p w:rsidR="006429A2" w:rsidRDefault="006429A2" w:rsidP="006429A2">
            <w:pPr>
              <w:keepNext w:val="0"/>
              <w:rPr>
                <w:rFonts w:ascii="Arial" w:hAnsi="Arial"/>
                <w:sz w:val="16"/>
              </w:rPr>
            </w:pPr>
            <w:r>
              <w:rPr>
                <w:rFonts w:ascii="Arial" w:hAnsi="Arial"/>
                <w:sz w:val="16"/>
              </w:rPr>
              <w:t>$48=Catalyst Temperature Low;</w:t>
            </w:r>
          </w:p>
          <w:p w:rsidR="006429A2" w:rsidRDefault="006429A2" w:rsidP="006429A2">
            <w:pPr>
              <w:keepNext w:val="0"/>
              <w:rPr>
                <w:rFonts w:ascii="Arial" w:hAnsi="Arial"/>
                <w:sz w:val="16"/>
              </w:rPr>
            </w:pPr>
            <w:r>
              <w:rPr>
                <w:rFonts w:ascii="Arial" w:hAnsi="Arial"/>
                <w:sz w:val="16"/>
              </w:rPr>
              <w:t>$49=Cylinder Deactivation System Fault;</w:t>
            </w:r>
          </w:p>
          <w:p w:rsidR="006429A2" w:rsidRPr="00E47908" w:rsidRDefault="006429A2" w:rsidP="006429A2">
            <w:pPr>
              <w:keepNext w:val="0"/>
              <w:rPr>
                <w:rFonts w:ascii="Arial" w:hAnsi="Arial"/>
                <w:sz w:val="16"/>
              </w:rPr>
            </w:pPr>
            <w:r w:rsidRPr="00E47908">
              <w:rPr>
                <w:rFonts w:ascii="Arial" w:hAnsi="Arial"/>
                <w:sz w:val="16"/>
              </w:rPr>
              <w:t>$4A=Torque Model Inaccurate Fault;</w:t>
            </w:r>
          </w:p>
          <w:p w:rsidR="006429A2" w:rsidRDefault="006429A2" w:rsidP="006429A2">
            <w:pPr>
              <w:keepNext w:val="0"/>
              <w:rPr>
                <w:rFonts w:ascii="Arial" w:hAnsi="Arial"/>
                <w:sz w:val="16"/>
              </w:rPr>
            </w:pPr>
            <w:r>
              <w:rPr>
                <w:rFonts w:ascii="Arial" w:hAnsi="Arial"/>
                <w:sz w:val="16"/>
              </w:rPr>
              <w:t>$4B=</w:t>
            </w:r>
            <w:smartTag w:uri="urn:schemas-microsoft-com:office:smarttags" w:element="PlaceName">
              <w:r>
                <w:rPr>
                  <w:rFonts w:ascii="Arial" w:hAnsi="Arial"/>
                  <w:sz w:val="16"/>
                </w:rPr>
                <w:t>Invalid</w:t>
              </w:r>
            </w:smartTag>
            <w:r>
              <w:rPr>
                <w:rFonts w:ascii="Arial" w:hAnsi="Arial"/>
                <w:sz w:val="16"/>
              </w:rPr>
              <w:t xml:space="preserve"> 4WD </w:t>
            </w:r>
            <w:smartTag w:uri="urn:schemas-microsoft-com:office:smarttags" w:element="place">
              <w:smartTag w:uri="urn:schemas-microsoft-com:office:smarttags" w:element="PlaceName">
                <w:r>
                  <w:rPr>
                    <w:rFonts w:ascii="Arial" w:hAnsi="Arial"/>
                    <w:sz w:val="16"/>
                  </w:rPr>
                  <w:t>Low</w:t>
                </w:r>
              </w:smartTag>
              <w:r>
                <w:rPr>
                  <w:rFonts w:ascii="Arial" w:hAnsi="Arial"/>
                  <w:sz w:val="16"/>
                </w:rPr>
                <w:t xml:space="preserve"> </w:t>
              </w:r>
              <w:smartTag w:uri="urn:schemas-microsoft-com:office:smarttags" w:element="PlaceType">
                <w:r>
                  <w:rPr>
                    <w:rFonts w:ascii="Arial" w:hAnsi="Arial"/>
                    <w:sz w:val="16"/>
                  </w:rPr>
                  <w:t>State</w:t>
                </w:r>
              </w:smartTag>
            </w:smartTag>
            <w:r>
              <w:rPr>
                <w:rFonts w:ascii="Arial" w:hAnsi="Arial"/>
                <w:sz w:val="16"/>
              </w:rPr>
              <w:t>;</w:t>
            </w:r>
          </w:p>
          <w:p w:rsidR="00A30728" w:rsidRDefault="006429A2" w:rsidP="00A30728">
            <w:pPr>
              <w:keepNext w:val="0"/>
              <w:rPr>
                <w:rFonts w:ascii="Arial" w:hAnsi="Arial" w:cs="Arial"/>
                <w:sz w:val="16"/>
                <w:szCs w:val="16"/>
              </w:rPr>
            </w:pPr>
            <w:r>
              <w:rPr>
                <w:rFonts w:ascii="Arial" w:hAnsi="Arial"/>
                <w:sz w:val="16"/>
              </w:rPr>
              <w:t>$4C=ETC Disable Time</w:t>
            </w:r>
            <w:r w:rsidR="00A30728">
              <w:rPr>
                <w:rFonts w:ascii="Arial" w:hAnsi="Arial" w:cs="Arial"/>
                <w:sz w:val="16"/>
                <w:szCs w:val="16"/>
              </w:rPr>
              <w:t>;</w:t>
            </w:r>
          </w:p>
          <w:p w:rsidR="00A30728" w:rsidRDefault="00A30728" w:rsidP="00A30728">
            <w:pPr>
              <w:keepNext w:val="0"/>
              <w:rPr>
                <w:rFonts w:ascii="Arial" w:hAnsi="Arial" w:cs="Arial"/>
                <w:sz w:val="16"/>
                <w:szCs w:val="16"/>
              </w:rPr>
            </w:pPr>
            <w:r>
              <w:rPr>
                <w:rFonts w:ascii="Arial" w:hAnsi="Arial" w:cs="Arial"/>
                <w:sz w:val="16"/>
                <w:szCs w:val="16"/>
              </w:rPr>
              <w:t>$4E=Ethanol Learn In Progress;</w:t>
            </w:r>
          </w:p>
          <w:p w:rsidR="006429A2" w:rsidRDefault="00A30728" w:rsidP="00A30728">
            <w:pPr>
              <w:keepNext w:val="0"/>
              <w:rPr>
                <w:rFonts w:ascii="Arial" w:hAnsi="Arial"/>
                <w:sz w:val="16"/>
              </w:rPr>
            </w:pPr>
            <w:r>
              <w:rPr>
                <w:rFonts w:ascii="Arial" w:hAnsi="Arial" w:cs="Arial"/>
                <w:sz w:val="16"/>
                <w:szCs w:val="16"/>
              </w:rPr>
              <w:t>$4F=Ethanol Concentration Too High</w:t>
            </w:r>
          </w:p>
        </w:tc>
      </w:tr>
    </w:tbl>
    <w:p w:rsidR="006429A2" w:rsidRDefault="006429A2" w:rsidP="006429A2"/>
    <w:p w:rsidR="006429A2" w:rsidRDefault="006429A2" w:rsidP="006429A2">
      <w:r>
        <w:t>This PID contains one of the last eight reasons for the reactivation of all engine cylinders.  (Deactivate = half-cylinder mode, Reactivate = all-cylinder mode)</w:t>
      </w:r>
      <w:r w:rsidR="00340AF5">
        <w:t xml:space="preserve">  </w:t>
      </w:r>
      <w:r>
        <w:t>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6429A2" w:rsidRDefault="006429A2" w:rsidP="006429A2">
      <w:pPr>
        <w:keepNext w:val="0"/>
        <w:keepLines w:val="0"/>
      </w:pPr>
    </w:p>
    <w:p w:rsidR="006429A2" w:rsidRDefault="006429A2" w:rsidP="006429A2">
      <w:pPr>
        <w:pStyle w:val="Heading3"/>
      </w:pPr>
      <w:bookmarkStart w:id="824" w:name="_Toc130723780"/>
      <w:bookmarkStart w:id="825" w:name="_Toc223513165"/>
      <w:r>
        <w:t>CDAR – PID $2016 – Displacement on Demand Reactivation History 4</w:t>
      </w:r>
      <w:bookmarkEnd w:id="824"/>
      <w:bookmarkEnd w:id="825"/>
    </w:p>
    <w:p w:rsidR="006429A2" w:rsidRDefault="006429A2" w:rsidP="006429A2"/>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429A2">
        <w:trPr>
          <w:cantSplit/>
          <w:jc w:val="center"/>
        </w:trPr>
        <w:tc>
          <w:tcPr>
            <w:tcW w:w="720" w:type="dxa"/>
            <w:tcBorders>
              <w:bottom w:val="single" w:sz="12" w:space="0" w:color="000000"/>
            </w:tcBorders>
          </w:tcPr>
          <w:p w:rsidR="006429A2" w:rsidRDefault="006429A2" w:rsidP="006429A2">
            <w:pPr>
              <w:jc w:val="center"/>
              <w:rPr>
                <w:b/>
                <w:sz w:val="16"/>
              </w:rPr>
            </w:pPr>
            <w:r>
              <w:rPr>
                <w:b/>
                <w:sz w:val="16"/>
              </w:rPr>
              <w:t>PID</w:t>
            </w:r>
          </w:p>
        </w:tc>
        <w:tc>
          <w:tcPr>
            <w:tcW w:w="2880" w:type="dxa"/>
            <w:tcBorders>
              <w:bottom w:val="single" w:sz="12" w:space="0" w:color="000000"/>
            </w:tcBorders>
          </w:tcPr>
          <w:p w:rsidR="006429A2" w:rsidRDefault="006429A2" w:rsidP="006429A2">
            <w:pPr>
              <w:jc w:val="center"/>
              <w:rPr>
                <w:b/>
                <w:sz w:val="16"/>
              </w:rPr>
            </w:pPr>
            <w:r>
              <w:rPr>
                <w:b/>
                <w:sz w:val="16"/>
              </w:rPr>
              <w:t>Signal</w:t>
            </w:r>
          </w:p>
        </w:tc>
        <w:tc>
          <w:tcPr>
            <w:tcW w:w="720" w:type="dxa"/>
            <w:tcBorders>
              <w:bottom w:val="single" w:sz="12" w:space="0" w:color="000000"/>
            </w:tcBorders>
          </w:tcPr>
          <w:p w:rsidR="006429A2" w:rsidRDefault="006429A2" w:rsidP="006429A2">
            <w:pPr>
              <w:jc w:val="center"/>
              <w:rPr>
                <w:b/>
                <w:sz w:val="16"/>
              </w:rPr>
            </w:pPr>
            <w:r>
              <w:rPr>
                <w:b/>
                <w:sz w:val="16"/>
              </w:rPr>
              <w:t>Length (Bytes)</w:t>
            </w:r>
          </w:p>
        </w:tc>
        <w:tc>
          <w:tcPr>
            <w:tcW w:w="720" w:type="dxa"/>
            <w:tcBorders>
              <w:bottom w:val="single" w:sz="12" w:space="0" w:color="000000"/>
            </w:tcBorders>
          </w:tcPr>
          <w:p w:rsidR="006429A2" w:rsidRDefault="006429A2" w:rsidP="006429A2">
            <w:pPr>
              <w:jc w:val="center"/>
              <w:rPr>
                <w:b/>
                <w:sz w:val="16"/>
              </w:rPr>
            </w:pPr>
            <w:r>
              <w:rPr>
                <w:b/>
                <w:sz w:val="16"/>
              </w:rPr>
              <w:t>Data Type</w:t>
            </w:r>
          </w:p>
        </w:tc>
        <w:tc>
          <w:tcPr>
            <w:tcW w:w="2160" w:type="dxa"/>
            <w:tcBorders>
              <w:bottom w:val="single" w:sz="12" w:space="0" w:color="000000"/>
            </w:tcBorders>
          </w:tcPr>
          <w:p w:rsidR="006429A2" w:rsidRDefault="006429A2" w:rsidP="006429A2">
            <w:pPr>
              <w:jc w:val="center"/>
              <w:rPr>
                <w:b/>
                <w:sz w:val="16"/>
              </w:rPr>
            </w:pPr>
            <w:r>
              <w:rPr>
                <w:b/>
                <w:sz w:val="16"/>
              </w:rPr>
              <w:t>Range</w:t>
            </w:r>
          </w:p>
        </w:tc>
        <w:tc>
          <w:tcPr>
            <w:tcW w:w="2160" w:type="dxa"/>
            <w:tcBorders>
              <w:bottom w:val="single" w:sz="12" w:space="0" w:color="000000"/>
            </w:tcBorders>
          </w:tcPr>
          <w:p w:rsidR="006429A2" w:rsidRDefault="006429A2" w:rsidP="006429A2">
            <w:pPr>
              <w:jc w:val="center"/>
              <w:rPr>
                <w:b/>
                <w:sz w:val="16"/>
              </w:rPr>
            </w:pPr>
            <w:r>
              <w:rPr>
                <w:b/>
                <w:sz w:val="16"/>
              </w:rPr>
              <w:t>Conversion</w:t>
            </w:r>
          </w:p>
        </w:tc>
      </w:tr>
      <w:tr w:rsidR="006429A2">
        <w:trPr>
          <w:jc w:val="center"/>
        </w:trPr>
        <w:tc>
          <w:tcPr>
            <w:tcW w:w="720" w:type="dxa"/>
            <w:tcBorders>
              <w:top w:val="nil"/>
            </w:tcBorders>
          </w:tcPr>
          <w:p w:rsidR="006429A2" w:rsidRDefault="006429A2" w:rsidP="006429A2">
            <w:pPr>
              <w:keepNext w:val="0"/>
              <w:jc w:val="right"/>
              <w:rPr>
                <w:rFonts w:ascii="Arial" w:hAnsi="Arial"/>
                <w:sz w:val="16"/>
              </w:rPr>
            </w:pPr>
            <w:r>
              <w:rPr>
                <w:rFonts w:ascii="Arial" w:hAnsi="Arial"/>
                <w:sz w:val="16"/>
              </w:rPr>
              <w:t>$2016</w:t>
            </w:r>
          </w:p>
        </w:tc>
        <w:tc>
          <w:tcPr>
            <w:tcW w:w="2880" w:type="dxa"/>
            <w:tcBorders>
              <w:top w:val="nil"/>
            </w:tcBorders>
          </w:tcPr>
          <w:p w:rsidR="006429A2" w:rsidRDefault="006429A2" w:rsidP="006429A2">
            <w:pPr>
              <w:keepNext w:val="0"/>
              <w:rPr>
                <w:rFonts w:ascii="Arial" w:hAnsi="Arial"/>
                <w:sz w:val="16"/>
              </w:rPr>
            </w:pPr>
            <w:r>
              <w:rPr>
                <w:rFonts w:ascii="Arial" w:hAnsi="Arial"/>
                <w:sz w:val="16"/>
              </w:rPr>
              <w:t>Displacement on Demand Reactivation History 4</w:t>
            </w:r>
          </w:p>
        </w:tc>
        <w:tc>
          <w:tcPr>
            <w:tcW w:w="720" w:type="dxa"/>
            <w:tcBorders>
              <w:top w:val="nil"/>
            </w:tcBorders>
          </w:tcPr>
          <w:p w:rsidR="006429A2" w:rsidRDefault="006429A2" w:rsidP="006429A2">
            <w:pPr>
              <w:keepNext w:val="0"/>
              <w:jc w:val="right"/>
              <w:rPr>
                <w:rFonts w:ascii="Arial" w:hAnsi="Arial"/>
                <w:sz w:val="16"/>
              </w:rPr>
            </w:pPr>
            <w:r>
              <w:rPr>
                <w:rFonts w:ascii="Arial" w:hAnsi="Arial"/>
                <w:sz w:val="16"/>
              </w:rPr>
              <w:t>1</w:t>
            </w:r>
          </w:p>
        </w:tc>
        <w:tc>
          <w:tcPr>
            <w:tcW w:w="720" w:type="dxa"/>
            <w:tcBorders>
              <w:top w:val="nil"/>
            </w:tcBorders>
          </w:tcPr>
          <w:p w:rsidR="006429A2" w:rsidRDefault="006429A2" w:rsidP="006429A2">
            <w:pPr>
              <w:keepNext w:val="0"/>
              <w:rPr>
                <w:rFonts w:ascii="Arial" w:hAnsi="Arial"/>
                <w:sz w:val="16"/>
              </w:rPr>
            </w:pPr>
            <w:r>
              <w:rPr>
                <w:rFonts w:ascii="Arial" w:hAnsi="Arial"/>
                <w:sz w:val="16"/>
              </w:rPr>
              <w:t>ENM</w:t>
            </w:r>
          </w:p>
        </w:tc>
        <w:tc>
          <w:tcPr>
            <w:tcW w:w="2160" w:type="dxa"/>
            <w:tcBorders>
              <w:top w:val="nil"/>
            </w:tcBorders>
          </w:tcPr>
          <w:p w:rsidR="006429A2" w:rsidRDefault="006429A2" w:rsidP="006429A2">
            <w:pPr>
              <w:keepNext w:val="0"/>
              <w:rPr>
                <w:rFonts w:ascii="Arial" w:hAnsi="Arial"/>
                <w:sz w:val="16"/>
              </w:rPr>
            </w:pPr>
            <w:r>
              <w:rPr>
                <w:rFonts w:ascii="Arial" w:hAnsi="Arial"/>
                <w:sz w:val="16"/>
              </w:rPr>
              <w:t>N/A</w:t>
            </w:r>
          </w:p>
        </w:tc>
        <w:tc>
          <w:tcPr>
            <w:tcW w:w="2160" w:type="dxa"/>
            <w:tcBorders>
              <w:top w:val="nil"/>
            </w:tcBorders>
          </w:tcPr>
          <w:p w:rsidR="006429A2" w:rsidRDefault="006429A2" w:rsidP="006429A2">
            <w:pPr>
              <w:keepNext w:val="0"/>
              <w:rPr>
                <w:rFonts w:ascii="Arial" w:hAnsi="Arial"/>
                <w:sz w:val="16"/>
              </w:rPr>
            </w:pPr>
            <w:r>
              <w:rPr>
                <w:rFonts w:ascii="Arial" w:hAnsi="Arial"/>
                <w:sz w:val="16"/>
              </w:rPr>
              <w:t xml:space="preserve">$00=None; </w:t>
            </w:r>
            <w:r>
              <w:rPr>
                <w:rFonts w:ascii="Arial" w:hAnsi="Arial"/>
                <w:sz w:val="16"/>
              </w:rPr>
              <w:br/>
              <w:t xml:space="preserve">$01=Engine Manifold Vacuum Pressure Low; </w:t>
            </w:r>
            <w:r>
              <w:rPr>
                <w:rFonts w:ascii="Arial" w:hAnsi="Arial"/>
                <w:sz w:val="16"/>
              </w:rPr>
              <w:br/>
              <w:t xml:space="preserve">$02=Brake Vacuum Pressure Low; </w:t>
            </w:r>
            <w:r>
              <w:rPr>
                <w:rFonts w:ascii="Arial" w:hAnsi="Arial"/>
                <w:sz w:val="16"/>
              </w:rPr>
              <w:br/>
              <w:t xml:space="preserve">$03=Accelerator Pedal Position Increase High; </w:t>
            </w:r>
            <w:r>
              <w:rPr>
                <w:rFonts w:ascii="Arial" w:hAnsi="Arial"/>
                <w:sz w:val="16"/>
              </w:rPr>
              <w:br/>
              <w:t xml:space="preserve">$04=Accelerator Pedal Position High; </w:t>
            </w:r>
            <w:r>
              <w:rPr>
                <w:rFonts w:ascii="Arial" w:hAnsi="Arial"/>
                <w:sz w:val="16"/>
              </w:rPr>
              <w:br/>
              <w:t xml:space="preserve">$05=Ignition Voltage Out of Range; </w:t>
            </w:r>
            <w:r>
              <w:rPr>
                <w:rFonts w:ascii="Arial" w:hAnsi="Arial"/>
                <w:sz w:val="16"/>
              </w:rPr>
              <w:br/>
              <w:t xml:space="preserve">$06=Engine Oil Pressure Out of Range; </w:t>
            </w:r>
            <w:r>
              <w:rPr>
                <w:rFonts w:ascii="Arial" w:hAnsi="Arial"/>
                <w:sz w:val="16"/>
              </w:rPr>
              <w:br/>
              <w:t xml:space="preserve">$07=Engine Oil </w:t>
            </w:r>
            <w:r>
              <w:rPr>
                <w:rFonts w:ascii="Arial" w:hAnsi="Arial"/>
                <w:sz w:val="16"/>
              </w:rPr>
              <w:lastRenderedPageBreak/>
              <w:t xml:space="preserve">Temperature Out of Range; </w:t>
            </w:r>
            <w:r>
              <w:rPr>
                <w:rFonts w:ascii="Arial" w:hAnsi="Arial"/>
                <w:sz w:val="16"/>
              </w:rPr>
              <w:br/>
              <w:t xml:space="preserve">$08=Engine Coolant Temperature Out of Range; </w:t>
            </w:r>
            <w:r>
              <w:rPr>
                <w:rFonts w:ascii="Arial" w:hAnsi="Arial"/>
                <w:sz w:val="16"/>
              </w:rPr>
              <w:br/>
              <w:t xml:space="preserve">$09=Engine Speed Out of Range; </w:t>
            </w:r>
            <w:r>
              <w:rPr>
                <w:rFonts w:ascii="Arial" w:hAnsi="Arial"/>
                <w:sz w:val="16"/>
              </w:rPr>
              <w:br/>
              <w:t xml:space="preserve">$0A=Transmission Gear Incorrect; </w:t>
            </w:r>
            <w:r>
              <w:rPr>
                <w:rFonts w:ascii="Arial" w:hAnsi="Arial"/>
                <w:sz w:val="16"/>
              </w:rPr>
              <w:br/>
              <w:t xml:space="preserve">$0B=Transmission Range Incorrect; </w:t>
            </w:r>
            <w:r>
              <w:rPr>
                <w:rFonts w:ascii="Arial" w:hAnsi="Arial"/>
                <w:sz w:val="16"/>
              </w:rPr>
              <w:br/>
              <w:t xml:space="preserve">$0C=Transmission Gear Shift in Progress; </w:t>
            </w:r>
            <w:r>
              <w:rPr>
                <w:rFonts w:ascii="Arial" w:hAnsi="Arial"/>
                <w:sz w:val="16"/>
              </w:rPr>
              <w:br/>
              <w:t xml:space="preserve">$0D=All Cylinders Activated via Device Control; </w:t>
            </w:r>
            <w:r>
              <w:rPr>
                <w:rFonts w:ascii="Arial" w:hAnsi="Arial"/>
                <w:sz w:val="16"/>
              </w:rPr>
              <w:br/>
              <w:t xml:space="preserve">$0E=Minimum Time with All Cylinders Activated Not Met; </w:t>
            </w:r>
            <w:r>
              <w:rPr>
                <w:rFonts w:ascii="Arial" w:hAnsi="Arial"/>
                <w:sz w:val="16"/>
              </w:rPr>
              <w:br/>
              <w:t xml:space="preserve">$0F=Maximum Deactivation Time Exceeded; </w:t>
            </w:r>
            <w:r>
              <w:rPr>
                <w:rFonts w:ascii="Arial" w:hAnsi="Arial"/>
                <w:sz w:val="16"/>
              </w:rPr>
              <w:br/>
              <w:t xml:space="preserve">$10=Engine Oil Aeration Present; </w:t>
            </w:r>
            <w:r>
              <w:rPr>
                <w:rFonts w:ascii="Arial" w:hAnsi="Arial"/>
                <w:sz w:val="16"/>
              </w:rPr>
              <w:br/>
              <w:t xml:space="preserve">$11=Decel Fuel Cutoff Active; </w:t>
            </w:r>
            <w:r>
              <w:rPr>
                <w:rFonts w:ascii="Arial" w:hAnsi="Arial"/>
                <w:sz w:val="16"/>
              </w:rPr>
              <w:br/>
              <w:t xml:space="preserve">$12=Fuel Shut-Off Stability Timer Active; </w:t>
            </w:r>
            <w:r>
              <w:rPr>
                <w:rFonts w:ascii="Arial" w:hAnsi="Arial"/>
                <w:sz w:val="16"/>
              </w:rPr>
              <w:br/>
              <w:t xml:space="preserve">$13=Heater Performance; </w:t>
            </w:r>
            <w:r>
              <w:rPr>
                <w:rFonts w:ascii="Arial" w:hAnsi="Arial"/>
                <w:sz w:val="16"/>
              </w:rPr>
              <w:br/>
              <w:t xml:space="preserve">$30=Manifold Absolute Pressure Sensor Fault; </w:t>
            </w:r>
            <w:r>
              <w:rPr>
                <w:rFonts w:ascii="Arial" w:hAnsi="Arial"/>
                <w:sz w:val="16"/>
              </w:rPr>
              <w:br/>
              <w:t xml:space="preserve">$31=Brake Vacuum Pressure Sensor Fault; </w:t>
            </w:r>
            <w:r>
              <w:rPr>
                <w:rFonts w:ascii="Arial" w:hAnsi="Arial"/>
                <w:sz w:val="16"/>
              </w:rPr>
              <w:br/>
              <w:t xml:space="preserve">$32=Electronic Throttle Control Reduced Engine Power Active; </w:t>
            </w:r>
            <w:r>
              <w:rPr>
                <w:rFonts w:ascii="Arial" w:hAnsi="Arial"/>
                <w:sz w:val="16"/>
              </w:rPr>
              <w:br/>
              <w:t xml:space="preserve">$33=Engine Oil Pressure Sensor Fault; </w:t>
            </w:r>
            <w:r>
              <w:rPr>
                <w:rFonts w:ascii="Arial" w:hAnsi="Arial"/>
                <w:sz w:val="16"/>
              </w:rPr>
              <w:br/>
              <w:t xml:space="preserve">$34=Engine Coolant Temperature Sensor Fault; </w:t>
            </w:r>
            <w:r>
              <w:rPr>
                <w:rFonts w:ascii="Arial" w:hAnsi="Arial"/>
                <w:sz w:val="16"/>
              </w:rPr>
              <w:br/>
              <w:t xml:space="preserve">$35=Intake Air Temperature Sensor Fault; </w:t>
            </w:r>
            <w:r>
              <w:rPr>
                <w:rFonts w:ascii="Arial" w:hAnsi="Arial"/>
                <w:sz w:val="16"/>
              </w:rPr>
              <w:br/>
              <w:t xml:space="preserve">$36=Vehicle Speed Fault; </w:t>
            </w:r>
            <w:r>
              <w:rPr>
                <w:rFonts w:ascii="Arial" w:hAnsi="Arial"/>
                <w:sz w:val="16"/>
              </w:rPr>
              <w:br/>
              <w:t xml:space="preserve">$37=Displacement on Demand Solenoid Driver Fault; </w:t>
            </w:r>
            <w:r>
              <w:rPr>
                <w:rFonts w:ascii="Arial" w:hAnsi="Arial"/>
                <w:sz w:val="16"/>
              </w:rPr>
              <w:br/>
              <w:t xml:space="preserve">$38=Engine Misfire Detected; </w:t>
            </w:r>
            <w:r>
              <w:rPr>
                <w:rFonts w:ascii="Arial" w:hAnsi="Arial"/>
                <w:sz w:val="16"/>
              </w:rPr>
              <w:br/>
              <w:t xml:space="preserve">$39=Crank Sensor Fault; </w:t>
            </w:r>
            <w:r>
              <w:rPr>
                <w:rFonts w:ascii="Arial" w:hAnsi="Arial"/>
                <w:sz w:val="16"/>
              </w:rPr>
              <w:br/>
              <w:t>$3A=Cam Sensor Fault</w:t>
            </w:r>
            <w:r w:rsidR="00340AF5">
              <w:rPr>
                <w:rFonts w:ascii="Arial" w:hAnsi="Arial"/>
                <w:sz w:val="16"/>
              </w:rPr>
              <w:t xml:space="preserve">; </w:t>
            </w:r>
            <w:r w:rsidR="00340AF5">
              <w:rPr>
                <w:rFonts w:ascii="Arial" w:hAnsi="Arial"/>
                <w:sz w:val="16"/>
              </w:rPr>
              <w:br/>
              <w:t xml:space="preserve">$3B=Powertrain Relay Fault; </w:t>
            </w:r>
            <w:r>
              <w:rPr>
                <w:rFonts w:ascii="Arial" w:hAnsi="Arial"/>
                <w:sz w:val="16"/>
              </w:rPr>
              <w:br/>
              <w:t xml:space="preserve">$3E=Engine Metal Overtemperature Protection Active; </w:t>
            </w:r>
            <w:r>
              <w:rPr>
                <w:rFonts w:ascii="Arial" w:hAnsi="Arial"/>
                <w:sz w:val="16"/>
              </w:rPr>
              <w:br/>
              <w:t xml:space="preserve">$3F=Catalyst Converter Overtemperature Protection Active; </w:t>
            </w:r>
            <w:r>
              <w:rPr>
                <w:rFonts w:ascii="Arial" w:hAnsi="Arial"/>
                <w:sz w:val="16"/>
              </w:rPr>
              <w:br/>
              <w:t xml:space="preserve">$40=Piston Protection Active; </w:t>
            </w:r>
            <w:r>
              <w:rPr>
                <w:rFonts w:ascii="Arial" w:hAnsi="Arial"/>
                <w:sz w:val="16"/>
              </w:rPr>
              <w:br/>
              <w:t xml:space="preserve">$41=Hot Coolant Mode Active; </w:t>
            </w:r>
            <w:r>
              <w:rPr>
                <w:rFonts w:ascii="Arial" w:hAnsi="Arial"/>
                <w:sz w:val="16"/>
              </w:rPr>
              <w:br/>
              <w:t>$42=Engine Overspeed Protection Active;</w:t>
            </w:r>
          </w:p>
          <w:p w:rsidR="006429A2" w:rsidRDefault="006429A2" w:rsidP="006429A2">
            <w:pPr>
              <w:keepNext w:val="0"/>
              <w:rPr>
                <w:rFonts w:ascii="Arial" w:hAnsi="Arial"/>
                <w:sz w:val="16"/>
              </w:rPr>
            </w:pPr>
            <w:r>
              <w:rPr>
                <w:rFonts w:ascii="Arial" w:hAnsi="Arial"/>
                <w:sz w:val="16"/>
              </w:rPr>
              <w:t>$43=</w:t>
            </w:r>
            <w:r w:rsidRPr="0073512C">
              <w:rPr>
                <w:rFonts w:ascii="Arial" w:hAnsi="Arial"/>
                <w:sz w:val="16"/>
              </w:rPr>
              <w:t>AC</w:t>
            </w:r>
            <w:r>
              <w:rPr>
                <w:rFonts w:ascii="Arial" w:hAnsi="Arial"/>
                <w:sz w:val="16"/>
              </w:rPr>
              <w:t xml:space="preserve"> </w:t>
            </w:r>
            <w:r w:rsidRPr="0073512C">
              <w:rPr>
                <w:rFonts w:ascii="Arial" w:hAnsi="Arial"/>
                <w:sz w:val="16"/>
              </w:rPr>
              <w:t>Clutch</w:t>
            </w:r>
            <w:r>
              <w:rPr>
                <w:rFonts w:ascii="Arial" w:hAnsi="Arial"/>
                <w:sz w:val="16"/>
              </w:rPr>
              <w:t xml:space="preserve"> </w:t>
            </w:r>
            <w:r w:rsidRPr="0073512C">
              <w:rPr>
                <w:rFonts w:ascii="Arial" w:hAnsi="Arial"/>
                <w:sz w:val="16"/>
              </w:rPr>
              <w:t>Being</w:t>
            </w:r>
            <w:r>
              <w:rPr>
                <w:rFonts w:ascii="Arial" w:hAnsi="Arial"/>
                <w:sz w:val="16"/>
              </w:rPr>
              <w:t xml:space="preserve"> </w:t>
            </w:r>
            <w:r w:rsidRPr="0073512C">
              <w:rPr>
                <w:rFonts w:ascii="Arial" w:hAnsi="Arial"/>
                <w:sz w:val="16"/>
              </w:rPr>
              <w:t>Engaged</w:t>
            </w:r>
            <w:r>
              <w:rPr>
                <w:rFonts w:ascii="Arial" w:hAnsi="Arial"/>
                <w:sz w:val="16"/>
              </w:rPr>
              <w:t>;</w:t>
            </w:r>
          </w:p>
          <w:p w:rsidR="006429A2" w:rsidRDefault="006429A2" w:rsidP="006429A2">
            <w:pPr>
              <w:keepNext w:val="0"/>
              <w:rPr>
                <w:rFonts w:ascii="Arial" w:hAnsi="Arial"/>
                <w:sz w:val="16"/>
              </w:rPr>
            </w:pPr>
            <w:r>
              <w:rPr>
                <w:rFonts w:ascii="Arial" w:hAnsi="Arial"/>
                <w:sz w:val="16"/>
              </w:rPr>
              <w:t>$44=</w:t>
            </w:r>
            <w:r w:rsidRPr="0073512C">
              <w:rPr>
                <w:rFonts w:ascii="Arial" w:hAnsi="Arial"/>
                <w:sz w:val="16"/>
              </w:rPr>
              <w:t>Post</w:t>
            </w:r>
            <w:r>
              <w:rPr>
                <w:rFonts w:ascii="Arial" w:hAnsi="Arial"/>
                <w:sz w:val="16"/>
              </w:rPr>
              <w:t xml:space="preserve"> </w:t>
            </w:r>
            <w:r w:rsidRPr="0073512C">
              <w:rPr>
                <w:rFonts w:ascii="Arial" w:hAnsi="Arial"/>
                <w:sz w:val="16"/>
              </w:rPr>
              <w:t>O2</w:t>
            </w:r>
            <w:r>
              <w:rPr>
                <w:rFonts w:ascii="Arial" w:hAnsi="Arial"/>
                <w:sz w:val="16"/>
              </w:rPr>
              <w:t xml:space="preserve"> </w:t>
            </w:r>
            <w:r w:rsidRPr="0073512C">
              <w:rPr>
                <w:rFonts w:ascii="Arial" w:hAnsi="Arial"/>
                <w:sz w:val="16"/>
              </w:rPr>
              <w:t>Diag</w:t>
            </w:r>
            <w:r>
              <w:rPr>
                <w:rFonts w:ascii="Arial" w:hAnsi="Arial"/>
                <w:sz w:val="16"/>
              </w:rPr>
              <w:t xml:space="preserve">nostic </w:t>
            </w:r>
            <w:r w:rsidRPr="0073512C">
              <w:rPr>
                <w:rFonts w:ascii="Arial" w:hAnsi="Arial"/>
                <w:sz w:val="16"/>
              </w:rPr>
              <w:t>Intrusive</w:t>
            </w:r>
            <w:r>
              <w:rPr>
                <w:rFonts w:ascii="Arial" w:hAnsi="Arial"/>
                <w:sz w:val="16"/>
              </w:rPr>
              <w:t xml:space="preserve"> </w:t>
            </w:r>
            <w:r w:rsidRPr="0073512C">
              <w:rPr>
                <w:rFonts w:ascii="Arial" w:hAnsi="Arial"/>
                <w:sz w:val="16"/>
              </w:rPr>
              <w:t>Active</w:t>
            </w:r>
            <w:r>
              <w:rPr>
                <w:rFonts w:ascii="Arial" w:hAnsi="Arial"/>
                <w:sz w:val="16"/>
              </w:rPr>
              <w:t>;</w:t>
            </w:r>
          </w:p>
          <w:p w:rsidR="006429A2" w:rsidRDefault="006429A2" w:rsidP="006429A2">
            <w:pPr>
              <w:keepNext w:val="0"/>
              <w:rPr>
                <w:rFonts w:ascii="Arial" w:hAnsi="Arial"/>
                <w:sz w:val="16"/>
              </w:rPr>
            </w:pPr>
            <w:r>
              <w:rPr>
                <w:rFonts w:ascii="Arial" w:hAnsi="Arial"/>
                <w:sz w:val="16"/>
              </w:rPr>
              <w:t>$45=</w:t>
            </w:r>
            <w:r w:rsidRPr="000B29E8">
              <w:rPr>
                <w:rFonts w:ascii="Arial" w:hAnsi="Arial"/>
                <w:sz w:val="16"/>
              </w:rPr>
              <w:t>In</w:t>
            </w:r>
            <w:r>
              <w:rPr>
                <w:rFonts w:ascii="Arial" w:hAnsi="Arial"/>
                <w:sz w:val="16"/>
              </w:rPr>
              <w:t xml:space="preserve"> 4WD </w:t>
            </w:r>
            <w:r w:rsidRPr="000B29E8">
              <w:rPr>
                <w:rFonts w:ascii="Arial" w:hAnsi="Arial"/>
                <w:sz w:val="16"/>
              </w:rPr>
              <w:t>Low</w:t>
            </w:r>
            <w:r>
              <w:rPr>
                <w:rFonts w:ascii="Arial" w:hAnsi="Arial"/>
                <w:sz w:val="16"/>
              </w:rPr>
              <w:t>;</w:t>
            </w:r>
          </w:p>
          <w:p w:rsidR="006429A2" w:rsidRDefault="006429A2" w:rsidP="006429A2">
            <w:pPr>
              <w:keepNext w:val="0"/>
              <w:rPr>
                <w:rFonts w:ascii="Arial" w:hAnsi="Arial"/>
                <w:sz w:val="16"/>
              </w:rPr>
            </w:pPr>
            <w:r>
              <w:rPr>
                <w:rFonts w:ascii="Arial" w:hAnsi="Arial"/>
                <w:sz w:val="16"/>
              </w:rPr>
              <w:t>$46=Vehicle Speed Too Low;</w:t>
            </w:r>
          </w:p>
          <w:p w:rsidR="006429A2" w:rsidRDefault="006429A2" w:rsidP="006429A2">
            <w:pPr>
              <w:keepNext w:val="0"/>
              <w:rPr>
                <w:rFonts w:ascii="Arial" w:hAnsi="Arial"/>
                <w:sz w:val="16"/>
              </w:rPr>
            </w:pPr>
            <w:r>
              <w:rPr>
                <w:rFonts w:ascii="Arial" w:hAnsi="Arial"/>
                <w:sz w:val="16"/>
              </w:rPr>
              <w:t>$47=Tip In Bump Active;</w:t>
            </w:r>
          </w:p>
          <w:p w:rsidR="006429A2" w:rsidRDefault="006429A2" w:rsidP="006429A2">
            <w:pPr>
              <w:keepNext w:val="0"/>
              <w:rPr>
                <w:rFonts w:ascii="Arial" w:hAnsi="Arial"/>
                <w:sz w:val="16"/>
              </w:rPr>
            </w:pPr>
            <w:r>
              <w:rPr>
                <w:rFonts w:ascii="Arial" w:hAnsi="Arial"/>
                <w:sz w:val="16"/>
              </w:rPr>
              <w:t>$48=Catalyst Temperature Low;</w:t>
            </w:r>
          </w:p>
          <w:p w:rsidR="006429A2" w:rsidRDefault="006429A2" w:rsidP="006429A2">
            <w:pPr>
              <w:keepNext w:val="0"/>
              <w:rPr>
                <w:rFonts w:ascii="Arial" w:hAnsi="Arial"/>
                <w:sz w:val="16"/>
              </w:rPr>
            </w:pPr>
            <w:r>
              <w:rPr>
                <w:rFonts w:ascii="Arial" w:hAnsi="Arial"/>
                <w:sz w:val="16"/>
              </w:rPr>
              <w:lastRenderedPageBreak/>
              <w:t>$49=Cylinder Deactivation System Fault;</w:t>
            </w:r>
          </w:p>
          <w:p w:rsidR="006429A2" w:rsidRPr="00E47908" w:rsidRDefault="006429A2" w:rsidP="006429A2">
            <w:pPr>
              <w:keepNext w:val="0"/>
              <w:rPr>
                <w:rFonts w:ascii="Arial" w:hAnsi="Arial"/>
                <w:sz w:val="16"/>
              </w:rPr>
            </w:pPr>
            <w:r w:rsidRPr="00E47908">
              <w:rPr>
                <w:rFonts w:ascii="Arial" w:hAnsi="Arial"/>
                <w:sz w:val="16"/>
              </w:rPr>
              <w:t>$4A=Torque Model Inaccurate Fault;</w:t>
            </w:r>
          </w:p>
          <w:p w:rsidR="006429A2" w:rsidRDefault="006429A2" w:rsidP="006429A2">
            <w:pPr>
              <w:keepNext w:val="0"/>
              <w:rPr>
                <w:rFonts w:ascii="Arial" w:hAnsi="Arial"/>
                <w:sz w:val="16"/>
              </w:rPr>
            </w:pPr>
            <w:r>
              <w:rPr>
                <w:rFonts w:ascii="Arial" w:hAnsi="Arial"/>
                <w:sz w:val="16"/>
              </w:rPr>
              <w:t>$4B=</w:t>
            </w:r>
            <w:smartTag w:uri="urn:schemas-microsoft-com:office:smarttags" w:element="PlaceName">
              <w:r>
                <w:rPr>
                  <w:rFonts w:ascii="Arial" w:hAnsi="Arial"/>
                  <w:sz w:val="16"/>
                </w:rPr>
                <w:t>Invalid</w:t>
              </w:r>
            </w:smartTag>
            <w:r>
              <w:rPr>
                <w:rFonts w:ascii="Arial" w:hAnsi="Arial"/>
                <w:sz w:val="16"/>
              </w:rPr>
              <w:t xml:space="preserve"> 4WD </w:t>
            </w:r>
            <w:smartTag w:uri="urn:schemas-microsoft-com:office:smarttags" w:element="place">
              <w:smartTag w:uri="urn:schemas-microsoft-com:office:smarttags" w:element="PlaceName">
                <w:r>
                  <w:rPr>
                    <w:rFonts w:ascii="Arial" w:hAnsi="Arial"/>
                    <w:sz w:val="16"/>
                  </w:rPr>
                  <w:t>Low</w:t>
                </w:r>
              </w:smartTag>
              <w:r>
                <w:rPr>
                  <w:rFonts w:ascii="Arial" w:hAnsi="Arial"/>
                  <w:sz w:val="16"/>
                </w:rPr>
                <w:t xml:space="preserve"> </w:t>
              </w:r>
              <w:smartTag w:uri="urn:schemas-microsoft-com:office:smarttags" w:element="PlaceType">
                <w:r>
                  <w:rPr>
                    <w:rFonts w:ascii="Arial" w:hAnsi="Arial"/>
                    <w:sz w:val="16"/>
                  </w:rPr>
                  <w:t>State</w:t>
                </w:r>
              </w:smartTag>
            </w:smartTag>
            <w:r>
              <w:rPr>
                <w:rFonts w:ascii="Arial" w:hAnsi="Arial"/>
                <w:sz w:val="16"/>
              </w:rPr>
              <w:t>;</w:t>
            </w:r>
          </w:p>
          <w:p w:rsidR="00A30728" w:rsidRDefault="006429A2" w:rsidP="00A30728">
            <w:pPr>
              <w:keepNext w:val="0"/>
              <w:rPr>
                <w:rFonts w:ascii="Arial" w:hAnsi="Arial" w:cs="Arial"/>
                <w:sz w:val="16"/>
                <w:szCs w:val="16"/>
              </w:rPr>
            </w:pPr>
            <w:r>
              <w:rPr>
                <w:rFonts w:ascii="Arial" w:hAnsi="Arial"/>
                <w:sz w:val="16"/>
              </w:rPr>
              <w:t>$4C=ETC Disable Time</w:t>
            </w:r>
            <w:r w:rsidR="00A30728">
              <w:rPr>
                <w:rFonts w:ascii="Arial" w:hAnsi="Arial" w:cs="Arial"/>
                <w:sz w:val="16"/>
                <w:szCs w:val="16"/>
              </w:rPr>
              <w:t>;</w:t>
            </w:r>
          </w:p>
          <w:p w:rsidR="00A30728" w:rsidRDefault="00A30728" w:rsidP="00A30728">
            <w:pPr>
              <w:keepNext w:val="0"/>
              <w:rPr>
                <w:rFonts w:ascii="Arial" w:hAnsi="Arial" w:cs="Arial"/>
                <w:sz w:val="16"/>
                <w:szCs w:val="16"/>
              </w:rPr>
            </w:pPr>
            <w:r>
              <w:rPr>
                <w:rFonts w:ascii="Arial" w:hAnsi="Arial" w:cs="Arial"/>
                <w:sz w:val="16"/>
                <w:szCs w:val="16"/>
              </w:rPr>
              <w:t>$4E=Ethanol Learn In Progress;</w:t>
            </w:r>
          </w:p>
          <w:p w:rsidR="006429A2" w:rsidRDefault="00A30728" w:rsidP="00A30728">
            <w:pPr>
              <w:keepNext w:val="0"/>
              <w:rPr>
                <w:rFonts w:ascii="Arial" w:hAnsi="Arial"/>
                <w:sz w:val="16"/>
              </w:rPr>
            </w:pPr>
            <w:r>
              <w:rPr>
                <w:rFonts w:ascii="Arial" w:hAnsi="Arial" w:cs="Arial"/>
                <w:sz w:val="16"/>
                <w:szCs w:val="16"/>
              </w:rPr>
              <w:t>$4F=Ethanol Concentration Too High</w:t>
            </w:r>
          </w:p>
        </w:tc>
      </w:tr>
    </w:tbl>
    <w:p w:rsidR="006429A2" w:rsidRDefault="006429A2" w:rsidP="006429A2"/>
    <w:p w:rsidR="006429A2" w:rsidRDefault="006429A2" w:rsidP="006429A2">
      <w:r>
        <w:t>This PID contains one of the last eight reasons that for the reactivation of all engine cylinders.  (Deactivate = half-cylinder mode, Reactivate = all-cylinder mode)</w:t>
      </w:r>
      <w:r w:rsidR="00340AF5">
        <w:t xml:space="preserve">  </w:t>
      </w:r>
      <w:r>
        <w:t>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6429A2" w:rsidRDefault="006429A2" w:rsidP="006429A2">
      <w:pPr>
        <w:keepNext w:val="0"/>
        <w:keepLines w:val="0"/>
      </w:pPr>
    </w:p>
    <w:p w:rsidR="006429A2" w:rsidRDefault="006429A2" w:rsidP="006429A2">
      <w:pPr>
        <w:pStyle w:val="Heading3"/>
      </w:pPr>
      <w:bookmarkStart w:id="826" w:name="_Toc130723781"/>
      <w:bookmarkStart w:id="827" w:name="_Toc223513166"/>
      <w:r>
        <w:t>CDAR – PID $2017 – Displacement on Demand Reactivation History 5</w:t>
      </w:r>
      <w:bookmarkEnd w:id="826"/>
      <w:bookmarkEnd w:id="827"/>
    </w:p>
    <w:p w:rsidR="006429A2" w:rsidRDefault="006429A2" w:rsidP="006429A2"/>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429A2">
        <w:trPr>
          <w:cantSplit/>
          <w:jc w:val="center"/>
        </w:trPr>
        <w:tc>
          <w:tcPr>
            <w:tcW w:w="720" w:type="dxa"/>
            <w:tcBorders>
              <w:bottom w:val="single" w:sz="12" w:space="0" w:color="000000"/>
            </w:tcBorders>
          </w:tcPr>
          <w:p w:rsidR="006429A2" w:rsidRDefault="006429A2" w:rsidP="006429A2">
            <w:pPr>
              <w:jc w:val="center"/>
              <w:rPr>
                <w:b/>
                <w:sz w:val="16"/>
              </w:rPr>
            </w:pPr>
            <w:r>
              <w:rPr>
                <w:b/>
                <w:sz w:val="16"/>
              </w:rPr>
              <w:t>PID</w:t>
            </w:r>
          </w:p>
        </w:tc>
        <w:tc>
          <w:tcPr>
            <w:tcW w:w="2880" w:type="dxa"/>
            <w:tcBorders>
              <w:bottom w:val="single" w:sz="12" w:space="0" w:color="000000"/>
            </w:tcBorders>
          </w:tcPr>
          <w:p w:rsidR="006429A2" w:rsidRDefault="006429A2" w:rsidP="006429A2">
            <w:pPr>
              <w:jc w:val="center"/>
              <w:rPr>
                <w:b/>
                <w:sz w:val="16"/>
              </w:rPr>
            </w:pPr>
            <w:r>
              <w:rPr>
                <w:b/>
                <w:sz w:val="16"/>
              </w:rPr>
              <w:t>Signal</w:t>
            </w:r>
          </w:p>
        </w:tc>
        <w:tc>
          <w:tcPr>
            <w:tcW w:w="720" w:type="dxa"/>
            <w:tcBorders>
              <w:bottom w:val="single" w:sz="12" w:space="0" w:color="000000"/>
            </w:tcBorders>
          </w:tcPr>
          <w:p w:rsidR="006429A2" w:rsidRDefault="006429A2" w:rsidP="006429A2">
            <w:pPr>
              <w:jc w:val="center"/>
              <w:rPr>
                <w:b/>
                <w:sz w:val="16"/>
              </w:rPr>
            </w:pPr>
            <w:r>
              <w:rPr>
                <w:b/>
                <w:sz w:val="16"/>
              </w:rPr>
              <w:t>Length (Bytes)</w:t>
            </w:r>
          </w:p>
        </w:tc>
        <w:tc>
          <w:tcPr>
            <w:tcW w:w="720" w:type="dxa"/>
            <w:tcBorders>
              <w:bottom w:val="single" w:sz="12" w:space="0" w:color="000000"/>
            </w:tcBorders>
          </w:tcPr>
          <w:p w:rsidR="006429A2" w:rsidRDefault="006429A2" w:rsidP="006429A2">
            <w:pPr>
              <w:jc w:val="center"/>
              <w:rPr>
                <w:b/>
                <w:sz w:val="16"/>
              </w:rPr>
            </w:pPr>
            <w:r>
              <w:rPr>
                <w:b/>
                <w:sz w:val="16"/>
              </w:rPr>
              <w:t>Data Type</w:t>
            </w:r>
          </w:p>
        </w:tc>
        <w:tc>
          <w:tcPr>
            <w:tcW w:w="2160" w:type="dxa"/>
            <w:tcBorders>
              <w:bottom w:val="single" w:sz="12" w:space="0" w:color="000000"/>
            </w:tcBorders>
          </w:tcPr>
          <w:p w:rsidR="006429A2" w:rsidRDefault="006429A2" w:rsidP="006429A2">
            <w:pPr>
              <w:jc w:val="center"/>
              <w:rPr>
                <w:b/>
                <w:sz w:val="16"/>
              </w:rPr>
            </w:pPr>
            <w:r>
              <w:rPr>
                <w:b/>
                <w:sz w:val="16"/>
              </w:rPr>
              <w:t>Range</w:t>
            </w:r>
          </w:p>
        </w:tc>
        <w:tc>
          <w:tcPr>
            <w:tcW w:w="2160" w:type="dxa"/>
            <w:tcBorders>
              <w:bottom w:val="single" w:sz="12" w:space="0" w:color="000000"/>
            </w:tcBorders>
          </w:tcPr>
          <w:p w:rsidR="006429A2" w:rsidRDefault="006429A2" w:rsidP="006429A2">
            <w:pPr>
              <w:jc w:val="center"/>
              <w:rPr>
                <w:b/>
                <w:sz w:val="16"/>
              </w:rPr>
            </w:pPr>
            <w:r>
              <w:rPr>
                <w:b/>
                <w:sz w:val="16"/>
              </w:rPr>
              <w:t>Conversion</w:t>
            </w:r>
          </w:p>
        </w:tc>
      </w:tr>
      <w:tr w:rsidR="006429A2">
        <w:trPr>
          <w:jc w:val="center"/>
        </w:trPr>
        <w:tc>
          <w:tcPr>
            <w:tcW w:w="720" w:type="dxa"/>
            <w:tcBorders>
              <w:top w:val="nil"/>
            </w:tcBorders>
          </w:tcPr>
          <w:p w:rsidR="006429A2" w:rsidRDefault="006429A2" w:rsidP="006429A2">
            <w:pPr>
              <w:keepNext w:val="0"/>
              <w:jc w:val="right"/>
              <w:rPr>
                <w:rFonts w:ascii="Arial" w:hAnsi="Arial"/>
                <w:sz w:val="16"/>
              </w:rPr>
            </w:pPr>
            <w:r>
              <w:rPr>
                <w:rFonts w:ascii="Arial" w:hAnsi="Arial"/>
                <w:sz w:val="16"/>
              </w:rPr>
              <w:t>$2017</w:t>
            </w:r>
          </w:p>
        </w:tc>
        <w:tc>
          <w:tcPr>
            <w:tcW w:w="2880" w:type="dxa"/>
            <w:tcBorders>
              <w:top w:val="nil"/>
            </w:tcBorders>
          </w:tcPr>
          <w:p w:rsidR="006429A2" w:rsidRDefault="006429A2" w:rsidP="006429A2">
            <w:pPr>
              <w:keepNext w:val="0"/>
              <w:rPr>
                <w:rFonts w:ascii="Arial" w:hAnsi="Arial"/>
                <w:sz w:val="16"/>
              </w:rPr>
            </w:pPr>
            <w:r>
              <w:rPr>
                <w:rFonts w:ascii="Arial" w:hAnsi="Arial"/>
                <w:sz w:val="16"/>
              </w:rPr>
              <w:t>Displacement on Demand Reactivation History 5</w:t>
            </w:r>
          </w:p>
        </w:tc>
        <w:tc>
          <w:tcPr>
            <w:tcW w:w="720" w:type="dxa"/>
            <w:tcBorders>
              <w:top w:val="nil"/>
            </w:tcBorders>
          </w:tcPr>
          <w:p w:rsidR="006429A2" w:rsidRDefault="006429A2" w:rsidP="006429A2">
            <w:pPr>
              <w:keepNext w:val="0"/>
              <w:jc w:val="right"/>
              <w:rPr>
                <w:rFonts w:ascii="Arial" w:hAnsi="Arial"/>
                <w:sz w:val="16"/>
              </w:rPr>
            </w:pPr>
            <w:r>
              <w:rPr>
                <w:rFonts w:ascii="Arial" w:hAnsi="Arial"/>
                <w:sz w:val="16"/>
              </w:rPr>
              <w:t>1</w:t>
            </w:r>
          </w:p>
        </w:tc>
        <w:tc>
          <w:tcPr>
            <w:tcW w:w="720" w:type="dxa"/>
            <w:tcBorders>
              <w:top w:val="nil"/>
            </w:tcBorders>
          </w:tcPr>
          <w:p w:rsidR="006429A2" w:rsidRDefault="006429A2" w:rsidP="006429A2">
            <w:pPr>
              <w:keepNext w:val="0"/>
              <w:rPr>
                <w:rFonts w:ascii="Arial" w:hAnsi="Arial"/>
                <w:sz w:val="16"/>
              </w:rPr>
            </w:pPr>
            <w:r>
              <w:rPr>
                <w:rFonts w:ascii="Arial" w:hAnsi="Arial"/>
                <w:sz w:val="16"/>
              </w:rPr>
              <w:t>ENM</w:t>
            </w:r>
          </w:p>
        </w:tc>
        <w:tc>
          <w:tcPr>
            <w:tcW w:w="2160" w:type="dxa"/>
            <w:tcBorders>
              <w:top w:val="nil"/>
            </w:tcBorders>
          </w:tcPr>
          <w:p w:rsidR="006429A2" w:rsidRDefault="006429A2" w:rsidP="006429A2">
            <w:pPr>
              <w:keepNext w:val="0"/>
              <w:rPr>
                <w:rFonts w:ascii="Arial" w:hAnsi="Arial"/>
                <w:sz w:val="16"/>
              </w:rPr>
            </w:pPr>
            <w:r>
              <w:rPr>
                <w:rFonts w:ascii="Arial" w:hAnsi="Arial"/>
                <w:sz w:val="16"/>
              </w:rPr>
              <w:t>N/A</w:t>
            </w:r>
          </w:p>
        </w:tc>
        <w:tc>
          <w:tcPr>
            <w:tcW w:w="2160" w:type="dxa"/>
            <w:tcBorders>
              <w:top w:val="nil"/>
            </w:tcBorders>
          </w:tcPr>
          <w:p w:rsidR="006429A2" w:rsidRDefault="006429A2" w:rsidP="00340AF5">
            <w:pPr>
              <w:keepNext w:val="0"/>
              <w:rPr>
                <w:rFonts w:ascii="Arial" w:hAnsi="Arial"/>
                <w:sz w:val="16"/>
              </w:rPr>
            </w:pPr>
            <w:r>
              <w:rPr>
                <w:rFonts w:ascii="Arial" w:hAnsi="Arial"/>
                <w:sz w:val="16"/>
              </w:rPr>
              <w:t xml:space="preserve">$00=None; </w:t>
            </w:r>
            <w:r>
              <w:rPr>
                <w:rFonts w:ascii="Arial" w:hAnsi="Arial"/>
                <w:sz w:val="16"/>
              </w:rPr>
              <w:br/>
              <w:t xml:space="preserve">$01=Engine Manifold Vacuum Pressure Low; </w:t>
            </w:r>
            <w:r>
              <w:rPr>
                <w:rFonts w:ascii="Arial" w:hAnsi="Arial"/>
                <w:sz w:val="16"/>
              </w:rPr>
              <w:br/>
              <w:t xml:space="preserve">$02=Brake Vacuum Pressure Low; </w:t>
            </w:r>
            <w:r>
              <w:rPr>
                <w:rFonts w:ascii="Arial" w:hAnsi="Arial"/>
                <w:sz w:val="16"/>
              </w:rPr>
              <w:br/>
              <w:t xml:space="preserve">$03=Accelerator Pedal Position Increase High; </w:t>
            </w:r>
            <w:r>
              <w:rPr>
                <w:rFonts w:ascii="Arial" w:hAnsi="Arial"/>
                <w:sz w:val="16"/>
              </w:rPr>
              <w:br/>
              <w:t xml:space="preserve">$04=Accelerator Pedal Position High; </w:t>
            </w:r>
            <w:r>
              <w:rPr>
                <w:rFonts w:ascii="Arial" w:hAnsi="Arial"/>
                <w:sz w:val="16"/>
              </w:rPr>
              <w:br/>
              <w:t xml:space="preserve">$05=Ignition Voltage Out of Range; </w:t>
            </w:r>
            <w:r>
              <w:rPr>
                <w:rFonts w:ascii="Arial" w:hAnsi="Arial"/>
                <w:sz w:val="16"/>
              </w:rPr>
              <w:br/>
              <w:t xml:space="preserve">$06=Engine Oil Pressure Out of Range; </w:t>
            </w:r>
            <w:r>
              <w:rPr>
                <w:rFonts w:ascii="Arial" w:hAnsi="Arial"/>
                <w:sz w:val="16"/>
              </w:rPr>
              <w:br/>
              <w:t xml:space="preserve">$07=Engine Oil Temperature Out of Range; </w:t>
            </w:r>
            <w:r>
              <w:rPr>
                <w:rFonts w:ascii="Arial" w:hAnsi="Arial"/>
                <w:sz w:val="16"/>
              </w:rPr>
              <w:br/>
              <w:t xml:space="preserve">$08=Engine Coolant Temperature Out of Range; </w:t>
            </w:r>
            <w:r>
              <w:rPr>
                <w:rFonts w:ascii="Arial" w:hAnsi="Arial"/>
                <w:sz w:val="16"/>
              </w:rPr>
              <w:br/>
              <w:t xml:space="preserve">$09=Engine Speed Out of Range; </w:t>
            </w:r>
            <w:r>
              <w:rPr>
                <w:rFonts w:ascii="Arial" w:hAnsi="Arial"/>
                <w:sz w:val="16"/>
              </w:rPr>
              <w:br/>
              <w:t xml:space="preserve">$0A=Transmission Gear Incorrect; </w:t>
            </w:r>
            <w:r>
              <w:rPr>
                <w:rFonts w:ascii="Arial" w:hAnsi="Arial"/>
                <w:sz w:val="16"/>
              </w:rPr>
              <w:br/>
              <w:t xml:space="preserve">$0B=Transmission Range Incorrect; </w:t>
            </w:r>
            <w:r>
              <w:rPr>
                <w:rFonts w:ascii="Arial" w:hAnsi="Arial"/>
                <w:sz w:val="16"/>
              </w:rPr>
              <w:br/>
              <w:t xml:space="preserve">$0C=Transmission Gear Shift in Progress; </w:t>
            </w:r>
            <w:r>
              <w:rPr>
                <w:rFonts w:ascii="Arial" w:hAnsi="Arial"/>
                <w:sz w:val="16"/>
              </w:rPr>
              <w:br/>
              <w:t xml:space="preserve">$0D=All Cylinders Activated via Device Control; </w:t>
            </w:r>
            <w:r>
              <w:rPr>
                <w:rFonts w:ascii="Arial" w:hAnsi="Arial"/>
                <w:sz w:val="16"/>
              </w:rPr>
              <w:br/>
              <w:t xml:space="preserve">$0E=Minimum Time with All Cylinders Activated Not Met; </w:t>
            </w:r>
            <w:r>
              <w:rPr>
                <w:rFonts w:ascii="Arial" w:hAnsi="Arial"/>
                <w:sz w:val="16"/>
              </w:rPr>
              <w:br/>
              <w:t xml:space="preserve">$0F=Maximum Deactivation Time Exceeded; </w:t>
            </w:r>
            <w:r>
              <w:rPr>
                <w:rFonts w:ascii="Arial" w:hAnsi="Arial"/>
                <w:sz w:val="16"/>
              </w:rPr>
              <w:br/>
              <w:t xml:space="preserve">$10=Engine Oil Aeration Present; </w:t>
            </w:r>
            <w:r>
              <w:rPr>
                <w:rFonts w:ascii="Arial" w:hAnsi="Arial"/>
                <w:sz w:val="16"/>
              </w:rPr>
              <w:br/>
              <w:t xml:space="preserve">$11=Decel Fuel Cutoff Active; </w:t>
            </w:r>
            <w:r>
              <w:rPr>
                <w:rFonts w:ascii="Arial" w:hAnsi="Arial"/>
                <w:sz w:val="16"/>
              </w:rPr>
              <w:br/>
              <w:t xml:space="preserve">$12=Fuel Shut-Off Stability Timer Active; </w:t>
            </w:r>
            <w:r>
              <w:rPr>
                <w:rFonts w:ascii="Arial" w:hAnsi="Arial"/>
                <w:sz w:val="16"/>
              </w:rPr>
              <w:br/>
              <w:t xml:space="preserve">$13=Heater Performance; </w:t>
            </w:r>
            <w:r>
              <w:rPr>
                <w:rFonts w:ascii="Arial" w:hAnsi="Arial"/>
                <w:sz w:val="16"/>
              </w:rPr>
              <w:br/>
              <w:t xml:space="preserve">$30=Manifold Absolute Pressure Sensor Fault; </w:t>
            </w:r>
            <w:r>
              <w:rPr>
                <w:rFonts w:ascii="Arial" w:hAnsi="Arial"/>
                <w:sz w:val="16"/>
              </w:rPr>
              <w:br/>
              <w:t xml:space="preserve">$31=Brake Vacuum Pressure Sensor Fault; </w:t>
            </w:r>
            <w:r>
              <w:rPr>
                <w:rFonts w:ascii="Arial" w:hAnsi="Arial"/>
                <w:sz w:val="16"/>
              </w:rPr>
              <w:br/>
              <w:t xml:space="preserve">$32=Electronic Throttle </w:t>
            </w:r>
            <w:r>
              <w:rPr>
                <w:rFonts w:ascii="Arial" w:hAnsi="Arial"/>
                <w:sz w:val="16"/>
              </w:rPr>
              <w:lastRenderedPageBreak/>
              <w:t xml:space="preserve">Control Reduced Engine Power Active; </w:t>
            </w:r>
            <w:r>
              <w:rPr>
                <w:rFonts w:ascii="Arial" w:hAnsi="Arial"/>
                <w:sz w:val="16"/>
              </w:rPr>
              <w:br/>
              <w:t xml:space="preserve">$33=Engine Oil Pressure Sensor Fault; </w:t>
            </w:r>
            <w:r>
              <w:rPr>
                <w:rFonts w:ascii="Arial" w:hAnsi="Arial"/>
                <w:sz w:val="16"/>
              </w:rPr>
              <w:br/>
              <w:t xml:space="preserve">$34=Engine Coolant Temperature Sensor Fault; </w:t>
            </w:r>
            <w:r>
              <w:rPr>
                <w:rFonts w:ascii="Arial" w:hAnsi="Arial"/>
                <w:sz w:val="16"/>
              </w:rPr>
              <w:br/>
              <w:t xml:space="preserve">$35=Intake Air Temperature Sensor Fault; </w:t>
            </w:r>
            <w:r>
              <w:rPr>
                <w:rFonts w:ascii="Arial" w:hAnsi="Arial"/>
                <w:sz w:val="16"/>
              </w:rPr>
              <w:br/>
              <w:t xml:space="preserve">$36=Vehicle Speed Fault; </w:t>
            </w:r>
            <w:r>
              <w:rPr>
                <w:rFonts w:ascii="Arial" w:hAnsi="Arial"/>
                <w:sz w:val="16"/>
              </w:rPr>
              <w:br/>
              <w:t xml:space="preserve">$37=Displacement on Demand Solenoid Driver Fault; </w:t>
            </w:r>
            <w:r>
              <w:rPr>
                <w:rFonts w:ascii="Arial" w:hAnsi="Arial"/>
                <w:sz w:val="16"/>
              </w:rPr>
              <w:br/>
              <w:t xml:space="preserve">$38=Engine Misfire Detected; </w:t>
            </w:r>
            <w:r>
              <w:rPr>
                <w:rFonts w:ascii="Arial" w:hAnsi="Arial"/>
                <w:sz w:val="16"/>
              </w:rPr>
              <w:br/>
              <w:t xml:space="preserve">$39=Crank Sensor Fault; </w:t>
            </w:r>
            <w:r>
              <w:rPr>
                <w:rFonts w:ascii="Arial" w:hAnsi="Arial"/>
                <w:sz w:val="16"/>
              </w:rPr>
              <w:br/>
              <w:t xml:space="preserve">$3A=Cam Sensor Fault; </w:t>
            </w:r>
            <w:r>
              <w:rPr>
                <w:rFonts w:ascii="Arial" w:hAnsi="Arial"/>
                <w:sz w:val="16"/>
              </w:rPr>
              <w:br/>
              <w:t xml:space="preserve">$3B=Powertrain Relay Fault; </w:t>
            </w:r>
            <w:r>
              <w:rPr>
                <w:rFonts w:ascii="Arial" w:hAnsi="Arial"/>
                <w:sz w:val="16"/>
              </w:rPr>
              <w:br/>
              <w:t xml:space="preserve">$3E=Engine Metal Overtemperature Protection Active; </w:t>
            </w:r>
            <w:r>
              <w:rPr>
                <w:rFonts w:ascii="Arial" w:hAnsi="Arial"/>
                <w:sz w:val="16"/>
              </w:rPr>
              <w:br/>
              <w:t xml:space="preserve">$3F=Catalyst Converter Overtemperature Protection Active; </w:t>
            </w:r>
            <w:r>
              <w:rPr>
                <w:rFonts w:ascii="Arial" w:hAnsi="Arial"/>
                <w:sz w:val="16"/>
              </w:rPr>
              <w:br/>
              <w:t xml:space="preserve">$40=Piston Protection Active; </w:t>
            </w:r>
            <w:r>
              <w:rPr>
                <w:rFonts w:ascii="Arial" w:hAnsi="Arial"/>
                <w:sz w:val="16"/>
              </w:rPr>
              <w:br/>
              <w:t xml:space="preserve">$41=Hot Coolant Mode Active; </w:t>
            </w:r>
            <w:r>
              <w:rPr>
                <w:rFonts w:ascii="Arial" w:hAnsi="Arial"/>
                <w:sz w:val="16"/>
              </w:rPr>
              <w:br/>
              <w:t>$42=Engine Overspeed Protection Active;</w:t>
            </w:r>
          </w:p>
          <w:p w:rsidR="006429A2" w:rsidRDefault="006429A2" w:rsidP="006429A2">
            <w:pPr>
              <w:keepNext w:val="0"/>
              <w:rPr>
                <w:rFonts w:ascii="Arial" w:hAnsi="Arial"/>
                <w:sz w:val="16"/>
              </w:rPr>
            </w:pPr>
            <w:r>
              <w:rPr>
                <w:rFonts w:ascii="Arial" w:hAnsi="Arial"/>
                <w:sz w:val="16"/>
              </w:rPr>
              <w:t>$43=</w:t>
            </w:r>
            <w:r w:rsidRPr="0073512C">
              <w:rPr>
                <w:rFonts w:ascii="Arial" w:hAnsi="Arial"/>
                <w:sz w:val="16"/>
              </w:rPr>
              <w:t>AC</w:t>
            </w:r>
            <w:r>
              <w:rPr>
                <w:rFonts w:ascii="Arial" w:hAnsi="Arial"/>
                <w:sz w:val="16"/>
              </w:rPr>
              <w:t xml:space="preserve"> </w:t>
            </w:r>
            <w:r w:rsidRPr="0073512C">
              <w:rPr>
                <w:rFonts w:ascii="Arial" w:hAnsi="Arial"/>
                <w:sz w:val="16"/>
              </w:rPr>
              <w:t>Clutch</w:t>
            </w:r>
            <w:r>
              <w:rPr>
                <w:rFonts w:ascii="Arial" w:hAnsi="Arial"/>
                <w:sz w:val="16"/>
              </w:rPr>
              <w:t xml:space="preserve"> </w:t>
            </w:r>
            <w:r w:rsidRPr="0073512C">
              <w:rPr>
                <w:rFonts w:ascii="Arial" w:hAnsi="Arial"/>
                <w:sz w:val="16"/>
              </w:rPr>
              <w:t>Being</w:t>
            </w:r>
            <w:r>
              <w:rPr>
                <w:rFonts w:ascii="Arial" w:hAnsi="Arial"/>
                <w:sz w:val="16"/>
              </w:rPr>
              <w:t xml:space="preserve"> </w:t>
            </w:r>
            <w:r w:rsidRPr="0073512C">
              <w:rPr>
                <w:rFonts w:ascii="Arial" w:hAnsi="Arial"/>
                <w:sz w:val="16"/>
              </w:rPr>
              <w:t>Engaged</w:t>
            </w:r>
            <w:r>
              <w:rPr>
                <w:rFonts w:ascii="Arial" w:hAnsi="Arial"/>
                <w:sz w:val="16"/>
              </w:rPr>
              <w:t>;</w:t>
            </w:r>
          </w:p>
          <w:p w:rsidR="006429A2" w:rsidRDefault="006429A2" w:rsidP="006429A2">
            <w:pPr>
              <w:keepNext w:val="0"/>
              <w:rPr>
                <w:rFonts w:ascii="Arial" w:hAnsi="Arial"/>
                <w:sz w:val="16"/>
              </w:rPr>
            </w:pPr>
            <w:r>
              <w:rPr>
                <w:rFonts w:ascii="Arial" w:hAnsi="Arial"/>
                <w:sz w:val="16"/>
              </w:rPr>
              <w:t>$44=</w:t>
            </w:r>
            <w:r w:rsidRPr="0073512C">
              <w:rPr>
                <w:rFonts w:ascii="Arial" w:hAnsi="Arial"/>
                <w:sz w:val="16"/>
              </w:rPr>
              <w:t>Post</w:t>
            </w:r>
            <w:r>
              <w:rPr>
                <w:rFonts w:ascii="Arial" w:hAnsi="Arial"/>
                <w:sz w:val="16"/>
              </w:rPr>
              <w:t xml:space="preserve"> </w:t>
            </w:r>
            <w:r w:rsidRPr="0073512C">
              <w:rPr>
                <w:rFonts w:ascii="Arial" w:hAnsi="Arial"/>
                <w:sz w:val="16"/>
              </w:rPr>
              <w:t>O2</w:t>
            </w:r>
            <w:r>
              <w:rPr>
                <w:rFonts w:ascii="Arial" w:hAnsi="Arial"/>
                <w:sz w:val="16"/>
              </w:rPr>
              <w:t xml:space="preserve"> </w:t>
            </w:r>
            <w:r w:rsidRPr="0073512C">
              <w:rPr>
                <w:rFonts w:ascii="Arial" w:hAnsi="Arial"/>
                <w:sz w:val="16"/>
              </w:rPr>
              <w:t>Diag</w:t>
            </w:r>
            <w:r>
              <w:rPr>
                <w:rFonts w:ascii="Arial" w:hAnsi="Arial"/>
                <w:sz w:val="16"/>
              </w:rPr>
              <w:t xml:space="preserve">nostic </w:t>
            </w:r>
            <w:r w:rsidRPr="0073512C">
              <w:rPr>
                <w:rFonts w:ascii="Arial" w:hAnsi="Arial"/>
                <w:sz w:val="16"/>
              </w:rPr>
              <w:t>Intrusive</w:t>
            </w:r>
            <w:r>
              <w:rPr>
                <w:rFonts w:ascii="Arial" w:hAnsi="Arial"/>
                <w:sz w:val="16"/>
              </w:rPr>
              <w:t xml:space="preserve"> </w:t>
            </w:r>
            <w:r w:rsidRPr="0073512C">
              <w:rPr>
                <w:rFonts w:ascii="Arial" w:hAnsi="Arial"/>
                <w:sz w:val="16"/>
              </w:rPr>
              <w:t>Active</w:t>
            </w:r>
            <w:r>
              <w:rPr>
                <w:rFonts w:ascii="Arial" w:hAnsi="Arial"/>
                <w:sz w:val="16"/>
              </w:rPr>
              <w:t>;</w:t>
            </w:r>
          </w:p>
          <w:p w:rsidR="006429A2" w:rsidRDefault="006429A2" w:rsidP="006429A2">
            <w:pPr>
              <w:keepNext w:val="0"/>
              <w:rPr>
                <w:rFonts w:ascii="Arial" w:hAnsi="Arial"/>
                <w:sz w:val="16"/>
              </w:rPr>
            </w:pPr>
            <w:r>
              <w:rPr>
                <w:rFonts w:ascii="Arial" w:hAnsi="Arial"/>
                <w:sz w:val="16"/>
              </w:rPr>
              <w:t>$45=</w:t>
            </w:r>
            <w:r w:rsidRPr="000B29E8">
              <w:rPr>
                <w:rFonts w:ascii="Arial" w:hAnsi="Arial"/>
                <w:sz w:val="16"/>
              </w:rPr>
              <w:t>In</w:t>
            </w:r>
            <w:r>
              <w:rPr>
                <w:rFonts w:ascii="Arial" w:hAnsi="Arial"/>
                <w:sz w:val="16"/>
              </w:rPr>
              <w:t xml:space="preserve"> 4WD </w:t>
            </w:r>
            <w:r w:rsidRPr="000B29E8">
              <w:rPr>
                <w:rFonts w:ascii="Arial" w:hAnsi="Arial"/>
                <w:sz w:val="16"/>
              </w:rPr>
              <w:t>Low</w:t>
            </w:r>
            <w:r>
              <w:rPr>
                <w:rFonts w:ascii="Arial" w:hAnsi="Arial"/>
                <w:sz w:val="16"/>
              </w:rPr>
              <w:t>;</w:t>
            </w:r>
          </w:p>
          <w:p w:rsidR="006429A2" w:rsidRDefault="006429A2" w:rsidP="006429A2">
            <w:pPr>
              <w:keepNext w:val="0"/>
              <w:rPr>
                <w:rFonts w:ascii="Arial" w:hAnsi="Arial"/>
                <w:sz w:val="16"/>
              </w:rPr>
            </w:pPr>
            <w:r>
              <w:rPr>
                <w:rFonts w:ascii="Arial" w:hAnsi="Arial"/>
                <w:sz w:val="16"/>
              </w:rPr>
              <w:t>$46=Vehicle Speed Too Low;</w:t>
            </w:r>
          </w:p>
          <w:p w:rsidR="006429A2" w:rsidRDefault="006429A2" w:rsidP="006429A2">
            <w:pPr>
              <w:keepNext w:val="0"/>
              <w:rPr>
                <w:rFonts w:ascii="Arial" w:hAnsi="Arial"/>
                <w:sz w:val="16"/>
              </w:rPr>
            </w:pPr>
            <w:r>
              <w:rPr>
                <w:rFonts w:ascii="Arial" w:hAnsi="Arial"/>
                <w:sz w:val="16"/>
              </w:rPr>
              <w:t>$47=Tip In Bump Active;</w:t>
            </w:r>
          </w:p>
          <w:p w:rsidR="006429A2" w:rsidRDefault="006429A2" w:rsidP="006429A2">
            <w:pPr>
              <w:keepNext w:val="0"/>
              <w:rPr>
                <w:rFonts w:ascii="Arial" w:hAnsi="Arial"/>
                <w:sz w:val="16"/>
              </w:rPr>
            </w:pPr>
            <w:r>
              <w:rPr>
                <w:rFonts w:ascii="Arial" w:hAnsi="Arial"/>
                <w:sz w:val="16"/>
              </w:rPr>
              <w:t>$48=Catalyst Temperature Low;</w:t>
            </w:r>
          </w:p>
          <w:p w:rsidR="006429A2" w:rsidRDefault="006429A2" w:rsidP="006429A2">
            <w:pPr>
              <w:keepNext w:val="0"/>
              <w:rPr>
                <w:rFonts w:ascii="Arial" w:hAnsi="Arial"/>
                <w:sz w:val="16"/>
              </w:rPr>
            </w:pPr>
            <w:r>
              <w:rPr>
                <w:rFonts w:ascii="Arial" w:hAnsi="Arial"/>
                <w:sz w:val="16"/>
              </w:rPr>
              <w:t>$49=Cylinder Deactivation System Fault;</w:t>
            </w:r>
          </w:p>
          <w:p w:rsidR="006429A2" w:rsidRPr="00E47908" w:rsidRDefault="006429A2" w:rsidP="006429A2">
            <w:pPr>
              <w:keepNext w:val="0"/>
              <w:rPr>
                <w:rFonts w:ascii="Arial" w:hAnsi="Arial"/>
                <w:sz w:val="16"/>
              </w:rPr>
            </w:pPr>
            <w:r w:rsidRPr="00E47908">
              <w:rPr>
                <w:rFonts w:ascii="Arial" w:hAnsi="Arial"/>
                <w:sz w:val="16"/>
              </w:rPr>
              <w:t>$4A=Torque Model Inaccurate Fault;</w:t>
            </w:r>
          </w:p>
          <w:p w:rsidR="006429A2" w:rsidRDefault="006429A2" w:rsidP="006429A2">
            <w:pPr>
              <w:keepNext w:val="0"/>
              <w:rPr>
                <w:rFonts w:ascii="Arial" w:hAnsi="Arial"/>
                <w:sz w:val="16"/>
              </w:rPr>
            </w:pPr>
            <w:r>
              <w:rPr>
                <w:rFonts w:ascii="Arial" w:hAnsi="Arial"/>
                <w:sz w:val="16"/>
              </w:rPr>
              <w:t>$4B=</w:t>
            </w:r>
            <w:smartTag w:uri="urn:schemas-microsoft-com:office:smarttags" w:element="PlaceName">
              <w:r>
                <w:rPr>
                  <w:rFonts w:ascii="Arial" w:hAnsi="Arial"/>
                  <w:sz w:val="16"/>
                </w:rPr>
                <w:t>Invalid</w:t>
              </w:r>
            </w:smartTag>
            <w:r>
              <w:rPr>
                <w:rFonts w:ascii="Arial" w:hAnsi="Arial"/>
                <w:sz w:val="16"/>
              </w:rPr>
              <w:t xml:space="preserve"> 4WD </w:t>
            </w:r>
            <w:smartTag w:uri="urn:schemas-microsoft-com:office:smarttags" w:element="place">
              <w:smartTag w:uri="urn:schemas-microsoft-com:office:smarttags" w:element="PlaceName">
                <w:r>
                  <w:rPr>
                    <w:rFonts w:ascii="Arial" w:hAnsi="Arial"/>
                    <w:sz w:val="16"/>
                  </w:rPr>
                  <w:t>Low</w:t>
                </w:r>
              </w:smartTag>
              <w:r>
                <w:rPr>
                  <w:rFonts w:ascii="Arial" w:hAnsi="Arial"/>
                  <w:sz w:val="16"/>
                </w:rPr>
                <w:t xml:space="preserve"> </w:t>
              </w:r>
              <w:smartTag w:uri="urn:schemas-microsoft-com:office:smarttags" w:element="PlaceType">
                <w:r>
                  <w:rPr>
                    <w:rFonts w:ascii="Arial" w:hAnsi="Arial"/>
                    <w:sz w:val="16"/>
                  </w:rPr>
                  <w:t>State</w:t>
                </w:r>
              </w:smartTag>
            </w:smartTag>
            <w:r>
              <w:rPr>
                <w:rFonts w:ascii="Arial" w:hAnsi="Arial"/>
                <w:sz w:val="16"/>
              </w:rPr>
              <w:t>;</w:t>
            </w:r>
          </w:p>
          <w:p w:rsidR="00A30728" w:rsidRDefault="006429A2" w:rsidP="00A30728">
            <w:pPr>
              <w:keepNext w:val="0"/>
              <w:rPr>
                <w:rFonts w:ascii="Arial" w:hAnsi="Arial" w:cs="Arial"/>
                <w:sz w:val="16"/>
                <w:szCs w:val="16"/>
              </w:rPr>
            </w:pPr>
            <w:r>
              <w:rPr>
                <w:rFonts w:ascii="Arial" w:hAnsi="Arial"/>
                <w:sz w:val="16"/>
              </w:rPr>
              <w:t>$4C=ETC Disable Time</w:t>
            </w:r>
            <w:r w:rsidR="00A30728">
              <w:rPr>
                <w:rFonts w:ascii="Arial" w:hAnsi="Arial" w:cs="Arial"/>
                <w:sz w:val="16"/>
                <w:szCs w:val="16"/>
              </w:rPr>
              <w:t>;</w:t>
            </w:r>
          </w:p>
          <w:p w:rsidR="00A30728" w:rsidRDefault="00A30728" w:rsidP="00A30728">
            <w:pPr>
              <w:keepNext w:val="0"/>
              <w:rPr>
                <w:rFonts w:ascii="Arial" w:hAnsi="Arial" w:cs="Arial"/>
                <w:sz w:val="16"/>
                <w:szCs w:val="16"/>
              </w:rPr>
            </w:pPr>
            <w:r>
              <w:rPr>
                <w:rFonts w:ascii="Arial" w:hAnsi="Arial" w:cs="Arial"/>
                <w:sz w:val="16"/>
                <w:szCs w:val="16"/>
              </w:rPr>
              <w:t>$4E=Ethanol Learn In Progress;</w:t>
            </w:r>
          </w:p>
          <w:p w:rsidR="006429A2" w:rsidRDefault="00A30728" w:rsidP="00A30728">
            <w:pPr>
              <w:keepNext w:val="0"/>
              <w:rPr>
                <w:rFonts w:ascii="Arial" w:hAnsi="Arial"/>
                <w:sz w:val="16"/>
              </w:rPr>
            </w:pPr>
            <w:r>
              <w:rPr>
                <w:rFonts w:ascii="Arial" w:hAnsi="Arial" w:cs="Arial"/>
                <w:sz w:val="16"/>
                <w:szCs w:val="16"/>
              </w:rPr>
              <w:t>$4F=Ethanol Concentration Too High</w:t>
            </w:r>
          </w:p>
        </w:tc>
      </w:tr>
    </w:tbl>
    <w:p w:rsidR="006429A2" w:rsidRDefault="006429A2" w:rsidP="006429A2"/>
    <w:p w:rsidR="006429A2" w:rsidRDefault="006429A2" w:rsidP="006429A2">
      <w:r>
        <w:t>This PID contains one of the last eight reasons for the reactivation of all engine cylinders.  (Deactivate = half-cylinder mode, Reactivate = all-cylinder mode)</w:t>
      </w:r>
      <w:r w:rsidR="00340AF5">
        <w:t xml:space="preserve">  </w:t>
      </w:r>
      <w:r>
        <w:t>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6429A2" w:rsidRDefault="006429A2" w:rsidP="006429A2">
      <w:pPr>
        <w:keepNext w:val="0"/>
        <w:keepLines w:val="0"/>
      </w:pPr>
    </w:p>
    <w:p w:rsidR="006429A2" w:rsidRDefault="006429A2" w:rsidP="006429A2">
      <w:pPr>
        <w:pStyle w:val="Heading3"/>
      </w:pPr>
      <w:bookmarkStart w:id="828" w:name="_Toc130723782"/>
      <w:bookmarkStart w:id="829" w:name="_Toc223513167"/>
      <w:r>
        <w:t>CDAR – PID $2018 – Displacement on Demand Reactivation History 6</w:t>
      </w:r>
      <w:bookmarkEnd w:id="828"/>
      <w:bookmarkEnd w:id="829"/>
    </w:p>
    <w:p w:rsidR="006429A2" w:rsidRDefault="006429A2" w:rsidP="006429A2"/>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429A2">
        <w:trPr>
          <w:cantSplit/>
          <w:jc w:val="center"/>
        </w:trPr>
        <w:tc>
          <w:tcPr>
            <w:tcW w:w="720" w:type="dxa"/>
            <w:tcBorders>
              <w:bottom w:val="single" w:sz="12" w:space="0" w:color="000000"/>
            </w:tcBorders>
          </w:tcPr>
          <w:p w:rsidR="006429A2" w:rsidRDefault="006429A2" w:rsidP="006429A2">
            <w:pPr>
              <w:jc w:val="center"/>
              <w:rPr>
                <w:b/>
                <w:sz w:val="16"/>
              </w:rPr>
            </w:pPr>
            <w:r>
              <w:rPr>
                <w:b/>
                <w:sz w:val="16"/>
              </w:rPr>
              <w:t>PID</w:t>
            </w:r>
          </w:p>
        </w:tc>
        <w:tc>
          <w:tcPr>
            <w:tcW w:w="2880" w:type="dxa"/>
            <w:tcBorders>
              <w:bottom w:val="single" w:sz="12" w:space="0" w:color="000000"/>
            </w:tcBorders>
          </w:tcPr>
          <w:p w:rsidR="006429A2" w:rsidRDefault="006429A2" w:rsidP="006429A2">
            <w:pPr>
              <w:jc w:val="center"/>
              <w:rPr>
                <w:b/>
                <w:sz w:val="16"/>
              </w:rPr>
            </w:pPr>
            <w:r>
              <w:rPr>
                <w:b/>
                <w:sz w:val="16"/>
              </w:rPr>
              <w:t>Signal</w:t>
            </w:r>
          </w:p>
        </w:tc>
        <w:tc>
          <w:tcPr>
            <w:tcW w:w="720" w:type="dxa"/>
            <w:tcBorders>
              <w:bottom w:val="single" w:sz="12" w:space="0" w:color="000000"/>
            </w:tcBorders>
          </w:tcPr>
          <w:p w:rsidR="006429A2" w:rsidRDefault="006429A2" w:rsidP="006429A2">
            <w:pPr>
              <w:jc w:val="center"/>
              <w:rPr>
                <w:b/>
                <w:sz w:val="16"/>
              </w:rPr>
            </w:pPr>
            <w:r>
              <w:rPr>
                <w:b/>
                <w:sz w:val="16"/>
              </w:rPr>
              <w:t>Length (Bytes)</w:t>
            </w:r>
          </w:p>
        </w:tc>
        <w:tc>
          <w:tcPr>
            <w:tcW w:w="720" w:type="dxa"/>
            <w:tcBorders>
              <w:bottom w:val="single" w:sz="12" w:space="0" w:color="000000"/>
            </w:tcBorders>
          </w:tcPr>
          <w:p w:rsidR="006429A2" w:rsidRDefault="006429A2" w:rsidP="006429A2">
            <w:pPr>
              <w:jc w:val="center"/>
              <w:rPr>
                <w:b/>
                <w:sz w:val="16"/>
              </w:rPr>
            </w:pPr>
            <w:r>
              <w:rPr>
                <w:b/>
                <w:sz w:val="16"/>
              </w:rPr>
              <w:t>Data Type</w:t>
            </w:r>
          </w:p>
        </w:tc>
        <w:tc>
          <w:tcPr>
            <w:tcW w:w="2160" w:type="dxa"/>
            <w:tcBorders>
              <w:bottom w:val="single" w:sz="12" w:space="0" w:color="000000"/>
            </w:tcBorders>
          </w:tcPr>
          <w:p w:rsidR="006429A2" w:rsidRDefault="006429A2" w:rsidP="006429A2">
            <w:pPr>
              <w:jc w:val="center"/>
              <w:rPr>
                <w:b/>
                <w:sz w:val="16"/>
              </w:rPr>
            </w:pPr>
            <w:r>
              <w:rPr>
                <w:b/>
                <w:sz w:val="16"/>
              </w:rPr>
              <w:t>Range</w:t>
            </w:r>
          </w:p>
        </w:tc>
        <w:tc>
          <w:tcPr>
            <w:tcW w:w="2160" w:type="dxa"/>
            <w:tcBorders>
              <w:bottom w:val="single" w:sz="12" w:space="0" w:color="000000"/>
            </w:tcBorders>
          </w:tcPr>
          <w:p w:rsidR="006429A2" w:rsidRDefault="006429A2" w:rsidP="006429A2">
            <w:pPr>
              <w:jc w:val="center"/>
              <w:rPr>
                <w:b/>
                <w:sz w:val="16"/>
              </w:rPr>
            </w:pPr>
            <w:r>
              <w:rPr>
                <w:b/>
                <w:sz w:val="16"/>
              </w:rPr>
              <w:t>Conversion</w:t>
            </w:r>
          </w:p>
        </w:tc>
      </w:tr>
      <w:tr w:rsidR="006429A2">
        <w:trPr>
          <w:jc w:val="center"/>
        </w:trPr>
        <w:tc>
          <w:tcPr>
            <w:tcW w:w="720" w:type="dxa"/>
            <w:tcBorders>
              <w:top w:val="nil"/>
            </w:tcBorders>
          </w:tcPr>
          <w:p w:rsidR="006429A2" w:rsidRDefault="006429A2" w:rsidP="006429A2">
            <w:pPr>
              <w:keepNext w:val="0"/>
              <w:jc w:val="right"/>
              <w:rPr>
                <w:rFonts w:ascii="Arial" w:hAnsi="Arial"/>
                <w:sz w:val="16"/>
              </w:rPr>
            </w:pPr>
            <w:r>
              <w:rPr>
                <w:rFonts w:ascii="Arial" w:hAnsi="Arial"/>
                <w:sz w:val="16"/>
              </w:rPr>
              <w:t>$2018</w:t>
            </w:r>
          </w:p>
        </w:tc>
        <w:tc>
          <w:tcPr>
            <w:tcW w:w="2880" w:type="dxa"/>
            <w:tcBorders>
              <w:top w:val="nil"/>
            </w:tcBorders>
          </w:tcPr>
          <w:p w:rsidR="006429A2" w:rsidRDefault="006429A2" w:rsidP="006429A2">
            <w:pPr>
              <w:keepNext w:val="0"/>
              <w:rPr>
                <w:rFonts w:ascii="Arial" w:hAnsi="Arial"/>
                <w:sz w:val="16"/>
              </w:rPr>
            </w:pPr>
            <w:r>
              <w:rPr>
                <w:rFonts w:ascii="Arial" w:hAnsi="Arial"/>
                <w:sz w:val="16"/>
              </w:rPr>
              <w:t>Displacement on Demand Reactivation History 6</w:t>
            </w:r>
          </w:p>
        </w:tc>
        <w:tc>
          <w:tcPr>
            <w:tcW w:w="720" w:type="dxa"/>
            <w:tcBorders>
              <w:top w:val="nil"/>
            </w:tcBorders>
          </w:tcPr>
          <w:p w:rsidR="006429A2" w:rsidRDefault="006429A2" w:rsidP="006429A2">
            <w:pPr>
              <w:keepNext w:val="0"/>
              <w:jc w:val="right"/>
              <w:rPr>
                <w:rFonts w:ascii="Arial" w:hAnsi="Arial"/>
                <w:sz w:val="16"/>
              </w:rPr>
            </w:pPr>
            <w:r>
              <w:rPr>
                <w:rFonts w:ascii="Arial" w:hAnsi="Arial"/>
                <w:sz w:val="16"/>
              </w:rPr>
              <w:t>1</w:t>
            </w:r>
          </w:p>
        </w:tc>
        <w:tc>
          <w:tcPr>
            <w:tcW w:w="720" w:type="dxa"/>
            <w:tcBorders>
              <w:top w:val="nil"/>
            </w:tcBorders>
          </w:tcPr>
          <w:p w:rsidR="006429A2" w:rsidRDefault="006429A2" w:rsidP="006429A2">
            <w:pPr>
              <w:keepNext w:val="0"/>
              <w:rPr>
                <w:rFonts w:ascii="Arial" w:hAnsi="Arial"/>
                <w:sz w:val="16"/>
              </w:rPr>
            </w:pPr>
            <w:r>
              <w:rPr>
                <w:rFonts w:ascii="Arial" w:hAnsi="Arial"/>
                <w:sz w:val="16"/>
              </w:rPr>
              <w:t>ENM</w:t>
            </w:r>
          </w:p>
        </w:tc>
        <w:tc>
          <w:tcPr>
            <w:tcW w:w="2160" w:type="dxa"/>
            <w:tcBorders>
              <w:top w:val="nil"/>
            </w:tcBorders>
          </w:tcPr>
          <w:p w:rsidR="006429A2" w:rsidRDefault="006429A2" w:rsidP="006429A2">
            <w:pPr>
              <w:keepNext w:val="0"/>
              <w:rPr>
                <w:rFonts w:ascii="Arial" w:hAnsi="Arial"/>
                <w:sz w:val="16"/>
              </w:rPr>
            </w:pPr>
            <w:r>
              <w:rPr>
                <w:rFonts w:ascii="Arial" w:hAnsi="Arial"/>
                <w:sz w:val="16"/>
              </w:rPr>
              <w:t>N/A</w:t>
            </w:r>
          </w:p>
        </w:tc>
        <w:tc>
          <w:tcPr>
            <w:tcW w:w="2160" w:type="dxa"/>
            <w:tcBorders>
              <w:top w:val="nil"/>
            </w:tcBorders>
          </w:tcPr>
          <w:p w:rsidR="006429A2" w:rsidRDefault="006429A2" w:rsidP="00340AF5">
            <w:pPr>
              <w:keepNext w:val="0"/>
              <w:rPr>
                <w:rFonts w:ascii="Arial" w:hAnsi="Arial"/>
                <w:sz w:val="16"/>
              </w:rPr>
            </w:pPr>
            <w:r>
              <w:rPr>
                <w:rFonts w:ascii="Arial" w:hAnsi="Arial"/>
                <w:sz w:val="16"/>
              </w:rPr>
              <w:t xml:space="preserve">$00=None; </w:t>
            </w:r>
            <w:r>
              <w:rPr>
                <w:rFonts w:ascii="Arial" w:hAnsi="Arial"/>
                <w:sz w:val="16"/>
              </w:rPr>
              <w:br/>
              <w:t xml:space="preserve">$01=Engine Manifold Vacuum Pressure Low; </w:t>
            </w:r>
            <w:r>
              <w:rPr>
                <w:rFonts w:ascii="Arial" w:hAnsi="Arial"/>
                <w:sz w:val="16"/>
              </w:rPr>
              <w:br/>
              <w:t xml:space="preserve">$02=Brake Vacuum </w:t>
            </w:r>
            <w:r>
              <w:rPr>
                <w:rFonts w:ascii="Arial" w:hAnsi="Arial"/>
                <w:sz w:val="16"/>
              </w:rPr>
              <w:lastRenderedPageBreak/>
              <w:t xml:space="preserve">Pressure Low; </w:t>
            </w:r>
            <w:r>
              <w:rPr>
                <w:rFonts w:ascii="Arial" w:hAnsi="Arial"/>
                <w:sz w:val="16"/>
              </w:rPr>
              <w:br/>
              <w:t xml:space="preserve">$03=Accelerator Pedal Position Increase High; </w:t>
            </w:r>
            <w:r>
              <w:rPr>
                <w:rFonts w:ascii="Arial" w:hAnsi="Arial"/>
                <w:sz w:val="16"/>
              </w:rPr>
              <w:br/>
              <w:t xml:space="preserve">$04=Accelerator Pedal Position High; </w:t>
            </w:r>
            <w:r>
              <w:rPr>
                <w:rFonts w:ascii="Arial" w:hAnsi="Arial"/>
                <w:sz w:val="16"/>
              </w:rPr>
              <w:br/>
              <w:t xml:space="preserve">$05=Ignition Voltage Out of Range; </w:t>
            </w:r>
            <w:r>
              <w:rPr>
                <w:rFonts w:ascii="Arial" w:hAnsi="Arial"/>
                <w:sz w:val="16"/>
              </w:rPr>
              <w:br/>
              <w:t xml:space="preserve">$06=Engine Oil Pressure Out of Range; </w:t>
            </w:r>
            <w:r>
              <w:rPr>
                <w:rFonts w:ascii="Arial" w:hAnsi="Arial"/>
                <w:sz w:val="16"/>
              </w:rPr>
              <w:br/>
              <w:t xml:space="preserve">$07=Engine Oil Temperature Out of Range; </w:t>
            </w:r>
            <w:r>
              <w:rPr>
                <w:rFonts w:ascii="Arial" w:hAnsi="Arial"/>
                <w:sz w:val="16"/>
              </w:rPr>
              <w:br/>
              <w:t xml:space="preserve">$08=Engine Coolant Temperature Out of Range; </w:t>
            </w:r>
            <w:r>
              <w:rPr>
                <w:rFonts w:ascii="Arial" w:hAnsi="Arial"/>
                <w:sz w:val="16"/>
              </w:rPr>
              <w:br/>
              <w:t xml:space="preserve">$09=Engine Speed Out of Range; </w:t>
            </w:r>
            <w:r>
              <w:rPr>
                <w:rFonts w:ascii="Arial" w:hAnsi="Arial"/>
                <w:sz w:val="16"/>
              </w:rPr>
              <w:br/>
              <w:t xml:space="preserve">$0A=Transmission Gear Incorrect; </w:t>
            </w:r>
            <w:r>
              <w:rPr>
                <w:rFonts w:ascii="Arial" w:hAnsi="Arial"/>
                <w:sz w:val="16"/>
              </w:rPr>
              <w:br/>
              <w:t xml:space="preserve">$0B=Transmission Range Incorrect; </w:t>
            </w:r>
            <w:r>
              <w:rPr>
                <w:rFonts w:ascii="Arial" w:hAnsi="Arial"/>
                <w:sz w:val="16"/>
              </w:rPr>
              <w:br/>
              <w:t xml:space="preserve">$0C=Transmission Gear Shift in Progress; </w:t>
            </w:r>
            <w:r>
              <w:rPr>
                <w:rFonts w:ascii="Arial" w:hAnsi="Arial"/>
                <w:sz w:val="16"/>
              </w:rPr>
              <w:br/>
              <w:t xml:space="preserve">$0D=All Cylinders Activated via Device Control; </w:t>
            </w:r>
            <w:r>
              <w:rPr>
                <w:rFonts w:ascii="Arial" w:hAnsi="Arial"/>
                <w:sz w:val="16"/>
              </w:rPr>
              <w:br/>
              <w:t xml:space="preserve">$0E=Minimum Time with All Cylinders Activated Not Met; </w:t>
            </w:r>
            <w:r>
              <w:rPr>
                <w:rFonts w:ascii="Arial" w:hAnsi="Arial"/>
                <w:sz w:val="16"/>
              </w:rPr>
              <w:br/>
              <w:t xml:space="preserve">$0F=Maximum Deactivation Time Exceeded; </w:t>
            </w:r>
            <w:r>
              <w:rPr>
                <w:rFonts w:ascii="Arial" w:hAnsi="Arial"/>
                <w:sz w:val="16"/>
              </w:rPr>
              <w:br/>
              <w:t xml:space="preserve">$10=Engine Oil Aeration Present; </w:t>
            </w:r>
            <w:r>
              <w:rPr>
                <w:rFonts w:ascii="Arial" w:hAnsi="Arial"/>
                <w:sz w:val="16"/>
              </w:rPr>
              <w:br/>
              <w:t xml:space="preserve">$11=Decel Fuel Cutoff Active; </w:t>
            </w:r>
            <w:r>
              <w:rPr>
                <w:rFonts w:ascii="Arial" w:hAnsi="Arial"/>
                <w:sz w:val="16"/>
              </w:rPr>
              <w:br/>
              <w:t xml:space="preserve">$12=Fuel Shut-Off Stability Timer Active; </w:t>
            </w:r>
            <w:r>
              <w:rPr>
                <w:rFonts w:ascii="Arial" w:hAnsi="Arial"/>
                <w:sz w:val="16"/>
              </w:rPr>
              <w:br/>
              <w:t xml:space="preserve">$13=Heater Performance; </w:t>
            </w:r>
            <w:r>
              <w:rPr>
                <w:rFonts w:ascii="Arial" w:hAnsi="Arial"/>
                <w:sz w:val="16"/>
              </w:rPr>
              <w:br/>
              <w:t xml:space="preserve">$30=Manifold Absolute Pressure Sensor Fault; </w:t>
            </w:r>
            <w:r>
              <w:rPr>
                <w:rFonts w:ascii="Arial" w:hAnsi="Arial"/>
                <w:sz w:val="16"/>
              </w:rPr>
              <w:br/>
              <w:t xml:space="preserve">$31=Brake Vacuum Pressure Sensor Fault; </w:t>
            </w:r>
            <w:r>
              <w:rPr>
                <w:rFonts w:ascii="Arial" w:hAnsi="Arial"/>
                <w:sz w:val="16"/>
              </w:rPr>
              <w:br/>
              <w:t xml:space="preserve">$32=Electronic Throttle Control Reduced Engine Power Active; </w:t>
            </w:r>
            <w:r>
              <w:rPr>
                <w:rFonts w:ascii="Arial" w:hAnsi="Arial"/>
                <w:sz w:val="16"/>
              </w:rPr>
              <w:br/>
              <w:t xml:space="preserve">$33=Engine Oil Pressure Sensor Fault; </w:t>
            </w:r>
            <w:r>
              <w:rPr>
                <w:rFonts w:ascii="Arial" w:hAnsi="Arial"/>
                <w:sz w:val="16"/>
              </w:rPr>
              <w:br/>
              <w:t xml:space="preserve">$34=Engine Coolant Temperature Sensor Fault; </w:t>
            </w:r>
            <w:r>
              <w:rPr>
                <w:rFonts w:ascii="Arial" w:hAnsi="Arial"/>
                <w:sz w:val="16"/>
              </w:rPr>
              <w:br/>
              <w:t xml:space="preserve">$35=Intake Air Temperature Sensor Fault; </w:t>
            </w:r>
            <w:r>
              <w:rPr>
                <w:rFonts w:ascii="Arial" w:hAnsi="Arial"/>
                <w:sz w:val="16"/>
              </w:rPr>
              <w:br/>
              <w:t xml:space="preserve">$36=Vehicle Speed Fault; </w:t>
            </w:r>
            <w:r>
              <w:rPr>
                <w:rFonts w:ascii="Arial" w:hAnsi="Arial"/>
                <w:sz w:val="16"/>
              </w:rPr>
              <w:br/>
              <w:t xml:space="preserve">$37=Displacement on Demand Solenoid Driver Fault; </w:t>
            </w:r>
            <w:r>
              <w:rPr>
                <w:rFonts w:ascii="Arial" w:hAnsi="Arial"/>
                <w:sz w:val="16"/>
              </w:rPr>
              <w:br/>
              <w:t xml:space="preserve">$38=Engine Misfire Detected; </w:t>
            </w:r>
            <w:r>
              <w:rPr>
                <w:rFonts w:ascii="Arial" w:hAnsi="Arial"/>
                <w:sz w:val="16"/>
              </w:rPr>
              <w:br/>
              <w:t xml:space="preserve">$39=Crank Sensor Fault; </w:t>
            </w:r>
            <w:r>
              <w:rPr>
                <w:rFonts w:ascii="Arial" w:hAnsi="Arial"/>
                <w:sz w:val="16"/>
              </w:rPr>
              <w:br/>
              <w:t xml:space="preserve">$3A=Cam Sensor Fault; </w:t>
            </w:r>
            <w:r>
              <w:rPr>
                <w:rFonts w:ascii="Arial" w:hAnsi="Arial"/>
                <w:sz w:val="16"/>
              </w:rPr>
              <w:br/>
              <w:t xml:space="preserve">$3B=Powertrain Relay Fault; </w:t>
            </w:r>
            <w:r>
              <w:rPr>
                <w:rFonts w:ascii="Arial" w:hAnsi="Arial"/>
                <w:sz w:val="16"/>
              </w:rPr>
              <w:br/>
              <w:t xml:space="preserve">$3E=Engine Metal Overtemperature Protection Active; </w:t>
            </w:r>
            <w:r>
              <w:rPr>
                <w:rFonts w:ascii="Arial" w:hAnsi="Arial"/>
                <w:sz w:val="16"/>
              </w:rPr>
              <w:br/>
              <w:t xml:space="preserve">$3F=Catalyst Converter Overtemperature Protection Active; </w:t>
            </w:r>
            <w:r>
              <w:rPr>
                <w:rFonts w:ascii="Arial" w:hAnsi="Arial"/>
                <w:sz w:val="16"/>
              </w:rPr>
              <w:br/>
              <w:t xml:space="preserve">$40=Piston Protection Active; </w:t>
            </w:r>
            <w:r>
              <w:rPr>
                <w:rFonts w:ascii="Arial" w:hAnsi="Arial"/>
                <w:sz w:val="16"/>
              </w:rPr>
              <w:br/>
              <w:t xml:space="preserve">$41=Hot Coolant Mode Active; </w:t>
            </w:r>
            <w:r>
              <w:rPr>
                <w:rFonts w:ascii="Arial" w:hAnsi="Arial"/>
                <w:sz w:val="16"/>
              </w:rPr>
              <w:br/>
              <w:t>$42=Engine Overspeed Protection Active;</w:t>
            </w:r>
          </w:p>
          <w:p w:rsidR="006429A2" w:rsidRDefault="006429A2" w:rsidP="006429A2">
            <w:pPr>
              <w:keepNext w:val="0"/>
              <w:rPr>
                <w:rFonts w:ascii="Arial" w:hAnsi="Arial"/>
                <w:sz w:val="16"/>
              </w:rPr>
            </w:pPr>
            <w:r>
              <w:rPr>
                <w:rFonts w:ascii="Arial" w:hAnsi="Arial"/>
                <w:sz w:val="16"/>
              </w:rPr>
              <w:lastRenderedPageBreak/>
              <w:t>$43=</w:t>
            </w:r>
            <w:r w:rsidRPr="0073512C">
              <w:rPr>
                <w:rFonts w:ascii="Arial" w:hAnsi="Arial"/>
                <w:sz w:val="16"/>
              </w:rPr>
              <w:t>AC</w:t>
            </w:r>
            <w:r>
              <w:rPr>
                <w:rFonts w:ascii="Arial" w:hAnsi="Arial"/>
                <w:sz w:val="16"/>
              </w:rPr>
              <w:t xml:space="preserve"> </w:t>
            </w:r>
            <w:r w:rsidRPr="0073512C">
              <w:rPr>
                <w:rFonts w:ascii="Arial" w:hAnsi="Arial"/>
                <w:sz w:val="16"/>
              </w:rPr>
              <w:t>Clutch</w:t>
            </w:r>
            <w:r>
              <w:rPr>
                <w:rFonts w:ascii="Arial" w:hAnsi="Arial"/>
                <w:sz w:val="16"/>
              </w:rPr>
              <w:t xml:space="preserve"> </w:t>
            </w:r>
            <w:r w:rsidRPr="0073512C">
              <w:rPr>
                <w:rFonts w:ascii="Arial" w:hAnsi="Arial"/>
                <w:sz w:val="16"/>
              </w:rPr>
              <w:t>Being</w:t>
            </w:r>
            <w:r>
              <w:rPr>
                <w:rFonts w:ascii="Arial" w:hAnsi="Arial"/>
                <w:sz w:val="16"/>
              </w:rPr>
              <w:t xml:space="preserve"> </w:t>
            </w:r>
            <w:r w:rsidRPr="0073512C">
              <w:rPr>
                <w:rFonts w:ascii="Arial" w:hAnsi="Arial"/>
                <w:sz w:val="16"/>
              </w:rPr>
              <w:t>Engaged</w:t>
            </w:r>
            <w:r>
              <w:rPr>
                <w:rFonts w:ascii="Arial" w:hAnsi="Arial"/>
                <w:sz w:val="16"/>
              </w:rPr>
              <w:t>;</w:t>
            </w:r>
          </w:p>
          <w:p w:rsidR="006429A2" w:rsidRDefault="006429A2" w:rsidP="006429A2">
            <w:pPr>
              <w:keepNext w:val="0"/>
              <w:rPr>
                <w:rFonts w:ascii="Arial" w:hAnsi="Arial"/>
                <w:sz w:val="16"/>
              </w:rPr>
            </w:pPr>
            <w:r>
              <w:rPr>
                <w:rFonts w:ascii="Arial" w:hAnsi="Arial"/>
                <w:sz w:val="16"/>
              </w:rPr>
              <w:t>$44=</w:t>
            </w:r>
            <w:r w:rsidRPr="0073512C">
              <w:rPr>
                <w:rFonts w:ascii="Arial" w:hAnsi="Arial"/>
                <w:sz w:val="16"/>
              </w:rPr>
              <w:t>Post</w:t>
            </w:r>
            <w:r>
              <w:rPr>
                <w:rFonts w:ascii="Arial" w:hAnsi="Arial"/>
                <w:sz w:val="16"/>
              </w:rPr>
              <w:t xml:space="preserve"> </w:t>
            </w:r>
            <w:r w:rsidRPr="0073512C">
              <w:rPr>
                <w:rFonts w:ascii="Arial" w:hAnsi="Arial"/>
                <w:sz w:val="16"/>
              </w:rPr>
              <w:t>O2</w:t>
            </w:r>
            <w:r>
              <w:rPr>
                <w:rFonts w:ascii="Arial" w:hAnsi="Arial"/>
                <w:sz w:val="16"/>
              </w:rPr>
              <w:t xml:space="preserve"> </w:t>
            </w:r>
            <w:r w:rsidRPr="0073512C">
              <w:rPr>
                <w:rFonts w:ascii="Arial" w:hAnsi="Arial"/>
                <w:sz w:val="16"/>
              </w:rPr>
              <w:t>Diag</w:t>
            </w:r>
            <w:r>
              <w:rPr>
                <w:rFonts w:ascii="Arial" w:hAnsi="Arial"/>
                <w:sz w:val="16"/>
              </w:rPr>
              <w:t xml:space="preserve">nostic </w:t>
            </w:r>
            <w:r w:rsidRPr="0073512C">
              <w:rPr>
                <w:rFonts w:ascii="Arial" w:hAnsi="Arial"/>
                <w:sz w:val="16"/>
              </w:rPr>
              <w:t>Intrusive</w:t>
            </w:r>
            <w:r>
              <w:rPr>
                <w:rFonts w:ascii="Arial" w:hAnsi="Arial"/>
                <w:sz w:val="16"/>
              </w:rPr>
              <w:t xml:space="preserve"> </w:t>
            </w:r>
            <w:r w:rsidRPr="0073512C">
              <w:rPr>
                <w:rFonts w:ascii="Arial" w:hAnsi="Arial"/>
                <w:sz w:val="16"/>
              </w:rPr>
              <w:t>Active</w:t>
            </w:r>
            <w:r>
              <w:rPr>
                <w:rFonts w:ascii="Arial" w:hAnsi="Arial"/>
                <w:sz w:val="16"/>
              </w:rPr>
              <w:t>;</w:t>
            </w:r>
          </w:p>
          <w:p w:rsidR="006429A2" w:rsidRDefault="006429A2" w:rsidP="006429A2">
            <w:pPr>
              <w:keepNext w:val="0"/>
              <w:rPr>
                <w:rFonts w:ascii="Arial" w:hAnsi="Arial"/>
                <w:sz w:val="16"/>
              </w:rPr>
            </w:pPr>
            <w:r>
              <w:rPr>
                <w:rFonts w:ascii="Arial" w:hAnsi="Arial"/>
                <w:sz w:val="16"/>
              </w:rPr>
              <w:t>$45=</w:t>
            </w:r>
            <w:r w:rsidRPr="000B29E8">
              <w:rPr>
                <w:rFonts w:ascii="Arial" w:hAnsi="Arial"/>
                <w:sz w:val="16"/>
              </w:rPr>
              <w:t>In</w:t>
            </w:r>
            <w:r>
              <w:rPr>
                <w:rFonts w:ascii="Arial" w:hAnsi="Arial"/>
                <w:sz w:val="16"/>
              </w:rPr>
              <w:t xml:space="preserve"> 4WD </w:t>
            </w:r>
            <w:r w:rsidRPr="000B29E8">
              <w:rPr>
                <w:rFonts w:ascii="Arial" w:hAnsi="Arial"/>
                <w:sz w:val="16"/>
              </w:rPr>
              <w:t>Low</w:t>
            </w:r>
            <w:r>
              <w:rPr>
                <w:rFonts w:ascii="Arial" w:hAnsi="Arial"/>
                <w:sz w:val="16"/>
              </w:rPr>
              <w:t>;</w:t>
            </w:r>
          </w:p>
          <w:p w:rsidR="006429A2" w:rsidRDefault="006429A2" w:rsidP="006429A2">
            <w:pPr>
              <w:keepNext w:val="0"/>
              <w:rPr>
                <w:rFonts w:ascii="Arial" w:hAnsi="Arial"/>
                <w:sz w:val="16"/>
              </w:rPr>
            </w:pPr>
            <w:r>
              <w:rPr>
                <w:rFonts w:ascii="Arial" w:hAnsi="Arial"/>
                <w:sz w:val="16"/>
              </w:rPr>
              <w:t>$46=Vehicle Speed Too Low;</w:t>
            </w:r>
          </w:p>
          <w:p w:rsidR="006429A2" w:rsidRDefault="006429A2" w:rsidP="006429A2">
            <w:pPr>
              <w:keepNext w:val="0"/>
              <w:rPr>
                <w:rFonts w:ascii="Arial" w:hAnsi="Arial"/>
                <w:sz w:val="16"/>
              </w:rPr>
            </w:pPr>
            <w:r>
              <w:rPr>
                <w:rFonts w:ascii="Arial" w:hAnsi="Arial"/>
                <w:sz w:val="16"/>
              </w:rPr>
              <w:t>$47=Tip In Bump Active;</w:t>
            </w:r>
          </w:p>
          <w:p w:rsidR="006429A2" w:rsidRDefault="006429A2" w:rsidP="006429A2">
            <w:pPr>
              <w:keepNext w:val="0"/>
              <w:rPr>
                <w:rFonts w:ascii="Arial" w:hAnsi="Arial"/>
                <w:sz w:val="16"/>
              </w:rPr>
            </w:pPr>
            <w:r>
              <w:rPr>
                <w:rFonts w:ascii="Arial" w:hAnsi="Arial"/>
                <w:sz w:val="16"/>
              </w:rPr>
              <w:t>$48=Catalyst Temperature Low;</w:t>
            </w:r>
          </w:p>
          <w:p w:rsidR="006429A2" w:rsidRDefault="006429A2" w:rsidP="006429A2">
            <w:pPr>
              <w:keepNext w:val="0"/>
              <w:rPr>
                <w:rFonts w:ascii="Arial" w:hAnsi="Arial"/>
                <w:sz w:val="16"/>
              </w:rPr>
            </w:pPr>
            <w:r>
              <w:rPr>
                <w:rFonts w:ascii="Arial" w:hAnsi="Arial"/>
                <w:sz w:val="16"/>
              </w:rPr>
              <w:t>$49=Cylinder Deactivation System Fault;</w:t>
            </w:r>
          </w:p>
          <w:p w:rsidR="006429A2" w:rsidRPr="00F438AB" w:rsidRDefault="006429A2" w:rsidP="006429A2">
            <w:pPr>
              <w:keepNext w:val="0"/>
              <w:rPr>
                <w:rFonts w:ascii="Arial" w:hAnsi="Arial"/>
                <w:sz w:val="16"/>
              </w:rPr>
            </w:pPr>
            <w:r w:rsidRPr="00F438AB">
              <w:rPr>
                <w:rFonts w:ascii="Arial" w:hAnsi="Arial"/>
                <w:sz w:val="16"/>
              </w:rPr>
              <w:t>$4A=Torque Model Inaccurate Fault;</w:t>
            </w:r>
          </w:p>
          <w:p w:rsidR="006429A2" w:rsidRDefault="006429A2" w:rsidP="006429A2">
            <w:pPr>
              <w:keepNext w:val="0"/>
              <w:rPr>
                <w:rFonts w:ascii="Arial" w:hAnsi="Arial"/>
                <w:sz w:val="16"/>
              </w:rPr>
            </w:pPr>
            <w:r>
              <w:rPr>
                <w:rFonts w:ascii="Arial" w:hAnsi="Arial"/>
                <w:sz w:val="16"/>
              </w:rPr>
              <w:t>$4B=</w:t>
            </w:r>
            <w:smartTag w:uri="urn:schemas-microsoft-com:office:smarttags" w:element="PlaceName">
              <w:r>
                <w:rPr>
                  <w:rFonts w:ascii="Arial" w:hAnsi="Arial"/>
                  <w:sz w:val="16"/>
                </w:rPr>
                <w:t>Invalid</w:t>
              </w:r>
            </w:smartTag>
            <w:r>
              <w:rPr>
                <w:rFonts w:ascii="Arial" w:hAnsi="Arial"/>
                <w:sz w:val="16"/>
              </w:rPr>
              <w:t xml:space="preserve"> 4WD </w:t>
            </w:r>
            <w:smartTag w:uri="urn:schemas-microsoft-com:office:smarttags" w:element="place">
              <w:smartTag w:uri="urn:schemas-microsoft-com:office:smarttags" w:element="PlaceName">
                <w:r>
                  <w:rPr>
                    <w:rFonts w:ascii="Arial" w:hAnsi="Arial"/>
                    <w:sz w:val="16"/>
                  </w:rPr>
                  <w:t>Low</w:t>
                </w:r>
              </w:smartTag>
              <w:r>
                <w:rPr>
                  <w:rFonts w:ascii="Arial" w:hAnsi="Arial"/>
                  <w:sz w:val="16"/>
                </w:rPr>
                <w:t xml:space="preserve"> </w:t>
              </w:r>
              <w:smartTag w:uri="urn:schemas-microsoft-com:office:smarttags" w:element="PlaceType">
                <w:r>
                  <w:rPr>
                    <w:rFonts w:ascii="Arial" w:hAnsi="Arial"/>
                    <w:sz w:val="16"/>
                  </w:rPr>
                  <w:t>State</w:t>
                </w:r>
              </w:smartTag>
            </w:smartTag>
            <w:r>
              <w:rPr>
                <w:rFonts w:ascii="Arial" w:hAnsi="Arial"/>
                <w:sz w:val="16"/>
              </w:rPr>
              <w:t>;</w:t>
            </w:r>
          </w:p>
          <w:p w:rsidR="00A30728" w:rsidRDefault="006429A2" w:rsidP="00A30728">
            <w:pPr>
              <w:keepNext w:val="0"/>
              <w:rPr>
                <w:rFonts w:ascii="Arial" w:hAnsi="Arial" w:cs="Arial"/>
                <w:sz w:val="16"/>
                <w:szCs w:val="16"/>
              </w:rPr>
            </w:pPr>
            <w:r>
              <w:rPr>
                <w:rFonts w:ascii="Arial" w:hAnsi="Arial"/>
                <w:sz w:val="16"/>
              </w:rPr>
              <w:t>$4C=ETC Disable Time</w:t>
            </w:r>
            <w:r w:rsidR="00A30728">
              <w:rPr>
                <w:rFonts w:ascii="Arial" w:hAnsi="Arial" w:cs="Arial"/>
                <w:sz w:val="16"/>
                <w:szCs w:val="16"/>
              </w:rPr>
              <w:t>;</w:t>
            </w:r>
          </w:p>
          <w:p w:rsidR="00A30728" w:rsidRDefault="00A30728" w:rsidP="00A30728">
            <w:pPr>
              <w:keepNext w:val="0"/>
              <w:rPr>
                <w:rFonts w:ascii="Arial" w:hAnsi="Arial" w:cs="Arial"/>
                <w:sz w:val="16"/>
                <w:szCs w:val="16"/>
              </w:rPr>
            </w:pPr>
            <w:r>
              <w:rPr>
                <w:rFonts w:ascii="Arial" w:hAnsi="Arial" w:cs="Arial"/>
                <w:sz w:val="16"/>
                <w:szCs w:val="16"/>
              </w:rPr>
              <w:t>$4E=Ethanol Learn In Progress;</w:t>
            </w:r>
          </w:p>
          <w:p w:rsidR="006429A2" w:rsidRDefault="00A30728" w:rsidP="00A30728">
            <w:pPr>
              <w:keepNext w:val="0"/>
              <w:rPr>
                <w:rFonts w:ascii="Arial" w:hAnsi="Arial"/>
                <w:sz w:val="16"/>
              </w:rPr>
            </w:pPr>
            <w:r>
              <w:rPr>
                <w:rFonts w:ascii="Arial" w:hAnsi="Arial" w:cs="Arial"/>
                <w:sz w:val="16"/>
                <w:szCs w:val="16"/>
              </w:rPr>
              <w:t>$4F=Ethanol Concentration Too High</w:t>
            </w:r>
          </w:p>
        </w:tc>
      </w:tr>
    </w:tbl>
    <w:p w:rsidR="006429A2" w:rsidRDefault="006429A2" w:rsidP="006429A2"/>
    <w:p w:rsidR="006429A2" w:rsidRDefault="006429A2" w:rsidP="006429A2">
      <w:r>
        <w:t>This PID contains one of the last eight reasons for the reactivation of all engine cylinders.  (Deactivate = half-cylinder mode, Reactivate = all-cylinder mode)  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6429A2" w:rsidRDefault="006429A2" w:rsidP="006429A2">
      <w:pPr>
        <w:keepNext w:val="0"/>
        <w:keepLines w:val="0"/>
      </w:pPr>
    </w:p>
    <w:p w:rsidR="006429A2" w:rsidRDefault="006429A2" w:rsidP="006429A2">
      <w:pPr>
        <w:pStyle w:val="Heading3"/>
      </w:pPr>
      <w:bookmarkStart w:id="830" w:name="_Toc130723783"/>
      <w:bookmarkStart w:id="831" w:name="_Toc223513168"/>
      <w:r>
        <w:t>CDAR – PID $2019 – Displacement on Demand Reactivation History 7</w:t>
      </w:r>
      <w:bookmarkEnd w:id="830"/>
      <w:bookmarkEnd w:id="831"/>
    </w:p>
    <w:p w:rsidR="006429A2" w:rsidRDefault="006429A2" w:rsidP="006429A2"/>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429A2">
        <w:trPr>
          <w:cantSplit/>
          <w:jc w:val="center"/>
        </w:trPr>
        <w:tc>
          <w:tcPr>
            <w:tcW w:w="720" w:type="dxa"/>
            <w:tcBorders>
              <w:bottom w:val="single" w:sz="12" w:space="0" w:color="000000"/>
            </w:tcBorders>
          </w:tcPr>
          <w:p w:rsidR="006429A2" w:rsidRDefault="006429A2" w:rsidP="006429A2">
            <w:pPr>
              <w:jc w:val="center"/>
              <w:rPr>
                <w:b/>
                <w:sz w:val="16"/>
              </w:rPr>
            </w:pPr>
            <w:r>
              <w:rPr>
                <w:b/>
                <w:sz w:val="16"/>
              </w:rPr>
              <w:t>PID</w:t>
            </w:r>
          </w:p>
        </w:tc>
        <w:tc>
          <w:tcPr>
            <w:tcW w:w="2880" w:type="dxa"/>
            <w:tcBorders>
              <w:bottom w:val="single" w:sz="12" w:space="0" w:color="000000"/>
            </w:tcBorders>
          </w:tcPr>
          <w:p w:rsidR="006429A2" w:rsidRDefault="006429A2" w:rsidP="006429A2">
            <w:pPr>
              <w:jc w:val="center"/>
              <w:rPr>
                <w:b/>
                <w:sz w:val="16"/>
              </w:rPr>
            </w:pPr>
            <w:r>
              <w:rPr>
                <w:b/>
                <w:sz w:val="16"/>
              </w:rPr>
              <w:t>Signal</w:t>
            </w:r>
          </w:p>
        </w:tc>
        <w:tc>
          <w:tcPr>
            <w:tcW w:w="720" w:type="dxa"/>
            <w:tcBorders>
              <w:bottom w:val="single" w:sz="12" w:space="0" w:color="000000"/>
            </w:tcBorders>
          </w:tcPr>
          <w:p w:rsidR="006429A2" w:rsidRDefault="006429A2" w:rsidP="006429A2">
            <w:pPr>
              <w:jc w:val="center"/>
              <w:rPr>
                <w:b/>
                <w:sz w:val="16"/>
              </w:rPr>
            </w:pPr>
            <w:r>
              <w:rPr>
                <w:b/>
                <w:sz w:val="16"/>
              </w:rPr>
              <w:t>Length (Bytes)</w:t>
            </w:r>
          </w:p>
        </w:tc>
        <w:tc>
          <w:tcPr>
            <w:tcW w:w="720" w:type="dxa"/>
            <w:tcBorders>
              <w:bottom w:val="single" w:sz="12" w:space="0" w:color="000000"/>
            </w:tcBorders>
          </w:tcPr>
          <w:p w:rsidR="006429A2" w:rsidRDefault="006429A2" w:rsidP="006429A2">
            <w:pPr>
              <w:jc w:val="center"/>
              <w:rPr>
                <w:b/>
                <w:sz w:val="16"/>
              </w:rPr>
            </w:pPr>
            <w:r>
              <w:rPr>
                <w:b/>
                <w:sz w:val="16"/>
              </w:rPr>
              <w:t>Data Type</w:t>
            </w:r>
          </w:p>
        </w:tc>
        <w:tc>
          <w:tcPr>
            <w:tcW w:w="2160" w:type="dxa"/>
            <w:tcBorders>
              <w:bottom w:val="single" w:sz="12" w:space="0" w:color="000000"/>
            </w:tcBorders>
          </w:tcPr>
          <w:p w:rsidR="006429A2" w:rsidRDefault="006429A2" w:rsidP="006429A2">
            <w:pPr>
              <w:jc w:val="center"/>
              <w:rPr>
                <w:b/>
                <w:sz w:val="16"/>
              </w:rPr>
            </w:pPr>
            <w:r>
              <w:rPr>
                <w:b/>
                <w:sz w:val="16"/>
              </w:rPr>
              <w:t>Range</w:t>
            </w:r>
          </w:p>
        </w:tc>
        <w:tc>
          <w:tcPr>
            <w:tcW w:w="2160" w:type="dxa"/>
            <w:tcBorders>
              <w:bottom w:val="single" w:sz="12" w:space="0" w:color="000000"/>
            </w:tcBorders>
          </w:tcPr>
          <w:p w:rsidR="006429A2" w:rsidRDefault="006429A2" w:rsidP="006429A2">
            <w:pPr>
              <w:jc w:val="center"/>
              <w:rPr>
                <w:b/>
                <w:sz w:val="16"/>
              </w:rPr>
            </w:pPr>
            <w:r>
              <w:rPr>
                <w:b/>
                <w:sz w:val="16"/>
              </w:rPr>
              <w:t>Conversion</w:t>
            </w:r>
          </w:p>
        </w:tc>
      </w:tr>
      <w:tr w:rsidR="006429A2">
        <w:trPr>
          <w:jc w:val="center"/>
        </w:trPr>
        <w:tc>
          <w:tcPr>
            <w:tcW w:w="720" w:type="dxa"/>
            <w:tcBorders>
              <w:top w:val="nil"/>
            </w:tcBorders>
          </w:tcPr>
          <w:p w:rsidR="006429A2" w:rsidRDefault="006429A2" w:rsidP="006429A2">
            <w:pPr>
              <w:keepNext w:val="0"/>
              <w:jc w:val="right"/>
              <w:rPr>
                <w:rFonts w:ascii="Arial" w:hAnsi="Arial"/>
                <w:sz w:val="16"/>
              </w:rPr>
            </w:pPr>
            <w:r>
              <w:rPr>
                <w:rFonts w:ascii="Arial" w:hAnsi="Arial"/>
                <w:sz w:val="16"/>
              </w:rPr>
              <w:t>$2019</w:t>
            </w:r>
          </w:p>
        </w:tc>
        <w:tc>
          <w:tcPr>
            <w:tcW w:w="2880" w:type="dxa"/>
            <w:tcBorders>
              <w:top w:val="nil"/>
            </w:tcBorders>
          </w:tcPr>
          <w:p w:rsidR="006429A2" w:rsidRDefault="006429A2" w:rsidP="006429A2">
            <w:pPr>
              <w:keepNext w:val="0"/>
              <w:rPr>
                <w:rFonts w:ascii="Arial" w:hAnsi="Arial"/>
                <w:sz w:val="16"/>
              </w:rPr>
            </w:pPr>
            <w:r>
              <w:rPr>
                <w:rFonts w:ascii="Arial" w:hAnsi="Arial"/>
                <w:sz w:val="16"/>
              </w:rPr>
              <w:t>Displacement on Demand Reactivation</w:t>
            </w:r>
            <w:r w:rsidDel="005A4FB7">
              <w:rPr>
                <w:rFonts w:ascii="Arial" w:hAnsi="Arial"/>
                <w:sz w:val="16"/>
              </w:rPr>
              <w:t xml:space="preserve"> </w:t>
            </w:r>
            <w:r>
              <w:rPr>
                <w:rFonts w:ascii="Arial" w:hAnsi="Arial"/>
                <w:sz w:val="16"/>
              </w:rPr>
              <w:t>History 7</w:t>
            </w:r>
          </w:p>
        </w:tc>
        <w:tc>
          <w:tcPr>
            <w:tcW w:w="720" w:type="dxa"/>
            <w:tcBorders>
              <w:top w:val="nil"/>
            </w:tcBorders>
          </w:tcPr>
          <w:p w:rsidR="006429A2" w:rsidRDefault="006429A2" w:rsidP="006429A2">
            <w:pPr>
              <w:keepNext w:val="0"/>
              <w:jc w:val="right"/>
              <w:rPr>
                <w:rFonts w:ascii="Arial" w:hAnsi="Arial"/>
                <w:sz w:val="16"/>
              </w:rPr>
            </w:pPr>
            <w:r>
              <w:rPr>
                <w:rFonts w:ascii="Arial" w:hAnsi="Arial"/>
                <w:sz w:val="16"/>
              </w:rPr>
              <w:t>1</w:t>
            </w:r>
          </w:p>
        </w:tc>
        <w:tc>
          <w:tcPr>
            <w:tcW w:w="720" w:type="dxa"/>
            <w:tcBorders>
              <w:top w:val="nil"/>
            </w:tcBorders>
          </w:tcPr>
          <w:p w:rsidR="006429A2" w:rsidRDefault="006429A2" w:rsidP="006429A2">
            <w:pPr>
              <w:keepNext w:val="0"/>
              <w:rPr>
                <w:rFonts w:ascii="Arial" w:hAnsi="Arial"/>
                <w:sz w:val="16"/>
              </w:rPr>
            </w:pPr>
            <w:r>
              <w:rPr>
                <w:rFonts w:ascii="Arial" w:hAnsi="Arial"/>
                <w:sz w:val="16"/>
              </w:rPr>
              <w:t>ENM</w:t>
            </w:r>
          </w:p>
        </w:tc>
        <w:tc>
          <w:tcPr>
            <w:tcW w:w="2160" w:type="dxa"/>
            <w:tcBorders>
              <w:top w:val="nil"/>
            </w:tcBorders>
          </w:tcPr>
          <w:p w:rsidR="006429A2" w:rsidRDefault="006429A2" w:rsidP="006429A2">
            <w:pPr>
              <w:keepNext w:val="0"/>
              <w:rPr>
                <w:rFonts w:ascii="Arial" w:hAnsi="Arial"/>
                <w:sz w:val="16"/>
              </w:rPr>
            </w:pPr>
            <w:r>
              <w:rPr>
                <w:rFonts w:ascii="Arial" w:hAnsi="Arial"/>
                <w:sz w:val="16"/>
              </w:rPr>
              <w:t>N/A</w:t>
            </w:r>
          </w:p>
        </w:tc>
        <w:tc>
          <w:tcPr>
            <w:tcW w:w="2160" w:type="dxa"/>
            <w:tcBorders>
              <w:top w:val="nil"/>
            </w:tcBorders>
          </w:tcPr>
          <w:p w:rsidR="006429A2" w:rsidRDefault="006429A2" w:rsidP="00340AF5">
            <w:pPr>
              <w:keepNext w:val="0"/>
              <w:rPr>
                <w:rFonts w:ascii="Arial" w:hAnsi="Arial"/>
                <w:sz w:val="16"/>
              </w:rPr>
            </w:pPr>
            <w:r>
              <w:rPr>
                <w:rFonts w:ascii="Arial" w:hAnsi="Arial"/>
                <w:sz w:val="16"/>
              </w:rPr>
              <w:t xml:space="preserve">$00=None; </w:t>
            </w:r>
            <w:r>
              <w:rPr>
                <w:rFonts w:ascii="Arial" w:hAnsi="Arial"/>
                <w:sz w:val="16"/>
              </w:rPr>
              <w:br/>
              <w:t xml:space="preserve">$01=Engine Manifold Vacuum Pressure Low; </w:t>
            </w:r>
            <w:r>
              <w:rPr>
                <w:rFonts w:ascii="Arial" w:hAnsi="Arial"/>
                <w:sz w:val="16"/>
              </w:rPr>
              <w:br/>
              <w:t xml:space="preserve">$02=Brake Vacuum Pressure Low; </w:t>
            </w:r>
            <w:r>
              <w:rPr>
                <w:rFonts w:ascii="Arial" w:hAnsi="Arial"/>
                <w:sz w:val="16"/>
              </w:rPr>
              <w:br/>
              <w:t xml:space="preserve">$03=Accelerator Pedal Position Increase High; </w:t>
            </w:r>
            <w:r>
              <w:rPr>
                <w:rFonts w:ascii="Arial" w:hAnsi="Arial"/>
                <w:sz w:val="16"/>
              </w:rPr>
              <w:br/>
              <w:t xml:space="preserve">$04=Accelerator Pedal Position High; </w:t>
            </w:r>
            <w:r>
              <w:rPr>
                <w:rFonts w:ascii="Arial" w:hAnsi="Arial"/>
                <w:sz w:val="16"/>
              </w:rPr>
              <w:br/>
              <w:t xml:space="preserve">$05=Ignition Voltage Out of Range; </w:t>
            </w:r>
            <w:r>
              <w:rPr>
                <w:rFonts w:ascii="Arial" w:hAnsi="Arial"/>
                <w:sz w:val="16"/>
              </w:rPr>
              <w:br/>
              <w:t xml:space="preserve">$06=Engine Oil Pressure Out of Range; </w:t>
            </w:r>
            <w:r>
              <w:rPr>
                <w:rFonts w:ascii="Arial" w:hAnsi="Arial"/>
                <w:sz w:val="16"/>
              </w:rPr>
              <w:br/>
              <w:t xml:space="preserve">$07=Engine Oil Temperature Out of Range; </w:t>
            </w:r>
            <w:r>
              <w:rPr>
                <w:rFonts w:ascii="Arial" w:hAnsi="Arial"/>
                <w:sz w:val="16"/>
              </w:rPr>
              <w:br/>
              <w:t xml:space="preserve">$08=Engine Coolant Temperature Out of Range; </w:t>
            </w:r>
            <w:r>
              <w:rPr>
                <w:rFonts w:ascii="Arial" w:hAnsi="Arial"/>
                <w:sz w:val="16"/>
              </w:rPr>
              <w:br/>
              <w:t xml:space="preserve">$09=Engine Speed Out of Range; </w:t>
            </w:r>
            <w:r>
              <w:rPr>
                <w:rFonts w:ascii="Arial" w:hAnsi="Arial"/>
                <w:sz w:val="16"/>
              </w:rPr>
              <w:br/>
              <w:t xml:space="preserve">$0A=Transmission Gear Incorrect; </w:t>
            </w:r>
            <w:r>
              <w:rPr>
                <w:rFonts w:ascii="Arial" w:hAnsi="Arial"/>
                <w:sz w:val="16"/>
              </w:rPr>
              <w:br/>
              <w:t xml:space="preserve">$0B=Transmission Range Incorrect; </w:t>
            </w:r>
            <w:r>
              <w:rPr>
                <w:rFonts w:ascii="Arial" w:hAnsi="Arial"/>
                <w:sz w:val="16"/>
              </w:rPr>
              <w:br/>
              <w:t xml:space="preserve">$0C=Transmission Gear Shift in Progress; </w:t>
            </w:r>
            <w:r>
              <w:rPr>
                <w:rFonts w:ascii="Arial" w:hAnsi="Arial"/>
                <w:sz w:val="16"/>
              </w:rPr>
              <w:br/>
              <w:t xml:space="preserve">$0D=All Cylinders Activated via Device Control; </w:t>
            </w:r>
            <w:r>
              <w:rPr>
                <w:rFonts w:ascii="Arial" w:hAnsi="Arial"/>
                <w:sz w:val="16"/>
              </w:rPr>
              <w:br/>
              <w:t xml:space="preserve">$0E=Minimum Time with All Cylinders Activated Not Met; </w:t>
            </w:r>
            <w:r>
              <w:rPr>
                <w:rFonts w:ascii="Arial" w:hAnsi="Arial"/>
                <w:sz w:val="16"/>
              </w:rPr>
              <w:br/>
              <w:t xml:space="preserve">$0F=Maximum Deactivation Time Exceeded; </w:t>
            </w:r>
            <w:r>
              <w:rPr>
                <w:rFonts w:ascii="Arial" w:hAnsi="Arial"/>
                <w:sz w:val="16"/>
              </w:rPr>
              <w:br/>
              <w:t xml:space="preserve">$10=Engine Oil Aeration Present; </w:t>
            </w:r>
            <w:r>
              <w:rPr>
                <w:rFonts w:ascii="Arial" w:hAnsi="Arial"/>
                <w:sz w:val="16"/>
              </w:rPr>
              <w:br/>
            </w:r>
            <w:r>
              <w:rPr>
                <w:rFonts w:ascii="Arial" w:hAnsi="Arial"/>
                <w:sz w:val="16"/>
              </w:rPr>
              <w:lastRenderedPageBreak/>
              <w:t xml:space="preserve">$11=Decel Fuel Cutoff Active; </w:t>
            </w:r>
            <w:r>
              <w:rPr>
                <w:rFonts w:ascii="Arial" w:hAnsi="Arial"/>
                <w:sz w:val="16"/>
              </w:rPr>
              <w:br/>
              <w:t xml:space="preserve">$12=Fuel Shut-Off Stability Timer Active; </w:t>
            </w:r>
            <w:r>
              <w:rPr>
                <w:rFonts w:ascii="Arial" w:hAnsi="Arial"/>
                <w:sz w:val="16"/>
              </w:rPr>
              <w:br/>
              <w:t xml:space="preserve">$13=Heater Performance; </w:t>
            </w:r>
            <w:r>
              <w:rPr>
                <w:rFonts w:ascii="Arial" w:hAnsi="Arial"/>
                <w:sz w:val="16"/>
              </w:rPr>
              <w:br/>
              <w:t xml:space="preserve">$30=Manifold Absolute Pressure Sensor Fault; </w:t>
            </w:r>
            <w:r>
              <w:rPr>
                <w:rFonts w:ascii="Arial" w:hAnsi="Arial"/>
                <w:sz w:val="16"/>
              </w:rPr>
              <w:br/>
              <w:t xml:space="preserve">$31=Brake Vacuum Pressure Sensor Fault; </w:t>
            </w:r>
            <w:r>
              <w:rPr>
                <w:rFonts w:ascii="Arial" w:hAnsi="Arial"/>
                <w:sz w:val="16"/>
              </w:rPr>
              <w:br/>
              <w:t xml:space="preserve">$32=Electronic Throttle Control Reduced Engine Power Active; </w:t>
            </w:r>
            <w:r>
              <w:rPr>
                <w:rFonts w:ascii="Arial" w:hAnsi="Arial"/>
                <w:sz w:val="16"/>
              </w:rPr>
              <w:br/>
              <w:t xml:space="preserve">$33=Engine Oil Pressure Sensor Fault; </w:t>
            </w:r>
            <w:r>
              <w:rPr>
                <w:rFonts w:ascii="Arial" w:hAnsi="Arial"/>
                <w:sz w:val="16"/>
              </w:rPr>
              <w:br/>
              <w:t xml:space="preserve">$34=Engine Coolant Temperature Sensor Fault; </w:t>
            </w:r>
            <w:r>
              <w:rPr>
                <w:rFonts w:ascii="Arial" w:hAnsi="Arial"/>
                <w:sz w:val="16"/>
              </w:rPr>
              <w:br/>
              <w:t xml:space="preserve">$35=Intake Air Temperature Sensor Fault; </w:t>
            </w:r>
            <w:r>
              <w:rPr>
                <w:rFonts w:ascii="Arial" w:hAnsi="Arial"/>
                <w:sz w:val="16"/>
              </w:rPr>
              <w:br/>
              <w:t xml:space="preserve">$36=Vehicle Speed Fault; </w:t>
            </w:r>
            <w:r>
              <w:rPr>
                <w:rFonts w:ascii="Arial" w:hAnsi="Arial"/>
                <w:sz w:val="16"/>
              </w:rPr>
              <w:br/>
              <w:t xml:space="preserve">$37=Displacement on Demand Solenoid Driver Fault; </w:t>
            </w:r>
            <w:r>
              <w:rPr>
                <w:rFonts w:ascii="Arial" w:hAnsi="Arial"/>
                <w:sz w:val="16"/>
              </w:rPr>
              <w:br/>
              <w:t xml:space="preserve">$38=Engine Misfire Detected; </w:t>
            </w:r>
            <w:r>
              <w:rPr>
                <w:rFonts w:ascii="Arial" w:hAnsi="Arial"/>
                <w:sz w:val="16"/>
              </w:rPr>
              <w:br/>
              <w:t xml:space="preserve">$39=Crank Sensor Fault; </w:t>
            </w:r>
            <w:r>
              <w:rPr>
                <w:rFonts w:ascii="Arial" w:hAnsi="Arial"/>
                <w:sz w:val="16"/>
              </w:rPr>
              <w:br/>
              <w:t xml:space="preserve">$3A=Cam Sensor Fault; </w:t>
            </w:r>
            <w:r>
              <w:rPr>
                <w:rFonts w:ascii="Arial" w:hAnsi="Arial"/>
                <w:sz w:val="16"/>
              </w:rPr>
              <w:br/>
              <w:t xml:space="preserve">$3B=Powertrain Relay Fault; </w:t>
            </w:r>
            <w:r>
              <w:rPr>
                <w:rFonts w:ascii="Arial" w:hAnsi="Arial"/>
                <w:sz w:val="16"/>
              </w:rPr>
              <w:br/>
              <w:t xml:space="preserve">$3E=Engine Metal Overtemperature Protection Active; </w:t>
            </w:r>
            <w:r>
              <w:rPr>
                <w:rFonts w:ascii="Arial" w:hAnsi="Arial"/>
                <w:sz w:val="16"/>
              </w:rPr>
              <w:br/>
              <w:t xml:space="preserve">$3F=Catalyst Converter Overtemperature Protection Active; </w:t>
            </w:r>
            <w:r>
              <w:rPr>
                <w:rFonts w:ascii="Arial" w:hAnsi="Arial"/>
                <w:sz w:val="16"/>
              </w:rPr>
              <w:br/>
              <w:t xml:space="preserve">$40=Piston Protection Active; </w:t>
            </w:r>
            <w:r>
              <w:rPr>
                <w:rFonts w:ascii="Arial" w:hAnsi="Arial"/>
                <w:sz w:val="16"/>
              </w:rPr>
              <w:br/>
              <w:t xml:space="preserve">$41=Hot Coolant Mode Active; </w:t>
            </w:r>
            <w:r>
              <w:rPr>
                <w:rFonts w:ascii="Arial" w:hAnsi="Arial"/>
                <w:sz w:val="16"/>
              </w:rPr>
              <w:br/>
              <w:t>$42=Engine Overspeed Protection Active;</w:t>
            </w:r>
          </w:p>
          <w:p w:rsidR="006429A2" w:rsidRDefault="006429A2" w:rsidP="006429A2">
            <w:pPr>
              <w:keepNext w:val="0"/>
              <w:rPr>
                <w:rFonts w:ascii="Arial" w:hAnsi="Arial"/>
                <w:sz w:val="16"/>
              </w:rPr>
            </w:pPr>
            <w:r>
              <w:rPr>
                <w:rFonts w:ascii="Arial" w:hAnsi="Arial"/>
                <w:sz w:val="16"/>
              </w:rPr>
              <w:t>$43=</w:t>
            </w:r>
            <w:r w:rsidRPr="0073512C">
              <w:rPr>
                <w:rFonts w:ascii="Arial" w:hAnsi="Arial"/>
                <w:sz w:val="16"/>
              </w:rPr>
              <w:t>AC</w:t>
            </w:r>
            <w:r>
              <w:rPr>
                <w:rFonts w:ascii="Arial" w:hAnsi="Arial"/>
                <w:sz w:val="16"/>
              </w:rPr>
              <w:t xml:space="preserve"> </w:t>
            </w:r>
            <w:r w:rsidRPr="0073512C">
              <w:rPr>
                <w:rFonts w:ascii="Arial" w:hAnsi="Arial"/>
                <w:sz w:val="16"/>
              </w:rPr>
              <w:t>Clutch</w:t>
            </w:r>
            <w:r>
              <w:rPr>
                <w:rFonts w:ascii="Arial" w:hAnsi="Arial"/>
                <w:sz w:val="16"/>
              </w:rPr>
              <w:t xml:space="preserve"> </w:t>
            </w:r>
            <w:r w:rsidRPr="0073512C">
              <w:rPr>
                <w:rFonts w:ascii="Arial" w:hAnsi="Arial"/>
                <w:sz w:val="16"/>
              </w:rPr>
              <w:t>Being</w:t>
            </w:r>
            <w:r>
              <w:rPr>
                <w:rFonts w:ascii="Arial" w:hAnsi="Arial"/>
                <w:sz w:val="16"/>
              </w:rPr>
              <w:t xml:space="preserve"> </w:t>
            </w:r>
            <w:r w:rsidRPr="0073512C">
              <w:rPr>
                <w:rFonts w:ascii="Arial" w:hAnsi="Arial"/>
                <w:sz w:val="16"/>
              </w:rPr>
              <w:t>Engaged</w:t>
            </w:r>
            <w:r>
              <w:rPr>
                <w:rFonts w:ascii="Arial" w:hAnsi="Arial"/>
                <w:sz w:val="16"/>
              </w:rPr>
              <w:t>;</w:t>
            </w:r>
          </w:p>
          <w:p w:rsidR="006429A2" w:rsidRDefault="006429A2" w:rsidP="006429A2">
            <w:pPr>
              <w:keepNext w:val="0"/>
              <w:rPr>
                <w:rFonts w:ascii="Arial" w:hAnsi="Arial"/>
                <w:sz w:val="16"/>
              </w:rPr>
            </w:pPr>
            <w:r>
              <w:rPr>
                <w:rFonts w:ascii="Arial" w:hAnsi="Arial"/>
                <w:sz w:val="16"/>
              </w:rPr>
              <w:t>$44=</w:t>
            </w:r>
            <w:r w:rsidRPr="0073512C">
              <w:rPr>
                <w:rFonts w:ascii="Arial" w:hAnsi="Arial"/>
                <w:sz w:val="16"/>
              </w:rPr>
              <w:t>Post</w:t>
            </w:r>
            <w:r>
              <w:rPr>
                <w:rFonts w:ascii="Arial" w:hAnsi="Arial"/>
                <w:sz w:val="16"/>
              </w:rPr>
              <w:t xml:space="preserve"> </w:t>
            </w:r>
            <w:r w:rsidRPr="0073512C">
              <w:rPr>
                <w:rFonts w:ascii="Arial" w:hAnsi="Arial"/>
                <w:sz w:val="16"/>
              </w:rPr>
              <w:t>O2</w:t>
            </w:r>
            <w:r>
              <w:rPr>
                <w:rFonts w:ascii="Arial" w:hAnsi="Arial"/>
                <w:sz w:val="16"/>
              </w:rPr>
              <w:t xml:space="preserve"> </w:t>
            </w:r>
            <w:r w:rsidRPr="0073512C">
              <w:rPr>
                <w:rFonts w:ascii="Arial" w:hAnsi="Arial"/>
                <w:sz w:val="16"/>
              </w:rPr>
              <w:t>Diag</w:t>
            </w:r>
            <w:r>
              <w:rPr>
                <w:rFonts w:ascii="Arial" w:hAnsi="Arial"/>
                <w:sz w:val="16"/>
              </w:rPr>
              <w:t xml:space="preserve">nostic </w:t>
            </w:r>
            <w:r w:rsidRPr="0073512C">
              <w:rPr>
                <w:rFonts w:ascii="Arial" w:hAnsi="Arial"/>
                <w:sz w:val="16"/>
              </w:rPr>
              <w:t>Intrusive</w:t>
            </w:r>
            <w:r>
              <w:rPr>
                <w:rFonts w:ascii="Arial" w:hAnsi="Arial"/>
                <w:sz w:val="16"/>
              </w:rPr>
              <w:t xml:space="preserve"> </w:t>
            </w:r>
            <w:r w:rsidRPr="0073512C">
              <w:rPr>
                <w:rFonts w:ascii="Arial" w:hAnsi="Arial"/>
                <w:sz w:val="16"/>
              </w:rPr>
              <w:t>Active</w:t>
            </w:r>
            <w:r>
              <w:rPr>
                <w:rFonts w:ascii="Arial" w:hAnsi="Arial"/>
                <w:sz w:val="16"/>
              </w:rPr>
              <w:t>;</w:t>
            </w:r>
          </w:p>
          <w:p w:rsidR="006429A2" w:rsidRDefault="006429A2" w:rsidP="006429A2">
            <w:pPr>
              <w:keepNext w:val="0"/>
              <w:rPr>
                <w:rFonts w:ascii="Arial" w:hAnsi="Arial"/>
                <w:sz w:val="16"/>
              </w:rPr>
            </w:pPr>
            <w:r>
              <w:rPr>
                <w:rFonts w:ascii="Arial" w:hAnsi="Arial"/>
                <w:sz w:val="16"/>
              </w:rPr>
              <w:t>$45=</w:t>
            </w:r>
            <w:r w:rsidRPr="000B29E8">
              <w:rPr>
                <w:rFonts w:ascii="Arial" w:hAnsi="Arial"/>
                <w:sz w:val="16"/>
              </w:rPr>
              <w:t>In</w:t>
            </w:r>
            <w:r>
              <w:rPr>
                <w:rFonts w:ascii="Arial" w:hAnsi="Arial"/>
                <w:sz w:val="16"/>
              </w:rPr>
              <w:t xml:space="preserve"> 4WD </w:t>
            </w:r>
            <w:r w:rsidRPr="000B29E8">
              <w:rPr>
                <w:rFonts w:ascii="Arial" w:hAnsi="Arial"/>
                <w:sz w:val="16"/>
              </w:rPr>
              <w:t>Low</w:t>
            </w:r>
            <w:r>
              <w:rPr>
                <w:rFonts w:ascii="Arial" w:hAnsi="Arial"/>
                <w:sz w:val="16"/>
              </w:rPr>
              <w:t>;</w:t>
            </w:r>
          </w:p>
          <w:p w:rsidR="006429A2" w:rsidRDefault="006429A2" w:rsidP="006429A2">
            <w:pPr>
              <w:keepNext w:val="0"/>
              <w:rPr>
                <w:rFonts w:ascii="Arial" w:hAnsi="Arial"/>
                <w:sz w:val="16"/>
              </w:rPr>
            </w:pPr>
            <w:r>
              <w:rPr>
                <w:rFonts w:ascii="Arial" w:hAnsi="Arial"/>
                <w:sz w:val="16"/>
              </w:rPr>
              <w:t>$46=Vehicle Speed Too Low;</w:t>
            </w:r>
          </w:p>
          <w:p w:rsidR="006429A2" w:rsidRDefault="006429A2" w:rsidP="006429A2">
            <w:pPr>
              <w:keepNext w:val="0"/>
              <w:rPr>
                <w:rFonts w:ascii="Arial" w:hAnsi="Arial"/>
                <w:sz w:val="16"/>
              </w:rPr>
            </w:pPr>
            <w:r>
              <w:rPr>
                <w:rFonts w:ascii="Arial" w:hAnsi="Arial"/>
                <w:sz w:val="16"/>
              </w:rPr>
              <w:t>$47=Tip In Bump Active;</w:t>
            </w:r>
          </w:p>
          <w:p w:rsidR="006429A2" w:rsidRDefault="006429A2" w:rsidP="006429A2">
            <w:pPr>
              <w:keepNext w:val="0"/>
              <w:rPr>
                <w:rFonts w:ascii="Arial" w:hAnsi="Arial"/>
                <w:sz w:val="16"/>
              </w:rPr>
            </w:pPr>
            <w:r>
              <w:rPr>
                <w:rFonts w:ascii="Arial" w:hAnsi="Arial"/>
                <w:sz w:val="16"/>
              </w:rPr>
              <w:t>$48=Catalyst Temperature Low;</w:t>
            </w:r>
          </w:p>
          <w:p w:rsidR="006429A2" w:rsidRDefault="006429A2" w:rsidP="006429A2">
            <w:pPr>
              <w:keepNext w:val="0"/>
              <w:rPr>
                <w:rFonts w:ascii="Arial" w:hAnsi="Arial"/>
                <w:sz w:val="16"/>
              </w:rPr>
            </w:pPr>
            <w:r>
              <w:rPr>
                <w:rFonts w:ascii="Arial" w:hAnsi="Arial"/>
                <w:sz w:val="16"/>
              </w:rPr>
              <w:t>$49=Cylinder Deactivation System Fault;</w:t>
            </w:r>
          </w:p>
          <w:p w:rsidR="006429A2" w:rsidRPr="00C04BCC" w:rsidRDefault="006429A2" w:rsidP="006429A2">
            <w:pPr>
              <w:keepNext w:val="0"/>
              <w:rPr>
                <w:rFonts w:ascii="Arial" w:hAnsi="Arial"/>
                <w:sz w:val="16"/>
              </w:rPr>
            </w:pPr>
            <w:r w:rsidRPr="00C04BCC">
              <w:rPr>
                <w:rFonts w:ascii="Arial" w:hAnsi="Arial"/>
                <w:sz w:val="16"/>
              </w:rPr>
              <w:t>$4A=Torque Model Inaccurate Fault;</w:t>
            </w:r>
          </w:p>
          <w:p w:rsidR="006429A2" w:rsidRDefault="006429A2" w:rsidP="006429A2">
            <w:pPr>
              <w:keepNext w:val="0"/>
              <w:rPr>
                <w:rFonts w:ascii="Arial" w:hAnsi="Arial"/>
                <w:sz w:val="16"/>
              </w:rPr>
            </w:pPr>
            <w:r>
              <w:rPr>
                <w:rFonts w:ascii="Arial" w:hAnsi="Arial"/>
                <w:sz w:val="16"/>
              </w:rPr>
              <w:t>$4B=</w:t>
            </w:r>
            <w:smartTag w:uri="urn:schemas-microsoft-com:office:smarttags" w:element="PlaceName">
              <w:r>
                <w:rPr>
                  <w:rFonts w:ascii="Arial" w:hAnsi="Arial"/>
                  <w:sz w:val="16"/>
                </w:rPr>
                <w:t>Invalid</w:t>
              </w:r>
            </w:smartTag>
            <w:r>
              <w:rPr>
                <w:rFonts w:ascii="Arial" w:hAnsi="Arial"/>
                <w:sz w:val="16"/>
              </w:rPr>
              <w:t xml:space="preserve"> 4WD </w:t>
            </w:r>
            <w:smartTag w:uri="urn:schemas-microsoft-com:office:smarttags" w:element="place">
              <w:smartTag w:uri="urn:schemas-microsoft-com:office:smarttags" w:element="PlaceName">
                <w:r>
                  <w:rPr>
                    <w:rFonts w:ascii="Arial" w:hAnsi="Arial"/>
                    <w:sz w:val="16"/>
                  </w:rPr>
                  <w:t>Low</w:t>
                </w:r>
              </w:smartTag>
              <w:r>
                <w:rPr>
                  <w:rFonts w:ascii="Arial" w:hAnsi="Arial"/>
                  <w:sz w:val="16"/>
                </w:rPr>
                <w:t xml:space="preserve"> </w:t>
              </w:r>
              <w:smartTag w:uri="urn:schemas-microsoft-com:office:smarttags" w:element="PlaceType">
                <w:r>
                  <w:rPr>
                    <w:rFonts w:ascii="Arial" w:hAnsi="Arial"/>
                    <w:sz w:val="16"/>
                  </w:rPr>
                  <w:t>State</w:t>
                </w:r>
              </w:smartTag>
            </w:smartTag>
            <w:r>
              <w:rPr>
                <w:rFonts w:ascii="Arial" w:hAnsi="Arial"/>
                <w:sz w:val="16"/>
              </w:rPr>
              <w:t>;</w:t>
            </w:r>
          </w:p>
          <w:p w:rsidR="00A30728" w:rsidRDefault="006429A2" w:rsidP="00A30728">
            <w:pPr>
              <w:keepNext w:val="0"/>
              <w:rPr>
                <w:rFonts w:ascii="Arial" w:hAnsi="Arial" w:cs="Arial"/>
                <w:sz w:val="16"/>
                <w:szCs w:val="16"/>
              </w:rPr>
            </w:pPr>
            <w:r>
              <w:rPr>
                <w:rFonts w:ascii="Arial" w:hAnsi="Arial"/>
                <w:sz w:val="16"/>
              </w:rPr>
              <w:t>$4C=ETC Disable Time</w:t>
            </w:r>
            <w:r w:rsidR="00A30728">
              <w:rPr>
                <w:rFonts w:ascii="Arial" w:hAnsi="Arial" w:cs="Arial"/>
                <w:sz w:val="16"/>
                <w:szCs w:val="16"/>
              </w:rPr>
              <w:t>;</w:t>
            </w:r>
          </w:p>
          <w:p w:rsidR="00A30728" w:rsidRDefault="00A30728" w:rsidP="00A30728">
            <w:pPr>
              <w:keepNext w:val="0"/>
              <w:rPr>
                <w:rFonts w:ascii="Arial" w:hAnsi="Arial" w:cs="Arial"/>
                <w:sz w:val="16"/>
                <w:szCs w:val="16"/>
              </w:rPr>
            </w:pPr>
            <w:r>
              <w:rPr>
                <w:rFonts w:ascii="Arial" w:hAnsi="Arial" w:cs="Arial"/>
                <w:sz w:val="16"/>
                <w:szCs w:val="16"/>
              </w:rPr>
              <w:t>$4E=Ethanol Learn In Progress;</w:t>
            </w:r>
          </w:p>
          <w:p w:rsidR="006429A2" w:rsidRDefault="00A30728" w:rsidP="00A30728">
            <w:pPr>
              <w:keepNext w:val="0"/>
              <w:rPr>
                <w:rFonts w:ascii="Arial" w:hAnsi="Arial"/>
                <w:sz w:val="16"/>
              </w:rPr>
            </w:pPr>
            <w:r>
              <w:rPr>
                <w:rFonts w:ascii="Arial" w:hAnsi="Arial" w:cs="Arial"/>
                <w:sz w:val="16"/>
                <w:szCs w:val="16"/>
              </w:rPr>
              <w:t>$4F=Ethanol Concentration Too High</w:t>
            </w:r>
          </w:p>
        </w:tc>
      </w:tr>
    </w:tbl>
    <w:p w:rsidR="006429A2" w:rsidRDefault="006429A2" w:rsidP="006429A2"/>
    <w:p w:rsidR="006429A2" w:rsidRDefault="006429A2" w:rsidP="006429A2">
      <w:r>
        <w:t>This PID contains one of the last eight reasons for the reactivation of all engine cylinders.  (Deactivate = half-cylinder mode, Reactivate = all-cylinder mode)  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6429A2" w:rsidRDefault="006429A2" w:rsidP="006429A2">
      <w:pPr>
        <w:keepNext w:val="0"/>
        <w:keepLines w:val="0"/>
      </w:pPr>
    </w:p>
    <w:p w:rsidR="006429A2" w:rsidRDefault="006429A2" w:rsidP="006429A2">
      <w:pPr>
        <w:pStyle w:val="Heading3"/>
      </w:pPr>
      <w:bookmarkStart w:id="832" w:name="_Toc130723784"/>
      <w:bookmarkStart w:id="833" w:name="_Toc223513169"/>
      <w:r>
        <w:lastRenderedPageBreak/>
        <w:t>CDAR – PID $201A – Displacement on Demand Reactivation History 8</w:t>
      </w:r>
      <w:bookmarkEnd w:id="832"/>
      <w:bookmarkEnd w:id="833"/>
    </w:p>
    <w:p w:rsidR="006429A2" w:rsidRDefault="006429A2" w:rsidP="006429A2"/>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6429A2">
        <w:trPr>
          <w:cantSplit/>
          <w:jc w:val="center"/>
        </w:trPr>
        <w:tc>
          <w:tcPr>
            <w:tcW w:w="720" w:type="dxa"/>
            <w:tcBorders>
              <w:bottom w:val="single" w:sz="12" w:space="0" w:color="000000"/>
            </w:tcBorders>
          </w:tcPr>
          <w:p w:rsidR="006429A2" w:rsidRDefault="006429A2" w:rsidP="006429A2">
            <w:pPr>
              <w:jc w:val="center"/>
              <w:rPr>
                <w:b/>
                <w:sz w:val="16"/>
              </w:rPr>
            </w:pPr>
            <w:r>
              <w:rPr>
                <w:b/>
                <w:sz w:val="16"/>
              </w:rPr>
              <w:t>PID</w:t>
            </w:r>
          </w:p>
        </w:tc>
        <w:tc>
          <w:tcPr>
            <w:tcW w:w="2880" w:type="dxa"/>
            <w:tcBorders>
              <w:bottom w:val="single" w:sz="12" w:space="0" w:color="000000"/>
            </w:tcBorders>
          </w:tcPr>
          <w:p w:rsidR="006429A2" w:rsidRDefault="006429A2" w:rsidP="006429A2">
            <w:pPr>
              <w:jc w:val="center"/>
              <w:rPr>
                <w:b/>
                <w:sz w:val="16"/>
              </w:rPr>
            </w:pPr>
            <w:r>
              <w:rPr>
                <w:b/>
                <w:sz w:val="16"/>
              </w:rPr>
              <w:t>Signal</w:t>
            </w:r>
          </w:p>
        </w:tc>
        <w:tc>
          <w:tcPr>
            <w:tcW w:w="720" w:type="dxa"/>
            <w:tcBorders>
              <w:bottom w:val="single" w:sz="12" w:space="0" w:color="000000"/>
            </w:tcBorders>
          </w:tcPr>
          <w:p w:rsidR="006429A2" w:rsidRDefault="006429A2" w:rsidP="006429A2">
            <w:pPr>
              <w:jc w:val="center"/>
              <w:rPr>
                <w:b/>
                <w:sz w:val="16"/>
              </w:rPr>
            </w:pPr>
            <w:r>
              <w:rPr>
                <w:b/>
                <w:sz w:val="16"/>
              </w:rPr>
              <w:t>Length (Bytes)</w:t>
            </w:r>
          </w:p>
        </w:tc>
        <w:tc>
          <w:tcPr>
            <w:tcW w:w="720" w:type="dxa"/>
            <w:tcBorders>
              <w:bottom w:val="single" w:sz="12" w:space="0" w:color="000000"/>
            </w:tcBorders>
          </w:tcPr>
          <w:p w:rsidR="006429A2" w:rsidRDefault="006429A2" w:rsidP="006429A2">
            <w:pPr>
              <w:jc w:val="center"/>
              <w:rPr>
                <w:b/>
                <w:sz w:val="16"/>
              </w:rPr>
            </w:pPr>
            <w:r>
              <w:rPr>
                <w:b/>
                <w:sz w:val="16"/>
              </w:rPr>
              <w:t>Data Type</w:t>
            </w:r>
          </w:p>
        </w:tc>
        <w:tc>
          <w:tcPr>
            <w:tcW w:w="2160" w:type="dxa"/>
            <w:tcBorders>
              <w:bottom w:val="single" w:sz="12" w:space="0" w:color="000000"/>
            </w:tcBorders>
          </w:tcPr>
          <w:p w:rsidR="006429A2" w:rsidRDefault="006429A2" w:rsidP="006429A2">
            <w:pPr>
              <w:jc w:val="center"/>
              <w:rPr>
                <w:b/>
                <w:sz w:val="16"/>
              </w:rPr>
            </w:pPr>
            <w:r>
              <w:rPr>
                <w:b/>
                <w:sz w:val="16"/>
              </w:rPr>
              <w:t>Range</w:t>
            </w:r>
          </w:p>
        </w:tc>
        <w:tc>
          <w:tcPr>
            <w:tcW w:w="2160" w:type="dxa"/>
            <w:tcBorders>
              <w:bottom w:val="single" w:sz="12" w:space="0" w:color="000000"/>
            </w:tcBorders>
          </w:tcPr>
          <w:p w:rsidR="006429A2" w:rsidRDefault="006429A2" w:rsidP="006429A2">
            <w:pPr>
              <w:jc w:val="center"/>
              <w:rPr>
                <w:b/>
                <w:sz w:val="16"/>
              </w:rPr>
            </w:pPr>
            <w:r>
              <w:rPr>
                <w:b/>
                <w:sz w:val="16"/>
              </w:rPr>
              <w:t>Conversion</w:t>
            </w:r>
          </w:p>
        </w:tc>
      </w:tr>
      <w:tr w:rsidR="006429A2">
        <w:trPr>
          <w:jc w:val="center"/>
        </w:trPr>
        <w:tc>
          <w:tcPr>
            <w:tcW w:w="720" w:type="dxa"/>
            <w:tcBorders>
              <w:top w:val="nil"/>
            </w:tcBorders>
          </w:tcPr>
          <w:p w:rsidR="006429A2" w:rsidRDefault="006429A2" w:rsidP="006429A2">
            <w:pPr>
              <w:keepNext w:val="0"/>
              <w:jc w:val="right"/>
              <w:rPr>
                <w:rFonts w:ascii="Arial" w:hAnsi="Arial"/>
                <w:sz w:val="16"/>
              </w:rPr>
            </w:pPr>
            <w:r>
              <w:rPr>
                <w:rFonts w:ascii="Arial" w:hAnsi="Arial"/>
                <w:sz w:val="16"/>
              </w:rPr>
              <w:t>$201A</w:t>
            </w:r>
          </w:p>
        </w:tc>
        <w:tc>
          <w:tcPr>
            <w:tcW w:w="2880" w:type="dxa"/>
            <w:tcBorders>
              <w:top w:val="nil"/>
            </w:tcBorders>
          </w:tcPr>
          <w:p w:rsidR="006429A2" w:rsidRDefault="006429A2" w:rsidP="006429A2">
            <w:pPr>
              <w:keepNext w:val="0"/>
              <w:rPr>
                <w:rFonts w:ascii="Arial" w:hAnsi="Arial"/>
                <w:sz w:val="16"/>
              </w:rPr>
            </w:pPr>
            <w:r>
              <w:rPr>
                <w:rFonts w:ascii="Arial" w:hAnsi="Arial"/>
                <w:sz w:val="16"/>
              </w:rPr>
              <w:t>Displacement on Demand Reactivation History 8</w:t>
            </w:r>
          </w:p>
        </w:tc>
        <w:tc>
          <w:tcPr>
            <w:tcW w:w="720" w:type="dxa"/>
            <w:tcBorders>
              <w:top w:val="nil"/>
            </w:tcBorders>
          </w:tcPr>
          <w:p w:rsidR="006429A2" w:rsidRDefault="006429A2" w:rsidP="006429A2">
            <w:pPr>
              <w:keepNext w:val="0"/>
              <w:jc w:val="right"/>
              <w:rPr>
                <w:rFonts w:ascii="Arial" w:hAnsi="Arial"/>
                <w:sz w:val="16"/>
              </w:rPr>
            </w:pPr>
            <w:r>
              <w:rPr>
                <w:rFonts w:ascii="Arial" w:hAnsi="Arial"/>
                <w:sz w:val="16"/>
              </w:rPr>
              <w:t>1</w:t>
            </w:r>
          </w:p>
        </w:tc>
        <w:tc>
          <w:tcPr>
            <w:tcW w:w="720" w:type="dxa"/>
            <w:tcBorders>
              <w:top w:val="nil"/>
            </w:tcBorders>
          </w:tcPr>
          <w:p w:rsidR="006429A2" w:rsidRDefault="006429A2" w:rsidP="006429A2">
            <w:pPr>
              <w:keepNext w:val="0"/>
              <w:rPr>
                <w:rFonts w:ascii="Arial" w:hAnsi="Arial"/>
                <w:sz w:val="16"/>
              </w:rPr>
            </w:pPr>
            <w:r>
              <w:rPr>
                <w:rFonts w:ascii="Arial" w:hAnsi="Arial"/>
                <w:sz w:val="16"/>
              </w:rPr>
              <w:t>ENM</w:t>
            </w:r>
          </w:p>
        </w:tc>
        <w:tc>
          <w:tcPr>
            <w:tcW w:w="2160" w:type="dxa"/>
            <w:tcBorders>
              <w:top w:val="nil"/>
            </w:tcBorders>
          </w:tcPr>
          <w:p w:rsidR="006429A2" w:rsidRDefault="006429A2" w:rsidP="006429A2">
            <w:pPr>
              <w:keepNext w:val="0"/>
              <w:rPr>
                <w:rFonts w:ascii="Arial" w:hAnsi="Arial"/>
                <w:sz w:val="16"/>
              </w:rPr>
            </w:pPr>
            <w:r>
              <w:rPr>
                <w:rFonts w:ascii="Arial" w:hAnsi="Arial"/>
                <w:sz w:val="16"/>
              </w:rPr>
              <w:t>N/A</w:t>
            </w:r>
          </w:p>
        </w:tc>
        <w:tc>
          <w:tcPr>
            <w:tcW w:w="2160" w:type="dxa"/>
            <w:tcBorders>
              <w:top w:val="nil"/>
            </w:tcBorders>
          </w:tcPr>
          <w:p w:rsidR="006429A2" w:rsidRDefault="006429A2" w:rsidP="00340AF5">
            <w:pPr>
              <w:keepNext w:val="0"/>
              <w:rPr>
                <w:rFonts w:ascii="Arial" w:hAnsi="Arial"/>
                <w:sz w:val="16"/>
              </w:rPr>
            </w:pPr>
            <w:r>
              <w:rPr>
                <w:rFonts w:ascii="Arial" w:hAnsi="Arial"/>
                <w:sz w:val="16"/>
              </w:rPr>
              <w:t xml:space="preserve">$00=None; </w:t>
            </w:r>
            <w:r>
              <w:rPr>
                <w:rFonts w:ascii="Arial" w:hAnsi="Arial"/>
                <w:sz w:val="16"/>
              </w:rPr>
              <w:br/>
              <w:t xml:space="preserve">$01=Engine Manifold Vacuum Pressure Low; </w:t>
            </w:r>
            <w:r>
              <w:rPr>
                <w:rFonts w:ascii="Arial" w:hAnsi="Arial"/>
                <w:sz w:val="16"/>
              </w:rPr>
              <w:br/>
              <w:t xml:space="preserve">$02=Brake Vacuum Pressure Low; </w:t>
            </w:r>
            <w:r>
              <w:rPr>
                <w:rFonts w:ascii="Arial" w:hAnsi="Arial"/>
                <w:sz w:val="16"/>
              </w:rPr>
              <w:br/>
              <w:t xml:space="preserve">$03=Accelerator Pedal Position Increase High; </w:t>
            </w:r>
            <w:r>
              <w:rPr>
                <w:rFonts w:ascii="Arial" w:hAnsi="Arial"/>
                <w:sz w:val="16"/>
              </w:rPr>
              <w:br/>
              <w:t xml:space="preserve">$04=Accelerator Pedal Position High; </w:t>
            </w:r>
            <w:r>
              <w:rPr>
                <w:rFonts w:ascii="Arial" w:hAnsi="Arial"/>
                <w:sz w:val="16"/>
              </w:rPr>
              <w:br/>
              <w:t xml:space="preserve">$05=Ignition Voltage Out of Range; </w:t>
            </w:r>
            <w:r>
              <w:rPr>
                <w:rFonts w:ascii="Arial" w:hAnsi="Arial"/>
                <w:sz w:val="16"/>
              </w:rPr>
              <w:br/>
              <w:t xml:space="preserve">$06=Engine Oil Pressure Out of Range; </w:t>
            </w:r>
            <w:r>
              <w:rPr>
                <w:rFonts w:ascii="Arial" w:hAnsi="Arial"/>
                <w:sz w:val="16"/>
              </w:rPr>
              <w:br/>
              <w:t xml:space="preserve">$07=Engine Oil Temperature Out of Range; </w:t>
            </w:r>
            <w:r>
              <w:rPr>
                <w:rFonts w:ascii="Arial" w:hAnsi="Arial"/>
                <w:sz w:val="16"/>
              </w:rPr>
              <w:br/>
              <w:t xml:space="preserve">$08=Engine Coolant Temperature Out of Range; </w:t>
            </w:r>
            <w:r>
              <w:rPr>
                <w:rFonts w:ascii="Arial" w:hAnsi="Arial"/>
                <w:sz w:val="16"/>
              </w:rPr>
              <w:br/>
              <w:t xml:space="preserve">$09=Engine Speed Out of Range; </w:t>
            </w:r>
            <w:r>
              <w:rPr>
                <w:rFonts w:ascii="Arial" w:hAnsi="Arial"/>
                <w:sz w:val="16"/>
              </w:rPr>
              <w:br/>
              <w:t xml:space="preserve">$0A=Transmission Gear Incorrect; </w:t>
            </w:r>
            <w:r>
              <w:rPr>
                <w:rFonts w:ascii="Arial" w:hAnsi="Arial"/>
                <w:sz w:val="16"/>
              </w:rPr>
              <w:br/>
              <w:t xml:space="preserve">$0B=Transmission Range Incorrect; </w:t>
            </w:r>
            <w:r>
              <w:rPr>
                <w:rFonts w:ascii="Arial" w:hAnsi="Arial"/>
                <w:sz w:val="16"/>
              </w:rPr>
              <w:br/>
              <w:t xml:space="preserve">$0C=Transmission Gear Shift in Progress; </w:t>
            </w:r>
            <w:r>
              <w:rPr>
                <w:rFonts w:ascii="Arial" w:hAnsi="Arial"/>
                <w:sz w:val="16"/>
              </w:rPr>
              <w:br/>
              <w:t xml:space="preserve">$0D=All Cylinders Activated via Device Control; </w:t>
            </w:r>
            <w:r>
              <w:rPr>
                <w:rFonts w:ascii="Arial" w:hAnsi="Arial"/>
                <w:sz w:val="16"/>
              </w:rPr>
              <w:br/>
              <w:t xml:space="preserve">$0E=Minimum Time with All Cylinders Activated Not Met; </w:t>
            </w:r>
            <w:r>
              <w:rPr>
                <w:rFonts w:ascii="Arial" w:hAnsi="Arial"/>
                <w:sz w:val="16"/>
              </w:rPr>
              <w:br/>
              <w:t xml:space="preserve">$0F=Maximum Deactivation Time Exceeded; </w:t>
            </w:r>
            <w:r>
              <w:rPr>
                <w:rFonts w:ascii="Arial" w:hAnsi="Arial"/>
                <w:sz w:val="16"/>
              </w:rPr>
              <w:br/>
              <w:t xml:space="preserve">$10=Engine Oil Aeration Present; </w:t>
            </w:r>
            <w:r>
              <w:rPr>
                <w:rFonts w:ascii="Arial" w:hAnsi="Arial"/>
                <w:sz w:val="16"/>
              </w:rPr>
              <w:br/>
              <w:t xml:space="preserve">$11=Decel Fuel Cutoff Active; </w:t>
            </w:r>
            <w:r>
              <w:rPr>
                <w:rFonts w:ascii="Arial" w:hAnsi="Arial"/>
                <w:sz w:val="16"/>
              </w:rPr>
              <w:br/>
              <w:t xml:space="preserve">$12=Fuel Shut-Off Stability Timer Active; </w:t>
            </w:r>
            <w:r>
              <w:rPr>
                <w:rFonts w:ascii="Arial" w:hAnsi="Arial"/>
                <w:sz w:val="16"/>
              </w:rPr>
              <w:br/>
              <w:t xml:space="preserve">$13=Heater Performance; </w:t>
            </w:r>
            <w:r>
              <w:rPr>
                <w:rFonts w:ascii="Arial" w:hAnsi="Arial"/>
                <w:sz w:val="16"/>
              </w:rPr>
              <w:br/>
              <w:t xml:space="preserve">$30=Manifold Absolute Pressure Sensor Fault; </w:t>
            </w:r>
            <w:r>
              <w:rPr>
                <w:rFonts w:ascii="Arial" w:hAnsi="Arial"/>
                <w:sz w:val="16"/>
              </w:rPr>
              <w:br/>
              <w:t xml:space="preserve">$31=Brake Vacuum Pressure Sensor Fault; </w:t>
            </w:r>
            <w:r>
              <w:rPr>
                <w:rFonts w:ascii="Arial" w:hAnsi="Arial"/>
                <w:sz w:val="16"/>
              </w:rPr>
              <w:br/>
              <w:t xml:space="preserve">$32=Electronic Throttle Control Reduced Engine Power Active; </w:t>
            </w:r>
            <w:r>
              <w:rPr>
                <w:rFonts w:ascii="Arial" w:hAnsi="Arial"/>
                <w:sz w:val="16"/>
              </w:rPr>
              <w:br/>
              <w:t xml:space="preserve">$33=Engine Oil Pressure Sensor Fault; </w:t>
            </w:r>
            <w:r>
              <w:rPr>
                <w:rFonts w:ascii="Arial" w:hAnsi="Arial"/>
                <w:sz w:val="16"/>
              </w:rPr>
              <w:br/>
              <w:t xml:space="preserve">$34=Engine Coolant Temperature Sensor Fault; </w:t>
            </w:r>
            <w:r>
              <w:rPr>
                <w:rFonts w:ascii="Arial" w:hAnsi="Arial"/>
                <w:sz w:val="16"/>
              </w:rPr>
              <w:br/>
              <w:t xml:space="preserve">$35=Intake Air Temperature Sensor Fault; </w:t>
            </w:r>
            <w:r>
              <w:rPr>
                <w:rFonts w:ascii="Arial" w:hAnsi="Arial"/>
                <w:sz w:val="16"/>
              </w:rPr>
              <w:br/>
              <w:t xml:space="preserve">$36=Vehicle Speed Fault; </w:t>
            </w:r>
            <w:r>
              <w:rPr>
                <w:rFonts w:ascii="Arial" w:hAnsi="Arial"/>
                <w:sz w:val="16"/>
              </w:rPr>
              <w:br/>
              <w:t xml:space="preserve">$37=Displacement on Demand Solenoid Driver Fault; </w:t>
            </w:r>
            <w:r>
              <w:rPr>
                <w:rFonts w:ascii="Arial" w:hAnsi="Arial"/>
                <w:sz w:val="16"/>
              </w:rPr>
              <w:br/>
              <w:t xml:space="preserve">$38=Engine Misfire Detected; </w:t>
            </w:r>
            <w:r>
              <w:rPr>
                <w:rFonts w:ascii="Arial" w:hAnsi="Arial"/>
                <w:sz w:val="16"/>
              </w:rPr>
              <w:br/>
              <w:t xml:space="preserve">$39=Crank Sensor Fault; </w:t>
            </w:r>
            <w:r>
              <w:rPr>
                <w:rFonts w:ascii="Arial" w:hAnsi="Arial"/>
                <w:sz w:val="16"/>
              </w:rPr>
              <w:br/>
              <w:t xml:space="preserve">$3A=Cam Sensor Fault; </w:t>
            </w:r>
            <w:r>
              <w:rPr>
                <w:rFonts w:ascii="Arial" w:hAnsi="Arial"/>
                <w:sz w:val="16"/>
              </w:rPr>
              <w:br/>
              <w:t xml:space="preserve">$3B=Powertrain Relay Fault; </w:t>
            </w:r>
            <w:r>
              <w:rPr>
                <w:rFonts w:ascii="Arial" w:hAnsi="Arial"/>
                <w:sz w:val="16"/>
              </w:rPr>
              <w:br/>
              <w:t xml:space="preserve">$3E=Engine Metal Overtemperature Protection </w:t>
            </w:r>
            <w:r>
              <w:rPr>
                <w:rFonts w:ascii="Arial" w:hAnsi="Arial"/>
                <w:sz w:val="16"/>
              </w:rPr>
              <w:lastRenderedPageBreak/>
              <w:t xml:space="preserve">Active; </w:t>
            </w:r>
            <w:r>
              <w:rPr>
                <w:rFonts w:ascii="Arial" w:hAnsi="Arial"/>
                <w:sz w:val="16"/>
              </w:rPr>
              <w:br/>
              <w:t xml:space="preserve">$3F=Catalyst Converter Overtemperature Protection Active; </w:t>
            </w:r>
            <w:r>
              <w:rPr>
                <w:rFonts w:ascii="Arial" w:hAnsi="Arial"/>
                <w:sz w:val="16"/>
              </w:rPr>
              <w:br/>
              <w:t xml:space="preserve">$40=Piston Protection Active; </w:t>
            </w:r>
            <w:r>
              <w:rPr>
                <w:rFonts w:ascii="Arial" w:hAnsi="Arial"/>
                <w:sz w:val="16"/>
              </w:rPr>
              <w:br/>
              <w:t xml:space="preserve">$41=Hot Coolant Mode Active; </w:t>
            </w:r>
            <w:r>
              <w:rPr>
                <w:rFonts w:ascii="Arial" w:hAnsi="Arial"/>
                <w:sz w:val="16"/>
              </w:rPr>
              <w:br/>
              <w:t>$42=Engine Overspeed Protection Active;</w:t>
            </w:r>
          </w:p>
          <w:p w:rsidR="006429A2" w:rsidRDefault="006429A2" w:rsidP="006429A2">
            <w:pPr>
              <w:keepNext w:val="0"/>
              <w:rPr>
                <w:rFonts w:ascii="Arial" w:hAnsi="Arial"/>
                <w:sz w:val="16"/>
              </w:rPr>
            </w:pPr>
            <w:r>
              <w:rPr>
                <w:rFonts w:ascii="Arial" w:hAnsi="Arial"/>
                <w:sz w:val="16"/>
              </w:rPr>
              <w:t>$43=</w:t>
            </w:r>
            <w:r w:rsidRPr="0073512C">
              <w:rPr>
                <w:rFonts w:ascii="Arial" w:hAnsi="Arial"/>
                <w:sz w:val="16"/>
              </w:rPr>
              <w:t>AC</w:t>
            </w:r>
            <w:r>
              <w:rPr>
                <w:rFonts w:ascii="Arial" w:hAnsi="Arial"/>
                <w:sz w:val="16"/>
              </w:rPr>
              <w:t xml:space="preserve"> </w:t>
            </w:r>
            <w:r w:rsidRPr="0073512C">
              <w:rPr>
                <w:rFonts w:ascii="Arial" w:hAnsi="Arial"/>
                <w:sz w:val="16"/>
              </w:rPr>
              <w:t>Clutch</w:t>
            </w:r>
            <w:r>
              <w:rPr>
                <w:rFonts w:ascii="Arial" w:hAnsi="Arial"/>
                <w:sz w:val="16"/>
              </w:rPr>
              <w:t xml:space="preserve"> </w:t>
            </w:r>
            <w:r w:rsidRPr="0073512C">
              <w:rPr>
                <w:rFonts w:ascii="Arial" w:hAnsi="Arial"/>
                <w:sz w:val="16"/>
              </w:rPr>
              <w:t>Being</w:t>
            </w:r>
            <w:r>
              <w:rPr>
                <w:rFonts w:ascii="Arial" w:hAnsi="Arial"/>
                <w:sz w:val="16"/>
              </w:rPr>
              <w:t xml:space="preserve"> </w:t>
            </w:r>
            <w:r w:rsidRPr="0073512C">
              <w:rPr>
                <w:rFonts w:ascii="Arial" w:hAnsi="Arial"/>
                <w:sz w:val="16"/>
              </w:rPr>
              <w:t>Engaged</w:t>
            </w:r>
            <w:r>
              <w:rPr>
                <w:rFonts w:ascii="Arial" w:hAnsi="Arial"/>
                <w:sz w:val="16"/>
              </w:rPr>
              <w:t>;</w:t>
            </w:r>
          </w:p>
          <w:p w:rsidR="006429A2" w:rsidRDefault="006429A2" w:rsidP="006429A2">
            <w:pPr>
              <w:keepNext w:val="0"/>
              <w:rPr>
                <w:rFonts w:ascii="Arial" w:hAnsi="Arial"/>
                <w:sz w:val="16"/>
              </w:rPr>
            </w:pPr>
            <w:r>
              <w:rPr>
                <w:rFonts w:ascii="Arial" w:hAnsi="Arial"/>
                <w:sz w:val="16"/>
              </w:rPr>
              <w:t>$44=</w:t>
            </w:r>
            <w:r w:rsidRPr="0073512C">
              <w:rPr>
                <w:rFonts w:ascii="Arial" w:hAnsi="Arial"/>
                <w:sz w:val="16"/>
              </w:rPr>
              <w:t>Post</w:t>
            </w:r>
            <w:r>
              <w:rPr>
                <w:rFonts w:ascii="Arial" w:hAnsi="Arial"/>
                <w:sz w:val="16"/>
              </w:rPr>
              <w:t xml:space="preserve"> </w:t>
            </w:r>
            <w:r w:rsidRPr="0073512C">
              <w:rPr>
                <w:rFonts w:ascii="Arial" w:hAnsi="Arial"/>
                <w:sz w:val="16"/>
              </w:rPr>
              <w:t>O2</w:t>
            </w:r>
            <w:r>
              <w:rPr>
                <w:rFonts w:ascii="Arial" w:hAnsi="Arial"/>
                <w:sz w:val="16"/>
              </w:rPr>
              <w:t xml:space="preserve"> </w:t>
            </w:r>
            <w:r w:rsidRPr="0073512C">
              <w:rPr>
                <w:rFonts w:ascii="Arial" w:hAnsi="Arial"/>
                <w:sz w:val="16"/>
              </w:rPr>
              <w:t>Diag</w:t>
            </w:r>
            <w:r>
              <w:rPr>
                <w:rFonts w:ascii="Arial" w:hAnsi="Arial"/>
                <w:sz w:val="16"/>
              </w:rPr>
              <w:t xml:space="preserve">nostic </w:t>
            </w:r>
            <w:r w:rsidRPr="0073512C">
              <w:rPr>
                <w:rFonts w:ascii="Arial" w:hAnsi="Arial"/>
                <w:sz w:val="16"/>
              </w:rPr>
              <w:t>Intrusive</w:t>
            </w:r>
            <w:r>
              <w:rPr>
                <w:rFonts w:ascii="Arial" w:hAnsi="Arial"/>
                <w:sz w:val="16"/>
              </w:rPr>
              <w:t xml:space="preserve"> </w:t>
            </w:r>
            <w:r w:rsidRPr="0073512C">
              <w:rPr>
                <w:rFonts w:ascii="Arial" w:hAnsi="Arial"/>
                <w:sz w:val="16"/>
              </w:rPr>
              <w:t>Active</w:t>
            </w:r>
            <w:r>
              <w:rPr>
                <w:rFonts w:ascii="Arial" w:hAnsi="Arial"/>
                <w:sz w:val="16"/>
              </w:rPr>
              <w:t>;</w:t>
            </w:r>
          </w:p>
          <w:p w:rsidR="006429A2" w:rsidRDefault="006429A2" w:rsidP="006429A2">
            <w:pPr>
              <w:keepNext w:val="0"/>
              <w:rPr>
                <w:rFonts w:ascii="Arial" w:hAnsi="Arial"/>
                <w:sz w:val="16"/>
              </w:rPr>
            </w:pPr>
            <w:r>
              <w:rPr>
                <w:rFonts w:ascii="Arial" w:hAnsi="Arial"/>
                <w:sz w:val="16"/>
              </w:rPr>
              <w:t>$45=</w:t>
            </w:r>
            <w:r w:rsidRPr="000B29E8">
              <w:rPr>
                <w:rFonts w:ascii="Arial" w:hAnsi="Arial"/>
                <w:sz w:val="16"/>
              </w:rPr>
              <w:t>In</w:t>
            </w:r>
            <w:r>
              <w:rPr>
                <w:rFonts w:ascii="Arial" w:hAnsi="Arial"/>
                <w:sz w:val="16"/>
              </w:rPr>
              <w:t xml:space="preserve"> 4WD </w:t>
            </w:r>
            <w:r w:rsidRPr="000B29E8">
              <w:rPr>
                <w:rFonts w:ascii="Arial" w:hAnsi="Arial"/>
                <w:sz w:val="16"/>
              </w:rPr>
              <w:t>Low</w:t>
            </w:r>
            <w:r>
              <w:rPr>
                <w:rFonts w:ascii="Arial" w:hAnsi="Arial"/>
                <w:sz w:val="16"/>
              </w:rPr>
              <w:t>;</w:t>
            </w:r>
          </w:p>
          <w:p w:rsidR="006429A2" w:rsidRDefault="006429A2" w:rsidP="006429A2">
            <w:pPr>
              <w:keepNext w:val="0"/>
              <w:rPr>
                <w:rFonts w:ascii="Arial" w:hAnsi="Arial"/>
                <w:sz w:val="16"/>
              </w:rPr>
            </w:pPr>
            <w:r>
              <w:rPr>
                <w:rFonts w:ascii="Arial" w:hAnsi="Arial"/>
                <w:sz w:val="16"/>
              </w:rPr>
              <w:t>$46=Vehicle Speed Too Low;</w:t>
            </w:r>
          </w:p>
          <w:p w:rsidR="006429A2" w:rsidRDefault="006429A2" w:rsidP="006429A2">
            <w:pPr>
              <w:keepNext w:val="0"/>
              <w:rPr>
                <w:rFonts w:ascii="Arial" w:hAnsi="Arial"/>
                <w:sz w:val="16"/>
              </w:rPr>
            </w:pPr>
            <w:r>
              <w:rPr>
                <w:rFonts w:ascii="Arial" w:hAnsi="Arial"/>
                <w:sz w:val="16"/>
              </w:rPr>
              <w:t>$47=Tip In Bump Active;</w:t>
            </w:r>
          </w:p>
          <w:p w:rsidR="006429A2" w:rsidRDefault="006429A2" w:rsidP="006429A2">
            <w:pPr>
              <w:keepNext w:val="0"/>
              <w:rPr>
                <w:rFonts w:ascii="Arial" w:hAnsi="Arial"/>
                <w:sz w:val="16"/>
              </w:rPr>
            </w:pPr>
            <w:r>
              <w:rPr>
                <w:rFonts w:ascii="Arial" w:hAnsi="Arial"/>
                <w:sz w:val="16"/>
              </w:rPr>
              <w:t>$48=Catalyst Temperature Low;</w:t>
            </w:r>
          </w:p>
          <w:p w:rsidR="006429A2" w:rsidRDefault="006429A2" w:rsidP="006429A2">
            <w:pPr>
              <w:keepNext w:val="0"/>
              <w:rPr>
                <w:rFonts w:ascii="Arial" w:hAnsi="Arial"/>
                <w:sz w:val="16"/>
              </w:rPr>
            </w:pPr>
            <w:r>
              <w:rPr>
                <w:rFonts w:ascii="Arial" w:hAnsi="Arial"/>
                <w:sz w:val="16"/>
              </w:rPr>
              <w:t>$49=Cylinder Deactivation System Fault;</w:t>
            </w:r>
          </w:p>
          <w:p w:rsidR="006429A2" w:rsidRPr="00C04BCC" w:rsidRDefault="006429A2" w:rsidP="006429A2">
            <w:pPr>
              <w:keepNext w:val="0"/>
              <w:rPr>
                <w:rFonts w:ascii="Arial" w:hAnsi="Arial"/>
                <w:sz w:val="16"/>
              </w:rPr>
            </w:pPr>
            <w:r w:rsidRPr="00C04BCC">
              <w:rPr>
                <w:rFonts w:ascii="Arial" w:hAnsi="Arial"/>
                <w:sz w:val="16"/>
              </w:rPr>
              <w:t>$4A=Torque Model Inaccurate Fault;</w:t>
            </w:r>
          </w:p>
          <w:p w:rsidR="006429A2" w:rsidRDefault="006429A2" w:rsidP="006429A2">
            <w:pPr>
              <w:keepNext w:val="0"/>
              <w:rPr>
                <w:rFonts w:ascii="Arial" w:hAnsi="Arial"/>
                <w:sz w:val="16"/>
              </w:rPr>
            </w:pPr>
            <w:r>
              <w:rPr>
                <w:rFonts w:ascii="Arial" w:hAnsi="Arial"/>
                <w:sz w:val="16"/>
              </w:rPr>
              <w:t>$4B=</w:t>
            </w:r>
            <w:smartTag w:uri="urn:schemas-microsoft-com:office:smarttags" w:element="PlaceName">
              <w:r>
                <w:rPr>
                  <w:rFonts w:ascii="Arial" w:hAnsi="Arial"/>
                  <w:sz w:val="16"/>
                </w:rPr>
                <w:t>Invalid</w:t>
              </w:r>
            </w:smartTag>
            <w:r>
              <w:rPr>
                <w:rFonts w:ascii="Arial" w:hAnsi="Arial"/>
                <w:sz w:val="16"/>
              </w:rPr>
              <w:t xml:space="preserve"> 4WD </w:t>
            </w:r>
            <w:smartTag w:uri="urn:schemas-microsoft-com:office:smarttags" w:element="place">
              <w:smartTag w:uri="urn:schemas-microsoft-com:office:smarttags" w:element="PlaceName">
                <w:r>
                  <w:rPr>
                    <w:rFonts w:ascii="Arial" w:hAnsi="Arial"/>
                    <w:sz w:val="16"/>
                  </w:rPr>
                  <w:t>Low</w:t>
                </w:r>
              </w:smartTag>
              <w:r>
                <w:rPr>
                  <w:rFonts w:ascii="Arial" w:hAnsi="Arial"/>
                  <w:sz w:val="16"/>
                </w:rPr>
                <w:t xml:space="preserve"> </w:t>
              </w:r>
              <w:smartTag w:uri="urn:schemas-microsoft-com:office:smarttags" w:element="PlaceType">
                <w:r>
                  <w:rPr>
                    <w:rFonts w:ascii="Arial" w:hAnsi="Arial"/>
                    <w:sz w:val="16"/>
                  </w:rPr>
                  <w:t>State</w:t>
                </w:r>
              </w:smartTag>
            </w:smartTag>
            <w:r>
              <w:rPr>
                <w:rFonts w:ascii="Arial" w:hAnsi="Arial"/>
                <w:sz w:val="16"/>
              </w:rPr>
              <w:t>;</w:t>
            </w:r>
          </w:p>
          <w:p w:rsidR="00A30728" w:rsidRDefault="006429A2" w:rsidP="00A30728">
            <w:pPr>
              <w:keepNext w:val="0"/>
              <w:rPr>
                <w:rFonts w:ascii="Arial" w:hAnsi="Arial" w:cs="Arial"/>
                <w:sz w:val="16"/>
                <w:szCs w:val="16"/>
              </w:rPr>
            </w:pPr>
            <w:r>
              <w:rPr>
                <w:rFonts w:ascii="Arial" w:hAnsi="Arial"/>
                <w:sz w:val="16"/>
              </w:rPr>
              <w:t>$4C=ETC Disable Time</w:t>
            </w:r>
            <w:r w:rsidR="00A30728">
              <w:rPr>
                <w:rFonts w:ascii="Arial" w:hAnsi="Arial" w:cs="Arial"/>
                <w:sz w:val="16"/>
                <w:szCs w:val="16"/>
              </w:rPr>
              <w:t>;</w:t>
            </w:r>
          </w:p>
          <w:p w:rsidR="00A30728" w:rsidRDefault="00A30728" w:rsidP="00A30728">
            <w:pPr>
              <w:keepNext w:val="0"/>
              <w:rPr>
                <w:rFonts w:ascii="Arial" w:hAnsi="Arial" w:cs="Arial"/>
                <w:sz w:val="16"/>
                <w:szCs w:val="16"/>
              </w:rPr>
            </w:pPr>
            <w:r>
              <w:rPr>
                <w:rFonts w:ascii="Arial" w:hAnsi="Arial" w:cs="Arial"/>
                <w:sz w:val="16"/>
                <w:szCs w:val="16"/>
              </w:rPr>
              <w:t>$4E=Ethanol Learn In Progress;</w:t>
            </w:r>
          </w:p>
          <w:p w:rsidR="006429A2" w:rsidRDefault="00A30728" w:rsidP="00A30728">
            <w:pPr>
              <w:keepNext w:val="0"/>
              <w:rPr>
                <w:rFonts w:ascii="Arial" w:hAnsi="Arial"/>
                <w:sz w:val="16"/>
              </w:rPr>
            </w:pPr>
            <w:r>
              <w:rPr>
                <w:rFonts w:ascii="Arial" w:hAnsi="Arial" w:cs="Arial"/>
                <w:sz w:val="16"/>
                <w:szCs w:val="16"/>
              </w:rPr>
              <w:t>$4F=Ethanol Concentration Too High</w:t>
            </w:r>
          </w:p>
        </w:tc>
      </w:tr>
    </w:tbl>
    <w:p w:rsidR="006429A2" w:rsidRDefault="006429A2" w:rsidP="006429A2"/>
    <w:p w:rsidR="006429A2" w:rsidRDefault="006429A2" w:rsidP="006429A2">
      <w:r>
        <w:t>This PID contains one of the last eight reasons for the reactivation of all engine cylinders.  (Deactivate = half-cylinder mode, Reactivate = all-cylinder mode)  A FIFO history buffer, which retains its contents over a battery disconnect, is used to store these reasons with reason 1 containing the most recent reason.  If the most recent reason in the history buffer is the same as the current reason, the history buffer is not updated.</w:t>
      </w:r>
    </w:p>
    <w:p w:rsidR="006429A2" w:rsidRDefault="006429A2" w:rsidP="006429A2">
      <w:pPr>
        <w:keepNext w:val="0"/>
        <w:keepLines w:val="0"/>
      </w:pPr>
    </w:p>
    <w:bookmarkEnd w:id="810"/>
    <w:bookmarkEnd w:id="811"/>
    <w:p w:rsidR="00FF4F2F" w:rsidRDefault="00FF4F2F">
      <w:pPr>
        <w:keepNext w:val="0"/>
        <w:keepLines w:val="0"/>
      </w:pPr>
    </w:p>
    <w:p w:rsidR="00FF4F2F" w:rsidRDefault="00FF4F2F">
      <w:pPr>
        <w:pStyle w:val="Heading3"/>
      </w:pPr>
      <w:bookmarkStart w:id="834" w:name="_Toc223513170"/>
      <w:r>
        <w:t>MTCR – PID $201B – Clutch Pedal Position Sensor A/D</w:t>
      </w:r>
      <w:bookmarkEnd w:id="83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$201B</w:t>
            </w:r>
          </w:p>
        </w:tc>
        <w:tc>
          <w:tcPr>
            <w:tcW w:w="2880" w:type="dxa"/>
            <w:tcBorders>
              <w:top w:val="nil"/>
            </w:tcBorders>
          </w:tcPr>
          <w:p w:rsidR="00FF4F2F" w:rsidRDefault="00FF4F2F">
            <w:pPr>
              <w:rPr>
                <w:rFonts w:ascii="Arial" w:hAnsi="Arial"/>
                <w:sz w:val="16"/>
              </w:rPr>
            </w:pPr>
            <w:r>
              <w:rPr>
                <w:rFonts w:ascii="Arial" w:hAnsi="Arial"/>
                <w:sz w:val="16"/>
              </w:rPr>
              <w:t>Clutch Pedal Position Sensor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clutch pedal position sensor analog input as a percentage of its reference voltage.</w:t>
      </w:r>
    </w:p>
    <w:p w:rsidR="00FF4F2F" w:rsidRDefault="00FF4F2F">
      <w:pPr>
        <w:keepNext w:val="0"/>
        <w:keepLines w:val="0"/>
      </w:pPr>
    </w:p>
    <w:p w:rsidR="00FF4F2F" w:rsidRDefault="00FF4F2F">
      <w:pPr>
        <w:pStyle w:val="Heading3"/>
      </w:pPr>
      <w:bookmarkStart w:id="835" w:name="_Toc223513171"/>
      <w:r>
        <w:t>MTCR – PID $201C – Clutch Pedal Fully Applied Learned Position</w:t>
      </w:r>
      <w:bookmarkEnd w:id="83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$201C</w:t>
            </w:r>
          </w:p>
        </w:tc>
        <w:tc>
          <w:tcPr>
            <w:tcW w:w="2880" w:type="dxa"/>
            <w:tcBorders>
              <w:top w:val="nil"/>
            </w:tcBorders>
          </w:tcPr>
          <w:p w:rsidR="00FF4F2F" w:rsidRDefault="00FF4F2F">
            <w:pPr>
              <w:rPr>
                <w:rFonts w:ascii="Arial" w:hAnsi="Arial"/>
                <w:sz w:val="16"/>
              </w:rPr>
            </w:pPr>
            <w:r>
              <w:rPr>
                <w:rFonts w:ascii="Arial" w:hAnsi="Arial"/>
                <w:sz w:val="16"/>
              </w:rPr>
              <w:t>Clutch Pedal Fully Applied Learned Position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position learned for the clutch pedal position sensor when the clutch pedal is fully applied during the associated learn procedure.</w:t>
      </w:r>
    </w:p>
    <w:p w:rsidR="00FF4F2F" w:rsidRDefault="00FF4F2F">
      <w:pPr>
        <w:keepNext w:val="0"/>
        <w:keepLines w:val="0"/>
      </w:pPr>
    </w:p>
    <w:p w:rsidR="00FF4F2F" w:rsidRDefault="00FF4F2F">
      <w:pPr>
        <w:pStyle w:val="Heading3"/>
      </w:pPr>
      <w:bookmarkStart w:id="836" w:name="_Toc37566134"/>
      <w:bookmarkStart w:id="837" w:name="_Toc223513172"/>
      <w:r>
        <w:lastRenderedPageBreak/>
        <w:t xml:space="preserve">MTCR – PID $201D – </w:t>
      </w:r>
      <w:bookmarkEnd w:id="836"/>
      <w:r>
        <w:t>Clutch Pedal Fully Applied Position Learn Status</w:t>
      </w:r>
      <w:bookmarkEnd w:id="83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$201D</w:t>
            </w:r>
          </w:p>
        </w:tc>
        <w:tc>
          <w:tcPr>
            <w:tcW w:w="2880" w:type="dxa"/>
            <w:tcBorders>
              <w:top w:val="nil"/>
            </w:tcBorders>
          </w:tcPr>
          <w:p w:rsidR="00FF4F2F" w:rsidRDefault="00FF4F2F">
            <w:pPr>
              <w:rPr>
                <w:rFonts w:ascii="Arial" w:hAnsi="Arial"/>
                <w:sz w:val="16"/>
              </w:rPr>
            </w:pPr>
            <w:r>
              <w:rPr>
                <w:rFonts w:ascii="Arial" w:hAnsi="Arial"/>
                <w:sz w:val="16"/>
              </w:rPr>
              <w:t>Clutch Pedal Fully Applied Position Learn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$00=Not Attempted; </w:t>
            </w:r>
            <w:r>
              <w:rPr>
                <w:rFonts w:ascii="Arial" w:hAnsi="Arial"/>
                <w:sz w:val="16"/>
              </w:rPr>
              <w:br/>
              <w:t xml:space="preserve">$01=In Progress; </w:t>
            </w:r>
            <w:r>
              <w:rPr>
                <w:rFonts w:ascii="Arial" w:hAnsi="Arial"/>
                <w:sz w:val="16"/>
              </w:rPr>
              <w:br/>
              <w:t xml:space="preserve">$02=Successful; </w:t>
            </w:r>
            <w:r>
              <w:rPr>
                <w:rFonts w:ascii="Arial" w:hAnsi="Arial"/>
                <w:sz w:val="16"/>
              </w:rPr>
              <w:br/>
              <w:t xml:space="preserve">$03=Unsuccessful - Low; </w:t>
            </w:r>
            <w:r>
              <w:rPr>
                <w:rFonts w:ascii="Arial" w:hAnsi="Arial"/>
                <w:sz w:val="16"/>
              </w:rPr>
              <w:br/>
              <w:t xml:space="preserve">$04=Unsuccessful - High; </w:t>
            </w:r>
            <w:r>
              <w:rPr>
                <w:rFonts w:ascii="Arial" w:hAnsi="Arial"/>
                <w:sz w:val="16"/>
              </w:rPr>
              <w:br/>
              <w:t>$05=Unsuccessful - Moving</w:t>
            </w:r>
          </w:p>
        </w:tc>
      </w:tr>
    </w:tbl>
    <w:p w:rsidR="00FF4F2F" w:rsidRDefault="00FF4F2F"/>
    <w:p w:rsidR="00FF4F2F" w:rsidRDefault="00FF4F2F">
      <w:r>
        <w:t>This PID contains the status of the procedure used to learn the clutch pedal fully applied position.</w:t>
      </w:r>
    </w:p>
    <w:p w:rsidR="00FF4F2F" w:rsidRDefault="00FF4F2F">
      <w:pPr>
        <w:keepNext w:val="0"/>
        <w:keepLines w:val="0"/>
      </w:pPr>
    </w:p>
    <w:p w:rsidR="00FF4F2F" w:rsidRDefault="00FF4F2F">
      <w:pPr>
        <w:pStyle w:val="Heading3"/>
      </w:pPr>
      <w:bookmarkStart w:id="838" w:name="_Toc223513173"/>
      <w:r>
        <w:t>MTCR – PID $201E – Clutch Pedal Released Learned Position</w:t>
      </w:r>
      <w:bookmarkEnd w:id="83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$201E</w:t>
            </w:r>
          </w:p>
        </w:tc>
        <w:tc>
          <w:tcPr>
            <w:tcW w:w="2880" w:type="dxa"/>
            <w:tcBorders>
              <w:top w:val="nil"/>
            </w:tcBorders>
          </w:tcPr>
          <w:p w:rsidR="00FF4F2F" w:rsidRDefault="00FF4F2F">
            <w:pPr>
              <w:rPr>
                <w:rFonts w:ascii="Arial" w:hAnsi="Arial"/>
                <w:sz w:val="16"/>
              </w:rPr>
            </w:pPr>
            <w:r>
              <w:rPr>
                <w:rFonts w:ascii="Arial" w:hAnsi="Arial"/>
                <w:sz w:val="16"/>
              </w:rPr>
              <w:t>Clutch Pedal Released Learned Position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position learned for the clutch pedal position sensor when the clutch pedal is released.</w:t>
      </w:r>
    </w:p>
    <w:p w:rsidR="00FF4F2F" w:rsidRDefault="00FF4F2F">
      <w:pPr>
        <w:keepNext w:val="0"/>
        <w:keepLines w:val="0"/>
      </w:pPr>
    </w:p>
    <w:p w:rsidR="00FF4F2F" w:rsidRDefault="00FF4F2F">
      <w:pPr>
        <w:pStyle w:val="Heading3"/>
      </w:pPr>
      <w:bookmarkStart w:id="839" w:name="_Toc223513174"/>
      <w:r>
        <w:t>MTCR – PID $201F – Clutch Pedal Displacement</w:t>
      </w:r>
      <w:bookmarkEnd w:id="83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$201F</w:t>
            </w:r>
          </w:p>
        </w:tc>
        <w:tc>
          <w:tcPr>
            <w:tcW w:w="2880" w:type="dxa"/>
            <w:tcBorders>
              <w:top w:val="nil"/>
            </w:tcBorders>
          </w:tcPr>
          <w:p w:rsidR="00FF4F2F" w:rsidRDefault="00FF4F2F">
            <w:pPr>
              <w:rPr>
                <w:rFonts w:ascii="Arial" w:hAnsi="Arial"/>
                <w:sz w:val="16"/>
              </w:rPr>
            </w:pPr>
            <w:r>
              <w:rPr>
                <w:rFonts w:ascii="Arial" w:hAnsi="Arial"/>
                <w:sz w:val="16"/>
              </w:rPr>
              <w:t>Clutch Pedal Displacement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displacement of the clutch pedal (corrected and normalized based upon its learned released and fully applied positions), where 0 % corresponds to the clutch pedal being released and 100% corresponds to the clutch pedal being fully applied.</w:t>
      </w:r>
    </w:p>
    <w:p w:rsidR="00FF4F2F" w:rsidRDefault="00FF4F2F">
      <w:pPr>
        <w:keepNext w:val="0"/>
        <w:keepLines w:val="0"/>
      </w:pPr>
    </w:p>
    <w:p w:rsidR="00FF4F2F" w:rsidRDefault="00FF4F2F">
      <w:pPr>
        <w:pStyle w:val="Heading3"/>
      </w:pPr>
      <w:bookmarkStart w:id="840" w:name="_Toc50258334"/>
      <w:bookmarkStart w:id="841" w:name="_Toc223513175"/>
      <w:r>
        <w:t>DFIR – PID $2020 – Malfunction Indicator Lamp Status</w:t>
      </w:r>
      <w:bookmarkEnd w:id="840"/>
      <w:bookmarkEnd w:id="84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$2020</w:t>
            </w:r>
          </w:p>
        </w:tc>
        <w:tc>
          <w:tcPr>
            <w:tcW w:w="2880" w:type="dxa"/>
            <w:tcBorders>
              <w:top w:val="nil"/>
            </w:tcBorders>
          </w:tcPr>
          <w:p w:rsidR="00FF4F2F" w:rsidRDefault="00FF4F2F">
            <w:pPr>
              <w:rPr>
                <w:rFonts w:ascii="Arial" w:hAnsi="Arial"/>
                <w:sz w:val="16"/>
              </w:rPr>
            </w:pPr>
            <w:r>
              <w:rPr>
                <w:rFonts w:ascii="Arial" w:hAnsi="Arial"/>
                <w:sz w:val="16"/>
              </w:rPr>
              <w:t>Malfunction Indicator Lamp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Malfunction Indicator Lamp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pStyle w:val="FootnoteText"/>
              <w:keepNext w:val="0"/>
              <w:keepLines w:val="0"/>
              <w:rPr>
                <w:rFonts w:ascii="Arial" w:hAnsi="Arial"/>
                <w:snapToGrid w:val="0"/>
              </w:rPr>
            </w:pPr>
            <w:r>
              <w:rPr>
                <w:rFonts w:ascii="Arial" w:hAnsi="Arial"/>
                <w:snapToGrid w:val="0"/>
              </w:rPr>
              <w:t>MIL On Due to Detected Fault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lastRenderedPageBreak/>
              <w:t>Bulb Check MIL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signals associated with the status of the malfunction indicator lamp.  More than one of these signals can be active at the same time.  The content of each of these signals is described below.</w:t>
      </w:r>
    </w:p>
    <w:p w:rsidR="00FF4F2F" w:rsidRDefault="00FF4F2F"/>
    <w:p w:rsidR="00FF4F2F" w:rsidRDefault="00FF4F2F">
      <w:r>
        <w:t>Malfunction Indicator Lamp Commanded On contains the commanded state of the malfunction indicator lamp (MIL) output.</w:t>
      </w:r>
    </w:p>
    <w:p w:rsidR="00FF4F2F" w:rsidRDefault="00FF4F2F"/>
    <w:p w:rsidR="00FF4F2F" w:rsidRDefault="00FF4F2F">
      <w:r>
        <w:rPr>
          <w:snapToGrid w:val="0"/>
        </w:rPr>
        <w:t xml:space="preserve">MIL On Due to Detected Fault </w:t>
      </w:r>
      <w:r>
        <w:t>indicates that the malfunction indicator lamp is being commanded on due to the failure of a diagnostic test.</w:t>
      </w:r>
    </w:p>
    <w:p w:rsidR="00FF4F2F" w:rsidRDefault="00FF4F2F"/>
    <w:p w:rsidR="00FF4F2F" w:rsidRDefault="00FF4F2F">
      <w:r>
        <w:t>Bulb Check MIL Active indicates that the malfunction indicator lamp is being commanded on due to a power up or a repower condition.</w:t>
      </w:r>
    </w:p>
    <w:p w:rsidR="00FF4F2F" w:rsidRDefault="00FF4F2F">
      <w:pPr>
        <w:pStyle w:val="Heading3"/>
      </w:pPr>
      <w:bookmarkStart w:id="842" w:name="_Toc223513176"/>
      <w:r>
        <w:t>RTDR – PID $2021 – Powertrain Induced Chassis Pitch</w:t>
      </w:r>
      <w:bookmarkEnd w:id="84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$2021</w:t>
            </w:r>
          </w:p>
        </w:tc>
        <w:tc>
          <w:tcPr>
            <w:tcW w:w="2880" w:type="dxa"/>
            <w:tcBorders>
              <w:top w:val="nil"/>
            </w:tcBorders>
          </w:tcPr>
          <w:p w:rsidR="00FF4F2F" w:rsidRDefault="00FF4F2F">
            <w:pPr>
              <w:rPr>
                <w:rFonts w:ascii="Arial" w:hAnsi="Arial"/>
                <w:sz w:val="16"/>
              </w:rPr>
            </w:pPr>
            <w:r>
              <w:rPr>
                <w:rFonts w:ascii="Arial" w:hAnsi="Arial"/>
                <w:sz w:val="16"/>
              </w:rPr>
              <w:t>Powertrain Induced Chassis Pitch</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i/>
                <w:sz w:val="14"/>
              </w:rPr>
            </w:pPr>
            <w:r>
              <w:rPr>
                <w:rFonts w:ascii="Arial" w:hAnsi="Arial"/>
                <w:sz w:val="16"/>
              </w:rPr>
              <w:t>Powertrain Induced Chassis Pitch</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i/>
                <w:sz w:val="14"/>
              </w:rPr>
            </w:pPr>
            <w:r>
              <w:rPr>
                <w:rFonts w:ascii="Arial" w:hAnsi="Arial"/>
                <w:sz w:val="16"/>
              </w:rPr>
              <w:t>$0=Neutral;</w:t>
            </w:r>
            <w:r>
              <w:rPr>
                <w:rFonts w:ascii="Arial" w:hAnsi="Arial"/>
                <w:sz w:val="16"/>
              </w:rPr>
              <w:br/>
              <w:t xml:space="preserve">$1=Lift; </w:t>
            </w:r>
            <w:r>
              <w:rPr>
                <w:rFonts w:ascii="Arial" w:hAnsi="Arial"/>
                <w:sz w:val="16"/>
              </w:rPr>
              <w:br/>
              <w:t>$2=Dive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keeps track of the commanded state of the RTD Lift/Dive algorithm.</w:t>
      </w:r>
    </w:p>
    <w:p w:rsidR="00FF4F2F" w:rsidRDefault="00FF4F2F">
      <w:pPr>
        <w:pStyle w:val="Heading3"/>
      </w:pPr>
      <w:bookmarkStart w:id="843" w:name="_Toc223513177"/>
      <w:r>
        <w:t>TCSR – PID $2022 – Traction Control System Requested Torque Control Mode</w:t>
      </w:r>
      <w:bookmarkEnd w:id="84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$2022</w:t>
            </w:r>
          </w:p>
        </w:tc>
        <w:tc>
          <w:tcPr>
            <w:tcW w:w="2880" w:type="dxa"/>
            <w:tcBorders>
              <w:top w:val="nil"/>
            </w:tcBorders>
          </w:tcPr>
          <w:p w:rsidR="00FF4F2F" w:rsidRDefault="00FF4F2F">
            <w:pPr>
              <w:rPr>
                <w:rFonts w:ascii="Arial" w:hAnsi="Arial"/>
                <w:sz w:val="16"/>
              </w:rPr>
            </w:pPr>
            <w:r>
              <w:rPr>
                <w:rFonts w:ascii="Arial" w:hAnsi="Arial"/>
                <w:sz w:val="16"/>
              </w:rPr>
              <w:t>Traction Control System Requested Torque Control Mode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smartTag w:uri="urn:schemas-microsoft-com:office:smarttags" w:element="place">
              <w:smartTag w:uri="urn:schemas-microsoft-com:office:smarttags" w:element="City">
                <w:r>
                  <w:rPr>
                    <w:rFonts w:ascii="Arial" w:hAnsi="Arial"/>
                    <w:sz w:val="16"/>
                  </w:rPr>
                  <w:t>Normal</w:t>
                </w:r>
              </w:smartTag>
            </w:smartTag>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Drop Throttle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TCS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TCS Active and Drop Throttle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EDC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sidP="00092BF4">
      <w:bookmarkStart w:id="844" w:name="_Toc303590085"/>
      <w:bookmarkStart w:id="845" w:name="_Toc303654535"/>
      <w:bookmarkStart w:id="846" w:name="_Toc303656691"/>
      <w:bookmarkStart w:id="847" w:name="_Toc303658408"/>
      <w:bookmarkStart w:id="848" w:name="_Toc304340916"/>
      <w:bookmarkStart w:id="849" w:name="_Toc304615786"/>
      <w:bookmarkStart w:id="850" w:name="_Toc304704424"/>
      <w:bookmarkStart w:id="851" w:name="_Toc305472548"/>
      <w:bookmarkStart w:id="852" w:name="_Toc305472776"/>
      <w:bookmarkStart w:id="853" w:name="_Toc306610500"/>
      <w:bookmarkStart w:id="854" w:name="_Toc309088378"/>
      <w:bookmarkStart w:id="855" w:name="_Toc309089003"/>
      <w:bookmarkStart w:id="856" w:name="_Toc309098838"/>
      <w:bookmarkStart w:id="857" w:name="_Toc309099238"/>
      <w:bookmarkStart w:id="858" w:name="_Toc309633664"/>
      <w:bookmarkStart w:id="859" w:name="_Toc309633934"/>
      <w:bookmarkStart w:id="860" w:name="_Toc309638018"/>
      <w:bookmarkStart w:id="861" w:name="_Toc309696974"/>
      <w:bookmarkStart w:id="862" w:name="_Toc309708496"/>
      <w:bookmarkStart w:id="863" w:name="_Toc311941570"/>
      <w:bookmarkStart w:id="864" w:name="_Toc311941907"/>
      <w:bookmarkStart w:id="865" w:name="_Toc311947734"/>
      <w:bookmarkStart w:id="866" w:name="_Toc311948937"/>
      <w:bookmarkStart w:id="867" w:name="_Toc311950324"/>
      <w:bookmarkStart w:id="868" w:name="_Toc312028957"/>
      <w:bookmarkStart w:id="869" w:name="_Toc312111948"/>
      <w:bookmarkStart w:id="870" w:name="_Toc312114037"/>
      <w:bookmarkStart w:id="871" w:name="_Toc312118422"/>
      <w:bookmarkStart w:id="872" w:name="_Toc312202710"/>
      <w:bookmarkStart w:id="873" w:name="_Toc312213204"/>
      <w:bookmarkStart w:id="874" w:name="_Toc312213599"/>
      <w:bookmarkStart w:id="875" w:name="_Toc312573457"/>
      <w:bookmarkStart w:id="876" w:name="_Toc313847455"/>
      <w:bookmarkStart w:id="877" w:name="_Toc313927529"/>
      <w:bookmarkStart w:id="878" w:name="_Toc313930765"/>
      <w:bookmarkStart w:id="879" w:name="_Toc318509874"/>
      <w:bookmarkStart w:id="880" w:name="_Toc320662406"/>
      <w:bookmarkStart w:id="881" w:name="_Toc320921036"/>
      <w:bookmarkStart w:id="882" w:name="_Toc320924625"/>
      <w:bookmarkStart w:id="883" w:name="_Toc324017618"/>
      <w:bookmarkStart w:id="884" w:name="_Toc324810388"/>
      <w:bookmarkStart w:id="885" w:name="_Toc326722708"/>
      <w:bookmarkStart w:id="886" w:name="_Toc335959985"/>
      <w:bookmarkStart w:id="887" w:name="_Toc335960842"/>
      <w:bookmarkStart w:id="888" w:name="_Toc336044686"/>
      <w:bookmarkStart w:id="889" w:name="_Toc336052972"/>
      <w:r>
        <w:lastRenderedPageBreak/>
        <w:t>This PID contains several signals associated with the status of the Requested Torque Signal and the Traction Control System Data Control Signal inputs from the ABS/TC</w:t>
      </w:r>
      <w:r w:rsidR="00092BF4">
        <w:t>S</w:t>
      </w:r>
      <w:r>
        <w:t xml:space="preserve"> module.  The content of each of these signals is described below.</w:t>
      </w:r>
    </w:p>
    <w:p w:rsidR="00FF4F2F" w:rsidRDefault="00FF4F2F"/>
    <w:p w:rsidR="00FF4F2F" w:rsidRDefault="00FF4F2F">
      <w:r>
        <w:t>Normal Torque Control Mode is indicated when the Requested Torque Signal indicates &gt; 90% duty cycle while the Traction Control System Data Control Signal input is Inactive (high).</w:t>
      </w:r>
    </w:p>
    <w:p w:rsidR="00FF4F2F" w:rsidRDefault="00FF4F2F"/>
    <w:p w:rsidR="00FF4F2F" w:rsidRDefault="00FF4F2F">
      <w:r>
        <w:t>Drop Throttle Control Mode is indicated when the Requested Torque Signal indicates &gt; 90% duty cycle while the Traction Control System Data Control Signal input is Active (asserted low).</w:t>
      </w:r>
    </w:p>
    <w:p w:rsidR="00FF4F2F" w:rsidRDefault="00FF4F2F"/>
    <w:p w:rsidR="00FF4F2F" w:rsidRDefault="00FF4F2F">
      <w:r>
        <w:t>TCS Active Torque Control Mode is indicated when the Requested Torque Signal is within the TCS region (40% to 90% duty cycle) while the Traction Control System Data Control Signal input is Inactive (high).</w:t>
      </w:r>
    </w:p>
    <w:p w:rsidR="00FF4F2F" w:rsidRDefault="00FF4F2F"/>
    <w:p w:rsidR="00FF4F2F" w:rsidRDefault="00FF4F2F">
      <w:r>
        <w:t>TCS Active and Drop Throttle Control Mode is indicated when the Requested Torque Signal is within the TCS region (40% to 90% duty cycle) while the Traction Control System Data Control Signal input is Active (asserted low).</w:t>
      </w:r>
    </w:p>
    <w:p w:rsidR="00FF4F2F" w:rsidRDefault="00FF4F2F"/>
    <w:p w:rsidR="00FF4F2F" w:rsidRDefault="00FF4F2F">
      <w:r>
        <w:t>EDC Active Control Mode is indicated when the Requested Torque Signal is within the EDC region (10% to 35% duty cycle) while the Traction Control System Data Control Signal input is Active (asserted low).</w:t>
      </w:r>
    </w:p>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p w:rsidR="00FF4F2F" w:rsidRDefault="00FF4F2F">
      <w:pPr>
        <w:keepNext w:val="0"/>
        <w:keepLines w:val="0"/>
      </w:pPr>
    </w:p>
    <w:p w:rsidR="00FF4F2F" w:rsidRDefault="00FF4F2F">
      <w:pPr>
        <w:pStyle w:val="Heading3"/>
      </w:pPr>
      <w:bookmarkStart w:id="890" w:name="_Toc223513178"/>
      <w:r>
        <w:t>GENR – PID $2023 – Regulated Voltage Control Override Source</w:t>
      </w:r>
      <w:bookmarkEnd w:id="89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$2023</w:t>
            </w:r>
          </w:p>
        </w:tc>
        <w:tc>
          <w:tcPr>
            <w:tcW w:w="2880" w:type="dxa"/>
            <w:tcBorders>
              <w:top w:val="nil"/>
            </w:tcBorders>
          </w:tcPr>
          <w:p w:rsidR="00FF4F2F" w:rsidRDefault="00FF4F2F">
            <w:pPr>
              <w:rPr>
                <w:rFonts w:ascii="Arial" w:hAnsi="Arial"/>
                <w:sz w:val="16"/>
              </w:rPr>
            </w:pPr>
            <w:r>
              <w:rPr>
                <w:rFonts w:ascii="Arial" w:hAnsi="Arial"/>
                <w:sz w:val="16"/>
              </w:rPr>
              <w:t>Regulated Voltage Control Override Source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 None; </w:t>
            </w:r>
            <w:r>
              <w:rPr>
                <w:rFonts w:ascii="Arial" w:hAnsi="Arial"/>
                <w:sz w:val="16"/>
              </w:rPr>
              <w:br/>
              <w:t>$01= Device Control;</w:t>
            </w:r>
            <w:r>
              <w:rPr>
                <w:rFonts w:ascii="Arial" w:hAnsi="Arial"/>
                <w:sz w:val="16"/>
              </w:rPr>
              <w:br/>
              <w:t xml:space="preserve">$02= Fuel Demand; </w:t>
            </w:r>
            <w:r>
              <w:rPr>
                <w:rFonts w:ascii="Arial" w:hAnsi="Arial"/>
                <w:sz w:val="16"/>
              </w:rPr>
              <w:br/>
              <w:t xml:space="preserve">$03= OBD Diagnostics; </w:t>
            </w:r>
            <w:r>
              <w:rPr>
                <w:rFonts w:ascii="Arial" w:hAnsi="Arial"/>
                <w:sz w:val="16"/>
              </w:rPr>
              <w:br/>
              <w:t xml:space="preserve">$04= Airflow Measurement; </w:t>
            </w:r>
            <w:r>
              <w:rPr>
                <w:rFonts w:ascii="Arial" w:hAnsi="Arial"/>
                <w:sz w:val="16"/>
              </w:rPr>
              <w:br/>
              <w:t>$05= Cylinder Deactivation;</w:t>
            </w:r>
          </w:p>
          <w:p w:rsidR="00FF4F2F" w:rsidRDefault="00FF4F2F">
            <w:pPr>
              <w:rPr>
                <w:rFonts w:ascii="Arial" w:hAnsi="Arial"/>
                <w:sz w:val="16"/>
              </w:rPr>
            </w:pPr>
            <w:r>
              <w:rPr>
                <w:rFonts w:ascii="Arial" w:hAnsi="Arial"/>
                <w:sz w:val="16"/>
              </w:rPr>
              <w:t xml:space="preserve">$06= Transmission Control Module Request; </w:t>
            </w:r>
          </w:p>
        </w:tc>
      </w:tr>
    </w:tbl>
    <w:p w:rsidR="00FF4F2F" w:rsidRDefault="00FF4F2F"/>
    <w:p w:rsidR="00FF4F2F" w:rsidRDefault="00FF4F2F">
      <w:r>
        <w:t xml:space="preserve">This PID contains the source of the Regulated Voltage Control (RVC) override command.  RVC lowers system operating voltage to reduce system electrical load and improve fuel economy performance. The RVC command will be overridden if the voltage commanded is below the minimum system voltage required to ensure that the </w:t>
      </w:r>
      <w:r>
        <w:rPr>
          <w:snapToGrid w:val="0"/>
        </w:rPr>
        <w:t xml:space="preserve">fuel demand, </w:t>
      </w:r>
      <w:r>
        <w:t>Powertrain OBD diagnostic</w:t>
      </w:r>
      <w:r>
        <w:rPr>
          <w:snapToGrid w:val="0"/>
        </w:rPr>
        <w:t xml:space="preserve">s, airflow measurement, cylinder deactivation, or Transmission Control Module functions </w:t>
      </w:r>
      <w:r>
        <w:t>will execute properly.  The RVC function can also be overridden through device controls.</w:t>
      </w:r>
    </w:p>
    <w:p w:rsidR="00FF4F2F" w:rsidRDefault="00FF4F2F"/>
    <w:p w:rsidR="00FF4F2F" w:rsidRDefault="00FF4F2F">
      <w:pPr>
        <w:pStyle w:val="Heading3"/>
      </w:pPr>
      <w:bookmarkStart w:id="891" w:name="_Toc56924170"/>
      <w:bookmarkStart w:id="892" w:name="_Toc223513179"/>
      <w:r>
        <w:t>VLTR – PID $2024 – Buffered 5 Volt Supply Status</w:t>
      </w:r>
      <w:bookmarkEnd w:id="891"/>
      <w:bookmarkEnd w:id="89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$2024</w:t>
            </w:r>
          </w:p>
        </w:tc>
        <w:tc>
          <w:tcPr>
            <w:tcW w:w="2880" w:type="dxa"/>
            <w:tcBorders>
              <w:top w:val="nil"/>
            </w:tcBorders>
          </w:tcPr>
          <w:p w:rsidR="00FF4F2F" w:rsidRDefault="00FF4F2F">
            <w:pPr>
              <w:rPr>
                <w:rFonts w:ascii="Arial" w:hAnsi="Arial"/>
                <w:sz w:val="16"/>
              </w:rPr>
            </w:pPr>
            <w:r>
              <w:rPr>
                <w:rFonts w:ascii="Arial" w:hAnsi="Arial"/>
                <w:sz w:val="16"/>
              </w:rPr>
              <w:t>Buffered 5 Volt Supply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i/>
                <w:color w:val="0000FF"/>
                <w:sz w:val="14"/>
              </w:rPr>
            </w:pPr>
            <w:r>
              <w:rPr>
                <w:rFonts w:ascii="Arial" w:hAnsi="Arial"/>
                <w:sz w:val="16"/>
              </w:rPr>
              <w:t>V5B1 Signal Out of Range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pStyle w:val="FootnoteText"/>
              <w:keepNext w:val="0"/>
              <w:keepLines w:val="0"/>
              <w:rPr>
                <w:rFonts w:ascii="Arial" w:hAnsi="Arial"/>
                <w:snapToGrid w:val="0"/>
              </w:rPr>
            </w:pPr>
            <w:r>
              <w:rPr>
                <w:rFonts w:ascii="Arial" w:hAnsi="Arial"/>
              </w:rPr>
              <w:t>V5B2 Signal Out of Range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lastRenderedPageBreak/>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color w:val="FF0000"/>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color w:val="FF0000"/>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signals associated with the status of the Buffered 5 Volt Supplies.</w:t>
      </w:r>
    </w:p>
    <w:p w:rsidR="00FF4F2F" w:rsidRDefault="00FF4F2F"/>
    <w:p w:rsidR="00FF4F2F" w:rsidRDefault="00FF4F2F">
      <w:r>
        <w:t>V5B1 Signal Out of Range indicates that the buffered 5 volt supply 1 reading (within the main processor) is currently out of range.  This parameter must not latch or include any MCP V5B information.</w:t>
      </w:r>
    </w:p>
    <w:p w:rsidR="00FF4F2F" w:rsidRDefault="00FF4F2F"/>
    <w:p w:rsidR="00FF4F2F" w:rsidRDefault="00FF4F2F">
      <w:r>
        <w:t>V5B2 Signal Out of Range indicates that the buffered 5 volt supply 2 reading (within the main processor) is currently out of range.  This parameter must not latch or include any MCP V5B information.</w:t>
      </w:r>
    </w:p>
    <w:p w:rsidR="00FF4F2F" w:rsidRDefault="00FF4F2F"/>
    <w:p w:rsidR="00FF4F2F" w:rsidRDefault="00FF4F2F">
      <w:pPr>
        <w:pStyle w:val="Heading3"/>
      </w:pPr>
      <w:bookmarkStart w:id="893" w:name="_Toc223513180"/>
      <w:r>
        <w:t>E85R – PID $2025 – Fuel Composition Status</w:t>
      </w:r>
      <w:bookmarkEnd w:id="89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$2025</w:t>
            </w:r>
          </w:p>
        </w:tc>
        <w:tc>
          <w:tcPr>
            <w:tcW w:w="2880" w:type="dxa"/>
            <w:tcBorders>
              <w:top w:val="nil"/>
            </w:tcBorders>
          </w:tcPr>
          <w:p w:rsidR="00FF4F2F" w:rsidRDefault="00FF4F2F">
            <w:pPr>
              <w:rPr>
                <w:rFonts w:ascii="Arial" w:hAnsi="Arial"/>
                <w:sz w:val="16"/>
              </w:rPr>
            </w:pPr>
            <w:r>
              <w:rPr>
                <w:rFonts w:ascii="Arial" w:hAnsi="Arial"/>
                <w:sz w:val="16"/>
              </w:rPr>
              <w:t>Fuel Composition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12240E">
        <w:trPr>
          <w:cantSplit/>
          <w:jc w:val="center"/>
        </w:trPr>
        <w:tc>
          <w:tcPr>
            <w:tcW w:w="2448" w:type="dxa"/>
            <w:tcBorders>
              <w:top w:val="nil"/>
            </w:tcBorders>
          </w:tcPr>
          <w:p w:rsidR="0012240E" w:rsidRDefault="0012240E">
            <w:pPr>
              <w:rPr>
                <w:rFonts w:ascii="Arial" w:hAnsi="Arial"/>
                <w:sz w:val="16"/>
              </w:rPr>
            </w:pPr>
            <w:r w:rsidRPr="00D90872">
              <w:rPr>
                <w:rFonts w:ascii="Arial" w:eastAsia="SimSun" w:hAnsi="Arial" w:cs="Arial"/>
                <w:color w:val="000000"/>
                <w:sz w:val="16"/>
                <w:szCs w:val="16"/>
                <w:lang w:eastAsia="zh-CN"/>
              </w:rPr>
              <w:t xml:space="preserve">Recommended Ethanol </w:t>
            </w:r>
            <w:r>
              <w:rPr>
                <w:rFonts w:ascii="Arial" w:eastAsia="SimSun" w:hAnsi="Arial" w:cs="Arial"/>
                <w:color w:val="000000"/>
                <w:sz w:val="16"/>
                <w:szCs w:val="16"/>
                <w:lang w:eastAsia="zh-CN"/>
              </w:rPr>
              <w:t xml:space="preserve">Concentration </w:t>
            </w:r>
            <w:r w:rsidRPr="00D90872">
              <w:rPr>
                <w:rFonts w:ascii="Arial" w:eastAsia="SimSun" w:hAnsi="Arial" w:cs="Arial"/>
                <w:color w:val="000000"/>
                <w:sz w:val="16"/>
                <w:szCs w:val="16"/>
                <w:lang w:eastAsia="zh-CN"/>
              </w:rPr>
              <w:t xml:space="preserve"> Exceeded</w:t>
            </w:r>
          </w:p>
        </w:tc>
        <w:tc>
          <w:tcPr>
            <w:tcW w:w="720" w:type="dxa"/>
            <w:tcBorders>
              <w:top w:val="nil"/>
            </w:tcBorders>
          </w:tcPr>
          <w:p w:rsidR="0012240E" w:rsidRDefault="0012240E">
            <w:pPr>
              <w:jc w:val="right"/>
              <w:rPr>
                <w:rFonts w:ascii="Arial" w:hAnsi="Arial"/>
                <w:sz w:val="16"/>
              </w:rPr>
            </w:pPr>
            <w:r>
              <w:rPr>
                <w:rFonts w:ascii="Arial" w:hAnsi="Arial"/>
                <w:sz w:val="16"/>
              </w:rPr>
              <w:t>0</w:t>
            </w:r>
          </w:p>
        </w:tc>
        <w:tc>
          <w:tcPr>
            <w:tcW w:w="720" w:type="dxa"/>
            <w:tcBorders>
              <w:top w:val="nil"/>
            </w:tcBorders>
          </w:tcPr>
          <w:p w:rsidR="0012240E" w:rsidRDefault="0012240E">
            <w:pPr>
              <w:jc w:val="right"/>
              <w:rPr>
                <w:rFonts w:ascii="Arial" w:hAnsi="Arial"/>
                <w:sz w:val="16"/>
              </w:rPr>
            </w:pPr>
            <w:r>
              <w:rPr>
                <w:rFonts w:ascii="Arial" w:hAnsi="Arial"/>
                <w:sz w:val="16"/>
              </w:rPr>
              <w:t>1</w:t>
            </w:r>
          </w:p>
        </w:tc>
        <w:tc>
          <w:tcPr>
            <w:tcW w:w="720" w:type="dxa"/>
            <w:tcBorders>
              <w:top w:val="nil"/>
            </w:tcBorders>
          </w:tcPr>
          <w:p w:rsidR="0012240E" w:rsidRDefault="0012240E">
            <w:pPr>
              <w:jc w:val="right"/>
              <w:rPr>
                <w:rFonts w:ascii="Arial" w:hAnsi="Arial"/>
                <w:sz w:val="16"/>
              </w:rPr>
            </w:pPr>
            <w:r>
              <w:rPr>
                <w:rFonts w:ascii="Arial" w:hAnsi="Arial"/>
                <w:sz w:val="16"/>
              </w:rPr>
              <w:t>1</w:t>
            </w:r>
          </w:p>
        </w:tc>
        <w:tc>
          <w:tcPr>
            <w:tcW w:w="720" w:type="dxa"/>
            <w:tcBorders>
              <w:top w:val="nil"/>
            </w:tcBorders>
          </w:tcPr>
          <w:p w:rsidR="0012240E" w:rsidRDefault="0012240E">
            <w:pPr>
              <w:pStyle w:val="FootnoteText"/>
              <w:rPr>
                <w:rFonts w:ascii="Arial" w:hAnsi="Arial"/>
              </w:rPr>
            </w:pPr>
            <w:r>
              <w:rPr>
                <w:rFonts w:ascii="Arial" w:hAnsi="Arial"/>
              </w:rPr>
              <w:t>BLN</w:t>
            </w:r>
          </w:p>
        </w:tc>
        <w:tc>
          <w:tcPr>
            <w:tcW w:w="2016" w:type="dxa"/>
            <w:tcBorders>
              <w:top w:val="nil"/>
            </w:tcBorders>
          </w:tcPr>
          <w:p w:rsidR="0012240E" w:rsidRDefault="0012240E">
            <w:pPr>
              <w:rPr>
                <w:rFonts w:ascii="Arial" w:hAnsi="Arial"/>
                <w:sz w:val="16"/>
              </w:rPr>
            </w:pPr>
            <w:r>
              <w:rPr>
                <w:rFonts w:ascii="Arial" w:hAnsi="Arial"/>
                <w:sz w:val="16"/>
              </w:rPr>
              <w:t>N/A</w:t>
            </w:r>
          </w:p>
        </w:tc>
        <w:tc>
          <w:tcPr>
            <w:tcW w:w="2016" w:type="dxa"/>
            <w:tcBorders>
              <w:top w:val="nil"/>
            </w:tcBorders>
          </w:tcPr>
          <w:p w:rsidR="0012240E" w:rsidRDefault="0012240E">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Composition Learn Status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12240E">
      <w:r w:rsidRPr="00982DB7">
        <w:t xml:space="preserve">This PID contains signals associated with the status of the fuel composition system. </w:t>
      </w:r>
      <w:r>
        <w:t xml:space="preserve"> </w:t>
      </w:r>
      <w:r w:rsidRPr="00982DB7">
        <w:t>The content of each of these signals is described below.</w:t>
      </w:r>
    </w:p>
    <w:p w:rsidR="0012240E" w:rsidRDefault="0012240E" w:rsidP="0012240E">
      <w:r>
        <w:t>Recommended Ethanol Concentration Exceeded indicates that the fuel alcohol percentage has exceeded the recommended value for vehicle conditions.  A true value for this bit will latch until a mode $04 code clear is issued to the controller.  PIDs $209B and $209D - $20A2 will also latch or trigger on this event.</w:t>
      </w:r>
    </w:p>
    <w:p w:rsidR="0012240E" w:rsidRDefault="0012240E" w:rsidP="0012240E"/>
    <w:p w:rsidR="00FF4F2F" w:rsidRDefault="00FF4F2F">
      <w:r>
        <w:t>Fuel Composition Learn Active indicates that a refueling event has been detected to cause the fuel composition to be relearned.</w:t>
      </w:r>
    </w:p>
    <w:p w:rsidR="00FF4F2F" w:rsidRDefault="00FF4F2F">
      <w:pPr>
        <w:pStyle w:val="Heading3"/>
      </w:pPr>
      <w:bookmarkStart w:id="894" w:name="_Toc223513181"/>
      <w:r>
        <w:t>RINR – PID $2026 – Reverse Inhibit System Status</w:t>
      </w:r>
      <w:bookmarkEnd w:id="89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$2026</w:t>
            </w:r>
          </w:p>
        </w:tc>
        <w:tc>
          <w:tcPr>
            <w:tcW w:w="2880" w:type="dxa"/>
            <w:tcBorders>
              <w:top w:val="nil"/>
            </w:tcBorders>
          </w:tcPr>
          <w:p w:rsidR="00FF4F2F" w:rsidRDefault="00FF4F2F">
            <w:pPr>
              <w:rPr>
                <w:rFonts w:ascii="Arial" w:hAnsi="Arial"/>
                <w:sz w:val="16"/>
              </w:rPr>
            </w:pPr>
            <w:r>
              <w:rPr>
                <w:rFonts w:ascii="Arial" w:hAnsi="Arial"/>
                <w:sz w:val="16"/>
              </w:rPr>
              <w:t>Reverse Inhibit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Reverse Inhibit Supported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Reverse Enable Application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Reverse Inhibit Application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Reverse Inhibit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lastRenderedPageBreak/>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signals associated with the status of the reverse inhibit system.  The content of each of these signals is described below.</w:t>
      </w:r>
    </w:p>
    <w:p w:rsidR="00FF4F2F" w:rsidRDefault="00FF4F2F"/>
    <w:p w:rsidR="00FF4F2F" w:rsidRDefault="00FF4F2F">
      <w:r>
        <w:t>Reverse Inhibit Supported indicates that the reverse inhibit solenoid is present on the vehicle.</w:t>
      </w:r>
    </w:p>
    <w:p w:rsidR="00FF4F2F" w:rsidRDefault="00FF4F2F"/>
    <w:p w:rsidR="00FF4F2F" w:rsidRDefault="00FF4F2F">
      <w:r>
        <w:t>Reverse Enable Application indicates that the driver is inhibited from shifting into reverse when the Reverse Inhibit output is commanded Off.</w:t>
      </w:r>
    </w:p>
    <w:p w:rsidR="00FF4F2F" w:rsidRDefault="00FF4F2F"/>
    <w:p w:rsidR="00FF4F2F" w:rsidRDefault="00FF4F2F">
      <w:r>
        <w:t>Reverse Inhibit Application indicates that the driver is inhibited from shifting into reverse when the Reverse Inhibit output is commanded On.</w:t>
      </w:r>
    </w:p>
    <w:p w:rsidR="00FF4F2F" w:rsidRDefault="00FF4F2F"/>
    <w:p w:rsidR="00FF4F2F" w:rsidRDefault="00FF4F2F">
      <w:r>
        <w:t>Reverse Inhibit Active indicates that the driver is inhibited from shifting into reverse (regardless of the reverse enable / inhibit mechanization) .  A value of False will always be provided for this signal when the reverse inhibit solenoid is not present.</w:t>
      </w:r>
    </w:p>
    <w:p w:rsidR="00FF4F2F" w:rsidRDefault="00FF4F2F">
      <w:pPr>
        <w:pStyle w:val="Heading3"/>
      </w:pPr>
      <w:bookmarkStart w:id="895" w:name="_Toc84666764"/>
      <w:bookmarkStart w:id="896" w:name="_Toc223513182"/>
      <w:r>
        <w:t>EFVR – PID $2027 – Exhaust Pressure Regulator Valve Control Circuit</w:t>
      </w:r>
      <w:bookmarkEnd w:id="895"/>
      <w:bookmarkEnd w:id="89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$2027</w:t>
            </w:r>
          </w:p>
        </w:tc>
        <w:tc>
          <w:tcPr>
            <w:tcW w:w="2880" w:type="dxa"/>
            <w:tcBorders>
              <w:top w:val="nil"/>
            </w:tcBorders>
          </w:tcPr>
          <w:p w:rsidR="00FF4F2F" w:rsidRDefault="00FF4F2F">
            <w:pPr>
              <w:rPr>
                <w:rFonts w:ascii="Arial" w:hAnsi="Arial"/>
                <w:sz w:val="16"/>
              </w:rPr>
            </w:pPr>
            <w:r>
              <w:rPr>
                <w:rFonts w:ascii="Arial" w:hAnsi="Arial"/>
                <w:sz w:val="16"/>
              </w:rPr>
              <w:t>Exhaust Pressure Regulator Valve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Pressure Regulator Valve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Pressure Regulator Valve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Pressure Regulator Valve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Exhaust Pressure Regulator Valve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pPr>
        <w:pStyle w:val="BodyText"/>
        <w:rPr>
          <w:color w:val="auto"/>
          <w:u w:val="none"/>
        </w:rPr>
      </w:pPr>
      <w:r>
        <w:rPr>
          <w:color w:val="auto"/>
          <w:u w:val="none"/>
        </w:rPr>
        <w:t>This PID contains the commanded state of the exhaust Pressure Regulator valve output along with the status of its associated short to ground, open circuit, and short to power tests used to report DTC P0475.</w:t>
      </w:r>
    </w:p>
    <w:p w:rsidR="00FF4F2F" w:rsidRDefault="00FF4F2F">
      <w:pPr>
        <w:pStyle w:val="Heading3"/>
      </w:pPr>
      <w:bookmarkStart w:id="897" w:name="_Toc66838553"/>
      <w:bookmarkStart w:id="898" w:name="_Toc84666765"/>
      <w:bookmarkStart w:id="899" w:name="_Toc223513183"/>
      <w:r>
        <w:t>EFVR – PID $2028 – Bank 1 Exhaust Back Pressure A/D</w:t>
      </w:r>
      <w:bookmarkEnd w:id="897"/>
      <w:bookmarkEnd w:id="898"/>
      <w:bookmarkEnd w:id="89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$2028</w:t>
            </w:r>
          </w:p>
        </w:tc>
        <w:tc>
          <w:tcPr>
            <w:tcW w:w="2880" w:type="dxa"/>
            <w:tcBorders>
              <w:top w:val="nil"/>
            </w:tcBorders>
          </w:tcPr>
          <w:p w:rsidR="00FF4F2F" w:rsidRDefault="00FF4F2F">
            <w:pPr>
              <w:rPr>
                <w:rFonts w:ascii="Arial" w:hAnsi="Arial"/>
                <w:sz w:val="16"/>
              </w:rPr>
            </w:pPr>
            <w:r>
              <w:rPr>
                <w:rFonts w:ascii="Arial" w:hAnsi="Arial"/>
                <w:sz w:val="16"/>
              </w:rPr>
              <w:t>Bank 1 Exhaust Back Pressure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bank 1 exhaust back pressure analog input as a percentage of its reference voltage.</w:t>
      </w:r>
    </w:p>
    <w:p w:rsidR="00FF4F2F" w:rsidRDefault="00FF4F2F"/>
    <w:p w:rsidR="00FF4F2F" w:rsidRDefault="00FF4F2F">
      <w:pPr>
        <w:pStyle w:val="Heading3"/>
      </w:pPr>
      <w:bookmarkStart w:id="900" w:name="_Toc84666766"/>
      <w:bookmarkStart w:id="901" w:name="_Toc223513184"/>
      <w:r>
        <w:t>EFVR – PID $2029 – Bank 1 Exhaust Back Pressure</w:t>
      </w:r>
      <w:bookmarkEnd w:id="900"/>
      <w:bookmarkEnd w:id="90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$2029</w:t>
            </w:r>
          </w:p>
        </w:tc>
        <w:tc>
          <w:tcPr>
            <w:tcW w:w="2880" w:type="dxa"/>
            <w:tcBorders>
              <w:top w:val="nil"/>
            </w:tcBorders>
          </w:tcPr>
          <w:p w:rsidR="00FF4F2F" w:rsidRDefault="00FF4F2F">
            <w:pPr>
              <w:rPr>
                <w:rFonts w:ascii="Arial" w:hAnsi="Arial"/>
                <w:sz w:val="16"/>
              </w:rPr>
            </w:pPr>
            <w:r>
              <w:rPr>
                <w:rFonts w:ascii="Arial" w:hAnsi="Arial"/>
                <w:sz w:val="16"/>
              </w:rPr>
              <w:t>Bank 1 Exhaust Back Pressure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-128 – 127 kPa</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lastRenderedPageBreak/>
        <w:t>Bank 1 exhaust back pressure is determined directly from a bank 1 exhaust back pressure sensor in applications where this sensor is available.</w:t>
      </w:r>
    </w:p>
    <w:p w:rsidR="00FF4F2F" w:rsidRDefault="00FF4F2F"/>
    <w:p w:rsidR="00FF4F2F" w:rsidRDefault="00FF4F2F">
      <w:pPr>
        <w:pStyle w:val="Heading3"/>
      </w:pPr>
      <w:bookmarkStart w:id="902" w:name="_Toc84666767"/>
      <w:bookmarkStart w:id="903" w:name="_Toc223513185"/>
      <w:r>
        <w:t>EFVR – PID $202A – Bank 2 Exhaust Back Pressure A/D</w:t>
      </w:r>
      <w:bookmarkEnd w:id="902"/>
      <w:bookmarkEnd w:id="90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$202A</w:t>
            </w:r>
          </w:p>
        </w:tc>
        <w:tc>
          <w:tcPr>
            <w:tcW w:w="2880" w:type="dxa"/>
            <w:tcBorders>
              <w:top w:val="nil"/>
            </w:tcBorders>
          </w:tcPr>
          <w:p w:rsidR="00FF4F2F" w:rsidRDefault="00FF4F2F">
            <w:pPr>
              <w:rPr>
                <w:rFonts w:ascii="Arial" w:hAnsi="Arial"/>
                <w:sz w:val="16"/>
              </w:rPr>
            </w:pPr>
            <w:r>
              <w:rPr>
                <w:rFonts w:ascii="Arial" w:hAnsi="Arial"/>
                <w:sz w:val="16"/>
              </w:rPr>
              <w:t>Bank 2 Exhaust Back Pressure A/D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0 - 100 % 5V</w:t>
            </w:r>
          </w:p>
        </w:tc>
        <w:tc>
          <w:tcPr>
            <w:tcW w:w="2160" w:type="dxa"/>
            <w:tcBorders>
              <w:top w:val="nil"/>
            </w:tcBorders>
          </w:tcPr>
          <w:p w:rsidR="00FF4F2F" w:rsidRDefault="00FF4F2F">
            <w:pPr>
              <w:rPr>
                <w:rFonts w:ascii="Arial" w:hAnsi="Arial"/>
                <w:sz w:val="16"/>
              </w:rPr>
            </w:pPr>
            <w:r>
              <w:rPr>
                <w:rFonts w:ascii="Arial" w:hAnsi="Arial"/>
                <w:sz w:val="16"/>
              </w:rPr>
              <w:t>E = N * 100 / 255</w:t>
            </w:r>
          </w:p>
        </w:tc>
      </w:tr>
    </w:tbl>
    <w:p w:rsidR="00FF4F2F" w:rsidRDefault="00FF4F2F"/>
    <w:p w:rsidR="00FF4F2F" w:rsidRDefault="00FF4F2F">
      <w:r>
        <w:t>This PID contains the bank 2 exhaust back pressure analog input as a percentage of its reference voltage.</w:t>
      </w:r>
    </w:p>
    <w:p w:rsidR="00FF4F2F" w:rsidRDefault="00FF4F2F"/>
    <w:p w:rsidR="00FF4F2F" w:rsidRDefault="00FF4F2F">
      <w:pPr>
        <w:pStyle w:val="Heading3"/>
      </w:pPr>
      <w:bookmarkStart w:id="904" w:name="_Toc84666768"/>
      <w:bookmarkStart w:id="905" w:name="_Toc223513186"/>
      <w:r>
        <w:t>EFVR – PID $202B – Bank 2 Exhaust Back Pressure</w:t>
      </w:r>
      <w:bookmarkEnd w:id="904"/>
      <w:bookmarkEnd w:id="90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$202B</w:t>
            </w:r>
          </w:p>
        </w:tc>
        <w:tc>
          <w:tcPr>
            <w:tcW w:w="2880" w:type="dxa"/>
            <w:tcBorders>
              <w:top w:val="nil"/>
            </w:tcBorders>
          </w:tcPr>
          <w:p w:rsidR="00FF4F2F" w:rsidRDefault="00FF4F2F">
            <w:pPr>
              <w:rPr>
                <w:rFonts w:ascii="Arial" w:hAnsi="Arial"/>
                <w:sz w:val="16"/>
              </w:rPr>
            </w:pPr>
            <w:r>
              <w:rPr>
                <w:rFonts w:ascii="Arial" w:hAnsi="Arial"/>
                <w:sz w:val="16"/>
              </w:rPr>
              <w:t>Bank 2 Exhaust Back Pressure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-128 – 127 kPa</w:t>
            </w:r>
          </w:p>
        </w:tc>
        <w:tc>
          <w:tcPr>
            <w:tcW w:w="2160" w:type="dxa"/>
            <w:tcBorders>
              <w:top w:val="nil"/>
            </w:tcBorders>
          </w:tcPr>
          <w:p w:rsidR="00FF4F2F" w:rsidRDefault="00FF4F2F">
            <w:pPr>
              <w:rPr>
                <w:rFonts w:ascii="Arial" w:hAnsi="Arial"/>
                <w:sz w:val="16"/>
              </w:rPr>
            </w:pPr>
            <w:r>
              <w:rPr>
                <w:rFonts w:ascii="Arial" w:hAnsi="Arial"/>
                <w:sz w:val="16"/>
              </w:rPr>
              <w:t>E = N * 1</w:t>
            </w:r>
          </w:p>
        </w:tc>
      </w:tr>
    </w:tbl>
    <w:p w:rsidR="00FF4F2F" w:rsidRDefault="00FF4F2F"/>
    <w:p w:rsidR="00FF4F2F" w:rsidRDefault="00FF4F2F">
      <w:r>
        <w:t>Bank 2 exhaust back pressure is determined directly from a bank 2 exhaust back pressure sensor in applications where this sensor is available.</w:t>
      </w:r>
    </w:p>
    <w:p w:rsidR="00FF4F2F" w:rsidRDefault="00FF4F2F">
      <w:pPr>
        <w:pStyle w:val="Heading3"/>
      </w:pPr>
      <w:bookmarkStart w:id="906" w:name="_Toc223513187"/>
      <w:bookmarkStart w:id="907" w:name="_Toc81100997"/>
      <w:bookmarkStart w:id="908" w:name="_Toc86806818"/>
      <w:bookmarkStart w:id="909" w:name="_Toc90958323"/>
      <w:r>
        <w:t>OXYR – PID $202C – Air Fuel Imbalance Monitor Filtered Ratio Bank 1</w:t>
      </w:r>
      <w:bookmarkEnd w:id="90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top w:val="single" w:sz="12" w:space="0" w:color="000000"/>
              <w:bottom w:val="single" w:sz="12" w:space="0" w:color="000000"/>
            </w:tcBorders>
          </w:tcPr>
          <w:p w:rsidR="00FF4F2F" w:rsidRDefault="00FF4F2F">
            <w:pPr>
              <w:jc w:val="center"/>
              <w:rPr>
                <w:b/>
                <w:sz w:val="16"/>
              </w:rPr>
            </w:pPr>
            <w:r>
              <w:rPr>
                <w:b/>
                <w:sz w:val="16"/>
              </w:rPr>
              <w:t>PID</w:t>
            </w:r>
          </w:p>
        </w:tc>
        <w:tc>
          <w:tcPr>
            <w:tcW w:w="2880" w:type="dxa"/>
            <w:tcBorders>
              <w:top w:val="single" w:sz="12" w:space="0" w:color="000000"/>
              <w:bottom w:val="single" w:sz="12" w:space="0" w:color="000000"/>
            </w:tcBorders>
          </w:tcPr>
          <w:p w:rsidR="00FF4F2F" w:rsidRDefault="00FF4F2F">
            <w:pPr>
              <w:jc w:val="center"/>
              <w:rPr>
                <w:b/>
                <w:sz w:val="16"/>
              </w:rPr>
            </w:pPr>
            <w:r>
              <w:rPr>
                <w:b/>
                <w:sz w:val="16"/>
              </w:rPr>
              <w:t>Signal</w:t>
            </w:r>
          </w:p>
        </w:tc>
        <w:tc>
          <w:tcPr>
            <w:tcW w:w="720" w:type="dxa"/>
            <w:tcBorders>
              <w:top w:val="single" w:sz="12" w:space="0" w:color="000000"/>
              <w:bottom w:val="single" w:sz="12" w:space="0" w:color="000000"/>
            </w:tcBorders>
          </w:tcPr>
          <w:p w:rsidR="00FF4F2F" w:rsidRDefault="00FF4F2F">
            <w:pPr>
              <w:jc w:val="center"/>
              <w:rPr>
                <w:b/>
                <w:sz w:val="16"/>
              </w:rPr>
            </w:pPr>
            <w:r>
              <w:rPr>
                <w:b/>
                <w:sz w:val="16"/>
              </w:rPr>
              <w:t>Length (Bytes)</w:t>
            </w:r>
          </w:p>
        </w:tc>
        <w:tc>
          <w:tcPr>
            <w:tcW w:w="720" w:type="dxa"/>
            <w:tcBorders>
              <w:top w:val="single" w:sz="12" w:space="0" w:color="000000"/>
              <w:bottom w:val="single" w:sz="12" w:space="0" w:color="000000"/>
            </w:tcBorders>
          </w:tcPr>
          <w:p w:rsidR="00FF4F2F" w:rsidRDefault="00FF4F2F">
            <w:pPr>
              <w:jc w:val="center"/>
              <w:rPr>
                <w:b/>
                <w:sz w:val="16"/>
              </w:rPr>
            </w:pPr>
            <w:r>
              <w:rPr>
                <w:b/>
                <w:sz w:val="16"/>
              </w:rPr>
              <w:t>Data Type</w:t>
            </w:r>
          </w:p>
        </w:tc>
        <w:tc>
          <w:tcPr>
            <w:tcW w:w="2160" w:type="dxa"/>
            <w:tcBorders>
              <w:top w:val="single" w:sz="12" w:space="0" w:color="000000"/>
              <w:bottom w:val="single" w:sz="12" w:space="0" w:color="000000"/>
            </w:tcBorders>
          </w:tcPr>
          <w:p w:rsidR="00FF4F2F" w:rsidRDefault="00FF4F2F">
            <w:pPr>
              <w:jc w:val="center"/>
              <w:rPr>
                <w:b/>
                <w:sz w:val="16"/>
              </w:rPr>
            </w:pPr>
            <w:r>
              <w:rPr>
                <w:b/>
                <w:sz w:val="16"/>
              </w:rPr>
              <w:t>Range</w:t>
            </w:r>
          </w:p>
        </w:tc>
        <w:tc>
          <w:tcPr>
            <w:tcW w:w="2160" w:type="dxa"/>
            <w:tcBorders>
              <w:top w:val="single" w:sz="12" w:space="0" w:color="000000"/>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cs="Arial"/>
                <w:sz w:val="16"/>
              </w:rPr>
            </w:pPr>
            <w:r>
              <w:rPr>
                <w:rFonts w:ascii="Arial" w:hAnsi="Arial" w:cs="Arial"/>
                <w:sz w:val="16"/>
              </w:rPr>
              <w:t>$202C</w:t>
            </w:r>
          </w:p>
        </w:tc>
        <w:tc>
          <w:tcPr>
            <w:tcW w:w="2880" w:type="dxa"/>
            <w:tcBorders>
              <w:top w:val="nil"/>
            </w:tcBorders>
          </w:tcPr>
          <w:p w:rsidR="00FF4F2F" w:rsidRDefault="00FF4F2F">
            <w:pPr>
              <w:rPr>
                <w:rFonts w:ascii="Arial" w:hAnsi="Arial" w:cs="Arial"/>
                <w:sz w:val="16"/>
              </w:rPr>
            </w:pPr>
            <w:r>
              <w:rPr>
                <w:rFonts w:ascii="Arial" w:hAnsi="Arial" w:cs="Arial"/>
                <w:sz w:val="16"/>
              </w:rPr>
              <w:t>Air Fuel Imbalance Monitor Filtered Ratio Bank 1</w:t>
            </w:r>
          </w:p>
        </w:tc>
        <w:tc>
          <w:tcPr>
            <w:tcW w:w="720" w:type="dxa"/>
            <w:tcBorders>
              <w:top w:val="nil"/>
            </w:tcBorders>
          </w:tcPr>
          <w:p w:rsidR="00FF4F2F" w:rsidRDefault="00FF4F2F">
            <w:pPr>
              <w:jc w:val="right"/>
              <w:rPr>
                <w:rFonts w:ascii="Arial" w:hAnsi="Arial" w:cs="Arial"/>
                <w:sz w:val="16"/>
              </w:rPr>
            </w:pPr>
            <w:r>
              <w:rPr>
                <w:rFonts w:ascii="Arial" w:hAnsi="Arial" w:cs="Arial"/>
                <w:sz w:val="16"/>
              </w:rPr>
              <w:t>2</w:t>
            </w:r>
          </w:p>
        </w:tc>
        <w:tc>
          <w:tcPr>
            <w:tcW w:w="720" w:type="dxa"/>
            <w:tcBorders>
              <w:top w:val="nil"/>
            </w:tcBorders>
          </w:tcPr>
          <w:p w:rsidR="00FF4F2F" w:rsidRDefault="00FF4F2F">
            <w:pPr>
              <w:rPr>
                <w:rFonts w:ascii="Arial" w:hAnsi="Arial" w:cs="Arial"/>
                <w:sz w:val="16"/>
              </w:rPr>
            </w:pPr>
            <w:r>
              <w:rPr>
                <w:rFonts w:ascii="Arial" w:hAnsi="Arial" w:cs="Arial"/>
                <w:sz w:val="16"/>
              </w:rPr>
              <w:t>UNM</w:t>
            </w:r>
          </w:p>
        </w:tc>
        <w:tc>
          <w:tcPr>
            <w:tcW w:w="2160" w:type="dxa"/>
            <w:tcBorders>
              <w:top w:val="nil"/>
            </w:tcBorders>
          </w:tcPr>
          <w:p w:rsidR="00FF4F2F" w:rsidRDefault="00FF4F2F">
            <w:pPr>
              <w:rPr>
                <w:rFonts w:ascii="Arial" w:hAnsi="Arial" w:cs="Arial"/>
                <w:sz w:val="16"/>
              </w:rPr>
            </w:pPr>
            <w:r>
              <w:rPr>
                <w:rFonts w:ascii="Arial" w:hAnsi="Arial" w:cs="Arial"/>
                <w:sz w:val="16"/>
              </w:rPr>
              <w:t>-16 – 15.999</w:t>
            </w:r>
          </w:p>
        </w:tc>
        <w:tc>
          <w:tcPr>
            <w:tcW w:w="2160" w:type="dxa"/>
            <w:tcBorders>
              <w:top w:val="nil"/>
            </w:tcBorders>
          </w:tcPr>
          <w:p w:rsidR="00FF4F2F" w:rsidRDefault="00FF4F2F">
            <w:pPr>
              <w:rPr>
                <w:rFonts w:ascii="Arial" w:hAnsi="Arial" w:cs="Arial"/>
                <w:sz w:val="16"/>
              </w:rPr>
            </w:pPr>
            <w:r>
              <w:rPr>
                <w:rFonts w:ascii="Arial" w:hAnsi="Arial" w:cs="Arial"/>
                <w:sz w:val="16"/>
              </w:rPr>
              <w:t>E = N / 2048 - 16</w:t>
            </w:r>
          </w:p>
        </w:tc>
      </w:tr>
    </w:tbl>
    <w:p w:rsidR="00FF4F2F" w:rsidRDefault="00FF4F2F"/>
    <w:p w:rsidR="00FF4F2F" w:rsidRDefault="00FF4F2F">
      <w:r>
        <w:t>This PID contains the air fuel imbalance monitor filtered results of the long-term length calculation for Bank 1.</w:t>
      </w:r>
    </w:p>
    <w:p w:rsidR="00FF4F2F" w:rsidRDefault="00FF4F2F"/>
    <w:p w:rsidR="00FF4F2F" w:rsidRDefault="00FF4F2F">
      <w:pPr>
        <w:pStyle w:val="Heading3"/>
      </w:pPr>
      <w:bookmarkStart w:id="910" w:name="_Toc223513188"/>
      <w:r>
        <w:t>OXYR – PID $202D – Air Fuel Imbalance Monitor Filtered Ratio Bank 2</w:t>
      </w:r>
      <w:bookmarkEnd w:id="91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cs="Arial"/>
                <w:sz w:val="16"/>
              </w:rPr>
            </w:pPr>
            <w:r>
              <w:rPr>
                <w:rFonts w:ascii="Arial" w:hAnsi="Arial" w:cs="Arial"/>
                <w:sz w:val="16"/>
              </w:rPr>
              <w:t>$202D</w:t>
            </w:r>
          </w:p>
        </w:tc>
        <w:tc>
          <w:tcPr>
            <w:tcW w:w="2880" w:type="dxa"/>
            <w:tcBorders>
              <w:top w:val="nil"/>
            </w:tcBorders>
          </w:tcPr>
          <w:p w:rsidR="00FF4F2F" w:rsidRDefault="00FF4F2F">
            <w:pPr>
              <w:rPr>
                <w:rFonts w:ascii="Arial" w:hAnsi="Arial" w:cs="Arial"/>
                <w:sz w:val="16"/>
              </w:rPr>
            </w:pPr>
            <w:r>
              <w:rPr>
                <w:rFonts w:ascii="Arial" w:hAnsi="Arial" w:cs="Arial"/>
                <w:sz w:val="16"/>
              </w:rPr>
              <w:t>Air Fuel Imbalance Monitor Filtered Ratio Bank 2</w:t>
            </w:r>
          </w:p>
        </w:tc>
        <w:tc>
          <w:tcPr>
            <w:tcW w:w="720" w:type="dxa"/>
            <w:tcBorders>
              <w:top w:val="nil"/>
            </w:tcBorders>
          </w:tcPr>
          <w:p w:rsidR="00FF4F2F" w:rsidRDefault="00FF4F2F">
            <w:pPr>
              <w:jc w:val="right"/>
              <w:rPr>
                <w:rFonts w:ascii="Arial" w:hAnsi="Arial" w:cs="Arial"/>
                <w:sz w:val="16"/>
              </w:rPr>
            </w:pPr>
            <w:r>
              <w:rPr>
                <w:rFonts w:ascii="Arial" w:hAnsi="Arial" w:cs="Arial"/>
                <w:sz w:val="16"/>
              </w:rPr>
              <w:t>2</w:t>
            </w:r>
          </w:p>
        </w:tc>
        <w:tc>
          <w:tcPr>
            <w:tcW w:w="720" w:type="dxa"/>
            <w:tcBorders>
              <w:top w:val="nil"/>
            </w:tcBorders>
          </w:tcPr>
          <w:p w:rsidR="00FF4F2F" w:rsidRDefault="00FF4F2F">
            <w:pPr>
              <w:rPr>
                <w:rFonts w:ascii="Arial" w:hAnsi="Arial" w:cs="Arial"/>
                <w:sz w:val="16"/>
              </w:rPr>
            </w:pPr>
            <w:r>
              <w:rPr>
                <w:rFonts w:ascii="Arial" w:hAnsi="Arial" w:cs="Arial"/>
                <w:sz w:val="16"/>
              </w:rPr>
              <w:t>UNM</w:t>
            </w:r>
          </w:p>
        </w:tc>
        <w:tc>
          <w:tcPr>
            <w:tcW w:w="2160" w:type="dxa"/>
            <w:tcBorders>
              <w:top w:val="nil"/>
            </w:tcBorders>
          </w:tcPr>
          <w:p w:rsidR="00FF4F2F" w:rsidRDefault="00FF4F2F">
            <w:pPr>
              <w:rPr>
                <w:rFonts w:ascii="Arial" w:hAnsi="Arial" w:cs="Arial"/>
                <w:sz w:val="16"/>
              </w:rPr>
            </w:pPr>
            <w:r>
              <w:rPr>
                <w:rFonts w:ascii="Arial" w:hAnsi="Arial" w:cs="Arial"/>
                <w:sz w:val="16"/>
              </w:rPr>
              <w:t>-16 – 15.999</w:t>
            </w:r>
          </w:p>
        </w:tc>
        <w:tc>
          <w:tcPr>
            <w:tcW w:w="2160" w:type="dxa"/>
            <w:tcBorders>
              <w:top w:val="nil"/>
            </w:tcBorders>
          </w:tcPr>
          <w:p w:rsidR="00FF4F2F" w:rsidRDefault="00FF4F2F">
            <w:pPr>
              <w:rPr>
                <w:rFonts w:ascii="Arial" w:hAnsi="Arial" w:cs="Arial"/>
                <w:sz w:val="16"/>
              </w:rPr>
            </w:pPr>
            <w:r>
              <w:rPr>
                <w:rFonts w:ascii="Arial" w:hAnsi="Arial" w:cs="Arial"/>
                <w:sz w:val="16"/>
              </w:rPr>
              <w:t>E = N / 2048 - 16</w:t>
            </w:r>
          </w:p>
        </w:tc>
      </w:tr>
    </w:tbl>
    <w:p w:rsidR="00FF4F2F" w:rsidRDefault="00FF4F2F"/>
    <w:p w:rsidR="00FF4F2F" w:rsidRDefault="00FF4F2F">
      <w:r>
        <w:t>This PID contains the air fuel imbalance monitor filtered results of the long-term length calculation for Bank 2.</w:t>
      </w:r>
    </w:p>
    <w:p w:rsidR="00FF4F2F" w:rsidRDefault="00FF4F2F"/>
    <w:p w:rsidR="00FF4F2F" w:rsidRDefault="00FF4F2F">
      <w:pPr>
        <w:pStyle w:val="Heading3"/>
      </w:pPr>
      <w:bookmarkStart w:id="911" w:name="_Toc223513189"/>
      <w:r>
        <w:t>OXYR – PID $202E – Air Fuel Imbalance Monitor Maximum Filtered Ratio Bank 1</w:t>
      </w:r>
      <w:bookmarkEnd w:id="91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cs="Arial"/>
                <w:sz w:val="16"/>
              </w:rPr>
            </w:pPr>
            <w:r>
              <w:rPr>
                <w:rFonts w:ascii="Arial" w:hAnsi="Arial" w:cs="Arial"/>
                <w:sz w:val="16"/>
              </w:rPr>
              <w:t>$202E</w:t>
            </w:r>
          </w:p>
        </w:tc>
        <w:tc>
          <w:tcPr>
            <w:tcW w:w="2880" w:type="dxa"/>
            <w:tcBorders>
              <w:top w:val="nil"/>
            </w:tcBorders>
          </w:tcPr>
          <w:p w:rsidR="00FF4F2F" w:rsidRDefault="00FF4F2F">
            <w:pPr>
              <w:rPr>
                <w:rFonts w:ascii="Arial" w:hAnsi="Arial" w:cs="Arial"/>
                <w:sz w:val="16"/>
              </w:rPr>
            </w:pPr>
            <w:r>
              <w:rPr>
                <w:rFonts w:ascii="Arial" w:hAnsi="Arial" w:cs="Arial"/>
                <w:sz w:val="16"/>
              </w:rPr>
              <w:t>Air Fuel Imbalance Monitor Maximum Filtered Ratio Bank 1</w:t>
            </w:r>
          </w:p>
        </w:tc>
        <w:tc>
          <w:tcPr>
            <w:tcW w:w="720" w:type="dxa"/>
            <w:tcBorders>
              <w:top w:val="nil"/>
            </w:tcBorders>
          </w:tcPr>
          <w:p w:rsidR="00FF4F2F" w:rsidRDefault="00FF4F2F">
            <w:pPr>
              <w:jc w:val="right"/>
              <w:rPr>
                <w:rFonts w:ascii="Arial" w:hAnsi="Arial" w:cs="Arial"/>
                <w:sz w:val="16"/>
              </w:rPr>
            </w:pPr>
            <w:r>
              <w:rPr>
                <w:rFonts w:ascii="Arial" w:hAnsi="Arial" w:cs="Arial"/>
                <w:sz w:val="16"/>
              </w:rPr>
              <w:t>2</w:t>
            </w:r>
          </w:p>
        </w:tc>
        <w:tc>
          <w:tcPr>
            <w:tcW w:w="720" w:type="dxa"/>
            <w:tcBorders>
              <w:top w:val="nil"/>
            </w:tcBorders>
          </w:tcPr>
          <w:p w:rsidR="00FF4F2F" w:rsidRDefault="00FF4F2F">
            <w:pPr>
              <w:rPr>
                <w:rFonts w:ascii="Arial" w:hAnsi="Arial" w:cs="Arial"/>
                <w:sz w:val="16"/>
              </w:rPr>
            </w:pPr>
            <w:r>
              <w:rPr>
                <w:rFonts w:ascii="Arial" w:hAnsi="Arial" w:cs="Arial"/>
                <w:sz w:val="16"/>
              </w:rPr>
              <w:t>UNM</w:t>
            </w:r>
          </w:p>
        </w:tc>
        <w:tc>
          <w:tcPr>
            <w:tcW w:w="2160" w:type="dxa"/>
            <w:tcBorders>
              <w:top w:val="nil"/>
            </w:tcBorders>
          </w:tcPr>
          <w:p w:rsidR="00FF4F2F" w:rsidRDefault="00FF4F2F">
            <w:pPr>
              <w:rPr>
                <w:rFonts w:ascii="Arial" w:hAnsi="Arial" w:cs="Arial"/>
                <w:sz w:val="16"/>
              </w:rPr>
            </w:pPr>
            <w:r>
              <w:rPr>
                <w:rFonts w:ascii="Arial" w:hAnsi="Arial" w:cs="Arial"/>
                <w:sz w:val="16"/>
              </w:rPr>
              <w:t>-16 – 15.999</w:t>
            </w:r>
          </w:p>
        </w:tc>
        <w:tc>
          <w:tcPr>
            <w:tcW w:w="2160" w:type="dxa"/>
            <w:tcBorders>
              <w:top w:val="nil"/>
            </w:tcBorders>
          </w:tcPr>
          <w:p w:rsidR="00FF4F2F" w:rsidRDefault="00FF4F2F">
            <w:pPr>
              <w:rPr>
                <w:rFonts w:ascii="Arial" w:hAnsi="Arial" w:cs="Arial"/>
                <w:sz w:val="16"/>
              </w:rPr>
            </w:pPr>
            <w:r>
              <w:rPr>
                <w:rFonts w:ascii="Arial" w:hAnsi="Arial" w:cs="Arial"/>
                <w:sz w:val="16"/>
              </w:rPr>
              <w:t>E = N / 2048 - 16</w:t>
            </w:r>
          </w:p>
        </w:tc>
      </w:tr>
    </w:tbl>
    <w:p w:rsidR="00FF4F2F" w:rsidRDefault="00FF4F2F"/>
    <w:p w:rsidR="00FF4F2F" w:rsidRDefault="00FF4F2F">
      <w:r>
        <w:t>This PID contains the maximum air fuel imbalance monitor filtered results of the long-term length calculation for Bank 1 during the trip after first reporting has occurred.</w:t>
      </w:r>
    </w:p>
    <w:p w:rsidR="00FF4F2F" w:rsidRDefault="00FF4F2F"/>
    <w:p w:rsidR="00FF4F2F" w:rsidRDefault="00FF4F2F"/>
    <w:p w:rsidR="00FF4F2F" w:rsidRDefault="00FF4F2F">
      <w:pPr>
        <w:pStyle w:val="Heading3"/>
      </w:pPr>
      <w:bookmarkStart w:id="912" w:name="_Toc223513190"/>
      <w:r>
        <w:t>OXYR – PID $202F – Air Fuel Imbalance Monitor Maximum Filtered Ratio Bank 2</w:t>
      </w:r>
      <w:bookmarkEnd w:id="91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cs="Arial"/>
                <w:sz w:val="16"/>
              </w:rPr>
            </w:pPr>
            <w:r>
              <w:rPr>
                <w:rFonts w:ascii="Arial" w:hAnsi="Arial" w:cs="Arial"/>
                <w:sz w:val="16"/>
              </w:rPr>
              <w:t>$202F</w:t>
            </w:r>
          </w:p>
        </w:tc>
        <w:tc>
          <w:tcPr>
            <w:tcW w:w="2880" w:type="dxa"/>
            <w:tcBorders>
              <w:top w:val="nil"/>
            </w:tcBorders>
          </w:tcPr>
          <w:p w:rsidR="00FF4F2F" w:rsidRDefault="00FF4F2F">
            <w:pPr>
              <w:rPr>
                <w:rFonts w:ascii="Arial" w:hAnsi="Arial" w:cs="Arial"/>
                <w:sz w:val="16"/>
              </w:rPr>
            </w:pPr>
            <w:r>
              <w:rPr>
                <w:rFonts w:ascii="Arial" w:hAnsi="Arial" w:cs="Arial"/>
                <w:sz w:val="16"/>
              </w:rPr>
              <w:t>Air Fuel Imbalance Monitor Maximum Filtered Ratio Bank 2</w:t>
            </w:r>
          </w:p>
        </w:tc>
        <w:tc>
          <w:tcPr>
            <w:tcW w:w="720" w:type="dxa"/>
            <w:tcBorders>
              <w:top w:val="nil"/>
            </w:tcBorders>
          </w:tcPr>
          <w:p w:rsidR="00FF4F2F" w:rsidRDefault="00FF4F2F">
            <w:pPr>
              <w:jc w:val="right"/>
              <w:rPr>
                <w:rFonts w:ascii="Arial" w:hAnsi="Arial" w:cs="Arial"/>
                <w:sz w:val="16"/>
              </w:rPr>
            </w:pPr>
            <w:r>
              <w:rPr>
                <w:rFonts w:ascii="Arial" w:hAnsi="Arial" w:cs="Arial"/>
                <w:sz w:val="16"/>
              </w:rPr>
              <w:t>2</w:t>
            </w:r>
          </w:p>
        </w:tc>
        <w:tc>
          <w:tcPr>
            <w:tcW w:w="720" w:type="dxa"/>
            <w:tcBorders>
              <w:top w:val="nil"/>
            </w:tcBorders>
          </w:tcPr>
          <w:p w:rsidR="00FF4F2F" w:rsidRDefault="00FF4F2F">
            <w:pPr>
              <w:rPr>
                <w:rFonts w:ascii="Arial" w:hAnsi="Arial" w:cs="Arial"/>
                <w:sz w:val="16"/>
              </w:rPr>
            </w:pPr>
            <w:r>
              <w:rPr>
                <w:rFonts w:ascii="Arial" w:hAnsi="Arial" w:cs="Arial"/>
                <w:sz w:val="16"/>
              </w:rPr>
              <w:t>UNM</w:t>
            </w:r>
          </w:p>
        </w:tc>
        <w:tc>
          <w:tcPr>
            <w:tcW w:w="2160" w:type="dxa"/>
            <w:tcBorders>
              <w:top w:val="nil"/>
            </w:tcBorders>
          </w:tcPr>
          <w:p w:rsidR="00FF4F2F" w:rsidRDefault="00FF4F2F">
            <w:pPr>
              <w:rPr>
                <w:rFonts w:ascii="Arial" w:hAnsi="Arial" w:cs="Arial"/>
                <w:sz w:val="16"/>
              </w:rPr>
            </w:pPr>
            <w:r>
              <w:rPr>
                <w:rFonts w:ascii="Arial" w:hAnsi="Arial" w:cs="Arial"/>
                <w:sz w:val="16"/>
              </w:rPr>
              <w:t>-16 – 15.999</w:t>
            </w:r>
          </w:p>
        </w:tc>
        <w:tc>
          <w:tcPr>
            <w:tcW w:w="2160" w:type="dxa"/>
            <w:tcBorders>
              <w:top w:val="nil"/>
            </w:tcBorders>
          </w:tcPr>
          <w:p w:rsidR="00FF4F2F" w:rsidRDefault="00FF4F2F">
            <w:pPr>
              <w:rPr>
                <w:rFonts w:ascii="Arial" w:hAnsi="Arial" w:cs="Arial"/>
                <w:sz w:val="16"/>
              </w:rPr>
            </w:pPr>
            <w:r>
              <w:rPr>
                <w:rFonts w:ascii="Arial" w:hAnsi="Arial" w:cs="Arial"/>
                <w:sz w:val="16"/>
              </w:rPr>
              <w:t>E = N / 2048 - 16</w:t>
            </w:r>
          </w:p>
        </w:tc>
      </w:tr>
    </w:tbl>
    <w:p w:rsidR="00FF4F2F" w:rsidRDefault="00FF4F2F"/>
    <w:p w:rsidR="00FF4F2F" w:rsidRDefault="00FF4F2F">
      <w:r>
        <w:t>This PID contains the maximum air fuel imbalance monitor filtered results of the long-term length calculation for Bank 2 during the trip after first reporting has occurred.</w:t>
      </w:r>
    </w:p>
    <w:p w:rsidR="00FF4F2F" w:rsidRDefault="00FF4F2F">
      <w:pPr>
        <w:rPr>
          <w:color w:val="0000FF"/>
        </w:rPr>
      </w:pPr>
    </w:p>
    <w:p w:rsidR="00FF4F2F" w:rsidRDefault="00FF4F2F">
      <w:pPr>
        <w:pStyle w:val="Heading3"/>
      </w:pPr>
      <w:bookmarkStart w:id="913" w:name="_Toc223513191"/>
      <w:r>
        <w:t xml:space="preserve">MEMR – PID $2032 – </w:t>
      </w:r>
      <w:bookmarkEnd w:id="907"/>
      <w:r>
        <w:t>Processor Fault Reason Code</w:t>
      </w:r>
      <w:bookmarkEnd w:id="908"/>
      <w:bookmarkEnd w:id="909"/>
      <w:bookmarkEnd w:id="91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864"/>
        <w:gridCol w:w="3456"/>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864" w:type="dxa"/>
            <w:tcBorders>
              <w:bottom w:val="single" w:sz="12" w:space="0" w:color="000000"/>
            </w:tcBorders>
          </w:tcPr>
          <w:p w:rsidR="00FF4F2F" w:rsidRDefault="00FF4F2F">
            <w:pPr>
              <w:jc w:val="center"/>
              <w:rPr>
                <w:b/>
                <w:sz w:val="16"/>
              </w:rPr>
            </w:pPr>
            <w:r>
              <w:rPr>
                <w:b/>
                <w:sz w:val="16"/>
              </w:rPr>
              <w:t>Range</w:t>
            </w:r>
          </w:p>
        </w:tc>
        <w:tc>
          <w:tcPr>
            <w:tcW w:w="345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$2032</w:t>
            </w:r>
          </w:p>
        </w:tc>
        <w:tc>
          <w:tcPr>
            <w:tcW w:w="2880" w:type="dxa"/>
            <w:tcBorders>
              <w:top w:val="nil"/>
            </w:tcBorders>
          </w:tcPr>
          <w:p w:rsidR="00FF4F2F" w:rsidRDefault="00FF4F2F">
            <w:pPr>
              <w:rPr>
                <w:rFonts w:ascii="Arial" w:hAnsi="Arial"/>
                <w:sz w:val="16"/>
              </w:rPr>
            </w:pPr>
            <w:r>
              <w:rPr>
                <w:rFonts w:ascii="Arial" w:hAnsi="Arial"/>
                <w:sz w:val="16"/>
              </w:rPr>
              <w:t>Processor Fault Reason Code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864" w:type="dxa"/>
            <w:tcBorders>
              <w:top w:val="nil"/>
            </w:tcBorders>
          </w:tcPr>
          <w:p w:rsidR="00FF4F2F" w:rsidRDefault="00FF4F2F">
            <w:pPr>
              <w:rPr>
                <w:rFonts w:ascii="Arial" w:hAnsi="Arial"/>
                <w:sz w:val="16"/>
              </w:rPr>
            </w:pPr>
            <w:r>
              <w:rPr>
                <w:rFonts w:ascii="Arial" w:hAnsi="Arial"/>
                <w:sz w:val="16"/>
              </w:rPr>
              <w:t>N/A</w:t>
            </w:r>
          </w:p>
        </w:tc>
        <w:tc>
          <w:tcPr>
            <w:tcW w:w="3456" w:type="dxa"/>
            <w:tcBorders>
              <w:top w:val="nil"/>
            </w:tcBorders>
          </w:tcPr>
          <w:p w:rsidR="00FF4F2F" w:rsidRDefault="00FF4F2F">
            <w:pPr>
              <w:rPr>
                <w:rFonts w:ascii="Arial" w:hAnsi="Arial" w:cs="Arial"/>
                <w:sz w:val="16"/>
              </w:rPr>
            </w:pPr>
            <w:r>
              <w:rPr>
                <w:rFonts w:ascii="Arial" w:hAnsi="Arial" w:cs="Arial"/>
                <w:sz w:val="16"/>
              </w:rPr>
              <w:t>$00=</w:t>
            </w:r>
            <w:r>
              <w:rPr>
                <w:rFonts w:ascii="Arial" w:hAnsi="Arial" w:cs="Arial"/>
                <w:color w:val="000000"/>
                <w:sz w:val="16"/>
              </w:rPr>
              <w:t xml:space="preserve"> No Fault</w:t>
            </w:r>
            <w:r>
              <w:rPr>
                <w:rFonts w:ascii="Arial" w:hAnsi="Arial" w:cs="Arial"/>
                <w:sz w:val="16"/>
              </w:rPr>
              <w:t xml:space="preserve">; </w:t>
            </w:r>
            <w:r>
              <w:rPr>
                <w:rFonts w:ascii="Arial" w:hAnsi="Arial" w:cs="Arial"/>
                <w:sz w:val="16"/>
              </w:rPr>
              <w:br/>
              <w:t>$01=</w:t>
            </w:r>
            <w:r>
              <w:rPr>
                <w:rFonts w:ascii="Arial" w:hAnsi="Arial" w:cs="Arial"/>
                <w:color w:val="000000"/>
                <w:sz w:val="16"/>
              </w:rPr>
              <w:t xml:space="preserve"> </w:t>
            </w:r>
            <w:smartTag w:uri="urn:schemas-microsoft-com:office:smarttags" w:element="place">
              <w:smartTag w:uri="urn:schemas-microsoft-com:office:smarttags" w:element="PlaceName">
                <w:r>
                  <w:rPr>
                    <w:rFonts w:ascii="Arial" w:hAnsi="Arial" w:cs="Arial"/>
                    <w:color w:val="000000"/>
                    <w:sz w:val="16"/>
                    <w:szCs w:val="16"/>
                  </w:rPr>
                  <w:t>MHC</w:t>
                </w:r>
              </w:smartTag>
              <w:r>
                <w:rPr>
                  <w:rFonts w:ascii="Arial" w:hAnsi="Arial" w:cs="Arial"/>
                  <w:color w:val="000000"/>
                  <w:sz w:val="16"/>
                  <w:szCs w:val="16"/>
                </w:rPr>
                <w:t xml:space="preserve"> </w:t>
              </w:r>
              <w:smartTag w:uri="urn:schemas-microsoft-com:office:smarttags" w:element="PlaceType">
                <w:r>
                  <w:rPr>
                    <w:rFonts w:ascii="Arial" w:hAnsi="Arial" w:cs="Arial"/>
                    <w:color w:val="000000"/>
                    <w:sz w:val="16"/>
                    <w:szCs w:val="16"/>
                  </w:rPr>
                  <w:t>State</w:t>
                </w:r>
              </w:smartTag>
            </w:smartTag>
            <w:r>
              <w:rPr>
                <w:rFonts w:ascii="Arial" w:hAnsi="Arial" w:cs="Arial"/>
                <w:color w:val="000000"/>
                <w:sz w:val="16"/>
                <w:szCs w:val="16"/>
              </w:rPr>
              <w:t xml:space="preserve"> of Health Fault</w:t>
            </w:r>
            <w:r>
              <w:rPr>
                <w:rFonts w:ascii="Arial" w:hAnsi="Arial" w:cs="Arial"/>
                <w:sz w:val="16"/>
              </w:rPr>
              <w:t xml:space="preserve">; </w:t>
            </w:r>
            <w:r>
              <w:rPr>
                <w:rFonts w:ascii="Arial" w:hAnsi="Arial" w:cs="Arial"/>
                <w:sz w:val="16"/>
              </w:rPr>
              <w:br/>
              <w:t>$02=</w:t>
            </w:r>
            <w:r>
              <w:rPr>
                <w:rFonts w:ascii="Arial" w:hAnsi="Arial" w:cs="Arial"/>
                <w:color w:val="000000"/>
                <w:sz w:val="16"/>
              </w:rPr>
              <w:t xml:space="preserve"> Reserved</w:t>
            </w:r>
            <w:r>
              <w:rPr>
                <w:rFonts w:ascii="Arial" w:hAnsi="Arial" w:cs="Arial"/>
                <w:sz w:val="16"/>
              </w:rPr>
              <w:t xml:space="preserve">; </w:t>
            </w:r>
            <w:r>
              <w:rPr>
                <w:rFonts w:ascii="Arial" w:hAnsi="Arial" w:cs="Arial"/>
                <w:sz w:val="16"/>
              </w:rPr>
              <w:br/>
              <w:t>$03=</w:t>
            </w:r>
            <w:r>
              <w:rPr>
                <w:rFonts w:ascii="Arial" w:hAnsi="Arial" w:cs="Arial"/>
                <w:color w:val="000000"/>
                <w:sz w:val="16"/>
              </w:rPr>
              <w:t xml:space="preserve"> Reserved</w:t>
            </w:r>
            <w:r>
              <w:rPr>
                <w:rFonts w:ascii="Arial" w:hAnsi="Arial" w:cs="Arial"/>
                <w:sz w:val="16"/>
              </w:rPr>
              <w:t>;</w:t>
            </w:r>
          </w:p>
          <w:p w:rsidR="00FF4F2F" w:rsidRDefault="00FF4F2F">
            <w:pPr>
              <w:rPr>
                <w:rFonts w:ascii="Arial" w:hAnsi="Arial" w:cs="Arial"/>
                <w:sz w:val="16"/>
              </w:rPr>
            </w:pPr>
            <w:r>
              <w:rPr>
                <w:rFonts w:ascii="Arial" w:hAnsi="Arial" w:cs="Arial"/>
                <w:sz w:val="16"/>
              </w:rPr>
              <w:t>$04=</w:t>
            </w:r>
            <w:r>
              <w:rPr>
                <w:rFonts w:ascii="Arial" w:hAnsi="Arial" w:cs="Arial"/>
                <w:color w:val="000000"/>
                <w:sz w:val="16"/>
              </w:rPr>
              <w:t xml:space="preserve"> Reserved</w:t>
            </w:r>
            <w:r>
              <w:rPr>
                <w:rFonts w:ascii="Arial" w:hAnsi="Arial" w:cs="Arial"/>
                <w:sz w:val="16"/>
              </w:rPr>
              <w:t>;</w:t>
            </w:r>
            <w:r>
              <w:rPr>
                <w:rFonts w:ascii="Arial" w:hAnsi="Arial" w:cs="Arial"/>
                <w:sz w:val="16"/>
              </w:rPr>
              <w:br/>
              <w:t>$05=</w:t>
            </w:r>
            <w:r>
              <w:rPr>
                <w:rFonts w:ascii="Arial" w:hAnsi="Arial" w:cs="Arial"/>
                <w:color w:val="000000"/>
                <w:sz w:val="16"/>
              </w:rPr>
              <w:t xml:space="preserve"> </w:t>
            </w:r>
            <w:smartTag w:uri="urn:schemas-microsoft-com:office:smarttags" w:element="place">
              <w:r>
                <w:rPr>
                  <w:rFonts w:ascii="Arial" w:hAnsi="Arial" w:cs="Arial"/>
                  <w:color w:val="000000"/>
                  <w:sz w:val="16"/>
                </w:rPr>
                <w:t>MAIN</w:t>
              </w:r>
            </w:smartTag>
            <w:r>
              <w:rPr>
                <w:rFonts w:ascii="Arial" w:hAnsi="Arial" w:cs="Arial"/>
                <w:color w:val="000000"/>
                <w:sz w:val="16"/>
              </w:rPr>
              <w:t xml:space="preserve"> Detected SPI Fault</w:t>
            </w:r>
            <w:r>
              <w:rPr>
                <w:rFonts w:ascii="Arial" w:hAnsi="Arial" w:cs="Arial"/>
                <w:sz w:val="16"/>
              </w:rPr>
              <w:t xml:space="preserve">; </w:t>
            </w:r>
            <w:r>
              <w:rPr>
                <w:rFonts w:ascii="Arial" w:hAnsi="Arial" w:cs="Arial"/>
                <w:sz w:val="16"/>
              </w:rPr>
              <w:br/>
              <w:t>$06=</w:t>
            </w:r>
            <w:r>
              <w:rPr>
                <w:rFonts w:ascii="Arial" w:hAnsi="Arial" w:cs="Arial"/>
                <w:color w:val="000000"/>
                <w:sz w:val="16"/>
              </w:rPr>
              <w:t xml:space="preserve"> Reserved</w:t>
            </w:r>
            <w:r>
              <w:rPr>
                <w:rFonts w:ascii="Arial" w:hAnsi="Arial" w:cs="Arial"/>
                <w:sz w:val="16"/>
              </w:rPr>
              <w:t>;</w:t>
            </w:r>
            <w:r>
              <w:rPr>
                <w:rFonts w:ascii="Arial" w:hAnsi="Arial" w:cs="Arial"/>
                <w:sz w:val="16"/>
              </w:rPr>
              <w:br/>
              <w:t>$07=</w:t>
            </w:r>
            <w:r>
              <w:rPr>
                <w:rFonts w:ascii="Arial" w:hAnsi="Arial" w:cs="Arial"/>
                <w:color w:val="000000"/>
                <w:sz w:val="16"/>
              </w:rPr>
              <w:t xml:space="preserve"> Sensor Min Learn Corruption Fault;</w:t>
            </w:r>
          </w:p>
          <w:p w:rsidR="00FF4F2F" w:rsidRDefault="00FF4F2F">
            <w:pPr>
              <w:autoSpaceDE w:val="0"/>
              <w:autoSpaceDN w:val="0"/>
              <w:adjustRightInd w:val="0"/>
              <w:rPr>
                <w:rFonts w:ascii="Arial" w:hAnsi="Arial" w:cs="Arial"/>
                <w:color w:val="000000"/>
                <w:sz w:val="16"/>
                <w:szCs w:val="16"/>
              </w:rPr>
            </w:pPr>
            <w:r>
              <w:rPr>
                <w:rFonts w:ascii="Arial" w:hAnsi="Arial" w:cs="Arial"/>
                <w:sz w:val="16"/>
              </w:rPr>
              <w:t>$08=</w:t>
            </w:r>
            <w:r>
              <w:rPr>
                <w:rFonts w:ascii="Arial" w:hAnsi="Arial" w:cs="Arial"/>
                <w:color w:val="000000"/>
                <w:sz w:val="16"/>
              </w:rPr>
              <w:t xml:space="preserve"> Processor Clock Fault</w:t>
            </w:r>
            <w:r>
              <w:rPr>
                <w:rFonts w:ascii="Arial" w:hAnsi="Arial" w:cs="Arial"/>
                <w:sz w:val="16"/>
              </w:rPr>
              <w:t xml:space="preserve">; </w:t>
            </w:r>
            <w:r>
              <w:rPr>
                <w:rFonts w:ascii="Arial" w:hAnsi="Arial" w:cs="Arial"/>
                <w:sz w:val="16"/>
              </w:rPr>
              <w:br/>
              <w:t xml:space="preserve">$09= </w:t>
            </w:r>
            <w:r>
              <w:rPr>
                <w:rFonts w:ascii="Arial" w:hAnsi="Arial" w:cs="Arial"/>
                <w:color w:val="000000"/>
                <w:sz w:val="16"/>
              </w:rPr>
              <w:t>12.5 ms Loop Completion Time Fault</w:t>
            </w:r>
            <w:r>
              <w:rPr>
                <w:rFonts w:ascii="Arial" w:hAnsi="Arial" w:cs="Arial"/>
                <w:sz w:val="16"/>
              </w:rPr>
              <w:t xml:space="preserve">; </w:t>
            </w:r>
            <w:r>
              <w:rPr>
                <w:rFonts w:ascii="Arial" w:hAnsi="Arial" w:cs="Arial"/>
                <w:sz w:val="16"/>
              </w:rPr>
              <w:br/>
              <w:t xml:space="preserve">$0A= </w:t>
            </w:r>
            <w:r>
              <w:rPr>
                <w:rFonts w:ascii="Arial" w:hAnsi="Arial" w:cs="Arial"/>
                <w:color w:val="000000"/>
                <w:sz w:val="16"/>
              </w:rPr>
              <w:t>25 ms Loop Completion Time Fault</w:t>
            </w:r>
            <w:r>
              <w:rPr>
                <w:rFonts w:ascii="Arial" w:hAnsi="Arial" w:cs="Arial"/>
                <w:sz w:val="16"/>
              </w:rPr>
              <w:t xml:space="preserve">; </w:t>
            </w:r>
            <w:r>
              <w:rPr>
                <w:rFonts w:ascii="Arial" w:hAnsi="Arial" w:cs="Arial"/>
                <w:sz w:val="16"/>
              </w:rPr>
              <w:br/>
              <w:t xml:space="preserve">$0B= </w:t>
            </w:r>
            <w:r>
              <w:rPr>
                <w:rFonts w:ascii="Arial" w:hAnsi="Arial" w:cs="Arial"/>
                <w:color w:val="000000"/>
                <w:sz w:val="16"/>
              </w:rPr>
              <w:t>50 ms Loop Completion Time Fault</w:t>
            </w:r>
            <w:r>
              <w:rPr>
                <w:rFonts w:ascii="Arial" w:hAnsi="Arial" w:cs="Arial"/>
                <w:sz w:val="16"/>
              </w:rPr>
              <w:t xml:space="preserve">; </w:t>
            </w:r>
            <w:r>
              <w:rPr>
                <w:rFonts w:ascii="Arial" w:hAnsi="Arial" w:cs="Arial"/>
                <w:sz w:val="16"/>
              </w:rPr>
              <w:br/>
              <w:t xml:space="preserve">$0C= </w:t>
            </w:r>
            <w:r>
              <w:rPr>
                <w:rFonts w:ascii="Arial" w:hAnsi="Arial" w:cs="Arial"/>
                <w:color w:val="000000"/>
                <w:sz w:val="16"/>
              </w:rPr>
              <w:t>100 ms Loop Completion Time Fault</w:t>
            </w:r>
            <w:r>
              <w:rPr>
                <w:rFonts w:ascii="Arial" w:hAnsi="Arial" w:cs="Arial"/>
                <w:sz w:val="16"/>
              </w:rPr>
              <w:t xml:space="preserve">; </w:t>
            </w:r>
            <w:r>
              <w:rPr>
                <w:rFonts w:ascii="Arial" w:hAnsi="Arial" w:cs="Arial"/>
                <w:sz w:val="16"/>
              </w:rPr>
              <w:br/>
              <w:t xml:space="preserve">$0D= </w:t>
            </w:r>
            <w:r>
              <w:rPr>
                <w:rFonts w:ascii="Arial" w:hAnsi="Arial" w:cs="Arial"/>
                <w:color w:val="000000"/>
                <w:sz w:val="16"/>
              </w:rPr>
              <w:t xml:space="preserve">250 ms </w:t>
            </w:r>
            <w:smartTag w:uri="urn:schemas-microsoft-com:office:smarttags" w:element="place">
              <w:r>
                <w:rPr>
                  <w:rFonts w:ascii="Arial" w:hAnsi="Arial" w:cs="Arial"/>
                  <w:color w:val="000000"/>
                  <w:sz w:val="16"/>
                </w:rPr>
                <w:t>Loop</w:t>
              </w:r>
            </w:smartTag>
            <w:r>
              <w:rPr>
                <w:rFonts w:ascii="Arial" w:hAnsi="Arial" w:cs="Arial"/>
                <w:color w:val="000000"/>
                <w:sz w:val="16"/>
              </w:rPr>
              <w:t xml:space="preserve"> Completion Time Fault</w:t>
            </w:r>
            <w:r>
              <w:rPr>
                <w:rFonts w:ascii="Arial" w:hAnsi="Arial" w:cs="Arial"/>
                <w:sz w:val="16"/>
              </w:rPr>
              <w:t xml:space="preserve">; </w:t>
            </w:r>
            <w:r>
              <w:rPr>
                <w:rFonts w:ascii="Arial" w:hAnsi="Arial" w:cs="Arial"/>
                <w:sz w:val="16"/>
              </w:rPr>
              <w:br/>
              <w:t>$0E=</w:t>
            </w:r>
            <w:r>
              <w:rPr>
                <w:rFonts w:ascii="Arial" w:hAnsi="Arial" w:cs="Arial"/>
                <w:color w:val="000000"/>
                <w:sz w:val="16"/>
              </w:rPr>
              <w:t xml:space="preserve"> RAM Diagnostic Completion Time Fault</w:t>
            </w:r>
            <w:r>
              <w:rPr>
                <w:rFonts w:ascii="Arial" w:hAnsi="Arial" w:cs="Arial"/>
                <w:sz w:val="16"/>
              </w:rPr>
              <w:t xml:space="preserve">; </w:t>
            </w:r>
            <w:r>
              <w:rPr>
                <w:rFonts w:ascii="Arial" w:hAnsi="Arial" w:cs="Arial"/>
                <w:sz w:val="16"/>
              </w:rPr>
              <w:br/>
              <w:t>$0F=</w:t>
            </w:r>
            <w:r>
              <w:rPr>
                <w:rFonts w:ascii="Arial" w:hAnsi="Arial" w:cs="Arial"/>
                <w:color w:val="000000"/>
                <w:sz w:val="16"/>
              </w:rPr>
              <w:t xml:space="preserve"> ROM Diagnostic Completion Time Fault</w:t>
            </w:r>
            <w:r>
              <w:rPr>
                <w:rFonts w:ascii="Arial" w:hAnsi="Arial" w:cs="Arial"/>
                <w:sz w:val="16"/>
              </w:rPr>
              <w:t xml:space="preserve">; </w:t>
            </w:r>
            <w:r>
              <w:rPr>
                <w:rFonts w:ascii="Arial" w:hAnsi="Arial" w:cs="Arial"/>
                <w:color w:val="000000"/>
                <w:sz w:val="16"/>
                <w:szCs w:val="16"/>
              </w:rPr>
              <w:t xml:space="preserve">$10= MHC ALU Fault; </w:t>
            </w:r>
          </w:p>
          <w:p w:rsidR="00FF4F2F" w:rsidRDefault="00FF4F2F">
            <w:pPr>
              <w:autoSpaceDE w:val="0"/>
              <w:autoSpaceDN w:val="0"/>
              <w:adjustRightInd w:val="0"/>
              <w:rPr>
                <w:rFonts w:ascii="Arial" w:hAnsi="Arial" w:cs="Arial"/>
                <w:color w:val="000000"/>
                <w:sz w:val="16"/>
                <w:szCs w:val="16"/>
              </w:rPr>
            </w:pPr>
            <w:r>
              <w:rPr>
                <w:rFonts w:ascii="Arial" w:hAnsi="Arial" w:cs="Arial"/>
                <w:color w:val="000000"/>
                <w:sz w:val="16"/>
                <w:szCs w:val="16"/>
              </w:rPr>
              <w:t>$11= MHC Configuration Register Fault;</w:t>
            </w:r>
          </w:p>
          <w:p w:rsidR="00FF4F2F" w:rsidRDefault="00FF4F2F">
            <w:pPr>
              <w:autoSpaceDE w:val="0"/>
              <w:autoSpaceDN w:val="0"/>
              <w:adjustRightInd w:val="0"/>
              <w:rPr>
                <w:rFonts w:ascii="Arial" w:hAnsi="Arial" w:cs="Arial"/>
                <w:color w:val="000000"/>
                <w:sz w:val="16"/>
                <w:szCs w:val="16"/>
              </w:rPr>
            </w:pPr>
            <w:r>
              <w:rPr>
                <w:rFonts w:ascii="Arial" w:hAnsi="Arial" w:cs="Arial"/>
                <w:color w:val="000000"/>
                <w:sz w:val="16"/>
                <w:szCs w:val="16"/>
              </w:rPr>
              <w:t>$12= MHC Stack Fault;</w:t>
            </w:r>
          </w:p>
          <w:p w:rsidR="00FF4F2F" w:rsidRDefault="00FF4F2F">
            <w:pPr>
              <w:autoSpaceDE w:val="0"/>
              <w:autoSpaceDN w:val="0"/>
              <w:adjustRightInd w:val="0"/>
              <w:rPr>
                <w:rFonts w:ascii="Arial" w:hAnsi="Arial" w:cs="Arial"/>
                <w:color w:val="000000"/>
                <w:sz w:val="16"/>
                <w:szCs w:val="16"/>
              </w:rPr>
            </w:pPr>
            <w:r>
              <w:rPr>
                <w:rFonts w:ascii="Arial" w:hAnsi="Arial" w:cs="Arial"/>
                <w:color w:val="000000"/>
                <w:sz w:val="16"/>
                <w:szCs w:val="16"/>
              </w:rPr>
              <w:t xml:space="preserve">$13= MHC Sequence Fault; </w:t>
            </w:r>
          </w:p>
          <w:p w:rsidR="00FF4F2F" w:rsidRDefault="00FF4F2F">
            <w:pPr>
              <w:autoSpaceDE w:val="0"/>
              <w:autoSpaceDN w:val="0"/>
              <w:adjustRightInd w:val="0"/>
              <w:rPr>
                <w:rFonts w:ascii="Arial" w:hAnsi="Arial" w:cs="Arial"/>
                <w:color w:val="000000"/>
                <w:sz w:val="16"/>
                <w:szCs w:val="16"/>
              </w:rPr>
            </w:pPr>
            <w:r>
              <w:rPr>
                <w:rFonts w:ascii="Arial" w:hAnsi="Arial" w:cs="Arial"/>
                <w:color w:val="000000"/>
                <w:sz w:val="16"/>
                <w:szCs w:val="16"/>
              </w:rPr>
              <w:t xml:space="preserve">$14= MHC Detected MAIN Processor Fault; </w:t>
            </w:r>
          </w:p>
          <w:p w:rsidR="00FF4F2F" w:rsidRDefault="00FF4F2F">
            <w:pPr>
              <w:rPr>
                <w:rFonts w:ascii="Arial" w:hAnsi="Arial" w:cs="Arial"/>
                <w:sz w:val="16"/>
              </w:rPr>
            </w:pPr>
            <w:r>
              <w:rPr>
                <w:rFonts w:ascii="Arial" w:hAnsi="Arial" w:cs="Arial"/>
                <w:color w:val="000000"/>
                <w:sz w:val="16"/>
                <w:szCs w:val="16"/>
              </w:rPr>
              <w:t>$15= MHC Detected SPI Fault;</w:t>
            </w:r>
            <w:r>
              <w:rPr>
                <w:rFonts w:ascii="Arial" w:hAnsi="Arial" w:cs="Arial"/>
                <w:sz w:val="16"/>
              </w:rPr>
              <w:br/>
              <w:t>$16=</w:t>
            </w:r>
            <w:r>
              <w:rPr>
                <w:rFonts w:ascii="Arial" w:hAnsi="Arial" w:cs="Arial"/>
                <w:color w:val="000000"/>
                <w:sz w:val="16"/>
              </w:rPr>
              <w:t xml:space="preserve"> Desired Throttle Rationality Fault</w:t>
            </w:r>
            <w:r>
              <w:rPr>
                <w:rFonts w:ascii="Arial" w:hAnsi="Arial" w:cs="Arial"/>
                <w:sz w:val="16"/>
              </w:rPr>
              <w:t>;</w:t>
            </w:r>
            <w:r>
              <w:rPr>
                <w:rFonts w:ascii="Arial" w:hAnsi="Arial" w:cs="Arial"/>
                <w:sz w:val="16"/>
              </w:rPr>
              <w:br/>
              <w:t>$17=</w:t>
            </w:r>
            <w:r>
              <w:rPr>
                <w:rFonts w:ascii="Arial" w:hAnsi="Arial" w:cs="Arial"/>
                <w:color w:val="000000"/>
                <w:sz w:val="16"/>
              </w:rPr>
              <w:t xml:space="preserve"> Reserved</w:t>
            </w:r>
            <w:r>
              <w:rPr>
                <w:rFonts w:ascii="Arial" w:hAnsi="Arial" w:cs="Arial"/>
                <w:sz w:val="16"/>
              </w:rPr>
              <w:t xml:space="preserve">; </w:t>
            </w:r>
            <w:r>
              <w:rPr>
                <w:rFonts w:ascii="Arial" w:hAnsi="Arial" w:cs="Arial"/>
                <w:sz w:val="16"/>
              </w:rPr>
              <w:br/>
              <w:t>$18=</w:t>
            </w:r>
            <w:r>
              <w:rPr>
                <w:rFonts w:ascii="Arial" w:hAnsi="Arial" w:cs="Arial"/>
                <w:color w:val="000000"/>
                <w:sz w:val="16"/>
              </w:rPr>
              <w:t xml:space="preserve"> Reserved</w:t>
            </w:r>
            <w:r>
              <w:rPr>
                <w:rFonts w:ascii="Arial" w:hAnsi="Arial" w:cs="Arial"/>
                <w:sz w:val="16"/>
              </w:rPr>
              <w:t>;</w:t>
            </w:r>
          </w:p>
          <w:p w:rsidR="00FF4F2F" w:rsidRDefault="00FF4F2F">
            <w:pPr>
              <w:autoSpaceDE w:val="0"/>
              <w:autoSpaceDN w:val="0"/>
              <w:adjustRightInd w:val="0"/>
              <w:rPr>
                <w:rFonts w:ascii="Arial" w:hAnsi="Arial" w:cs="Arial"/>
                <w:sz w:val="16"/>
              </w:rPr>
            </w:pPr>
            <w:r>
              <w:rPr>
                <w:rFonts w:ascii="Arial" w:hAnsi="Arial" w:cs="Arial"/>
                <w:sz w:val="16"/>
              </w:rPr>
              <w:t>$19=</w:t>
            </w:r>
            <w:r>
              <w:rPr>
                <w:rFonts w:ascii="Arial" w:hAnsi="Arial" w:cs="Arial"/>
                <w:color w:val="000000"/>
                <w:sz w:val="16"/>
              </w:rPr>
              <w:t xml:space="preserve"> Reserved</w:t>
            </w:r>
            <w:r>
              <w:rPr>
                <w:rFonts w:ascii="Arial" w:hAnsi="Arial" w:cs="Arial"/>
                <w:sz w:val="16"/>
              </w:rPr>
              <w:t>;</w:t>
            </w:r>
          </w:p>
          <w:p w:rsidR="00FF4F2F" w:rsidRDefault="00FF4F2F">
            <w:pPr>
              <w:rPr>
                <w:rFonts w:ascii="Arial" w:hAnsi="Arial" w:cs="Arial"/>
                <w:sz w:val="16"/>
              </w:rPr>
            </w:pPr>
            <w:r>
              <w:rPr>
                <w:rFonts w:ascii="Arial" w:hAnsi="Arial" w:cs="Arial"/>
                <w:sz w:val="16"/>
              </w:rPr>
              <w:t>$1A=</w:t>
            </w:r>
            <w:r>
              <w:rPr>
                <w:rFonts w:ascii="Arial" w:hAnsi="Arial" w:cs="Arial"/>
                <w:color w:val="000000"/>
                <w:sz w:val="16"/>
              </w:rPr>
              <w:t xml:space="preserve"> Reserved</w:t>
            </w:r>
            <w:r>
              <w:rPr>
                <w:rFonts w:ascii="Arial" w:hAnsi="Arial" w:cs="Arial"/>
                <w:sz w:val="16"/>
              </w:rPr>
              <w:t xml:space="preserve">; </w:t>
            </w:r>
            <w:r>
              <w:rPr>
                <w:rFonts w:ascii="Arial" w:hAnsi="Arial" w:cs="Arial"/>
                <w:sz w:val="16"/>
              </w:rPr>
              <w:br/>
              <w:t>$1B=</w:t>
            </w:r>
            <w:r>
              <w:rPr>
                <w:rFonts w:ascii="Arial" w:hAnsi="Arial" w:cs="Arial"/>
                <w:color w:val="000000"/>
                <w:sz w:val="16"/>
              </w:rPr>
              <w:t xml:space="preserve"> Reserved</w:t>
            </w:r>
            <w:r>
              <w:rPr>
                <w:rFonts w:ascii="Arial" w:hAnsi="Arial" w:cs="Arial"/>
                <w:sz w:val="16"/>
              </w:rPr>
              <w:t>;</w:t>
            </w:r>
          </w:p>
          <w:p w:rsidR="00FF4F2F" w:rsidRDefault="00FF4F2F">
            <w:pPr>
              <w:autoSpaceDE w:val="0"/>
              <w:autoSpaceDN w:val="0"/>
              <w:adjustRightInd w:val="0"/>
              <w:rPr>
                <w:rFonts w:ascii="Arial" w:hAnsi="Arial" w:cs="Arial"/>
                <w:sz w:val="16"/>
              </w:rPr>
            </w:pPr>
            <w:r>
              <w:rPr>
                <w:rFonts w:ascii="Arial" w:hAnsi="Arial" w:cs="Arial"/>
                <w:sz w:val="16"/>
              </w:rPr>
              <w:t>$1C=</w:t>
            </w:r>
            <w:r>
              <w:rPr>
                <w:rFonts w:ascii="Arial" w:hAnsi="Arial" w:cs="Arial"/>
                <w:color w:val="000000"/>
                <w:sz w:val="16"/>
              </w:rPr>
              <w:t xml:space="preserve"> Reserved</w:t>
            </w:r>
            <w:r>
              <w:rPr>
                <w:rFonts w:ascii="Arial" w:hAnsi="Arial" w:cs="Arial"/>
                <w:sz w:val="16"/>
              </w:rPr>
              <w:t>;</w:t>
            </w:r>
          </w:p>
          <w:p w:rsidR="00FF4F2F" w:rsidRDefault="00FF4F2F">
            <w:pPr>
              <w:rPr>
                <w:rFonts w:ascii="Arial" w:hAnsi="Arial" w:cs="Arial"/>
                <w:sz w:val="16"/>
              </w:rPr>
            </w:pPr>
            <w:r>
              <w:rPr>
                <w:rFonts w:ascii="Arial" w:hAnsi="Arial" w:cs="Arial"/>
                <w:sz w:val="16"/>
              </w:rPr>
              <w:t>$1D=</w:t>
            </w:r>
            <w:r>
              <w:rPr>
                <w:rFonts w:ascii="Arial" w:hAnsi="Arial" w:cs="Arial"/>
                <w:color w:val="000000"/>
                <w:sz w:val="16"/>
              </w:rPr>
              <w:t xml:space="preserve"> Reserved</w:t>
            </w:r>
            <w:r>
              <w:rPr>
                <w:rFonts w:ascii="Arial" w:hAnsi="Arial" w:cs="Arial"/>
                <w:sz w:val="16"/>
              </w:rPr>
              <w:t xml:space="preserve">; </w:t>
            </w:r>
            <w:r>
              <w:rPr>
                <w:rFonts w:ascii="Arial" w:hAnsi="Arial" w:cs="Arial"/>
                <w:sz w:val="16"/>
              </w:rPr>
              <w:br/>
              <w:t>$1E=</w:t>
            </w:r>
            <w:r>
              <w:rPr>
                <w:rFonts w:ascii="Arial" w:hAnsi="Arial" w:cs="Arial"/>
                <w:color w:val="000000"/>
                <w:sz w:val="16"/>
              </w:rPr>
              <w:t xml:space="preserve"> Reserved</w:t>
            </w:r>
            <w:r>
              <w:rPr>
                <w:rFonts w:ascii="Arial" w:hAnsi="Arial" w:cs="Arial"/>
                <w:sz w:val="16"/>
              </w:rPr>
              <w:t>;</w:t>
            </w:r>
          </w:p>
          <w:p w:rsidR="00FF4F2F" w:rsidRDefault="00FF4F2F">
            <w:pPr>
              <w:autoSpaceDE w:val="0"/>
              <w:autoSpaceDN w:val="0"/>
              <w:adjustRightInd w:val="0"/>
              <w:rPr>
                <w:rFonts w:ascii="Arial" w:hAnsi="Arial" w:cs="Arial"/>
                <w:sz w:val="16"/>
              </w:rPr>
            </w:pPr>
            <w:r>
              <w:rPr>
                <w:rFonts w:ascii="Arial" w:hAnsi="Arial" w:cs="Arial"/>
                <w:sz w:val="16"/>
              </w:rPr>
              <w:t>$1F=</w:t>
            </w:r>
            <w:r>
              <w:rPr>
                <w:rFonts w:ascii="Arial" w:hAnsi="Arial" w:cs="Arial"/>
                <w:color w:val="000000"/>
                <w:sz w:val="16"/>
              </w:rPr>
              <w:t xml:space="preserve"> Reserved</w:t>
            </w:r>
            <w:r>
              <w:rPr>
                <w:rFonts w:ascii="Arial" w:hAnsi="Arial" w:cs="Arial"/>
                <w:sz w:val="16"/>
              </w:rPr>
              <w:t>;</w:t>
            </w:r>
          </w:p>
          <w:p w:rsidR="00FF4F2F" w:rsidRDefault="00FF4F2F">
            <w:pPr>
              <w:autoSpaceDE w:val="0"/>
              <w:autoSpaceDN w:val="0"/>
              <w:adjustRightInd w:val="0"/>
              <w:rPr>
                <w:rFonts w:ascii="Arial" w:hAnsi="Arial" w:cs="Arial"/>
                <w:color w:val="000000"/>
                <w:sz w:val="16"/>
                <w:szCs w:val="16"/>
              </w:rPr>
            </w:pPr>
            <w:r>
              <w:rPr>
                <w:rFonts w:ascii="Arial" w:hAnsi="Arial" w:cs="Arial"/>
                <w:color w:val="000000"/>
                <w:sz w:val="16"/>
                <w:szCs w:val="16"/>
              </w:rPr>
              <w:t xml:space="preserve">$20= MAIN ALU Fault; </w:t>
            </w:r>
          </w:p>
          <w:p w:rsidR="00FF4F2F" w:rsidRDefault="00FF4F2F">
            <w:pPr>
              <w:autoSpaceDE w:val="0"/>
              <w:autoSpaceDN w:val="0"/>
              <w:adjustRightInd w:val="0"/>
              <w:rPr>
                <w:rFonts w:ascii="Arial" w:hAnsi="Arial" w:cs="Arial"/>
                <w:sz w:val="16"/>
              </w:rPr>
            </w:pPr>
            <w:r>
              <w:rPr>
                <w:rFonts w:ascii="Arial" w:hAnsi="Arial" w:cs="Arial"/>
                <w:color w:val="000000"/>
                <w:sz w:val="16"/>
                <w:szCs w:val="16"/>
              </w:rPr>
              <w:t>$21= MAIN Configuration Register Fault</w:t>
            </w:r>
          </w:p>
        </w:tc>
      </w:tr>
    </w:tbl>
    <w:p w:rsidR="00FF4F2F" w:rsidRDefault="00FF4F2F"/>
    <w:p w:rsidR="00FF4F2F" w:rsidRDefault="00FF4F2F">
      <w:r>
        <w:t>This PID contains the source of the P0606 Diagnostic Trouble Code.</w:t>
      </w:r>
    </w:p>
    <w:p w:rsidR="00FF4F2F" w:rsidRDefault="00FF4F2F"/>
    <w:p w:rsidR="00FF4F2F" w:rsidRDefault="00FF4F2F">
      <w:pPr>
        <w:pStyle w:val="Heading3"/>
      </w:pPr>
      <w:bookmarkStart w:id="914" w:name="_Toc90882712"/>
      <w:bookmarkStart w:id="915" w:name="_Toc223513192"/>
      <w:bookmarkStart w:id="916" w:name="_Toc81100844"/>
      <w:r>
        <w:t>MEMR – PID $2033 – Main Processor NVM Fault Status</w:t>
      </w:r>
      <w:bookmarkEnd w:id="914"/>
      <w:bookmarkEnd w:id="915"/>
    </w:p>
    <w:p w:rsidR="00FF4F2F" w:rsidRDefault="00FF4F2F"/>
    <w:tbl>
      <w:tblPr>
        <w:tblpPr w:leftFromText="180" w:rightFromText="180" w:vertAnchor="text" w:tblpXSpec="center"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bl>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lastRenderedPageBreak/>
              <w:t>$2033</w:t>
            </w:r>
          </w:p>
        </w:tc>
        <w:tc>
          <w:tcPr>
            <w:tcW w:w="2880" w:type="dxa"/>
            <w:tcBorders>
              <w:top w:val="nil"/>
            </w:tcBorders>
          </w:tcPr>
          <w:p w:rsidR="00FF4F2F" w:rsidRDefault="00FF4F2F">
            <w:pPr>
              <w:pStyle w:val="FootnoteText"/>
              <w:keepNext w:val="0"/>
              <w:keepLines w:val="0"/>
              <w:rPr>
                <w:rFonts w:ascii="Arial" w:hAnsi="Arial" w:cs="Arial"/>
                <w:szCs w:val="24"/>
              </w:rPr>
            </w:pPr>
            <w:r>
              <w:rPr>
                <w:rFonts w:ascii="Arial" w:hAnsi="Arial" w:cs="Arial"/>
                <w:szCs w:val="24"/>
              </w:rPr>
              <w:t>Main Processor NVM Fault Status</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Static NVM Read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A83775">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Cumulative NVM Read Status </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Adaptable NVM Read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bottom w:val="single" w:sz="6" w:space="0" w:color="000000"/>
            </w:tcBorders>
          </w:tcPr>
          <w:p w:rsidR="00FF4F2F" w:rsidRDefault="00FF4F2F">
            <w:pPr>
              <w:rPr>
                <w:rFonts w:ascii="Arial" w:hAnsi="Arial"/>
                <w:sz w:val="16"/>
              </w:rPr>
            </w:pPr>
            <w:r>
              <w:rPr>
                <w:rFonts w:ascii="Arial" w:hAnsi="Arial"/>
                <w:sz w:val="16"/>
              </w:rPr>
              <w:t>Static NVM Checksum Status</w:t>
            </w:r>
          </w:p>
        </w:tc>
        <w:tc>
          <w:tcPr>
            <w:tcW w:w="720" w:type="dxa"/>
            <w:tcBorders>
              <w:top w:val="nil"/>
              <w:bottom w:val="single" w:sz="6" w:space="0" w:color="000000"/>
            </w:tcBorders>
          </w:tcPr>
          <w:p w:rsidR="00FF4F2F" w:rsidRDefault="00FF4F2F">
            <w:pPr>
              <w:jc w:val="right"/>
              <w:rPr>
                <w:rFonts w:ascii="Arial" w:hAnsi="Arial"/>
                <w:sz w:val="16"/>
              </w:rPr>
            </w:pPr>
            <w:r>
              <w:rPr>
                <w:rFonts w:ascii="Arial" w:hAnsi="Arial"/>
                <w:sz w:val="16"/>
              </w:rPr>
              <w:t>0</w:t>
            </w:r>
          </w:p>
        </w:tc>
        <w:tc>
          <w:tcPr>
            <w:tcW w:w="720" w:type="dxa"/>
            <w:tcBorders>
              <w:top w:val="nil"/>
              <w:bottom w:val="single" w:sz="6" w:space="0" w:color="000000"/>
            </w:tcBorders>
          </w:tcPr>
          <w:p w:rsidR="00FF4F2F" w:rsidRDefault="00FF4F2F">
            <w:pPr>
              <w:jc w:val="right"/>
              <w:rPr>
                <w:rFonts w:ascii="Arial" w:hAnsi="Arial"/>
                <w:sz w:val="16"/>
              </w:rPr>
            </w:pPr>
            <w:r>
              <w:rPr>
                <w:rFonts w:ascii="Arial" w:hAnsi="Arial"/>
                <w:sz w:val="16"/>
              </w:rPr>
              <w:t>1</w:t>
            </w:r>
          </w:p>
        </w:tc>
        <w:tc>
          <w:tcPr>
            <w:tcW w:w="720" w:type="dxa"/>
            <w:tcBorders>
              <w:top w:val="nil"/>
              <w:bottom w:val="single" w:sz="6" w:space="0" w:color="000000"/>
            </w:tcBorders>
          </w:tcPr>
          <w:p w:rsidR="00FF4F2F" w:rsidRDefault="00FF4F2F">
            <w:pPr>
              <w:jc w:val="right"/>
              <w:rPr>
                <w:rFonts w:ascii="Arial" w:hAnsi="Arial"/>
                <w:sz w:val="16"/>
              </w:rPr>
            </w:pPr>
            <w:r>
              <w:rPr>
                <w:rFonts w:ascii="Arial" w:hAnsi="Arial"/>
                <w:sz w:val="16"/>
              </w:rPr>
              <w:t>2</w:t>
            </w:r>
          </w:p>
        </w:tc>
        <w:tc>
          <w:tcPr>
            <w:tcW w:w="720" w:type="dxa"/>
            <w:tcBorders>
              <w:top w:val="nil"/>
              <w:bottom w:val="single" w:sz="6" w:space="0" w:color="000000"/>
            </w:tcBorders>
          </w:tcPr>
          <w:p w:rsidR="00FF4F2F" w:rsidRDefault="00FF4F2F">
            <w:pPr>
              <w:pStyle w:val="FootnoteText"/>
              <w:rPr>
                <w:rFonts w:ascii="Arial" w:hAnsi="Arial"/>
              </w:rPr>
            </w:pPr>
            <w:r>
              <w:rPr>
                <w:rFonts w:ascii="Arial" w:hAnsi="Arial"/>
              </w:rPr>
              <w:t>ENM</w:t>
            </w:r>
          </w:p>
        </w:tc>
        <w:tc>
          <w:tcPr>
            <w:tcW w:w="2016" w:type="dxa"/>
            <w:tcBorders>
              <w:top w:val="nil"/>
              <w:bottom w:val="single" w:sz="6" w:space="0" w:color="000000"/>
            </w:tcBorders>
          </w:tcPr>
          <w:p w:rsidR="00FF4F2F" w:rsidRDefault="00FF4F2F">
            <w:pPr>
              <w:rPr>
                <w:rFonts w:ascii="Arial" w:hAnsi="Arial"/>
                <w:sz w:val="16"/>
              </w:rPr>
            </w:pPr>
            <w:r>
              <w:rPr>
                <w:rFonts w:ascii="Arial" w:hAnsi="Arial"/>
                <w:sz w:val="16"/>
              </w:rPr>
              <w:t>N/A</w:t>
            </w:r>
          </w:p>
        </w:tc>
        <w:tc>
          <w:tcPr>
            <w:tcW w:w="2016" w:type="dxa"/>
            <w:tcBorders>
              <w:top w:val="nil"/>
              <w:bottom w:val="single" w:sz="6" w:space="0" w:color="000000"/>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 xml:space="preserve">Cumulative NVM Checksum Status </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1</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7</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2</w:t>
            </w:r>
          </w:p>
        </w:tc>
        <w:tc>
          <w:tcPr>
            <w:tcW w:w="720" w:type="dxa"/>
            <w:tcBorders>
              <w:top w:val="single" w:sz="6" w:space="0" w:color="000000"/>
              <w:bottom w:val="single" w:sz="6" w:space="0" w:color="000000"/>
            </w:tcBorders>
          </w:tcPr>
          <w:p w:rsidR="00FF4F2F" w:rsidRDefault="003566E3">
            <w:pPr>
              <w:pStyle w:val="FootnoteText"/>
              <w:rPr>
                <w:rFonts w:ascii="Arial" w:hAnsi="Arial"/>
              </w:rPr>
            </w:pPr>
            <w:r>
              <w:rPr>
                <w:rFonts w:ascii="Arial" w:hAnsi="Arial"/>
              </w:rPr>
              <w:t>ENM</w:t>
            </w:r>
          </w:p>
        </w:tc>
        <w:tc>
          <w:tcPr>
            <w:tcW w:w="2016"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N/A</w:t>
            </w:r>
          </w:p>
        </w:tc>
        <w:tc>
          <w:tcPr>
            <w:tcW w:w="2016"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Adaptable NVM Checksum Status</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1</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5</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2</w:t>
            </w:r>
          </w:p>
        </w:tc>
        <w:tc>
          <w:tcPr>
            <w:tcW w:w="720" w:type="dxa"/>
            <w:tcBorders>
              <w:top w:val="single" w:sz="6" w:space="0" w:color="000000"/>
              <w:bottom w:val="single" w:sz="6" w:space="0" w:color="000000"/>
            </w:tcBorders>
          </w:tcPr>
          <w:p w:rsidR="00FF4F2F" w:rsidRDefault="00FF4F2F">
            <w:pPr>
              <w:pStyle w:val="FootnoteText"/>
              <w:rPr>
                <w:rFonts w:ascii="Arial" w:hAnsi="Arial"/>
              </w:rPr>
            </w:pPr>
            <w:r>
              <w:rPr>
                <w:rFonts w:ascii="Arial" w:hAnsi="Arial"/>
              </w:rPr>
              <w:t>ENM</w:t>
            </w:r>
          </w:p>
        </w:tc>
        <w:tc>
          <w:tcPr>
            <w:tcW w:w="2016"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N/A</w:t>
            </w:r>
          </w:p>
        </w:tc>
        <w:tc>
          <w:tcPr>
            <w:tcW w:w="2016"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single" w:sz="6" w:space="0" w:color="000000"/>
              <w:bottom w:val="single" w:sz="6" w:space="0" w:color="000000"/>
            </w:tcBorders>
          </w:tcPr>
          <w:p w:rsidR="00FF4F2F" w:rsidRDefault="00FF4F2F">
            <w:r>
              <w:rPr>
                <w:rFonts w:ascii="Arial" w:hAnsi="Arial"/>
                <w:sz w:val="16"/>
              </w:rPr>
              <w:t>Reserved</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1</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3</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2</w:t>
            </w:r>
          </w:p>
        </w:tc>
        <w:tc>
          <w:tcPr>
            <w:tcW w:w="720" w:type="dxa"/>
            <w:tcBorders>
              <w:top w:val="single" w:sz="6" w:space="0" w:color="000000"/>
              <w:bottom w:val="single" w:sz="6" w:space="0" w:color="000000"/>
            </w:tcBorders>
          </w:tcPr>
          <w:p w:rsidR="00FF4F2F" w:rsidRDefault="00FF4F2F">
            <w:pPr>
              <w:pStyle w:val="FootnoteText"/>
              <w:rPr>
                <w:rFonts w:ascii="Arial" w:hAnsi="Arial"/>
              </w:rPr>
            </w:pPr>
          </w:p>
        </w:tc>
        <w:tc>
          <w:tcPr>
            <w:tcW w:w="2016" w:type="dxa"/>
            <w:tcBorders>
              <w:top w:val="single" w:sz="6" w:space="0" w:color="000000"/>
              <w:bottom w:val="single" w:sz="6" w:space="0" w:color="000000"/>
            </w:tcBorders>
          </w:tcPr>
          <w:p w:rsidR="00FF4F2F" w:rsidRDefault="00FF4F2F">
            <w:pPr>
              <w:rPr>
                <w:rFonts w:ascii="Arial" w:hAnsi="Arial"/>
                <w:sz w:val="16"/>
              </w:rPr>
            </w:pPr>
          </w:p>
        </w:tc>
        <w:tc>
          <w:tcPr>
            <w:tcW w:w="2016" w:type="dxa"/>
            <w:tcBorders>
              <w:top w:val="single" w:sz="6" w:space="0" w:color="000000"/>
              <w:bottom w:val="single" w:sz="6" w:space="0" w:color="000000"/>
            </w:tcBorders>
          </w:tcPr>
          <w:p w:rsidR="00FF4F2F" w:rsidRDefault="00FF4F2F">
            <w:pPr>
              <w:rPr>
                <w:rFonts w:ascii="Arial" w:hAnsi="Arial"/>
                <w:sz w:val="16"/>
              </w:rPr>
            </w:pPr>
          </w:p>
        </w:tc>
      </w:tr>
      <w:tr w:rsidR="00FF4F2F">
        <w:trPr>
          <w:cantSplit/>
          <w:jc w:val="center"/>
        </w:trPr>
        <w:tc>
          <w:tcPr>
            <w:tcW w:w="2448" w:type="dxa"/>
            <w:tcBorders>
              <w:top w:val="single" w:sz="6" w:space="0" w:color="000000"/>
              <w:bottom w:val="single" w:sz="12" w:space="0" w:color="000000"/>
            </w:tcBorders>
          </w:tcPr>
          <w:p w:rsidR="00FF4F2F" w:rsidRDefault="00FF4F2F">
            <w:r>
              <w:rPr>
                <w:rFonts w:ascii="Arial" w:hAnsi="Arial"/>
                <w:sz w:val="16"/>
              </w:rPr>
              <w:t>Reserved</w:t>
            </w:r>
          </w:p>
        </w:tc>
        <w:tc>
          <w:tcPr>
            <w:tcW w:w="720" w:type="dxa"/>
            <w:tcBorders>
              <w:top w:val="single" w:sz="6" w:space="0" w:color="000000"/>
              <w:bottom w:val="single" w:sz="12" w:space="0" w:color="000000"/>
            </w:tcBorders>
          </w:tcPr>
          <w:p w:rsidR="00FF4F2F" w:rsidRDefault="00FF4F2F">
            <w:pPr>
              <w:jc w:val="right"/>
              <w:rPr>
                <w:rFonts w:ascii="Arial" w:hAnsi="Arial"/>
                <w:sz w:val="16"/>
              </w:rPr>
            </w:pPr>
            <w:r>
              <w:rPr>
                <w:rFonts w:ascii="Arial" w:hAnsi="Arial"/>
                <w:sz w:val="16"/>
              </w:rPr>
              <w:t>1</w:t>
            </w:r>
          </w:p>
        </w:tc>
        <w:tc>
          <w:tcPr>
            <w:tcW w:w="720" w:type="dxa"/>
            <w:tcBorders>
              <w:top w:val="single" w:sz="6" w:space="0" w:color="000000"/>
              <w:bottom w:val="single" w:sz="12" w:space="0" w:color="000000"/>
            </w:tcBorders>
          </w:tcPr>
          <w:p w:rsidR="00FF4F2F" w:rsidRDefault="00FF4F2F">
            <w:pPr>
              <w:jc w:val="right"/>
              <w:rPr>
                <w:rFonts w:ascii="Arial" w:hAnsi="Arial"/>
                <w:sz w:val="16"/>
              </w:rPr>
            </w:pPr>
            <w:r>
              <w:rPr>
                <w:rFonts w:ascii="Arial" w:hAnsi="Arial"/>
                <w:sz w:val="16"/>
              </w:rPr>
              <w:t>1</w:t>
            </w:r>
          </w:p>
        </w:tc>
        <w:tc>
          <w:tcPr>
            <w:tcW w:w="720" w:type="dxa"/>
            <w:tcBorders>
              <w:top w:val="single" w:sz="6" w:space="0" w:color="000000"/>
              <w:bottom w:val="single" w:sz="12" w:space="0" w:color="000000"/>
            </w:tcBorders>
          </w:tcPr>
          <w:p w:rsidR="00FF4F2F" w:rsidRDefault="00FF4F2F">
            <w:pPr>
              <w:jc w:val="right"/>
              <w:rPr>
                <w:rFonts w:ascii="Arial" w:hAnsi="Arial"/>
                <w:sz w:val="16"/>
              </w:rPr>
            </w:pPr>
            <w:r>
              <w:rPr>
                <w:rFonts w:ascii="Arial" w:hAnsi="Arial"/>
                <w:sz w:val="16"/>
              </w:rPr>
              <w:t>2</w:t>
            </w:r>
          </w:p>
        </w:tc>
        <w:tc>
          <w:tcPr>
            <w:tcW w:w="720" w:type="dxa"/>
            <w:tcBorders>
              <w:top w:val="single" w:sz="6" w:space="0" w:color="000000"/>
              <w:bottom w:val="single" w:sz="12" w:space="0" w:color="000000"/>
            </w:tcBorders>
          </w:tcPr>
          <w:p w:rsidR="00FF4F2F" w:rsidRDefault="00FF4F2F">
            <w:pPr>
              <w:pStyle w:val="FootnoteText"/>
              <w:rPr>
                <w:rFonts w:ascii="Arial" w:hAnsi="Arial"/>
              </w:rPr>
            </w:pPr>
          </w:p>
        </w:tc>
        <w:tc>
          <w:tcPr>
            <w:tcW w:w="2016" w:type="dxa"/>
            <w:tcBorders>
              <w:top w:val="single" w:sz="6" w:space="0" w:color="000000"/>
              <w:bottom w:val="single" w:sz="12" w:space="0" w:color="000000"/>
            </w:tcBorders>
          </w:tcPr>
          <w:p w:rsidR="00FF4F2F" w:rsidRDefault="00FF4F2F">
            <w:pPr>
              <w:rPr>
                <w:rFonts w:ascii="Arial" w:hAnsi="Arial"/>
                <w:sz w:val="16"/>
              </w:rPr>
            </w:pPr>
          </w:p>
        </w:tc>
        <w:tc>
          <w:tcPr>
            <w:tcW w:w="2016" w:type="dxa"/>
            <w:tcBorders>
              <w:top w:val="single" w:sz="6" w:space="0" w:color="000000"/>
              <w:bottom w:val="single" w:sz="12" w:space="0" w:color="000000"/>
            </w:tcBorders>
          </w:tcPr>
          <w:p w:rsidR="00FF4F2F" w:rsidRDefault="00FF4F2F">
            <w:pPr>
              <w:rPr>
                <w:rFonts w:ascii="Arial" w:hAnsi="Arial"/>
                <w:sz w:val="16"/>
              </w:rPr>
            </w:pPr>
          </w:p>
        </w:tc>
      </w:tr>
    </w:tbl>
    <w:p w:rsidR="00FF4F2F" w:rsidRDefault="00FF4F2F"/>
    <w:p w:rsidR="00FF4F2F" w:rsidRDefault="00FF4F2F">
      <w:r>
        <w:t>This PID contains several signals associated with the status of the main processor NVM read and checksum tests.</w:t>
      </w:r>
      <w:bookmarkStart w:id="917" w:name="_Toc84036479"/>
      <w:bookmarkEnd w:id="916"/>
      <w:bookmarkEnd w:id="917"/>
    </w:p>
    <w:p w:rsidR="005C5F87" w:rsidRDefault="005C5F87"/>
    <w:p w:rsidR="00FF4F2F" w:rsidRDefault="00FF4F2F">
      <w:pPr>
        <w:pStyle w:val="Heading3"/>
      </w:pPr>
      <w:bookmarkStart w:id="918" w:name="_Toc90882713"/>
      <w:bookmarkStart w:id="919" w:name="_Toc223513193"/>
      <w:r>
        <w:t xml:space="preserve">MEMR – PID $2034 – </w:t>
      </w:r>
      <w:r>
        <w:rPr>
          <w:color w:val="000000"/>
        </w:rPr>
        <w:t xml:space="preserve">Main Processor RAM Fault Source </w:t>
      </w:r>
      <w:r>
        <w:t>Address</w:t>
      </w:r>
      <w:bookmarkEnd w:id="918"/>
      <w:bookmarkEnd w:id="91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$2034</w:t>
            </w:r>
          </w:p>
        </w:tc>
        <w:tc>
          <w:tcPr>
            <w:tcW w:w="2880" w:type="dxa"/>
            <w:tcBorders>
              <w:top w:val="nil"/>
            </w:tcBorders>
          </w:tcPr>
          <w:p w:rsidR="00FF4F2F" w:rsidRDefault="00FF4F2F">
            <w:pPr>
              <w:rPr>
                <w:rFonts w:ascii="Arial" w:hAnsi="Arial" w:cs="Arial"/>
                <w:sz w:val="16"/>
              </w:rPr>
            </w:pPr>
            <w:r>
              <w:rPr>
                <w:rFonts w:ascii="Arial" w:hAnsi="Arial" w:cs="Arial"/>
                <w:sz w:val="16"/>
              </w:rPr>
              <w:t>Main Processor RAM Fault Source Address</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$FFFFFFFF</w:t>
            </w:r>
          </w:p>
        </w:tc>
        <w:tc>
          <w:tcPr>
            <w:tcW w:w="2160"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r>
        <w:t>This PID contains the source address for the latest RAM fault in the main processor.</w:t>
      </w:r>
    </w:p>
    <w:p w:rsidR="005C5F87" w:rsidRDefault="005C5F87"/>
    <w:p w:rsidR="00FF4F2F" w:rsidRDefault="00FF4F2F">
      <w:pPr>
        <w:pStyle w:val="Heading3"/>
      </w:pPr>
      <w:bookmarkStart w:id="920" w:name="_Toc90882714"/>
      <w:bookmarkStart w:id="921" w:name="_Toc223513194"/>
      <w:r>
        <w:rPr>
          <w:color w:val="000000"/>
        </w:rPr>
        <w:t>MEMR – PID $2035 – Processor ROM Fault Source</w:t>
      </w:r>
      <w:bookmarkEnd w:id="920"/>
      <w:bookmarkEnd w:id="92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$2035</w:t>
            </w:r>
          </w:p>
        </w:tc>
        <w:tc>
          <w:tcPr>
            <w:tcW w:w="2880" w:type="dxa"/>
            <w:tcBorders>
              <w:top w:val="nil"/>
            </w:tcBorders>
          </w:tcPr>
          <w:p w:rsidR="00FF4F2F" w:rsidRDefault="00FF4F2F">
            <w:pPr>
              <w:rPr>
                <w:rFonts w:ascii="Arial" w:hAnsi="Arial" w:cs="Arial"/>
                <w:sz w:val="16"/>
              </w:rPr>
            </w:pPr>
            <w:r>
              <w:rPr>
                <w:rFonts w:ascii="Arial" w:hAnsi="Arial" w:cs="Arial"/>
                <w:sz w:val="16"/>
              </w:rPr>
              <w:t>Processor ROM Fault Source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EA36DC">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cs="Arial"/>
                <w:color w:val="000000"/>
                <w:sz w:val="16"/>
                <w:szCs w:val="16"/>
              </w:rPr>
              <w:t>N/A</w:t>
            </w:r>
          </w:p>
        </w:tc>
        <w:tc>
          <w:tcPr>
            <w:tcW w:w="2160" w:type="dxa"/>
            <w:tcBorders>
              <w:top w:val="nil"/>
            </w:tcBorders>
          </w:tcPr>
          <w:p w:rsidR="00FF4F2F" w:rsidRDefault="00FF4F2F">
            <w:pPr>
              <w:autoSpaceDE w:val="0"/>
              <w:autoSpaceDN w:val="0"/>
              <w:adjustRightInd w:val="0"/>
              <w:ind w:right="72"/>
              <w:rPr>
                <w:rFonts w:ascii="Arial" w:hAnsi="Arial" w:cs="Arial"/>
                <w:color w:val="000000"/>
                <w:sz w:val="16"/>
                <w:szCs w:val="16"/>
              </w:rPr>
            </w:pPr>
            <w:r>
              <w:rPr>
                <w:rFonts w:ascii="Arial" w:hAnsi="Arial" w:cs="Arial"/>
                <w:color w:val="000000"/>
                <w:sz w:val="16"/>
                <w:szCs w:val="16"/>
              </w:rPr>
              <w:t>$00-FD=Main processor module ID of failed checksum region</w:t>
            </w:r>
          </w:p>
          <w:p w:rsidR="00FF4F2F" w:rsidRDefault="00FF4F2F">
            <w:pPr>
              <w:autoSpaceDE w:val="0"/>
              <w:autoSpaceDN w:val="0"/>
              <w:adjustRightInd w:val="0"/>
              <w:ind w:right="72"/>
              <w:rPr>
                <w:rFonts w:ascii="Arial" w:hAnsi="Arial" w:cs="Arial"/>
                <w:color w:val="000000"/>
                <w:sz w:val="16"/>
                <w:szCs w:val="16"/>
              </w:rPr>
            </w:pPr>
            <w:r>
              <w:rPr>
                <w:rFonts w:ascii="Arial" w:hAnsi="Arial" w:cs="Arial"/>
                <w:color w:val="000000"/>
                <w:sz w:val="16"/>
                <w:szCs w:val="16"/>
              </w:rPr>
              <w:t>$FE=Secondary processor ROM fault</w:t>
            </w:r>
          </w:p>
          <w:p w:rsidR="00FF4F2F" w:rsidRDefault="00FF4F2F">
            <w:pPr>
              <w:rPr>
                <w:rFonts w:ascii="Arial" w:hAnsi="Arial"/>
                <w:sz w:val="16"/>
              </w:rPr>
            </w:pPr>
            <w:r>
              <w:rPr>
                <w:rFonts w:ascii="Arial" w:hAnsi="Arial" w:cs="Arial"/>
                <w:color w:val="000000"/>
                <w:sz w:val="16"/>
                <w:szCs w:val="16"/>
              </w:rPr>
              <w:t>$FF=No checksum faults</w:t>
            </w:r>
          </w:p>
        </w:tc>
      </w:tr>
    </w:tbl>
    <w:p w:rsidR="00FF4F2F" w:rsidRDefault="00FF4F2F"/>
    <w:p w:rsidR="00FF4F2F" w:rsidRDefault="00FF4F2F">
      <w:r>
        <w:t>This PID contains the Read Only Memory fault source in the processor.</w:t>
      </w:r>
    </w:p>
    <w:p w:rsidR="005C5F87" w:rsidRDefault="005C5F87"/>
    <w:p w:rsidR="00DE2E05" w:rsidRDefault="00DE2E05" w:rsidP="00DE2E05">
      <w:pPr>
        <w:pStyle w:val="Heading3"/>
      </w:pPr>
      <w:bookmarkStart w:id="922" w:name="_Toc158706654"/>
      <w:bookmarkStart w:id="923" w:name="_Toc183415110"/>
      <w:bookmarkStart w:id="924" w:name="_Toc223513195"/>
      <w:bookmarkStart w:id="925" w:name="_Toc98652207"/>
      <w:r>
        <w:t xml:space="preserve">VSPR – PID $2049 – </w:t>
      </w:r>
      <w:bookmarkEnd w:id="922"/>
      <w:r>
        <w:t>ECU Odometer Status</w:t>
      </w:r>
      <w:bookmarkEnd w:id="923"/>
      <w:bookmarkEnd w:id="924"/>
    </w:p>
    <w:p w:rsidR="00DE2E05"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DE2E05" w:rsidTr="00DE2E05">
        <w:trPr>
          <w:cantSplit/>
          <w:jc w:val="center"/>
        </w:trPr>
        <w:tc>
          <w:tcPr>
            <w:tcW w:w="720" w:type="dxa"/>
            <w:tcBorders>
              <w:bottom w:val="single" w:sz="12" w:space="0" w:color="000000"/>
            </w:tcBorders>
          </w:tcPr>
          <w:p w:rsidR="00DE2E05" w:rsidRDefault="00DE2E05" w:rsidP="00DE2E05">
            <w:pPr>
              <w:jc w:val="center"/>
              <w:rPr>
                <w:b/>
                <w:sz w:val="16"/>
              </w:rPr>
            </w:pPr>
            <w:r>
              <w:rPr>
                <w:b/>
                <w:sz w:val="16"/>
              </w:rPr>
              <w:t>PID</w:t>
            </w:r>
          </w:p>
        </w:tc>
        <w:tc>
          <w:tcPr>
            <w:tcW w:w="2880" w:type="dxa"/>
            <w:tcBorders>
              <w:bottom w:val="single" w:sz="12" w:space="0" w:color="000000"/>
            </w:tcBorders>
          </w:tcPr>
          <w:p w:rsidR="00DE2E05" w:rsidRDefault="00DE2E05" w:rsidP="00DE2E05">
            <w:pPr>
              <w:jc w:val="center"/>
              <w:rPr>
                <w:b/>
                <w:sz w:val="16"/>
              </w:rPr>
            </w:pPr>
            <w:r>
              <w:rPr>
                <w:b/>
                <w:sz w:val="16"/>
              </w:rPr>
              <w:t>Signal</w:t>
            </w:r>
          </w:p>
        </w:tc>
        <w:tc>
          <w:tcPr>
            <w:tcW w:w="720" w:type="dxa"/>
            <w:tcBorders>
              <w:bottom w:val="single" w:sz="12" w:space="0" w:color="000000"/>
            </w:tcBorders>
          </w:tcPr>
          <w:p w:rsidR="00DE2E05" w:rsidRDefault="00DE2E05" w:rsidP="00DE2E05">
            <w:pPr>
              <w:jc w:val="center"/>
              <w:rPr>
                <w:b/>
                <w:sz w:val="16"/>
              </w:rPr>
            </w:pPr>
            <w:r>
              <w:rPr>
                <w:b/>
                <w:sz w:val="16"/>
              </w:rPr>
              <w:t>Length (Bytes)</w:t>
            </w:r>
          </w:p>
        </w:tc>
        <w:tc>
          <w:tcPr>
            <w:tcW w:w="720" w:type="dxa"/>
            <w:tcBorders>
              <w:bottom w:val="single" w:sz="12" w:space="0" w:color="000000"/>
            </w:tcBorders>
          </w:tcPr>
          <w:p w:rsidR="00DE2E05" w:rsidRDefault="00DE2E05" w:rsidP="00DE2E05">
            <w:pPr>
              <w:jc w:val="center"/>
              <w:rPr>
                <w:b/>
                <w:sz w:val="16"/>
              </w:rPr>
            </w:pPr>
            <w:r>
              <w:rPr>
                <w:b/>
                <w:sz w:val="16"/>
              </w:rPr>
              <w:t>Data Type</w:t>
            </w:r>
          </w:p>
        </w:tc>
        <w:tc>
          <w:tcPr>
            <w:tcW w:w="2160" w:type="dxa"/>
            <w:tcBorders>
              <w:bottom w:val="single" w:sz="12" w:space="0" w:color="000000"/>
            </w:tcBorders>
          </w:tcPr>
          <w:p w:rsidR="00DE2E05" w:rsidRDefault="00DE2E05" w:rsidP="00DE2E05">
            <w:pPr>
              <w:jc w:val="center"/>
              <w:rPr>
                <w:b/>
                <w:sz w:val="16"/>
              </w:rPr>
            </w:pPr>
            <w:r>
              <w:rPr>
                <w:b/>
                <w:sz w:val="16"/>
              </w:rPr>
              <w:t>Range</w:t>
            </w:r>
          </w:p>
        </w:tc>
        <w:tc>
          <w:tcPr>
            <w:tcW w:w="2160" w:type="dxa"/>
            <w:tcBorders>
              <w:bottom w:val="single" w:sz="12" w:space="0" w:color="000000"/>
            </w:tcBorders>
          </w:tcPr>
          <w:p w:rsidR="00DE2E05" w:rsidRDefault="00DE2E05" w:rsidP="00DE2E05">
            <w:pPr>
              <w:jc w:val="center"/>
              <w:rPr>
                <w:b/>
                <w:sz w:val="16"/>
              </w:rPr>
            </w:pPr>
            <w:r>
              <w:rPr>
                <w:b/>
                <w:sz w:val="16"/>
              </w:rPr>
              <w:t>Conversion</w:t>
            </w:r>
          </w:p>
        </w:tc>
      </w:tr>
      <w:tr w:rsidR="00DE2E05" w:rsidTr="00DE2E05">
        <w:trPr>
          <w:cantSplit/>
          <w:jc w:val="center"/>
        </w:trPr>
        <w:tc>
          <w:tcPr>
            <w:tcW w:w="720" w:type="dxa"/>
            <w:tcBorders>
              <w:top w:val="nil"/>
            </w:tcBorders>
          </w:tcPr>
          <w:p w:rsidR="00DE2E05" w:rsidRDefault="00DE2E05" w:rsidP="00DE2E05">
            <w:pPr>
              <w:jc w:val="right"/>
              <w:rPr>
                <w:rFonts w:ascii="Arial" w:hAnsi="Arial"/>
                <w:sz w:val="16"/>
              </w:rPr>
            </w:pPr>
            <w:r>
              <w:rPr>
                <w:rFonts w:ascii="Arial" w:hAnsi="Arial"/>
                <w:sz w:val="16"/>
              </w:rPr>
              <w:t>$2049</w:t>
            </w:r>
          </w:p>
        </w:tc>
        <w:tc>
          <w:tcPr>
            <w:tcW w:w="2880" w:type="dxa"/>
            <w:tcBorders>
              <w:top w:val="nil"/>
            </w:tcBorders>
          </w:tcPr>
          <w:p w:rsidR="00DE2E05" w:rsidRDefault="00DE2E05" w:rsidP="00DE2E05">
            <w:pPr>
              <w:rPr>
                <w:rFonts w:ascii="Arial" w:hAnsi="Arial"/>
                <w:sz w:val="16"/>
              </w:rPr>
            </w:pPr>
            <w:r>
              <w:rPr>
                <w:rFonts w:ascii="Arial" w:hAnsi="Arial"/>
                <w:sz w:val="16"/>
              </w:rPr>
              <w:t>ECU Odometer Status</w:t>
            </w:r>
          </w:p>
        </w:tc>
        <w:tc>
          <w:tcPr>
            <w:tcW w:w="720" w:type="dxa"/>
            <w:tcBorders>
              <w:top w:val="nil"/>
            </w:tcBorders>
          </w:tcPr>
          <w:p w:rsidR="00DE2E05" w:rsidRDefault="00DE2E05" w:rsidP="00DE2E05">
            <w:pPr>
              <w:jc w:val="right"/>
              <w:rPr>
                <w:rFonts w:ascii="Arial" w:hAnsi="Arial"/>
                <w:sz w:val="16"/>
              </w:rPr>
            </w:pPr>
            <w:r>
              <w:rPr>
                <w:rFonts w:ascii="Arial" w:hAnsi="Arial"/>
                <w:sz w:val="16"/>
              </w:rPr>
              <w:t>1</w:t>
            </w:r>
          </w:p>
        </w:tc>
        <w:tc>
          <w:tcPr>
            <w:tcW w:w="720" w:type="dxa"/>
            <w:tcBorders>
              <w:top w:val="nil"/>
            </w:tcBorders>
          </w:tcPr>
          <w:p w:rsidR="00DE2E05" w:rsidRDefault="00DE2E05" w:rsidP="00DE2E05">
            <w:pPr>
              <w:rPr>
                <w:rFonts w:ascii="Arial" w:hAnsi="Arial"/>
                <w:sz w:val="16"/>
              </w:rPr>
            </w:pPr>
            <w:r>
              <w:rPr>
                <w:rFonts w:ascii="Arial" w:hAnsi="Arial"/>
                <w:sz w:val="16"/>
              </w:rPr>
              <w:t>PKT</w:t>
            </w:r>
          </w:p>
        </w:tc>
        <w:tc>
          <w:tcPr>
            <w:tcW w:w="2160" w:type="dxa"/>
            <w:tcBorders>
              <w:top w:val="nil"/>
            </w:tcBorders>
          </w:tcPr>
          <w:p w:rsidR="00DE2E05" w:rsidRDefault="00DE2E05" w:rsidP="00DE2E05">
            <w:pPr>
              <w:rPr>
                <w:rFonts w:ascii="Arial" w:hAnsi="Arial"/>
                <w:sz w:val="16"/>
              </w:rPr>
            </w:pPr>
            <w:r>
              <w:rPr>
                <w:rFonts w:ascii="Arial" w:hAnsi="Arial"/>
                <w:sz w:val="16"/>
              </w:rPr>
              <w:t>N/A</w:t>
            </w:r>
          </w:p>
        </w:tc>
        <w:tc>
          <w:tcPr>
            <w:tcW w:w="2160" w:type="dxa"/>
            <w:tcBorders>
              <w:top w:val="nil"/>
            </w:tcBorders>
          </w:tcPr>
          <w:p w:rsidR="00DE2E05" w:rsidRDefault="00DE2E05" w:rsidP="00DE2E05">
            <w:pPr>
              <w:rPr>
                <w:rFonts w:ascii="Arial" w:hAnsi="Arial"/>
                <w:sz w:val="16"/>
              </w:rPr>
            </w:pPr>
            <w:r>
              <w:rPr>
                <w:rFonts w:ascii="Arial" w:hAnsi="Arial"/>
                <w:sz w:val="16"/>
              </w:rPr>
              <w:t>N/A</w:t>
            </w:r>
          </w:p>
        </w:tc>
      </w:tr>
    </w:tbl>
    <w:p w:rsidR="00DE2E05"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DE2E05" w:rsidTr="00DE2E05">
        <w:trPr>
          <w:cantSplit/>
          <w:jc w:val="center"/>
        </w:trPr>
        <w:tc>
          <w:tcPr>
            <w:tcW w:w="2448" w:type="dxa"/>
            <w:tcBorders>
              <w:bottom w:val="single" w:sz="12" w:space="0" w:color="000000"/>
            </w:tcBorders>
          </w:tcPr>
          <w:p w:rsidR="00DE2E05" w:rsidRDefault="00DE2E05" w:rsidP="00DE2E05">
            <w:pPr>
              <w:jc w:val="center"/>
              <w:rPr>
                <w:b/>
                <w:sz w:val="16"/>
              </w:rPr>
            </w:pPr>
            <w:r>
              <w:rPr>
                <w:b/>
                <w:sz w:val="16"/>
              </w:rPr>
              <w:t>Signal</w:t>
            </w:r>
          </w:p>
        </w:tc>
        <w:tc>
          <w:tcPr>
            <w:tcW w:w="720" w:type="dxa"/>
            <w:tcBorders>
              <w:bottom w:val="single" w:sz="12" w:space="0" w:color="000000"/>
            </w:tcBorders>
          </w:tcPr>
          <w:p w:rsidR="00DE2E05" w:rsidRDefault="00DE2E05" w:rsidP="00DE2E05">
            <w:pPr>
              <w:jc w:val="center"/>
              <w:rPr>
                <w:b/>
                <w:sz w:val="16"/>
              </w:rPr>
            </w:pPr>
            <w:r>
              <w:rPr>
                <w:b/>
                <w:sz w:val="16"/>
              </w:rPr>
              <w:t>Start Byte</w:t>
            </w:r>
          </w:p>
        </w:tc>
        <w:tc>
          <w:tcPr>
            <w:tcW w:w="720" w:type="dxa"/>
            <w:tcBorders>
              <w:bottom w:val="single" w:sz="12" w:space="0" w:color="000000"/>
            </w:tcBorders>
          </w:tcPr>
          <w:p w:rsidR="00DE2E05" w:rsidRDefault="00DE2E05" w:rsidP="00DE2E05">
            <w:pPr>
              <w:jc w:val="center"/>
              <w:rPr>
                <w:b/>
                <w:sz w:val="16"/>
              </w:rPr>
            </w:pPr>
            <w:r>
              <w:rPr>
                <w:b/>
                <w:sz w:val="16"/>
              </w:rPr>
              <w:t>Start Bit</w:t>
            </w:r>
          </w:p>
        </w:tc>
        <w:tc>
          <w:tcPr>
            <w:tcW w:w="720" w:type="dxa"/>
            <w:tcBorders>
              <w:bottom w:val="single" w:sz="12" w:space="0" w:color="000000"/>
            </w:tcBorders>
          </w:tcPr>
          <w:p w:rsidR="00DE2E05" w:rsidRDefault="00DE2E05" w:rsidP="00DE2E05">
            <w:pPr>
              <w:jc w:val="center"/>
              <w:rPr>
                <w:b/>
                <w:sz w:val="16"/>
              </w:rPr>
            </w:pPr>
            <w:r>
              <w:rPr>
                <w:b/>
                <w:sz w:val="16"/>
              </w:rPr>
              <w:t>Length (Bits)</w:t>
            </w:r>
          </w:p>
        </w:tc>
        <w:tc>
          <w:tcPr>
            <w:tcW w:w="720" w:type="dxa"/>
            <w:tcBorders>
              <w:bottom w:val="single" w:sz="12" w:space="0" w:color="000000"/>
            </w:tcBorders>
          </w:tcPr>
          <w:p w:rsidR="00DE2E05" w:rsidRDefault="00DE2E05" w:rsidP="00DE2E05">
            <w:pPr>
              <w:jc w:val="center"/>
              <w:rPr>
                <w:b/>
                <w:sz w:val="16"/>
              </w:rPr>
            </w:pPr>
            <w:r>
              <w:rPr>
                <w:b/>
                <w:sz w:val="16"/>
              </w:rPr>
              <w:t>Data Type</w:t>
            </w:r>
          </w:p>
        </w:tc>
        <w:tc>
          <w:tcPr>
            <w:tcW w:w="2016" w:type="dxa"/>
            <w:tcBorders>
              <w:bottom w:val="single" w:sz="12" w:space="0" w:color="000000"/>
            </w:tcBorders>
          </w:tcPr>
          <w:p w:rsidR="00DE2E05" w:rsidRDefault="00DE2E05" w:rsidP="00DE2E05">
            <w:pPr>
              <w:jc w:val="center"/>
              <w:rPr>
                <w:b/>
                <w:sz w:val="16"/>
              </w:rPr>
            </w:pPr>
            <w:r>
              <w:rPr>
                <w:b/>
                <w:sz w:val="16"/>
              </w:rPr>
              <w:t>Range</w:t>
            </w:r>
          </w:p>
        </w:tc>
        <w:tc>
          <w:tcPr>
            <w:tcW w:w="2016" w:type="dxa"/>
            <w:tcBorders>
              <w:bottom w:val="single" w:sz="12" w:space="0" w:color="000000"/>
            </w:tcBorders>
          </w:tcPr>
          <w:p w:rsidR="00DE2E05" w:rsidRDefault="00DE2E05" w:rsidP="00DE2E05">
            <w:pPr>
              <w:jc w:val="center"/>
              <w:rPr>
                <w:b/>
                <w:sz w:val="16"/>
              </w:rPr>
            </w:pPr>
            <w:r>
              <w:rPr>
                <w:b/>
                <w:sz w:val="16"/>
              </w:rPr>
              <w:t>Conversion</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lastRenderedPageBreak/>
              <w:t>ECU Odometer Supported</w:t>
            </w:r>
          </w:p>
        </w:tc>
        <w:tc>
          <w:tcPr>
            <w:tcW w:w="720" w:type="dxa"/>
            <w:tcBorders>
              <w:top w:val="nil"/>
            </w:tcBorders>
          </w:tcPr>
          <w:p w:rsidR="00DE2E05" w:rsidRDefault="00DE2E05" w:rsidP="00DE2E05">
            <w:pPr>
              <w:jc w:val="right"/>
              <w:rPr>
                <w:rFonts w:ascii="Arial" w:hAnsi="Arial"/>
                <w:sz w:val="16"/>
              </w:rPr>
            </w:pPr>
            <w:r>
              <w:rPr>
                <w:rFonts w:ascii="Arial" w:hAnsi="Arial"/>
                <w:sz w:val="16"/>
              </w:rPr>
              <w:t>0</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1</w:t>
            </w:r>
          </w:p>
        </w:tc>
        <w:tc>
          <w:tcPr>
            <w:tcW w:w="720" w:type="dxa"/>
            <w:tcBorders>
              <w:top w:val="nil"/>
            </w:tcBorders>
          </w:tcPr>
          <w:p w:rsidR="00DE2E05" w:rsidRDefault="00DE2E05" w:rsidP="00DE2E05">
            <w:pPr>
              <w:pStyle w:val="FootnoteText"/>
              <w:rPr>
                <w:rFonts w:ascii="Arial" w:hAnsi="Arial"/>
              </w:rPr>
            </w:pPr>
            <w:r>
              <w:rPr>
                <w:rFonts w:ascii="Arial" w:hAnsi="Arial"/>
              </w:rPr>
              <w:t>BLN</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$1=True; $0=False</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ECU Odometer Programmed</w:t>
            </w:r>
          </w:p>
        </w:tc>
        <w:tc>
          <w:tcPr>
            <w:tcW w:w="720" w:type="dxa"/>
            <w:tcBorders>
              <w:top w:val="nil"/>
            </w:tcBorders>
          </w:tcPr>
          <w:p w:rsidR="00DE2E05" w:rsidRDefault="00DE2E05" w:rsidP="00DE2E05">
            <w:pPr>
              <w:jc w:val="right"/>
              <w:rPr>
                <w:rFonts w:ascii="Arial" w:hAnsi="Arial"/>
                <w:sz w:val="16"/>
              </w:rPr>
            </w:pPr>
            <w:r>
              <w:rPr>
                <w:rFonts w:ascii="Arial" w:hAnsi="Arial"/>
                <w:sz w:val="16"/>
              </w:rPr>
              <w:t>0</w:t>
            </w:r>
          </w:p>
        </w:tc>
        <w:tc>
          <w:tcPr>
            <w:tcW w:w="720" w:type="dxa"/>
            <w:tcBorders>
              <w:top w:val="nil"/>
            </w:tcBorders>
          </w:tcPr>
          <w:p w:rsidR="00DE2E05" w:rsidRDefault="00DE2E05" w:rsidP="00DE2E05">
            <w:pPr>
              <w:jc w:val="right"/>
              <w:rPr>
                <w:rFonts w:ascii="Arial" w:hAnsi="Arial"/>
                <w:sz w:val="16"/>
              </w:rPr>
            </w:pPr>
            <w:r>
              <w:rPr>
                <w:rFonts w:ascii="Arial" w:hAnsi="Arial"/>
                <w:sz w:val="16"/>
              </w:rPr>
              <w:t>6</w:t>
            </w:r>
          </w:p>
        </w:tc>
        <w:tc>
          <w:tcPr>
            <w:tcW w:w="720" w:type="dxa"/>
            <w:tcBorders>
              <w:top w:val="nil"/>
            </w:tcBorders>
          </w:tcPr>
          <w:p w:rsidR="00DE2E05" w:rsidRDefault="00DE2E05" w:rsidP="00DE2E05">
            <w:pPr>
              <w:jc w:val="right"/>
              <w:rPr>
                <w:rFonts w:ascii="Arial" w:hAnsi="Arial"/>
                <w:sz w:val="16"/>
              </w:rPr>
            </w:pPr>
            <w:r>
              <w:rPr>
                <w:rFonts w:ascii="Arial" w:hAnsi="Arial"/>
                <w:sz w:val="16"/>
              </w:rPr>
              <w:t>1</w:t>
            </w:r>
          </w:p>
        </w:tc>
        <w:tc>
          <w:tcPr>
            <w:tcW w:w="720" w:type="dxa"/>
            <w:tcBorders>
              <w:top w:val="nil"/>
            </w:tcBorders>
          </w:tcPr>
          <w:p w:rsidR="00DE2E05" w:rsidRDefault="00DE2E05" w:rsidP="00DE2E05">
            <w:pPr>
              <w:pStyle w:val="FootnoteText"/>
              <w:rPr>
                <w:rFonts w:ascii="Arial" w:hAnsi="Arial"/>
              </w:rPr>
            </w:pPr>
            <w:r>
              <w:rPr>
                <w:rFonts w:ascii="Arial" w:hAnsi="Arial"/>
              </w:rPr>
              <w:t>BLN</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$1=True; $0=False</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ECU Odometer VIN Programmed</w:t>
            </w:r>
          </w:p>
        </w:tc>
        <w:tc>
          <w:tcPr>
            <w:tcW w:w="720" w:type="dxa"/>
            <w:tcBorders>
              <w:top w:val="nil"/>
            </w:tcBorders>
          </w:tcPr>
          <w:p w:rsidR="00DE2E05" w:rsidRDefault="00DE2E05" w:rsidP="00DE2E05">
            <w:pPr>
              <w:jc w:val="right"/>
              <w:rPr>
                <w:rFonts w:ascii="Arial" w:hAnsi="Arial"/>
                <w:sz w:val="16"/>
              </w:rPr>
            </w:pPr>
            <w:r>
              <w:rPr>
                <w:rFonts w:ascii="Arial" w:hAnsi="Arial"/>
                <w:sz w:val="16"/>
              </w:rPr>
              <w:t>0</w:t>
            </w:r>
          </w:p>
        </w:tc>
        <w:tc>
          <w:tcPr>
            <w:tcW w:w="720" w:type="dxa"/>
            <w:tcBorders>
              <w:top w:val="nil"/>
            </w:tcBorders>
          </w:tcPr>
          <w:p w:rsidR="00DE2E05" w:rsidRDefault="00DE2E05" w:rsidP="00DE2E05">
            <w:pPr>
              <w:jc w:val="right"/>
              <w:rPr>
                <w:rFonts w:ascii="Arial" w:hAnsi="Arial"/>
                <w:sz w:val="16"/>
              </w:rPr>
            </w:pPr>
            <w:r>
              <w:rPr>
                <w:rFonts w:ascii="Arial" w:hAnsi="Arial"/>
                <w:sz w:val="16"/>
              </w:rPr>
              <w:t>5</w:t>
            </w:r>
          </w:p>
        </w:tc>
        <w:tc>
          <w:tcPr>
            <w:tcW w:w="720" w:type="dxa"/>
            <w:tcBorders>
              <w:top w:val="nil"/>
            </w:tcBorders>
          </w:tcPr>
          <w:p w:rsidR="00DE2E05" w:rsidRDefault="00DE2E05" w:rsidP="00DE2E05">
            <w:pPr>
              <w:jc w:val="right"/>
              <w:rPr>
                <w:rFonts w:ascii="Arial" w:hAnsi="Arial"/>
                <w:sz w:val="16"/>
              </w:rPr>
            </w:pPr>
            <w:r>
              <w:rPr>
                <w:rFonts w:ascii="Arial" w:hAnsi="Arial"/>
                <w:sz w:val="16"/>
              </w:rPr>
              <w:t>1</w:t>
            </w:r>
          </w:p>
        </w:tc>
        <w:tc>
          <w:tcPr>
            <w:tcW w:w="720" w:type="dxa"/>
            <w:tcBorders>
              <w:top w:val="nil"/>
            </w:tcBorders>
          </w:tcPr>
          <w:p w:rsidR="00DE2E05" w:rsidRDefault="00DE2E05" w:rsidP="00DE2E05">
            <w:pPr>
              <w:pStyle w:val="FootnoteText"/>
              <w:rPr>
                <w:rFonts w:ascii="Arial" w:hAnsi="Arial"/>
              </w:rPr>
            </w:pPr>
            <w:r>
              <w:rPr>
                <w:rFonts w:ascii="Arial" w:hAnsi="Arial"/>
              </w:rPr>
              <w:t>BLN</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$1=True; $0=False</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Reserved</w:t>
            </w:r>
          </w:p>
        </w:tc>
        <w:tc>
          <w:tcPr>
            <w:tcW w:w="720" w:type="dxa"/>
            <w:tcBorders>
              <w:top w:val="nil"/>
            </w:tcBorders>
          </w:tcPr>
          <w:p w:rsidR="00DE2E05" w:rsidRDefault="00DE2E05" w:rsidP="00DE2E05">
            <w:pPr>
              <w:jc w:val="right"/>
              <w:rPr>
                <w:rFonts w:ascii="Arial" w:hAnsi="Arial"/>
                <w:sz w:val="16"/>
              </w:rPr>
            </w:pPr>
            <w:r>
              <w:rPr>
                <w:rFonts w:ascii="Arial" w:hAnsi="Arial"/>
                <w:sz w:val="16"/>
              </w:rPr>
              <w:t>0</w:t>
            </w:r>
          </w:p>
        </w:tc>
        <w:tc>
          <w:tcPr>
            <w:tcW w:w="720" w:type="dxa"/>
            <w:tcBorders>
              <w:top w:val="nil"/>
            </w:tcBorders>
          </w:tcPr>
          <w:p w:rsidR="00DE2E05" w:rsidRDefault="00DE2E05" w:rsidP="00DE2E05">
            <w:pPr>
              <w:jc w:val="right"/>
              <w:rPr>
                <w:rFonts w:ascii="Arial" w:hAnsi="Arial"/>
                <w:sz w:val="16"/>
              </w:rPr>
            </w:pPr>
            <w:r>
              <w:rPr>
                <w:rFonts w:ascii="Arial" w:hAnsi="Arial"/>
                <w:sz w:val="16"/>
              </w:rPr>
              <w:t>4</w:t>
            </w:r>
          </w:p>
        </w:tc>
        <w:tc>
          <w:tcPr>
            <w:tcW w:w="720" w:type="dxa"/>
            <w:tcBorders>
              <w:top w:val="nil"/>
            </w:tcBorders>
          </w:tcPr>
          <w:p w:rsidR="00DE2E05" w:rsidRDefault="00DE2E05" w:rsidP="00DE2E05">
            <w:pPr>
              <w:jc w:val="right"/>
              <w:rPr>
                <w:rFonts w:ascii="Arial" w:hAnsi="Arial"/>
                <w:sz w:val="16"/>
              </w:rPr>
            </w:pPr>
            <w:r>
              <w:rPr>
                <w:rFonts w:ascii="Arial" w:hAnsi="Arial"/>
                <w:sz w:val="16"/>
              </w:rPr>
              <w:t>1</w:t>
            </w:r>
          </w:p>
        </w:tc>
        <w:tc>
          <w:tcPr>
            <w:tcW w:w="720" w:type="dxa"/>
            <w:tcBorders>
              <w:top w:val="nil"/>
            </w:tcBorders>
          </w:tcPr>
          <w:p w:rsidR="00DE2E05" w:rsidRDefault="00DE2E05" w:rsidP="00DE2E05">
            <w:pPr>
              <w:pStyle w:val="FootnoteText"/>
              <w:rPr>
                <w:rFonts w:ascii="Arial" w:hAnsi="Arial"/>
              </w:rPr>
            </w:pPr>
          </w:p>
        </w:tc>
        <w:tc>
          <w:tcPr>
            <w:tcW w:w="2016" w:type="dxa"/>
            <w:tcBorders>
              <w:top w:val="nil"/>
            </w:tcBorders>
          </w:tcPr>
          <w:p w:rsidR="00DE2E05" w:rsidRDefault="00DE2E05" w:rsidP="00DE2E05">
            <w:pPr>
              <w:rPr>
                <w:rFonts w:ascii="Arial" w:hAnsi="Arial"/>
                <w:sz w:val="16"/>
              </w:rPr>
            </w:pPr>
          </w:p>
        </w:tc>
        <w:tc>
          <w:tcPr>
            <w:tcW w:w="2016" w:type="dxa"/>
            <w:tcBorders>
              <w:top w:val="nil"/>
            </w:tcBorders>
          </w:tcPr>
          <w:p w:rsidR="00DE2E05" w:rsidRDefault="00DE2E05" w:rsidP="00DE2E05">
            <w:pPr>
              <w:rPr>
                <w:rFonts w:ascii="Arial" w:hAnsi="Arial"/>
                <w:sz w:val="16"/>
              </w:rPr>
            </w:pP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Reserved</w:t>
            </w:r>
          </w:p>
        </w:tc>
        <w:tc>
          <w:tcPr>
            <w:tcW w:w="720" w:type="dxa"/>
            <w:tcBorders>
              <w:top w:val="nil"/>
            </w:tcBorders>
          </w:tcPr>
          <w:p w:rsidR="00DE2E05" w:rsidRDefault="00DE2E05" w:rsidP="00DE2E05">
            <w:pPr>
              <w:jc w:val="right"/>
              <w:rPr>
                <w:rFonts w:ascii="Arial" w:hAnsi="Arial"/>
                <w:sz w:val="16"/>
              </w:rPr>
            </w:pPr>
            <w:r>
              <w:rPr>
                <w:rFonts w:ascii="Arial" w:hAnsi="Arial"/>
                <w:sz w:val="16"/>
              </w:rPr>
              <w:t>0</w:t>
            </w:r>
          </w:p>
        </w:tc>
        <w:tc>
          <w:tcPr>
            <w:tcW w:w="720" w:type="dxa"/>
            <w:tcBorders>
              <w:top w:val="nil"/>
            </w:tcBorders>
          </w:tcPr>
          <w:p w:rsidR="00DE2E05" w:rsidRDefault="00DE2E05" w:rsidP="00DE2E05">
            <w:pPr>
              <w:jc w:val="right"/>
              <w:rPr>
                <w:rFonts w:ascii="Arial" w:hAnsi="Arial"/>
                <w:sz w:val="16"/>
              </w:rPr>
            </w:pPr>
            <w:r>
              <w:rPr>
                <w:rFonts w:ascii="Arial" w:hAnsi="Arial"/>
                <w:sz w:val="16"/>
              </w:rPr>
              <w:t>3</w:t>
            </w:r>
          </w:p>
        </w:tc>
        <w:tc>
          <w:tcPr>
            <w:tcW w:w="720" w:type="dxa"/>
            <w:tcBorders>
              <w:top w:val="nil"/>
            </w:tcBorders>
          </w:tcPr>
          <w:p w:rsidR="00DE2E05" w:rsidRDefault="00DE2E05" w:rsidP="00DE2E05">
            <w:pPr>
              <w:jc w:val="right"/>
              <w:rPr>
                <w:rFonts w:ascii="Arial" w:hAnsi="Arial"/>
                <w:sz w:val="16"/>
              </w:rPr>
            </w:pPr>
            <w:r>
              <w:rPr>
                <w:rFonts w:ascii="Arial" w:hAnsi="Arial"/>
                <w:sz w:val="16"/>
              </w:rPr>
              <w:t>1</w:t>
            </w:r>
          </w:p>
        </w:tc>
        <w:tc>
          <w:tcPr>
            <w:tcW w:w="720" w:type="dxa"/>
            <w:tcBorders>
              <w:top w:val="nil"/>
            </w:tcBorders>
          </w:tcPr>
          <w:p w:rsidR="00DE2E05" w:rsidRDefault="00DE2E05" w:rsidP="00DE2E05">
            <w:pPr>
              <w:pStyle w:val="FootnoteText"/>
              <w:rPr>
                <w:rFonts w:ascii="Arial" w:hAnsi="Arial"/>
              </w:rPr>
            </w:pPr>
          </w:p>
        </w:tc>
        <w:tc>
          <w:tcPr>
            <w:tcW w:w="2016" w:type="dxa"/>
            <w:tcBorders>
              <w:top w:val="nil"/>
            </w:tcBorders>
          </w:tcPr>
          <w:p w:rsidR="00DE2E05" w:rsidRDefault="00DE2E05" w:rsidP="00DE2E05">
            <w:pPr>
              <w:rPr>
                <w:rFonts w:ascii="Arial" w:hAnsi="Arial"/>
                <w:sz w:val="16"/>
              </w:rPr>
            </w:pPr>
          </w:p>
        </w:tc>
        <w:tc>
          <w:tcPr>
            <w:tcW w:w="2016" w:type="dxa"/>
            <w:tcBorders>
              <w:top w:val="nil"/>
            </w:tcBorders>
          </w:tcPr>
          <w:p w:rsidR="00DE2E05" w:rsidRDefault="00DE2E05" w:rsidP="00DE2E05">
            <w:pPr>
              <w:rPr>
                <w:rFonts w:ascii="Arial" w:hAnsi="Arial"/>
                <w:sz w:val="16"/>
              </w:rPr>
            </w:pP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Reserved</w:t>
            </w:r>
          </w:p>
        </w:tc>
        <w:tc>
          <w:tcPr>
            <w:tcW w:w="720" w:type="dxa"/>
            <w:tcBorders>
              <w:top w:val="nil"/>
            </w:tcBorders>
          </w:tcPr>
          <w:p w:rsidR="00DE2E05" w:rsidRDefault="00DE2E05" w:rsidP="00DE2E05">
            <w:pPr>
              <w:jc w:val="right"/>
              <w:rPr>
                <w:rFonts w:ascii="Arial" w:hAnsi="Arial"/>
                <w:sz w:val="16"/>
              </w:rPr>
            </w:pPr>
            <w:r>
              <w:rPr>
                <w:rFonts w:ascii="Arial" w:hAnsi="Arial"/>
                <w:sz w:val="16"/>
              </w:rPr>
              <w:t>0</w:t>
            </w:r>
          </w:p>
        </w:tc>
        <w:tc>
          <w:tcPr>
            <w:tcW w:w="720" w:type="dxa"/>
            <w:tcBorders>
              <w:top w:val="nil"/>
            </w:tcBorders>
          </w:tcPr>
          <w:p w:rsidR="00DE2E05" w:rsidRDefault="00DE2E05" w:rsidP="00DE2E05">
            <w:pPr>
              <w:jc w:val="right"/>
              <w:rPr>
                <w:rFonts w:ascii="Arial" w:hAnsi="Arial"/>
                <w:sz w:val="16"/>
              </w:rPr>
            </w:pPr>
            <w:r>
              <w:rPr>
                <w:rFonts w:ascii="Arial" w:hAnsi="Arial"/>
                <w:sz w:val="16"/>
              </w:rPr>
              <w:t>2</w:t>
            </w:r>
          </w:p>
        </w:tc>
        <w:tc>
          <w:tcPr>
            <w:tcW w:w="720" w:type="dxa"/>
            <w:tcBorders>
              <w:top w:val="nil"/>
            </w:tcBorders>
          </w:tcPr>
          <w:p w:rsidR="00DE2E05" w:rsidRDefault="00DE2E05" w:rsidP="00DE2E05">
            <w:pPr>
              <w:jc w:val="right"/>
              <w:rPr>
                <w:rFonts w:ascii="Arial" w:hAnsi="Arial"/>
                <w:sz w:val="16"/>
              </w:rPr>
            </w:pPr>
            <w:r>
              <w:rPr>
                <w:rFonts w:ascii="Arial" w:hAnsi="Arial"/>
                <w:sz w:val="16"/>
              </w:rPr>
              <w:t>1</w:t>
            </w:r>
          </w:p>
        </w:tc>
        <w:tc>
          <w:tcPr>
            <w:tcW w:w="720" w:type="dxa"/>
            <w:tcBorders>
              <w:top w:val="nil"/>
            </w:tcBorders>
          </w:tcPr>
          <w:p w:rsidR="00DE2E05" w:rsidRDefault="00DE2E05" w:rsidP="00DE2E05">
            <w:pPr>
              <w:pStyle w:val="FootnoteText"/>
              <w:rPr>
                <w:rFonts w:ascii="Arial" w:hAnsi="Arial"/>
              </w:rPr>
            </w:pPr>
          </w:p>
        </w:tc>
        <w:tc>
          <w:tcPr>
            <w:tcW w:w="2016" w:type="dxa"/>
            <w:tcBorders>
              <w:top w:val="nil"/>
            </w:tcBorders>
          </w:tcPr>
          <w:p w:rsidR="00DE2E05" w:rsidRDefault="00DE2E05" w:rsidP="00DE2E05">
            <w:pPr>
              <w:rPr>
                <w:rFonts w:ascii="Arial" w:hAnsi="Arial"/>
                <w:sz w:val="16"/>
              </w:rPr>
            </w:pPr>
          </w:p>
        </w:tc>
        <w:tc>
          <w:tcPr>
            <w:tcW w:w="2016" w:type="dxa"/>
            <w:tcBorders>
              <w:top w:val="nil"/>
            </w:tcBorders>
          </w:tcPr>
          <w:p w:rsidR="00DE2E05" w:rsidRDefault="00DE2E05" w:rsidP="00DE2E05">
            <w:pPr>
              <w:rPr>
                <w:rFonts w:ascii="Arial" w:hAnsi="Arial"/>
                <w:sz w:val="16"/>
              </w:rPr>
            </w:pP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Reserved</w:t>
            </w:r>
          </w:p>
        </w:tc>
        <w:tc>
          <w:tcPr>
            <w:tcW w:w="720" w:type="dxa"/>
            <w:tcBorders>
              <w:top w:val="nil"/>
            </w:tcBorders>
          </w:tcPr>
          <w:p w:rsidR="00DE2E05" w:rsidRDefault="00DE2E05" w:rsidP="00DE2E05">
            <w:pPr>
              <w:jc w:val="right"/>
              <w:rPr>
                <w:rFonts w:ascii="Arial" w:hAnsi="Arial"/>
                <w:sz w:val="16"/>
              </w:rPr>
            </w:pPr>
            <w:r>
              <w:rPr>
                <w:rFonts w:ascii="Arial" w:hAnsi="Arial"/>
                <w:sz w:val="16"/>
              </w:rPr>
              <w:t>0</w:t>
            </w:r>
          </w:p>
        </w:tc>
        <w:tc>
          <w:tcPr>
            <w:tcW w:w="720" w:type="dxa"/>
            <w:tcBorders>
              <w:top w:val="nil"/>
            </w:tcBorders>
          </w:tcPr>
          <w:p w:rsidR="00DE2E05" w:rsidRDefault="00DE2E05" w:rsidP="00DE2E05">
            <w:pPr>
              <w:jc w:val="right"/>
              <w:rPr>
                <w:rFonts w:ascii="Arial" w:hAnsi="Arial"/>
                <w:sz w:val="16"/>
              </w:rPr>
            </w:pPr>
            <w:r>
              <w:rPr>
                <w:rFonts w:ascii="Arial" w:hAnsi="Arial"/>
                <w:sz w:val="16"/>
              </w:rPr>
              <w:t>1</w:t>
            </w:r>
          </w:p>
        </w:tc>
        <w:tc>
          <w:tcPr>
            <w:tcW w:w="720" w:type="dxa"/>
            <w:tcBorders>
              <w:top w:val="nil"/>
            </w:tcBorders>
          </w:tcPr>
          <w:p w:rsidR="00DE2E05" w:rsidRDefault="00DE2E05" w:rsidP="00DE2E05">
            <w:pPr>
              <w:jc w:val="right"/>
              <w:rPr>
                <w:rFonts w:ascii="Arial" w:hAnsi="Arial"/>
                <w:sz w:val="16"/>
              </w:rPr>
            </w:pPr>
            <w:r>
              <w:rPr>
                <w:rFonts w:ascii="Arial" w:hAnsi="Arial"/>
                <w:sz w:val="16"/>
              </w:rPr>
              <w:t>1</w:t>
            </w:r>
          </w:p>
        </w:tc>
        <w:tc>
          <w:tcPr>
            <w:tcW w:w="720" w:type="dxa"/>
            <w:tcBorders>
              <w:top w:val="nil"/>
            </w:tcBorders>
          </w:tcPr>
          <w:p w:rsidR="00DE2E05" w:rsidRDefault="00DE2E05" w:rsidP="00DE2E05">
            <w:pPr>
              <w:pStyle w:val="FootnoteText"/>
              <w:rPr>
                <w:rFonts w:ascii="Arial" w:hAnsi="Arial"/>
              </w:rPr>
            </w:pPr>
          </w:p>
        </w:tc>
        <w:tc>
          <w:tcPr>
            <w:tcW w:w="2016" w:type="dxa"/>
            <w:tcBorders>
              <w:top w:val="nil"/>
            </w:tcBorders>
          </w:tcPr>
          <w:p w:rsidR="00DE2E05" w:rsidRDefault="00DE2E05" w:rsidP="00DE2E05">
            <w:pPr>
              <w:rPr>
                <w:rFonts w:ascii="Arial" w:hAnsi="Arial"/>
                <w:sz w:val="16"/>
              </w:rPr>
            </w:pPr>
          </w:p>
        </w:tc>
        <w:tc>
          <w:tcPr>
            <w:tcW w:w="2016" w:type="dxa"/>
            <w:tcBorders>
              <w:top w:val="nil"/>
            </w:tcBorders>
          </w:tcPr>
          <w:p w:rsidR="00DE2E05" w:rsidRDefault="00DE2E05" w:rsidP="00DE2E05">
            <w:pPr>
              <w:rPr>
                <w:rFonts w:ascii="Arial" w:hAnsi="Arial"/>
                <w:sz w:val="16"/>
              </w:rPr>
            </w:pP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Reserved</w:t>
            </w:r>
          </w:p>
        </w:tc>
        <w:tc>
          <w:tcPr>
            <w:tcW w:w="720" w:type="dxa"/>
            <w:tcBorders>
              <w:top w:val="nil"/>
            </w:tcBorders>
          </w:tcPr>
          <w:p w:rsidR="00DE2E05" w:rsidRDefault="00DE2E05" w:rsidP="00DE2E05">
            <w:pPr>
              <w:jc w:val="right"/>
              <w:rPr>
                <w:rFonts w:ascii="Arial" w:hAnsi="Arial"/>
                <w:sz w:val="16"/>
              </w:rPr>
            </w:pPr>
            <w:r>
              <w:rPr>
                <w:rFonts w:ascii="Arial" w:hAnsi="Arial"/>
                <w:sz w:val="16"/>
              </w:rPr>
              <w:t>0</w:t>
            </w:r>
          </w:p>
        </w:tc>
        <w:tc>
          <w:tcPr>
            <w:tcW w:w="720" w:type="dxa"/>
            <w:tcBorders>
              <w:top w:val="nil"/>
            </w:tcBorders>
          </w:tcPr>
          <w:p w:rsidR="00DE2E05" w:rsidRDefault="00DE2E05" w:rsidP="00DE2E05">
            <w:pPr>
              <w:jc w:val="right"/>
              <w:rPr>
                <w:rFonts w:ascii="Arial" w:hAnsi="Arial"/>
                <w:sz w:val="16"/>
              </w:rPr>
            </w:pPr>
            <w:r>
              <w:rPr>
                <w:rFonts w:ascii="Arial" w:hAnsi="Arial"/>
                <w:sz w:val="16"/>
              </w:rPr>
              <w:t>0</w:t>
            </w:r>
          </w:p>
        </w:tc>
        <w:tc>
          <w:tcPr>
            <w:tcW w:w="720" w:type="dxa"/>
            <w:tcBorders>
              <w:top w:val="nil"/>
            </w:tcBorders>
          </w:tcPr>
          <w:p w:rsidR="00DE2E05" w:rsidRDefault="00DE2E05" w:rsidP="00DE2E05">
            <w:pPr>
              <w:jc w:val="right"/>
              <w:rPr>
                <w:rFonts w:ascii="Arial" w:hAnsi="Arial"/>
                <w:sz w:val="16"/>
              </w:rPr>
            </w:pPr>
            <w:r>
              <w:rPr>
                <w:rFonts w:ascii="Arial" w:hAnsi="Arial"/>
                <w:sz w:val="16"/>
              </w:rPr>
              <w:t>1</w:t>
            </w:r>
          </w:p>
        </w:tc>
        <w:tc>
          <w:tcPr>
            <w:tcW w:w="720" w:type="dxa"/>
            <w:tcBorders>
              <w:top w:val="nil"/>
            </w:tcBorders>
          </w:tcPr>
          <w:p w:rsidR="00DE2E05" w:rsidRDefault="00DE2E05" w:rsidP="00DE2E05">
            <w:pPr>
              <w:pStyle w:val="FootnoteText"/>
              <w:rPr>
                <w:rFonts w:ascii="Arial" w:hAnsi="Arial"/>
              </w:rPr>
            </w:pPr>
          </w:p>
        </w:tc>
        <w:tc>
          <w:tcPr>
            <w:tcW w:w="2016" w:type="dxa"/>
            <w:tcBorders>
              <w:top w:val="nil"/>
            </w:tcBorders>
          </w:tcPr>
          <w:p w:rsidR="00DE2E05" w:rsidRDefault="00DE2E05" w:rsidP="00DE2E05">
            <w:pPr>
              <w:rPr>
                <w:rFonts w:ascii="Arial" w:hAnsi="Arial"/>
                <w:sz w:val="16"/>
              </w:rPr>
            </w:pPr>
          </w:p>
        </w:tc>
        <w:tc>
          <w:tcPr>
            <w:tcW w:w="2016" w:type="dxa"/>
            <w:tcBorders>
              <w:top w:val="nil"/>
            </w:tcBorders>
          </w:tcPr>
          <w:p w:rsidR="00DE2E05" w:rsidRDefault="00DE2E05" w:rsidP="00DE2E05">
            <w:pPr>
              <w:rPr>
                <w:rFonts w:ascii="Arial" w:hAnsi="Arial"/>
                <w:sz w:val="16"/>
              </w:rPr>
            </w:pPr>
          </w:p>
        </w:tc>
      </w:tr>
    </w:tbl>
    <w:p w:rsidR="00DE2E05" w:rsidRDefault="00DE2E05" w:rsidP="00DE2E05"/>
    <w:p w:rsidR="00DE2E05" w:rsidRDefault="00DE2E05" w:rsidP="00DE2E05">
      <w:r>
        <w:t>This PID contains status bits associated with the ECU odometer strategy.  The content of each of these signals is described below.</w:t>
      </w:r>
    </w:p>
    <w:p w:rsidR="00DE2E05" w:rsidRDefault="00DE2E05" w:rsidP="00DE2E05"/>
    <w:p w:rsidR="00DE2E05" w:rsidRDefault="00DE2E05" w:rsidP="00DE2E05">
      <w:pPr>
        <w:keepNext w:val="0"/>
        <w:keepLines w:val="0"/>
      </w:pPr>
      <w:r>
        <w:t>ECU Odometer Supported indicates if the ECU supports the odometer strategy as detailed in the “Global A Electrical Architecture Vehicle Odometer Sense &amp; Display” functional requirements specification.</w:t>
      </w:r>
    </w:p>
    <w:p w:rsidR="00DE2E05" w:rsidRDefault="00DE2E05" w:rsidP="00DE2E05">
      <w:pPr>
        <w:keepNext w:val="0"/>
        <w:keepLines w:val="0"/>
      </w:pPr>
    </w:p>
    <w:p w:rsidR="00DE2E05" w:rsidRDefault="00DE2E05" w:rsidP="00DE2E05">
      <w:pPr>
        <w:keepNext w:val="0"/>
        <w:keepLines w:val="0"/>
      </w:pPr>
      <w:r>
        <w:t>ECU Odometer Programmed indicates if the ECU odometer value (DID $DF) has been programmed.  This bit will be used as part of the odometer strategy logic to determine if the odometer VIN value needs to be programmed.</w:t>
      </w:r>
    </w:p>
    <w:p w:rsidR="00DE2E05" w:rsidRDefault="00DE2E05" w:rsidP="00DE2E05">
      <w:pPr>
        <w:keepNext w:val="0"/>
        <w:keepLines w:val="0"/>
      </w:pPr>
    </w:p>
    <w:p w:rsidR="00DE2E05" w:rsidRDefault="00DE2E05" w:rsidP="00DE2E05">
      <w:pPr>
        <w:keepNext w:val="0"/>
        <w:keepLines w:val="0"/>
      </w:pPr>
      <w:r>
        <w:t>ECU Odometer VIN Programmed indicates if the ECU odometer VIN value has been programmed.  The ECU odometer VIN is stored in DID $28, which is separate from the standard DID $90 VIN value.  This bit will be used as part of the odometer strategy logic to determine if the odometer VIN value needs to be programmed.</w:t>
      </w:r>
    </w:p>
    <w:p w:rsidR="00DE2E05" w:rsidRDefault="00DE2E05" w:rsidP="00DE2E05">
      <w:pPr>
        <w:keepNext w:val="0"/>
        <w:keepLines w:val="0"/>
      </w:pPr>
    </w:p>
    <w:p w:rsidR="00FF4F2F" w:rsidRDefault="00FF4F2F">
      <w:pPr>
        <w:pStyle w:val="Heading3"/>
      </w:pPr>
      <w:bookmarkStart w:id="926" w:name="_Toc223513196"/>
      <w:r>
        <w:lastRenderedPageBreak/>
        <w:t>RBSR – PID $204A – Main Processor Total Running Resets</w:t>
      </w:r>
      <w:bookmarkEnd w:id="925"/>
      <w:bookmarkEnd w:id="92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spacing w:before="40"/>
              <w:jc w:val="right"/>
              <w:rPr>
                <w:rFonts w:ascii="Arial" w:hAnsi="Arial"/>
                <w:sz w:val="16"/>
              </w:rPr>
            </w:pPr>
            <w:r>
              <w:rPr>
                <w:rFonts w:ascii="Arial" w:hAnsi="Arial"/>
                <w:sz w:val="16"/>
              </w:rPr>
              <w:t>$204A</w:t>
            </w:r>
          </w:p>
        </w:tc>
        <w:tc>
          <w:tcPr>
            <w:tcW w:w="2880" w:type="dxa"/>
            <w:tcBorders>
              <w:top w:val="nil"/>
            </w:tcBorders>
          </w:tcPr>
          <w:p w:rsidR="00FF4F2F" w:rsidRDefault="00FF4F2F">
            <w:pPr>
              <w:spacing w:before="40"/>
              <w:rPr>
                <w:rFonts w:ascii="Arial" w:hAnsi="Arial" w:cs="Arial"/>
                <w:sz w:val="16"/>
              </w:rPr>
            </w:pPr>
            <w:r>
              <w:rPr>
                <w:rFonts w:ascii="Arial" w:hAnsi="Arial" w:cs="Arial"/>
                <w:sz w:val="16"/>
              </w:rPr>
              <w:t>Main Processor Total Running Resets</w:t>
            </w:r>
          </w:p>
        </w:tc>
        <w:tc>
          <w:tcPr>
            <w:tcW w:w="720" w:type="dxa"/>
            <w:tcBorders>
              <w:top w:val="nil"/>
            </w:tcBorders>
          </w:tcPr>
          <w:p w:rsidR="00FF4F2F" w:rsidRDefault="00FF4F2F">
            <w:pPr>
              <w:spacing w:before="40"/>
              <w:jc w:val="right"/>
              <w:rPr>
                <w:rFonts w:ascii="Arial" w:hAnsi="Arial"/>
                <w:sz w:val="16"/>
              </w:rPr>
            </w:pPr>
            <w:r>
              <w:rPr>
                <w:rFonts w:ascii="Arial" w:hAnsi="Arial"/>
                <w:sz w:val="16"/>
              </w:rPr>
              <w:t>2</w:t>
            </w:r>
          </w:p>
        </w:tc>
        <w:tc>
          <w:tcPr>
            <w:tcW w:w="720" w:type="dxa"/>
            <w:tcBorders>
              <w:top w:val="nil"/>
            </w:tcBorders>
          </w:tcPr>
          <w:p w:rsidR="00FF4F2F" w:rsidRDefault="00FF4F2F">
            <w:pPr>
              <w:spacing w:before="40"/>
              <w:rPr>
                <w:rFonts w:ascii="Arial" w:hAnsi="Arial"/>
                <w:sz w:val="16"/>
              </w:rPr>
            </w:pPr>
            <w:r>
              <w:rPr>
                <w:rFonts w:ascii="Arial" w:hAnsi="Arial"/>
                <w:sz w:val="16"/>
              </w:rPr>
              <w:t>UNM</w:t>
            </w:r>
          </w:p>
        </w:tc>
        <w:tc>
          <w:tcPr>
            <w:tcW w:w="2160" w:type="dxa"/>
            <w:tcBorders>
              <w:top w:val="nil"/>
            </w:tcBorders>
          </w:tcPr>
          <w:p w:rsidR="00FF4F2F" w:rsidRDefault="00FF4F2F">
            <w:pPr>
              <w:spacing w:before="40"/>
              <w:rPr>
                <w:rFonts w:ascii="Arial" w:hAnsi="Arial"/>
                <w:sz w:val="16"/>
              </w:rPr>
            </w:pPr>
            <w:r>
              <w:rPr>
                <w:rFonts w:ascii="Arial" w:hAnsi="Arial"/>
                <w:sz w:val="16"/>
              </w:rPr>
              <w:t>0 – 65,535</w:t>
            </w:r>
          </w:p>
        </w:tc>
        <w:tc>
          <w:tcPr>
            <w:tcW w:w="2160" w:type="dxa"/>
            <w:tcBorders>
              <w:top w:val="nil"/>
            </w:tcBorders>
          </w:tcPr>
          <w:p w:rsidR="00FF4F2F" w:rsidRDefault="00FF4F2F">
            <w:pPr>
              <w:spacing w:before="40"/>
              <w:rPr>
                <w:rFonts w:ascii="Arial" w:hAnsi="Arial"/>
                <w:sz w:val="16"/>
              </w:rPr>
            </w:pPr>
            <w:r>
              <w:rPr>
                <w:rFonts w:ascii="Arial" w:hAnsi="Arial"/>
                <w:sz w:val="16"/>
              </w:rPr>
              <w:t>E = N * 1</w:t>
            </w:r>
          </w:p>
        </w:tc>
      </w:tr>
    </w:tbl>
    <w:p w:rsidR="00FF4F2F" w:rsidRDefault="00FF4F2F"/>
    <w:p w:rsidR="00FF4F2F" w:rsidRDefault="00FF4F2F">
      <w:pPr>
        <w:pStyle w:val="BodyText"/>
        <w:rPr>
          <w:color w:val="auto"/>
          <w:u w:val="none"/>
        </w:rPr>
      </w:pPr>
      <w:r>
        <w:rPr>
          <w:color w:val="auto"/>
          <w:u w:val="none"/>
        </w:rPr>
        <w:t>This PID contains the total number of running resets that have occurred since last reprogramming event.  This PID is intended for use by engineering only.  This PID should not be displayed on any off-board device designed for Service.  This PID shall be included in the Controller State of Health Freeze Frame.</w:t>
      </w:r>
    </w:p>
    <w:p w:rsidR="005C5F87" w:rsidRDefault="005C5F87">
      <w:pPr>
        <w:pStyle w:val="BodyText"/>
        <w:rPr>
          <w:color w:val="auto"/>
          <w:u w:val="none"/>
        </w:rPr>
      </w:pPr>
    </w:p>
    <w:p w:rsidR="00FF4F2F" w:rsidRDefault="00FF4F2F">
      <w:pPr>
        <w:pStyle w:val="Heading3"/>
      </w:pPr>
      <w:bookmarkStart w:id="927" w:name="_Toc98652208"/>
      <w:bookmarkStart w:id="928" w:name="_Toc223513197"/>
      <w:r>
        <w:t>RBSR – PID $204B – Main Processor Maximum Running Resets Between Power-up Resets</w:t>
      </w:r>
      <w:bookmarkEnd w:id="927"/>
      <w:bookmarkEnd w:id="92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spacing w:before="40"/>
              <w:jc w:val="right"/>
              <w:rPr>
                <w:rFonts w:ascii="Arial" w:hAnsi="Arial"/>
                <w:sz w:val="16"/>
              </w:rPr>
            </w:pPr>
            <w:r>
              <w:rPr>
                <w:rFonts w:ascii="Arial" w:hAnsi="Arial"/>
                <w:sz w:val="16"/>
              </w:rPr>
              <w:t>$204B</w:t>
            </w:r>
          </w:p>
        </w:tc>
        <w:tc>
          <w:tcPr>
            <w:tcW w:w="2880" w:type="dxa"/>
            <w:tcBorders>
              <w:top w:val="nil"/>
            </w:tcBorders>
          </w:tcPr>
          <w:p w:rsidR="00FF4F2F" w:rsidRDefault="00FF4F2F">
            <w:pPr>
              <w:spacing w:before="40"/>
              <w:rPr>
                <w:rFonts w:ascii="Arial" w:hAnsi="Arial" w:cs="Arial"/>
                <w:sz w:val="16"/>
              </w:rPr>
            </w:pPr>
            <w:r>
              <w:rPr>
                <w:rFonts w:ascii="Arial" w:hAnsi="Arial" w:cs="Arial"/>
                <w:sz w:val="16"/>
              </w:rPr>
              <w:t>Main Processor Maximum Running Resets Between Power-up Resets</w:t>
            </w:r>
          </w:p>
        </w:tc>
        <w:tc>
          <w:tcPr>
            <w:tcW w:w="720" w:type="dxa"/>
            <w:tcBorders>
              <w:top w:val="nil"/>
            </w:tcBorders>
          </w:tcPr>
          <w:p w:rsidR="00FF4F2F" w:rsidRDefault="00FF4F2F">
            <w:pPr>
              <w:spacing w:before="40"/>
              <w:jc w:val="right"/>
              <w:rPr>
                <w:rFonts w:ascii="Arial" w:hAnsi="Arial"/>
                <w:sz w:val="16"/>
              </w:rPr>
            </w:pPr>
            <w:r>
              <w:rPr>
                <w:rFonts w:ascii="Arial" w:hAnsi="Arial"/>
                <w:sz w:val="16"/>
              </w:rPr>
              <w:t>2</w:t>
            </w:r>
          </w:p>
        </w:tc>
        <w:tc>
          <w:tcPr>
            <w:tcW w:w="720" w:type="dxa"/>
            <w:tcBorders>
              <w:top w:val="nil"/>
            </w:tcBorders>
          </w:tcPr>
          <w:p w:rsidR="00FF4F2F" w:rsidRDefault="00FF4F2F">
            <w:pPr>
              <w:spacing w:before="40"/>
              <w:rPr>
                <w:rFonts w:ascii="Arial" w:hAnsi="Arial"/>
                <w:sz w:val="16"/>
              </w:rPr>
            </w:pPr>
            <w:r>
              <w:rPr>
                <w:rFonts w:ascii="Arial" w:hAnsi="Arial"/>
                <w:sz w:val="16"/>
              </w:rPr>
              <w:t>UNM</w:t>
            </w:r>
          </w:p>
        </w:tc>
        <w:tc>
          <w:tcPr>
            <w:tcW w:w="2160" w:type="dxa"/>
            <w:tcBorders>
              <w:top w:val="nil"/>
            </w:tcBorders>
          </w:tcPr>
          <w:p w:rsidR="00FF4F2F" w:rsidRDefault="00FF4F2F">
            <w:pPr>
              <w:spacing w:before="40"/>
              <w:rPr>
                <w:rFonts w:ascii="Arial" w:hAnsi="Arial"/>
                <w:sz w:val="16"/>
              </w:rPr>
            </w:pPr>
            <w:r>
              <w:rPr>
                <w:rFonts w:ascii="Arial" w:hAnsi="Arial"/>
                <w:sz w:val="16"/>
              </w:rPr>
              <w:t>0 – 65,535</w:t>
            </w:r>
          </w:p>
        </w:tc>
        <w:tc>
          <w:tcPr>
            <w:tcW w:w="2160" w:type="dxa"/>
            <w:tcBorders>
              <w:top w:val="nil"/>
            </w:tcBorders>
          </w:tcPr>
          <w:p w:rsidR="00FF4F2F" w:rsidRDefault="00FF4F2F">
            <w:pPr>
              <w:spacing w:before="40"/>
              <w:rPr>
                <w:rFonts w:ascii="Arial" w:hAnsi="Arial"/>
                <w:sz w:val="16"/>
              </w:rPr>
            </w:pPr>
            <w:r>
              <w:rPr>
                <w:rFonts w:ascii="Arial" w:hAnsi="Arial"/>
                <w:sz w:val="16"/>
              </w:rPr>
              <w:t>E = N * 1</w:t>
            </w:r>
          </w:p>
        </w:tc>
      </w:tr>
    </w:tbl>
    <w:p w:rsidR="00FF4F2F" w:rsidRDefault="00FF4F2F"/>
    <w:p w:rsidR="00FF4F2F" w:rsidRDefault="00FF4F2F">
      <w:pPr>
        <w:pStyle w:val="BodyText"/>
        <w:rPr>
          <w:color w:val="auto"/>
          <w:u w:val="none"/>
        </w:rPr>
      </w:pPr>
      <w:r>
        <w:rPr>
          <w:color w:val="auto"/>
          <w:u w:val="none"/>
        </w:rPr>
        <w:t>This PID contains the maximum number of running resets between power up resets, and since last reprogramming event.  This PID is intended for use by engineering only.  This PID should not be displayed on any off-board device designed for Service.  This PID shall be included in the Controller State of Health Freeze Frame.</w:t>
      </w:r>
    </w:p>
    <w:p w:rsidR="005C5F87" w:rsidRDefault="005C5F87">
      <w:pPr>
        <w:pStyle w:val="BodyText"/>
        <w:rPr>
          <w:color w:val="auto"/>
          <w:u w:val="none"/>
        </w:rPr>
      </w:pPr>
    </w:p>
    <w:p w:rsidR="00FF4F2F" w:rsidRDefault="00FF4F2F">
      <w:pPr>
        <w:pStyle w:val="Heading3"/>
      </w:pPr>
      <w:bookmarkStart w:id="929" w:name="_Toc99862583"/>
      <w:bookmarkStart w:id="930" w:name="_Toc223513198"/>
      <w:r>
        <w:t>TOSR – PID $204C – Replicated Transmission Output Speed</w:t>
      </w:r>
      <w:bookmarkEnd w:id="929"/>
      <w:bookmarkEnd w:id="93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$204C</w:t>
            </w:r>
          </w:p>
        </w:tc>
        <w:tc>
          <w:tcPr>
            <w:tcW w:w="2880" w:type="dxa"/>
            <w:tcBorders>
              <w:top w:val="nil"/>
            </w:tcBorders>
          </w:tcPr>
          <w:p w:rsidR="00FF4F2F" w:rsidRDefault="00FF4F2F">
            <w:pPr>
              <w:rPr>
                <w:rFonts w:ascii="Arial" w:hAnsi="Arial"/>
                <w:sz w:val="16"/>
              </w:rPr>
            </w:pPr>
            <w:r>
              <w:rPr>
                <w:rFonts w:ascii="Arial" w:hAnsi="Arial"/>
                <w:sz w:val="16"/>
              </w:rPr>
              <w:t>Replicated Transmission Output Speed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0 - 8191.875 rpm</w:t>
            </w:r>
          </w:p>
        </w:tc>
        <w:tc>
          <w:tcPr>
            <w:tcW w:w="2160"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pPr>
        <w:rPr>
          <w:color w:val="000000"/>
        </w:rPr>
      </w:pPr>
      <w:r>
        <w:t xml:space="preserve">This PID contains the </w:t>
      </w:r>
      <w:r>
        <w:rPr>
          <w:color w:val="000000"/>
        </w:rPr>
        <w:t>Replicated Transmission Output Speed (Replicated TOS) received from the Transmission Control Module</w:t>
      </w:r>
      <w:r>
        <w:t xml:space="preserve">.  Replicated TOS results from hardware in the TCM that “re-transmits” the </w:t>
      </w:r>
      <w:r>
        <w:rPr>
          <w:color w:val="000000"/>
        </w:rPr>
        <w:t>Transmission Output Speed Sensor pulses to the ECM.</w:t>
      </w:r>
    </w:p>
    <w:p w:rsidR="00FF4F2F" w:rsidRDefault="00FF4F2F">
      <w:pPr>
        <w:rPr>
          <w:color w:val="000000"/>
        </w:rPr>
      </w:pPr>
    </w:p>
    <w:p w:rsidR="00FF4F2F" w:rsidRDefault="00FF4F2F">
      <w:pPr>
        <w:pStyle w:val="Heading3"/>
      </w:pPr>
      <w:bookmarkStart w:id="931" w:name="_Toc223513199"/>
      <w:bookmarkStart w:id="932" w:name="_Toc99176003"/>
      <w:r>
        <w:t>TRQR – PID $204D – Transmission Torque Request Limited Reason</w:t>
      </w:r>
      <w:bookmarkEnd w:id="93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$204D</w:t>
            </w:r>
          </w:p>
        </w:tc>
        <w:tc>
          <w:tcPr>
            <w:tcW w:w="2880" w:type="dxa"/>
            <w:tcBorders>
              <w:top w:val="nil"/>
            </w:tcBorders>
          </w:tcPr>
          <w:p w:rsidR="00FF4F2F" w:rsidRDefault="00FF4F2F">
            <w:pPr>
              <w:rPr>
                <w:rFonts w:ascii="Arial" w:hAnsi="Arial"/>
                <w:sz w:val="16"/>
              </w:rPr>
            </w:pPr>
            <w:r>
              <w:rPr>
                <w:rFonts w:ascii="Arial" w:hAnsi="Arial"/>
                <w:sz w:val="16"/>
              </w:rPr>
              <w:t>Transmission Torque Request Limited Reason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Minimum Idle Area</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Spark Advance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Throttle Position Security</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Engine Minimum Torque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Throttle Arbitration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Spark Arbitration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Fuel Arbitration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indicates the existing condition in the ECM causing the transmission torque request to be limited.</w:t>
      </w:r>
    </w:p>
    <w:p w:rsidR="00FF4F2F" w:rsidRDefault="00FF4F2F"/>
    <w:p w:rsidR="00FF4F2F" w:rsidRDefault="00FF4F2F">
      <w:pPr>
        <w:pStyle w:val="Heading3"/>
      </w:pPr>
      <w:bookmarkStart w:id="933" w:name="_Toc223513200"/>
      <w:r>
        <w:lastRenderedPageBreak/>
        <w:t>TOSR – PID $2050 – Transfer Case Output Speed</w:t>
      </w:r>
      <w:bookmarkEnd w:id="93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$2050</w:t>
            </w:r>
          </w:p>
        </w:tc>
        <w:tc>
          <w:tcPr>
            <w:tcW w:w="2880" w:type="dxa"/>
            <w:tcBorders>
              <w:top w:val="nil"/>
            </w:tcBorders>
          </w:tcPr>
          <w:p w:rsidR="00FF4F2F" w:rsidRDefault="00FF4F2F">
            <w:pPr>
              <w:rPr>
                <w:rFonts w:ascii="Arial" w:hAnsi="Arial"/>
                <w:sz w:val="16"/>
              </w:rPr>
            </w:pPr>
            <w:r>
              <w:rPr>
                <w:rFonts w:ascii="Arial" w:hAnsi="Arial"/>
                <w:sz w:val="16"/>
              </w:rPr>
              <w:t>Transfer Case Output Speed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0 - 8191.875 rpm</w:t>
            </w:r>
          </w:p>
        </w:tc>
        <w:tc>
          <w:tcPr>
            <w:tcW w:w="2160"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 xml:space="preserve">This PID contains the transfer case output speed (the speed at the output of the transfer case) determined from the speed measured by the transfer case speed sensor (TCSS). </w:t>
      </w:r>
      <w:bookmarkEnd w:id="932"/>
    </w:p>
    <w:p w:rsidR="00FF4F2F" w:rsidRDefault="00FF4F2F"/>
    <w:p w:rsidR="00FF4F2F" w:rsidRDefault="00FF4F2F">
      <w:pPr>
        <w:pStyle w:val="Heading3"/>
      </w:pPr>
      <w:bookmarkStart w:id="934" w:name="_Toc110671141"/>
      <w:bookmarkStart w:id="935" w:name="_Toc110673254"/>
      <w:bookmarkStart w:id="936" w:name="_Toc223513201"/>
      <w:r>
        <w:t>KNKR – PID $2051 – Knock System Status Sensor 1</w:t>
      </w:r>
      <w:bookmarkEnd w:id="934"/>
      <w:bookmarkEnd w:id="935"/>
      <w:bookmarkEnd w:id="93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$2051</w:t>
            </w:r>
          </w:p>
        </w:tc>
        <w:tc>
          <w:tcPr>
            <w:tcW w:w="2880" w:type="dxa"/>
            <w:tcBorders>
              <w:top w:val="nil"/>
            </w:tcBorders>
          </w:tcPr>
          <w:p w:rsidR="00FF4F2F" w:rsidRDefault="00FF4F2F">
            <w:pPr>
              <w:rPr>
                <w:rFonts w:ascii="Arial" w:hAnsi="Arial"/>
                <w:sz w:val="16"/>
              </w:rPr>
            </w:pPr>
            <w:r>
              <w:rPr>
                <w:rFonts w:ascii="Arial" w:hAnsi="Arial"/>
                <w:sz w:val="16"/>
              </w:rPr>
              <w:t>Knock System Status Sensor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single" w:sz="6" w:space="0" w:color="000000"/>
              <w:bottom w:val="single" w:sz="6" w:space="0" w:color="000000"/>
              <w:right w:val="single" w:sz="6" w:space="0" w:color="000000"/>
            </w:tcBorders>
          </w:tcPr>
          <w:p w:rsidR="00FF4F2F" w:rsidRDefault="00FF4F2F">
            <w:pPr>
              <w:rPr>
                <w:rFonts w:ascii="Arial" w:hAnsi="Arial"/>
                <w:sz w:val="16"/>
              </w:rPr>
            </w:pPr>
            <w:r>
              <w:rPr>
                <w:rFonts w:ascii="Arial" w:hAnsi="Arial"/>
                <w:sz w:val="16"/>
              </w:rPr>
              <w:t>Knock Circuit Test Status</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0</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7</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2</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pStyle w:val="FootnoteText"/>
              <w:rPr>
                <w:rFonts w:ascii="Arial" w:hAnsi="Arial"/>
              </w:rPr>
            </w:pPr>
            <w:r>
              <w:rPr>
                <w:rFonts w:ascii="Arial" w:hAnsi="Arial"/>
              </w:rPr>
              <w:t>ENM</w:t>
            </w:r>
          </w:p>
        </w:tc>
        <w:tc>
          <w:tcPr>
            <w:tcW w:w="2016" w:type="dxa"/>
            <w:tcBorders>
              <w:top w:val="single" w:sz="6" w:space="0" w:color="000000"/>
              <w:left w:val="single" w:sz="6" w:space="0" w:color="000000"/>
              <w:bottom w:val="single" w:sz="6" w:space="0" w:color="000000"/>
              <w:right w:val="single" w:sz="6" w:space="0" w:color="000000"/>
            </w:tcBorders>
          </w:tcPr>
          <w:p w:rsidR="00FF4F2F" w:rsidRDefault="00FF4F2F">
            <w:pPr>
              <w:rPr>
                <w:rFonts w:ascii="Arial" w:hAnsi="Arial"/>
                <w:sz w:val="16"/>
              </w:rPr>
            </w:pPr>
            <w:r>
              <w:rPr>
                <w:rFonts w:ascii="Arial" w:hAnsi="Arial"/>
                <w:sz w:val="16"/>
              </w:rPr>
              <w:t>N/A</w:t>
            </w:r>
          </w:p>
        </w:tc>
        <w:tc>
          <w:tcPr>
            <w:tcW w:w="2016" w:type="dxa"/>
            <w:tcBorders>
              <w:top w:val="single" w:sz="6" w:space="0" w:color="000000"/>
              <w:left w:val="single" w:sz="6" w:space="0" w:color="000000"/>
              <w:bottom w:val="single" w:sz="6" w:space="0" w:color="000000"/>
            </w:tcBorders>
          </w:tcPr>
          <w:p w:rsidR="00FF4F2F" w:rsidRDefault="00FF4F2F">
            <w:pPr>
              <w:rPr>
                <w:rFonts w:ascii="Arial" w:hAnsi="Arial"/>
                <w:sz w:val="16"/>
              </w:rPr>
            </w:pPr>
            <w:r>
              <w:rPr>
                <w:rFonts w:ascii="Arial" w:hAnsi="Arial"/>
                <w:sz w:val="16"/>
              </w:rPr>
              <w:t xml:space="preserve">$0=Passed; </w:t>
            </w:r>
            <w:r>
              <w:rPr>
                <w:rFonts w:ascii="Arial" w:hAnsi="Arial"/>
                <w:sz w:val="16"/>
              </w:rPr>
              <w:br/>
              <w:t xml:space="preserve">$1=Failed; </w:t>
            </w:r>
            <w:r>
              <w:rPr>
                <w:rFonts w:ascii="Arial" w:hAnsi="Arial"/>
                <w:sz w:val="16"/>
              </w:rPr>
              <w:br/>
              <w:t>$2=Incomplete</w:t>
            </w:r>
          </w:p>
        </w:tc>
      </w:tr>
      <w:tr w:rsidR="00FF4F2F">
        <w:trPr>
          <w:cantSplit/>
          <w:jc w:val="center"/>
        </w:trPr>
        <w:tc>
          <w:tcPr>
            <w:tcW w:w="2448" w:type="dxa"/>
            <w:tcBorders>
              <w:top w:val="single" w:sz="6" w:space="0" w:color="000000"/>
              <w:bottom w:val="single" w:sz="6" w:space="0" w:color="000000"/>
              <w:right w:val="single" w:sz="6" w:space="0" w:color="000000"/>
            </w:tcBorders>
          </w:tcPr>
          <w:p w:rsidR="00FF4F2F" w:rsidRDefault="00FF4F2F">
            <w:pPr>
              <w:rPr>
                <w:rFonts w:ascii="Arial" w:hAnsi="Arial"/>
                <w:sz w:val="16"/>
              </w:rPr>
            </w:pPr>
            <w:r>
              <w:rPr>
                <w:rFonts w:ascii="Arial" w:hAnsi="Arial"/>
                <w:sz w:val="16"/>
              </w:rPr>
              <w:t>Knock Sensor 1 Circuit Fault</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0</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5</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2</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pStyle w:val="FootnoteText"/>
              <w:rPr>
                <w:rFonts w:ascii="Arial" w:hAnsi="Arial"/>
              </w:rPr>
            </w:pPr>
            <w:r>
              <w:rPr>
                <w:rFonts w:ascii="Arial" w:hAnsi="Arial"/>
              </w:rPr>
              <w:t>ENM</w:t>
            </w:r>
          </w:p>
        </w:tc>
        <w:tc>
          <w:tcPr>
            <w:tcW w:w="2016" w:type="dxa"/>
            <w:tcBorders>
              <w:top w:val="single" w:sz="6" w:space="0" w:color="000000"/>
              <w:left w:val="single" w:sz="6" w:space="0" w:color="000000"/>
              <w:bottom w:val="single" w:sz="6" w:space="0" w:color="000000"/>
              <w:right w:val="single" w:sz="6" w:space="0" w:color="000000"/>
            </w:tcBorders>
          </w:tcPr>
          <w:p w:rsidR="00FF4F2F" w:rsidRDefault="00FF4F2F">
            <w:pPr>
              <w:rPr>
                <w:rFonts w:ascii="Arial" w:hAnsi="Arial"/>
                <w:sz w:val="16"/>
              </w:rPr>
            </w:pPr>
            <w:r>
              <w:rPr>
                <w:rFonts w:ascii="Arial" w:hAnsi="Arial"/>
                <w:sz w:val="16"/>
              </w:rPr>
              <w:t>N/A</w:t>
            </w:r>
          </w:p>
        </w:tc>
        <w:tc>
          <w:tcPr>
            <w:tcW w:w="2016" w:type="dxa"/>
            <w:tcBorders>
              <w:top w:val="single" w:sz="6" w:space="0" w:color="000000"/>
              <w:left w:val="single" w:sz="6" w:space="0" w:color="000000"/>
              <w:bottom w:val="single" w:sz="6" w:space="0" w:color="000000"/>
            </w:tcBorders>
          </w:tcPr>
          <w:p w:rsidR="00FF4F2F" w:rsidRDefault="00FF4F2F">
            <w:pPr>
              <w:rPr>
                <w:rFonts w:ascii="Arial" w:hAnsi="Arial"/>
                <w:sz w:val="16"/>
              </w:rPr>
            </w:pPr>
            <w:r>
              <w:rPr>
                <w:rFonts w:ascii="Arial" w:hAnsi="Arial"/>
                <w:sz w:val="16"/>
              </w:rPr>
              <w:t xml:space="preserve">$0=Passed; </w:t>
            </w:r>
            <w:r>
              <w:rPr>
                <w:rFonts w:ascii="Arial" w:hAnsi="Arial"/>
                <w:sz w:val="16"/>
              </w:rPr>
              <w:br/>
              <w:t xml:space="preserve">$1=Failed; </w:t>
            </w:r>
            <w:r>
              <w:rPr>
                <w:rFonts w:ascii="Arial" w:hAnsi="Arial"/>
                <w:sz w:val="16"/>
              </w:rPr>
              <w:br/>
              <w:t>$2=Incomplete</w:t>
            </w:r>
          </w:p>
        </w:tc>
      </w:tr>
      <w:tr w:rsidR="00FF4F2F">
        <w:trPr>
          <w:cantSplit/>
          <w:jc w:val="center"/>
        </w:trPr>
        <w:tc>
          <w:tcPr>
            <w:tcW w:w="2448" w:type="dxa"/>
            <w:tcBorders>
              <w:top w:val="single" w:sz="6" w:space="0" w:color="000000"/>
              <w:left w:val="single" w:sz="12" w:space="0" w:color="000000"/>
              <w:bottom w:val="single" w:sz="6" w:space="0" w:color="000000"/>
              <w:right w:val="single" w:sz="6" w:space="0" w:color="000000"/>
            </w:tcBorders>
          </w:tcPr>
          <w:p w:rsidR="00FF4F2F" w:rsidRDefault="00FF4F2F">
            <w:pPr>
              <w:rPr>
                <w:rFonts w:ascii="Arial" w:hAnsi="Arial"/>
                <w:sz w:val="16"/>
              </w:rPr>
            </w:pPr>
            <w:r>
              <w:rPr>
                <w:rFonts w:ascii="Arial" w:hAnsi="Arial"/>
                <w:sz w:val="16"/>
              </w:rPr>
              <w:t>Knock Sensor 1 Signal Low</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0</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3</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2</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pStyle w:val="FootnoteText"/>
              <w:rPr>
                <w:rFonts w:ascii="Arial" w:hAnsi="Arial"/>
              </w:rPr>
            </w:pPr>
            <w:r>
              <w:rPr>
                <w:rFonts w:ascii="Arial" w:hAnsi="Arial"/>
              </w:rPr>
              <w:t>ENM</w:t>
            </w:r>
          </w:p>
        </w:tc>
        <w:tc>
          <w:tcPr>
            <w:tcW w:w="2016" w:type="dxa"/>
            <w:tcBorders>
              <w:top w:val="single" w:sz="6" w:space="0" w:color="000000"/>
              <w:left w:val="single" w:sz="6" w:space="0" w:color="000000"/>
              <w:bottom w:val="single" w:sz="6" w:space="0" w:color="000000"/>
              <w:right w:val="single" w:sz="6" w:space="0" w:color="000000"/>
            </w:tcBorders>
          </w:tcPr>
          <w:p w:rsidR="00FF4F2F" w:rsidRDefault="00FF4F2F">
            <w:pPr>
              <w:rPr>
                <w:rFonts w:ascii="Arial" w:hAnsi="Arial"/>
                <w:sz w:val="16"/>
              </w:rPr>
            </w:pPr>
            <w:r>
              <w:rPr>
                <w:rFonts w:ascii="Arial" w:hAnsi="Arial"/>
                <w:sz w:val="16"/>
              </w:rPr>
              <w:t>N/A</w:t>
            </w:r>
          </w:p>
        </w:tc>
        <w:tc>
          <w:tcPr>
            <w:tcW w:w="2016" w:type="dxa"/>
            <w:tcBorders>
              <w:top w:val="single" w:sz="6" w:space="0" w:color="000000"/>
              <w:left w:val="single" w:sz="6" w:space="0" w:color="000000"/>
              <w:bottom w:val="single" w:sz="6" w:space="0" w:color="000000"/>
              <w:right w:val="single" w:sz="12" w:space="0" w:color="000000"/>
            </w:tcBorders>
          </w:tcPr>
          <w:p w:rsidR="00FF4F2F" w:rsidRDefault="00FF4F2F">
            <w:pPr>
              <w:rPr>
                <w:rFonts w:ascii="Arial" w:hAnsi="Arial"/>
                <w:sz w:val="16"/>
              </w:rPr>
            </w:pPr>
            <w:r>
              <w:rPr>
                <w:rFonts w:ascii="Arial" w:hAnsi="Arial"/>
                <w:sz w:val="16"/>
              </w:rPr>
              <w:t xml:space="preserve">$0=Passed; </w:t>
            </w:r>
            <w:r>
              <w:rPr>
                <w:rFonts w:ascii="Arial" w:hAnsi="Arial"/>
                <w:sz w:val="16"/>
              </w:rPr>
              <w:br/>
              <w:t xml:space="preserve">$1=Failed; </w:t>
            </w:r>
            <w:r>
              <w:rPr>
                <w:rFonts w:ascii="Arial" w:hAnsi="Arial"/>
                <w:sz w:val="16"/>
              </w:rPr>
              <w:br/>
              <w:t>$2=Incomplete</w:t>
            </w:r>
          </w:p>
        </w:tc>
      </w:tr>
      <w:tr w:rsidR="00FF4F2F">
        <w:trPr>
          <w:cantSplit/>
          <w:jc w:val="center"/>
        </w:trPr>
        <w:tc>
          <w:tcPr>
            <w:tcW w:w="2448" w:type="dxa"/>
            <w:tcBorders>
              <w:top w:val="single" w:sz="6" w:space="0" w:color="000000"/>
              <w:left w:val="single" w:sz="12" w:space="0" w:color="000000"/>
              <w:bottom w:val="single" w:sz="12" w:space="0" w:color="000000"/>
              <w:right w:val="single" w:sz="6" w:space="0" w:color="000000"/>
            </w:tcBorders>
          </w:tcPr>
          <w:p w:rsidR="00FF4F2F" w:rsidRDefault="00FF4F2F">
            <w:pPr>
              <w:rPr>
                <w:rFonts w:ascii="Arial" w:hAnsi="Arial"/>
                <w:sz w:val="16"/>
              </w:rPr>
            </w:pPr>
            <w:r>
              <w:rPr>
                <w:rFonts w:ascii="Arial" w:hAnsi="Arial"/>
                <w:sz w:val="16"/>
              </w:rPr>
              <w:t>Knock Sensor 1 Signal High</w:t>
            </w:r>
          </w:p>
        </w:tc>
        <w:tc>
          <w:tcPr>
            <w:tcW w:w="720" w:type="dxa"/>
            <w:tcBorders>
              <w:top w:val="single" w:sz="6" w:space="0" w:color="000000"/>
              <w:left w:val="single" w:sz="6" w:space="0" w:color="000000"/>
              <w:bottom w:val="single" w:sz="12" w:space="0" w:color="000000"/>
              <w:right w:val="single" w:sz="6" w:space="0" w:color="000000"/>
            </w:tcBorders>
          </w:tcPr>
          <w:p w:rsidR="00FF4F2F" w:rsidRDefault="00FF4F2F">
            <w:pPr>
              <w:jc w:val="right"/>
              <w:rPr>
                <w:rFonts w:ascii="Arial" w:hAnsi="Arial"/>
                <w:sz w:val="16"/>
              </w:rPr>
            </w:pPr>
            <w:r>
              <w:rPr>
                <w:rFonts w:ascii="Arial" w:hAnsi="Arial"/>
                <w:sz w:val="16"/>
              </w:rPr>
              <w:t>0</w:t>
            </w:r>
          </w:p>
        </w:tc>
        <w:tc>
          <w:tcPr>
            <w:tcW w:w="720" w:type="dxa"/>
            <w:tcBorders>
              <w:top w:val="single" w:sz="6" w:space="0" w:color="000000"/>
              <w:left w:val="single" w:sz="6" w:space="0" w:color="000000"/>
              <w:bottom w:val="single" w:sz="12" w:space="0" w:color="000000"/>
              <w:right w:val="single" w:sz="6" w:space="0" w:color="000000"/>
            </w:tcBorders>
          </w:tcPr>
          <w:p w:rsidR="00FF4F2F" w:rsidRDefault="00FF4F2F">
            <w:pPr>
              <w:jc w:val="right"/>
              <w:rPr>
                <w:rFonts w:ascii="Arial" w:hAnsi="Arial"/>
                <w:sz w:val="16"/>
              </w:rPr>
            </w:pPr>
            <w:r>
              <w:rPr>
                <w:rFonts w:ascii="Arial" w:hAnsi="Arial"/>
                <w:sz w:val="16"/>
              </w:rPr>
              <w:t>1</w:t>
            </w:r>
          </w:p>
        </w:tc>
        <w:tc>
          <w:tcPr>
            <w:tcW w:w="720" w:type="dxa"/>
            <w:tcBorders>
              <w:top w:val="single" w:sz="6" w:space="0" w:color="000000"/>
              <w:left w:val="single" w:sz="6" w:space="0" w:color="000000"/>
              <w:bottom w:val="single" w:sz="12" w:space="0" w:color="000000"/>
              <w:right w:val="single" w:sz="6" w:space="0" w:color="000000"/>
            </w:tcBorders>
          </w:tcPr>
          <w:p w:rsidR="00FF4F2F" w:rsidRDefault="00FF4F2F">
            <w:pPr>
              <w:jc w:val="right"/>
              <w:rPr>
                <w:rFonts w:ascii="Arial" w:hAnsi="Arial"/>
                <w:sz w:val="16"/>
              </w:rPr>
            </w:pPr>
            <w:r>
              <w:rPr>
                <w:rFonts w:ascii="Arial" w:hAnsi="Arial"/>
                <w:sz w:val="16"/>
              </w:rPr>
              <w:t>2</w:t>
            </w:r>
          </w:p>
        </w:tc>
        <w:tc>
          <w:tcPr>
            <w:tcW w:w="720" w:type="dxa"/>
            <w:tcBorders>
              <w:top w:val="single" w:sz="6" w:space="0" w:color="000000"/>
              <w:left w:val="single" w:sz="6" w:space="0" w:color="000000"/>
              <w:bottom w:val="single" w:sz="12" w:space="0" w:color="000000"/>
              <w:right w:val="single" w:sz="6" w:space="0" w:color="000000"/>
            </w:tcBorders>
          </w:tcPr>
          <w:p w:rsidR="00FF4F2F" w:rsidRDefault="00FF4F2F">
            <w:pPr>
              <w:pStyle w:val="FootnoteText"/>
              <w:rPr>
                <w:rFonts w:ascii="Arial" w:hAnsi="Arial"/>
              </w:rPr>
            </w:pPr>
            <w:r>
              <w:rPr>
                <w:rFonts w:ascii="Arial" w:hAnsi="Arial"/>
              </w:rPr>
              <w:t>ENM</w:t>
            </w:r>
          </w:p>
        </w:tc>
        <w:tc>
          <w:tcPr>
            <w:tcW w:w="2016" w:type="dxa"/>
            <w:tcBorders>
              <w:top w:val="single" w:sz="6" w:space="0" w:color="000000"/>
              <w:left w:val="single" w:sz="6" w:space="0" w:color="000000"/>
              <w:bottom w:val="single" w:sz="12" w:space="0" w:color="000000"/>
              <w:right w:val="single" w:sz="6" w:space="0" w:color="000000"/>
            </w:tcBorders>
          </w:tcPr>
          <w:p w:rsidR="00FF4F2F" w:rsidRDefault="00FF4F2F">
            <w:pPr>
              <w:rPr>
                <w:rFonts w:ascii="Arial" w:hAnsi="Arial"/>
                <w:sz w:val="16"/>
              </w:rPr>
            </w:pPr>
            <w:r>
              <w:rPr>
                <w:rFonts w:ascii="Arial" w:hAnsi="Arial"/>
                <w:sz w:val="16"/>
              </w:rPr>
              <w:t>N/A</w:t>
            </w:r>
          </w:p>
        </w:tc>
        <w:tc>
          <w:tcPr>
            <w:tcW w:w="2016" w:type="dxa"/>
            <w:tcBorders>
              <w:top w:val="single" w:sz="6" w:space="0" w:color="000000"/>
              <w:left w:val="single" w:sz="6" w:space="0" w:color="000000"/>
              <w:bottom w:val="single" w:sz="12" w:space="0" w:color="000000"/>
              <w:right w:val="single" w:sz="12" w:space="0" w:color="000000"/>
            </w:tcBorders>
          </w:tcPr>
          <w:p w:rsidR="00FF4F2F" w:rsidRDefault="00FF4F2F">
            <w:pPr>
              <w:rPr>
                <w:rFonts w:ascii="Arial" w:hAnsi="Arial"/>
                <w:sz w:val="16"/>
              </w:rPr>
            </w:pPr>
            <w:r>
              <w:rPr>
                <w:rFonts w:ascii="Arial" w:hAnsi="Arial"/>
                <w:sz w:val="16"/>
              </w:rPr>
              <w:t xml:space="preserve">$0=Passed; </w:t>
            </w:r>
            <w:r>
              <w:rPr>
                <w:rFonts w:ascii="Arial" w:hAnsi="Arial"/>
                <w:sz w:val="16"/>
              </w:rPr>
              <w:br/>
              <w:t xml:space="preserve">$1=Failed; </w:t>
            </w:r>
            <w:r>
              <w:rPr>
                <w:rFonts w:ascii="Arial" w:hAnsi="Arial"/>
                <w:sz w:val="16"/>
              </w:rPr>
              <w:br/>
              <w:t>$2=Incomplete</w:t>
            </w:r>
          </w:p>
        </w:tc>
      </w:tr>
    </w:tbl>
    <w:p w:rsidR="00FF4F2F" w:rsidRDefault="00FF4F2F"/>
    <w:p w:rsidR="00FF4F2F" w:rsidRDefault="00FF4F2F">
      <w:r>
        <w:t>This PID contains several signals associated with the status of the knock system.  The content of each of these signals is described below.</w:t>
      </w:r>
    </w:p>
    <w:p w:rsidR="00FF4F2F" w:rsidRDefault="00FF4F2F">
      <w:pPr>
        <w:rPr>
          <w:highlight w:val="yellow"/>
        </w:rPr>
      </w:pPr>
    </w:p>
    <w:p w:rsidR="00FF4F2F" w:rsidRDefault="00FF4F2F">
      <w:r>
        <w:t>Knock Circuit Test Status indicates the current status of fault conditions within the electronic circuits used to perform knock detection.</w:t>
      </w:r>
    </w:p>
    <w:p w:rsidR="00FF4F2F" w:rsidRDefault="00FF4F2F"/>
    <w:p w:rsidR="00FF4F2F" w:rsidRDefault="00FF4F2F">
      <w:r>
        <w:t>Knock Sensor 1 Circuit Fault indicates knock sensor 1 circuit faults other than stuck low/high.</w:t>
      </w:r>
    </w:p>
    <w:p w:rsidR="00FF4F2F" w:rsidRDefault="00FF4F2F">
      <w:pPr>
        <w:rPr>
          <w:strike/>
          <w:color w:val="FF0000"/>
        </w:rPr>
      </w:pPr>
    </w:p>
    <w:p w:rsidR="00FF4F2F" w:rsidRDefault="00FF4F2F">
      <w:r>
        <w:t>Knock Sensor 1 Signal Low indicates the knock sensor 1 signal low fault test status.</w:t>
      </w:r>
    </w:p>
    <w:p w:rsidR="00FF4F2F" w:rsidRDefault="00FF4F2F"/>
    <w:p w:rsidR="00FF4F2F" w:rsidRDefault="00FF4F2F">
      <w:r>
        <w:t>Knock Sensor 1 Signal High indicates the knock sensor 1 signal high fault test status.</w:t>
      </w:r>
    </w:p>
    <w:p w:rsidR="00FF4F2F" w:rsidRDefault="00FF4F2F"/>
    <w:p w:rsidR="00FF4F2F" w:rsidRDefault="00FF4F2F">
      <w:pPr>
        <w:pStyle w:val="Heading3"/>
      </w:pPr>
      <w:bookmarkStart w:id="937" w:name="_Toc110671142"/>
      <w:bookmarkStart w:id="938" w:name="_Toc110673255"/>
      <w:bookmarkStart w:id="939" w:name="_Toc223513202"/>
      <w:r>
        <w:t>KNKR – PID $2052 – Knock System Status Sensor 2</w:t>
      </w:r>
      <w:bookmarkEnd w:id="937"/>
      <w:bookmarkEnd w:id="938"/>
      <w:bookmarkEnd w:id="93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$2052</w:t>
            </w:r>
          </w:p>
        </w:tc>
        <w:tc>
          <w:tcPr>
            <w:tcW w:w="2880" w:type="dxa"/>
            <w:tcBorders>
              <w:top w:val="nil"/>
            </w:tcBorders>
          </w:tcPr>
          <w:p w:rsidR="00FF4F2F" w:rsidRDefault="00FF4F2F">
            <w:pPr>
              <w:rPr>
                <w:rFonts w:ascii="Arial" w:hAnsi="Arial"/>
                <w:sz w:val="16"/>
              </w:rPr>
            </w:pPr>
            <w:r>
              <w:rPr>
                <w:rFonts w:ascii="Arial" w:hAnsi="Arial"/>
                <w:sz w:val="16"/>
              </w:rPr>
              <w:t>Knock System Status Sensor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single" w:sz="12" w:space="0" w:color="000000"/>
              <w:bottom w:val="single" w:sz="6" w:space="0" w:color="000000"/>
              <w:right w:val="single" w:sz="6" w:space="0" w:color="000000"/>
            </w:tcBorders>
          </w:tcPr>
          <w:p w:rsidR="00FF4F2F" w:rsidRDefault="00FF4F2F">
            <w:pPr>
              <w:rPr>
                <w:rFonts w:ascii="Arial" w:hAnsi="Arial"/>
                <w:sz w:val="16"/>
              </w:rPr>
            </w:pPr>
            <w:r>
              <w:rPr>
                <w:rFonts w:ascii="Arial" w:hAnsi="Arial"/>
                <w:sz w:val="16"/>
              </w:rPr>
              <w:t>Reserved</w:t>
            </w:r>
          </w:p>
        </w:tc>
        <w:tc>
          <w:tcPr>
            <w:tcW w:w="720" w:type="dxa"/>
            <w:tcBorders>
              <w:top w:val="single" w:sz="12"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0</w:t>
            </w:r>
          </w:p>
        </w:tc>
        <w:tc>
          <w:tcPr>
            <w:tcW w:w="720" w:type="dxa"/>
            <w:tcBorders>
              <w:top w:val="single" w:sz="12"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7</w:t>
            </w:r>
          </w:p>
        </w:tc>
        <w:tc>
          <w:tcPr>
            <w:tcW w:w="720" w:type="dxa"/>
            <w:tcBorders>
              <w:top w:val="single" w:sz="12"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1</w:t>
            </w:r>
          </w:p>
        </w:tc>
        <w:tc>
          <w:tcPr>
            <w:tcW w:w="720" w:type="dxa"/>
            <w:tcBorders>
              <w:top w:val="single" w:sz="12" w:space="0" w:color="000000"/>
              <w:left w:val="single" w:sz="6" w:space="0" w:color="000000"/>
              <w:bottom w:val="single" w:sz="6" w:space="0" w:color="000000"/>
              <w:right w:val="single" w:sz="6" w:space="0" w:color="000000"/>
            </w:tcBorders>
          </w:tcPr>
          <w:p w:rsidR="00FF4F2F" w:rsidRDefault="00FF4F2F">
            <w:pPr>
              <w:pStyle w:val="FootnoteText"/>
              <w:rPr>
                <w:rFonts w:ascii="Arial" w:hAnsi="Arial"/>
              </w:rPr>
            </w:pPr>
          </w:p>
        </w:tc>
        <w:tc>
          <w:tcPr>
            <w:tcW w:w="2016" w:type="dxa"/>
            <w:tcBorders>
              <w:top w:val="single" w:sz="12" w:space="0" w:color="000000"/>
              <w:left w:val="single" w:sz="6" w:space="0" w:color="000000"/>
              <w:bottom w:val="single" w:sz="6" w:space="0" w:color="000000"/>
              <w:right w:val="single" w:sz="6" w:space="0" w:color="000000"/>
            </w:tcBorders>
          </w:tcPr>
          <w:p w:rsidR="00FF4F2F" w:rsidRDefault="00FF4F2F">
            <w:pPr>
              <w:rPr>
                <w:rFonts w:ascii="Arial" w:hAnsi="Arial"/>
                <w:sz w:val="16"/>
              </w:rPr>
            </w:pPr>
          </w:p>
        </w:tc>
        <w:tc>
          <w:tcPr>
            <w:tcW w:w="2016" w:type="dxa"/>
            <w:tcBorders>
              <w:top w:val="single" w:sz="12" w:space="0" w:color="000000"/>
              <w:left w:val="single" w:sz="6" w:space="0" w:color="000000"/>
              <w:bottom w:val="single" w:sz="6" w:space="0" w:color="000000"/>
            </w:tcBorders>
          </w:tcPr>
          <w:p w:rsidR="00FF4F2F" w:rsidRDefault="00FF4F2F">
            <w:pPr>
              <w:rPr>
                <w:rFonts w:ascii="Arial" w:hAnsi="Arial"/>
                <w:sz w:val="16"/>
              </w:rPr>
            </w:pPr>
          </w:p>
        </w:tc>
      </w:tr>
      <w:tr w:rsidR="00FF4F2F">
        <w:trPr>
          <w:cantSplit/>
          <w:jc w:val="center"/>
        </w:trPr>
        <w:tc>
          <w:tcPr>
            <w:tcW w:w="2448" w:type="dxa"/>
            <w:tcBorders>
              <w:top w:val="single" w:sz="6" w:space="0" w:color="000000"/>
              <w:bottom w:val="single" w:sz="6" w:space="0" w:color="000000"/>
              <w:right w:val="single" w:sz="6" w:space="0" w:color="000000"/>
            </w:tcBorders>
          </w:tcPr>
          <w:p w:rsidR="00FF4F2F" w:rsidRDefault="00FF4F2F">
            <w:pPr>
              <w:rPr>
                <w:rFonts w:ascii="Arial" w:hAnsi="Arial"/>
                <w:sz w:val="16"/>
              </w:rPr>
            </w:pPr>
            <w:r>
              <w:rPr>
                <w:rFonts w:ascii="Arial" w:hAnsi="Arial"/>
                <w:sz w:val="16"/>
              </w:rPr>
              <w:t>Reserved</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0</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6</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1</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pStyle w:val="FootnoteText"/>
              <w:rPr>
                <w:rFonts w:ascii="Arial" w:hAnsi="Arial"/>
              </w:rPr>
            </w:pPr>
          </w:p>
        </w:tc>
        <w:tc>
          <w:tcPr>
            <w:tcW w:w="2016" w:type="dxa"/>
            <w:tcBorders>
              <w:top w:val="single" w:sz="6" w:space="0" w:color="000000"/>
              <w:left w:val="single" w:sz="6" w:space="0" w:color="000000"/>
              <w:bottom w:val="single" w:sz="6" w:space="0" w:color="000000"/>
              <w:right w:val="single" w:sz="6" w:space="0" w:color="000000"/>
            </w:tcBorders>
          </w:tcPr>
          <w:p w:rsidR="00FF4F2F" w:rsidRDefault="00FF4F2F">
            <w:pPr>
              <w:rPr>
                <w:rFonts w:ascii="Arial" w:hAnsi="Arial"/>
                <w:sz w:val="16"/>
              </w:rPr>
            </w:pPr>
          </w:p>
        </w:tc>
        <w:tc>
          <w:tcPr>
            <w:tcW w:w="2016" w:type="dxa"/>
            <w:tcBorders>
              <w:top w:val="single" w:sz="6" w:space="0" w:color="000000"/>
              <w:left w:val="single" w:sz="6" w:space="0" w:color="000000"/>
              <w:bottom w:val="single" w:sz="6" w:space="0" w:color="000000"/>
            </w:tcBorders>
          </w:tcPr>
          <w:p w:rsidR="00FF4F2F" w:rsidRDefault="00FF4F2F">
            <w:pPr>
              <w:rPr>
                <w:rFonts w:ascii="Arial" w:hAnsi="Arial"/>
                <w:sz w:val="16"/>
              </w:rPr>
            </w:pPr>
          </w:p>
        </w:tc>
      </w:tr>
      <w:tr w:rsidR="00FF4F2F">
        <w:trPr>
          <w:cantSplit/>
          <w:jc w:val="center"/>
        </w:trPr>
        <w:tc>
          <w:tcPr>
            <w:tcW w:w="2448" w:type="dxa"/>
            <w:tcBorders>
              <w:top w:val="single" w:sz="6" w:space="0" w:color="000000"/>
              <w:bottom w:val="single" w:sz="6" w:space="0" w:color="000000"/>
              <w:right w:val="single" w:sz="6" w:space="0" w:color="000000"/>
            </w:tcBorders>
          </w:tcPr>
          <w:p w:rsidR="00FF4F2F" w:rsidRDefault="00FF4F2F">
            <w:pPr>
              <w:rPr>
                <w:rFonts w:ascii="Arial" w:hAnsi="Arial"/>
                <w:sz w:val="16"/>
              </w:rPr>
            </w:pPr>
            <w:r>
              <w:rPr>
                <w:rFonts w:ascii="Arial" w:hAnsi="Arial"/>
                <w:sz w:val="16"/>
              </w:rPr>
              <w:t>Knock Sensor 2 Circuit Fault</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0</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5</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2</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pStyle w:val="FootnoteText"/>
              <w:rPr>
                <w:rFonts w:ascii="Arial" w:hAnsi="Arial"/>
              </w:rPr>
            </w:pPr>
            <w:r>
              <w:rPr>
                <w:rFonts w:ascii="Arial" w:hAnsi="Arial"/>
              </w:rPr>
              <w:t>ENM</w:t>
            </w:r>
          </w:p>
        </w:tc>
        <w:tc>
          <w:tcPr>
            <w:tcW w:w="2016" w:type="dxa"/>
            <w:tcBorders>
              <w:top w:val="single" w:sz="6" w:space="0" w:color="000000"/>
              <w:left w:val="single" w:sz="6" w:space="0" w:color="000000"/>
              <w:bottom w:val="single" w:sz="6" w:space="0" w:color="000000"/>
              <w:right w:val="single" w:sz="6" w:space="0" w:color="000000"/>
            </w:tcBorders>
          </w:tcPr>
          <w:p w:rsidR="00FF4F2F" w:rsidRDefault="00FF4F2F">
            <w:pPr>
              <w:rPr>
                <w:rFonts w:ascii="Arial" w:hAnsi="Arial"/>
                <w:sz w:val="16"/>
              </w:rPr>
            </w:pPr>
            <w:r>
              <w:rPr>
                <w:rFonts w:ascii="Arial" w:hAnsi="Arial"/>
                <w:sz w:val="16"/>
              </w:rPr>
              <w:t>N/A</w:t>
            </w:r>
          </w:p>
        </w:tc>
        <w:tc>
          <w:tcPr>
            <w:tcW w:w="2016" w:type="dxa"/>
            <w:tcBorders>
              <w:top w:val="single" w:sz="6" w:space="0" w:color="000000"/>
              <w:left w:val="single" w:sz="6" w:space="0" w:color="000000"/>
              <w:bottom w:val="single" w:sz="6" w:space="0" w:color="000000"/>
            </w:tcBorders>
          </w:tcPr>
          <w:p w:rsidR="00FF4F2F" w:rsidRDefault="00FF4F2F">
            <w:pPr>
              <w:rPr>
                <w:rFonts w:ascii="Arial" w:hAnsi="Arial"/>
                <w:sz w:val="16"/>
              </w:rPr>
            </w:pPr>
            <w:r>
              <w:rPr>
                <w:rFonts w:ascii="Arial" w:hAnsi="Arial"/>
                <w:sz w:val="16"/>
              </w:rPr>
              <w:t xml:space="preserve">$0=Passed; </w:t>
            </w:r>
            <w:r>
              <w:rPr>
                <w:rFonts w:ascii="Arial" w:hAnsi="Arial"/>
                <w:sz w:val="16"/>
              </w:rPr>
              <w:br/>
              <w:t xml:space="preserve">$1=Failed; </w:t>
            </w:r>
            <w:r>
              <w:rPr>
                <w:rFonts w:ascii="Arial" w:hAnsi="Arial"/>
                <w:sz w:val="16"/>
              </w:rPr>
              <w:br/>
              <w:t>$2=Incomplete</w:t>
            </w:r>
          </w:p>
        </w:tc>
      </w:tr>
      <w:tr w:rsidR="00FF4F2F">
        <w:trPr>
          <w:cantSplit/>
          <w:trHeight w:val="65"/>
          <w:jc w:val="center"/>
        </w:trPr>
        <w:tc>
          <w:tcPr>
            <w:tcW w:w="2448" w:type="dxa"/>
            <w:tcBorders>
              <w:top w:val="single" w:sz="6" w:space="0" w:color="000000"/>
              <w:left w:val="single" w:sz="12" w:space="0" w:color="000000"/>
              <w:bottom w:val="single" w:sz="6" w:space="0" w:color="000000"/>
              <w:right w:val="single" w:sz="6" w:space="0" w:color="000000"/>
            </w:tcBorders>
          </w:tcPr>
          <w:p w:rsidR="00FF4F2F" w:rsidRDefault="00FF4F2F">
            <w:pPr>
              <w:rPr>
                <w:rFonts w:ascii="Arial" w:hAnsi="Arial"/>
                <w:sz w:val="16"/>
              </w:rPr>
            </w:pPr>
            <w:r>
              <w:rPr>
                <w:rFonts w:ascii="Arial" w:hAnsi="Arial"/>
                <w:sz w:val="16"/>
              </w:rPr>
              <w:lastRenderedPageBreak/>
              <w:t>Knock Sensor 2 Signal Low</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0</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3</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jc w:val="right"/>
              <w:rPr>
                <w:rFonts w:ascii="Arial" w:hAnsi="Arial"/>
                <w:sz w:val="16"/>
              </w:rPr>
            </w:pPr>
            <w:r>
              <w:rPr>
                <w:rFonts w:ascii="Arial" w:hAnsi="Arial"/>
                <w:sz w:val="16"/>
              </w:rPr>
              <w:t>2</w:t>
            </w:r>
          </w:p>
        </w:tc>
        <w:tc>
          <w:tcPr>
            <w:tcW w:w="720" w:type="dxa"/>
            <w:tcBorders>
              <w:top w:val="single" w:sz="6" w:space="0" w:color="000000"/>
              <w:left w:val="single" w:sz="6" w:space="0" w:color="000000"/>
              <w:bottom w:val="single" w:sz="6" w:space="0" w:color="000000"/>
              <w:right w:val="single" w:sz="6" w:space="0" w:color="000000"/>
            </w:tcBorders>
          </w:tcPr>
          <w:p w:rsidR="00FF4F2F" w:rsidRDefault="00FF4F2F">
            <w:pPr>
              <w:pStyle w:val="FootnoteText"/>
              <w:rPr>
                <w:rFonts w:ascii="Arial" w:hAnsi="Arial"/>
              </w:rPr>
            </w:pPr>
            <w:r>
              <w:rPr>
                <w:rFonts w:ascii="Arial" w:hAnsi="Arial"/>
              </w:rPr>
              <w:t>ENM</w:t>
            </w:r>
          </w:p>
        </w:tc>
        <w:tc>
          <w:tcPr>
            <w:tcW w:w="2016" w:type="dxa"/>
            <w:tcBorders>
              <w:top w:val="single" w:sz="6" w:space="0" w:color="000000"/>
              <w:left w:val="single" w:sz="6" w:space="0" w:color="000000"/>
              <w:bottom w:val="single" w:sz="6" w:space="0" w:color="000000"/>
              <w:right w:val="single" w:sz="6" w:space="0" w:color="000000"/>
            </w:tcBorders>
          </w:tcPr>
          <w:p w:rsidR="00FF4F2F" w:rsidRDefault="00FF4F2F">
            <w:pPr>
              <w:rPr>
                <w:rFonts w:ascii="Arial" w:hAnsi="Arial"/>
                <w:sz w:val="16"/>
              </w:rPr>
            </w:pPr>
            <w:r>
              <w:rPr>
                <w:rFonts w:ascii="Arial" w:hAnsi="Arial"/>
                <w:sz w:val="16"/>
              </w:rPr>
              <w:t>N/A</w:t>
            </w:r>
          </w:p>
        </w:tc>
        <w:tc>
          <w:tcPr>
            <w:tcW w:w="2016" w:type="dxa"/>
            <w:tcBorders>
              <w:top w:val="single" w:sz="6" w:space="0" w:color="000000"/>
              <w:left w:val="single" w:sz="6" w:space="0" w:color="000000"/>
              <w:bottom w:val="single" w:sz="6" w:space="0" w:color="000000"/>
              <w:right w:val="single" w:sz="12" w:space="0" w:color="000000"/>
            </w:tcBorders>
          </w:tcPr>
          <w:p w:rsidR="00FF4F2F" w:rsidRDefault="00FF4F2F">
            <w:pPr>
              <w:rPr>
                <w:rFonts w:ascii="Arial" w:hAnsi="Arial"/>
                <w:sz w:val="16"/>
              </w:rPr>
            </w:pPr>
            <w:r>
              <w:rPr>
                <w:rFonts w:ascii="Arial" w:hAnsi="Arial"/>
                <w:sz w:val="16"/>
              </w:rPr>
              <w:t xml:space="preserve">$0=Passed; </w:t>
            </w:r>
            <w:r>
              <w:rPr>
                <w:rFonts w:ascii="Arial" w:hAnsi="Arial"/>
                <w:sz w:val="16"/>
              </w:rPr>
              <w:br/>
              <w:t xml:space="preserve">$1=Failed; </w:t>
            </w:r>
            <w:r>
              <w:rPr>
                <w:rFonts w:ascii="Arial" w:hAnsi="Arial"/>
                <w:sz w:val="16"/>
              </w:rPr>
              <w:br/>
              <w:t>$2=Incomplete</w:t>
            </w:r>
          </w:p>
        </w:tc>
      </w:tr>
      <w:tr w:rsidR="00FF4F2F">
        <w:trPr>
          <w:cantSplit/>
          <w:jc w:val="center"/>
        </w:trPr>
        <w:tc>
          <w:tcPr>
            <w:tcW w:w="2448" w:type="dxa"/>
            <w:tcBorders>
              <w:top w:val="single" w:sz="6" w:space="0" w:color="000000"/>
              <w:left w:val="single" w:sz="12" w:space="0" w:color="000000"/>
              <w:bottom w:val="single" w:sz="12" w:space="0" w:color="000000"/>
              <w:right w:val="single" w:sz="6" w:space="0" w:color="000000"/>
            </w:tcBorders>
          </w:tcPr>
          <w:p w:rsidR="00FF4F2F" w:rsidRDefault="00FF4F2F">
            <w:pPr>
              <w:rPr>
                <w:rFonts w:ascii="Arial" w:hAnsi="Arial"/>
                <w:sz w:val="16"/>
              </w:rPr>
            </w:pPr>
            <w:r>
              <w:rPr>
                <w:rFonts w:ascii="Arial" w:hAnsi="Arial"/>
                <w:sz w:val="16"/>
              </w:rPr>
              <w:t>Knock Sensor 2 Signal High</w:t>
            </w:r>
          </w:p>
        </w:tc>
        <w:tc>
          <w:tcPr>
            <w:tcW w:w="720" w:type="dxa"/>
            <w:tcBorders>
              <w:top w:val="single" w:sz="6" w:space="0" w:color="000000"/>
              <w:left w:val="single" w:sz="6" w:space="0" w:color="000000"/>
              <w:bottom w:val="single" w:sz="12" w:space="0" w:color="000000"/>
              <w:right w:val="single" w:sz="6" w:space="0" w:color="000000"/>
            </w:tcBorders>
          </w:tcPr>
          <w:p w:rsidR="00FF4F2F" w:rsidRDefault="00FF4F2F">
            <w:pPr>
              <w:jc w:val="right"/>
              <w:rPr>
                <w:rFonts w:ascii="Arial" w:hAnsi="Arial"/>
                <w:sz w:val="16"/>
              </w:rPr>
            </w:pPr>
            <w:r>
              <w:rPr>
                <w:rFonts w:ascii="Arial" w:hAnsi="Arial"/>
                <w:sz w:val="16"/>
              </w:rPr>
              <w:t>0</w:t>
            </w:r>
          </w:p>
        </w:tc>
        <w:tc>
          <w:tcPr>
            <w:tcW w:w="720" w:type="dxa"/>
            <w:tcBorders>
              <w:top w:val="single" w:sz="6" w:space="0" w:color="000000"/>
              <w:left w:val="single" w:sz="6" w:space="0" w:color="000000"/>
              <w:bottom w:val="single" w:sz="12" w:space="0" w:color="000000"/>
              <w:right w:val="single" w:sz="6" w:space="0" w:color="000000"/>
            </w:tcBorders>
          </w:tcPr>
          <w:p w:rsidR="00FF4F2F" w:rsidRDefault="00FF4F2F">
            <w:pPr>
              <w:jc w:val="right"/>
              <w:rPr>
                <w:rFonts w:ascii="Arial" w:hAnsi="Arial"/>
                <w:sz w:val="16"/>
              </w:rPr>
            </w:pPr>
            <w:r>
              <w:rPr>
                <w:rFonts w:ascii="Arial" w:hAnsi="Arial"/>
                <w:sz w:val="16"/>
              </w:rPr>
              <w:t>1</w:t>
            </w:r>
          </w:p>
        </w:tc>
        <w:tc>
          <w:tcPr>
            <w:tcW w:w="720" w:type="dxa"/>
            <w:tcBorders>
              <w:top w:val="single" w:sz="6" w:space="0" w:color="000000"/>
              <w:left w:val="single" w:sz="6" w:space="0" w:color="000000"/>
              <w:bottom w:val="single" w:sz="12" w:space="0" w:color="000000"/>
              <w:right w:val="single" w:sz="6" w:space="0" w:color="000000"/>
            </w:tcBorders>
          </w:tcPr>
          <w:p w:rsidR="00FF4F2F" w:rsidRDefault="00FF4F2F">
            <w:pPr>
              <w:jc w:val="right"/>
              <w:rPr>
                <w:rFonts w:ascii="Arial" w:hAnsi="Arial"/>
                <w:sz w:val="16"/>
              </w:rPr>
            </w:pPr>
            <w:r>
              <w:rPr>
                <w:rFonts w:ascii="Arial" w:hAnsi="Arial"/>
                <w:sz w:val="16"/>
              </w:rPr>
              <w:t>2</w:t>
            </w:r>
          </w:p>
        </w:tc>
        <w:tc>
          <w:tcPr>
            <w:tcW w:w="720" w:type="dxa"/>
            <w:tcBorders>
              <w:top w:val="single" w:sz="6" w:space="0" w:color="000000"/>
              <w:left w:val="single" w:sz="6" w:space="0" w:color="000000"/>
              <w:bottom w:val="single" w:sz="12" w:space="0" w:color="000000"/>
              <w:right w:val="single" w:sz="6" w:space="0" w:color="000000"/>
            </w:tcBorders>
          </w:tcPr>
          <w:p w:rsidR="00FF4F2F" w:rsidRDefault="00FF4F2F">
            <w:pPr>
              <w:pStyle w:val="FootnoteText"/>
              <w:rPr>
                <w:rFonts w:ascii="Arial" w:hAnsi="Arial"/>
              </w:rPr>
            </w:pPr>
            <w:r>
              <w:rPr>
                <w:rFonts w:ascii="Arial" w:hAnsi="Arial"/>
              </w:rPr>
              <w:t>ENM</w:t>
            </w:r>
          </w:p>
        </w:tc>
        <w:tc>
          <w:tcPr>
            <w:tcW w:w="2016" w:type="dxa"/>
            <w:tcBorders>
              <w:top w:val="single" w:sz="6" w:space="0" w:color="000000"/>
              <w:left w:val="single" w:sz="6" w:space="0" w:color="000000"/>
              <w:bottom w:val="single" w:sz="12" w:space="0" w:color="000000"/>
              <w:right w:val="single" w:sz="6" w:space="0" w:color="000000"/>
            </w:tcBorders>
          </w:tcPr>
          <w:p w:rsidR="00FF4F2F" w:rsidRDefault="00FF4F2F">
            <w:pPr>
              <w:rPr>
                <w:rFonts w:ascii="Arial" w:hAnsi="Arial"/>
                <w:sz w:val="16"/>
              </w:rPr>
            </w:pPr>
            <w:r>
              <w:rPr>
                <w:rFonts w:ascii="Arial" w:hAnsi="Arial"/>
                <w:sz w:val="16"/>
              </w:rPr>
              <w:t>N/A</w:t>
            </w:r>
          </w:p>
        </w:tc>
        <w:tc>
          <w:tcPr>
            <w:tcW w:w="2016" w:type="dxa"/>
            <w:tcBorders>
              <w:top w:val="single" w:sz="6" w:space="0" w:color="000000"/>
              <w:left w:val="single" w:sz="6" w:space="0" w:color="000000"/>
              <w:bottom w:val="single" w:sz="12" w:space="0" w:color="000000"/>
              <w:right w:val="single" w:sz="12" w:space="0" w:color="000000"/>
            </w:tcBorders>
          </w:tcPr>
          <w:p w:rsidR="00FF4F2F" w:rsidRDefault="00FF4F2F">
            <w:pPr>
              <w:rPr>
                <w:rFonts w:ascii="Arial" w:hAnsi="Arial"/>
                <w:sz w:val="16"/>
              </w:rPr>
            </w:pPr>
            <w:r>
              <w:rPr>
                <w:rFonts w:ascii="Arial" w:hAnsi="Arial"/>
                <w:sz w:val="16"/>
              </w:rPr>
              <w:t xml:space="preserve">$0=Passed; </w:t>
            </w:r>
            <w:r>
              <w:rPr>
                <w:rFonts w:ascii="Arial" w:hAnsi="Arial"/>
                <w:sz w:val="16"/>
              </w:rPr>
              <w:br/>
              <w:t xml:space="preserve">$1=Failed; </w:t>
            </w:r>
            <w:r>
              <w:rPr>
                <w:rFonts w:ascii="Arial" w:hAnsi="Arial"/>
                <w:sz w:val="16"/>
              </w:rPr>
              <w:br/>
              <w:t>$2=Incomplete</w:t>
            </w:r>
          </w:p>
        </w:tc>
      </w:tr>
    </w:tbl>
    <w:p w:rsidR="00FF4F2F" w:rsidRDefault="00FF4F2F"/>
    <w:p w:rsidR="00FF4F2F" w:rsidRDefault="00FF4F2F">
      <w:r>
        <w:t>This PID contains several signals associated with the status of the knock system.  The content of each of these signals is described below.</w:t>
      </w:r>
    </w:p>
    <w:p w:rsidR="00FF4F2F" w:rsidRDefault="00FF4F2F">
      <w:pPr>
        <w:rPr>
          <w:highlight w:val="yellow"/>
        </w:rPr>
      </w:pPr>
    </w:p>
    <w:p w:rsidR="00FF4F2F" w:rsidRDefault="00FF4F2F">
      <w:r>
        <w:t>Knock Sensor 2 Circuit Fault indicates knock sensor 2 circuit faults other than stuck low/high.</w:t>
      </w:r>
    </w:p>
    <w:p w:rsidR="00FF4F2F" w:rsidRDefault="00FF4F2F"/>
    <w:p w:rsidR="00FF4F2F" w:rsidRDefault="00FF4F2F">
      <w:r>
        <w:t>Knock Sensor 2 Signal Low indicates the knock sensor 2 signal low fault test status.</w:t>
      </w:r>
    </w:p>
    <w:p w:rsidR="00FF4F2F" w:rsidRDefault="00FF4F2F"/>
    <w:p w:rsidR="00FF4F2F" w:rsidRDefault="00FF4F2F">
      <w:r>
        <w:t>Knock Sensor 2 Signal High indicates the knock sensor 2 signal high fault test status.</w:t>
      </w:r>
    </w:p>
    <w:p w:rsidR="00BF5257" w:rsidRDefault="00BF5257"/>
    <w:p w:rsidR="00BF5257" w:rsidRDefault="00BF5257" w:rsidP="00BF5257">
      <w:pPr>
        <w:pStyle w:val="Heading3"/>
        <w:adjustRightInd w:val="0"/>
        <w:snapToGrid w:val="0"/>
        <w:ind w:left="720" w:hanging="720"/>
      </w:pPr>
      <w:bookmarkStart w:id="940" w:name="_Toc131559772"/>
      <w:bookmarkStart w:id="941" w:name="_Toc223513203"/>
      <w:r w:rsidRPr="002C76E3">
        <w:t xml:space="preserve">TPSR – PID $2066 – </w:t>
      </w:r>
      <w:bookmarkEnd w:id="940"/>
      <w:r w:rsidRPr="002C76E3">
        <w:t>Learned Airflow Variation Algorithm Compensation</w:t>
      </w:r>
      <w:bookmarkEnd w:id="941"/>
    </w:p>
    <w:p w:rsidR="00BF5257" w:rsidRPr="00BF5257" w:rsidRDefault="00BF5257" w:rsidP="00BF5257"/>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BF5257" w:rsidTr="003271EC">
        <w:trPr>
          <w:cantSplit/>
          <w:jc w:val="center"/>
        </w:trPr>
        <w:tc>
          <w:tcPr>
            <w:tcW w:w="720" w:type="dxa"/>
            <w:tcBorders>
              <w:bottom w:val="single" w:sz="12" w:space="0" w:color="000000"/>
            </w:tcBorders>
          </w:tcPr>
          <w:p w:rsidR="00BF5257" w:rsidRDefault="00BF5257" w:rsidP="003271EC">
            <w:pPr>
              <w:jc w:val="center"/>
              <w:rPr>
                <w:b/>
                <w:sz w:val="16"/>
              </w:rPr>
            </w:pPr>
            <w:r>
              <w:rPr>
                <w:b/>
                <w:sz w:val="16"/>
              </w:rPr>
              <w:t>PID</w:t>
            </w:r>
          </w:p>
        </w:tc>
        <w:tc>
          <w:tcPr>
            <w:tcW w:w="2880" w:type="dxa"/>
            <w:tcBorders>
              <w:bottom w:val="single" w:sz="12" w:space="0" w:color="000000"/>
            </w:tcBorders>
          </w:tcPr>
          <w:p w:rsidR="00BF5257" w:rsidRDefault="00BF5257" w:rsidP="003271EC">
            <w:pPr>
              <w:jc w:val="center"/>
              <w:rPr>
                <w:b/>
                <w:sz w:val="16"/>
              </w:rPr>
            </w:pPr>
            <w:r>
              <w:rPr>
                <w:b/>
                <w:sz w:val="16"/>
              </w:rPr>
              <w:t>Signal</w:t>
            </w:r>
          </w:p>
        </w:tc>
        <w:tc>
          <w:tcPr>
            <w:tcW w:w="720" w:type="dxa"/>
            <w:tcBorders>
              <w:bottom w:val="single" w:sz="12" w:space="0" w:color="000000"/>
            </w:tcBorders>
          </w:tcPr>
          <w:p w:rsidR="00BF5257" w:rsidRDefault="00BF5257" w:rsidP="003271EC">
            <w:pPr>
              <w:jc w:val="center"/>
              <w:rPr>
                <w:b/>
                <w:sz w:val="16"/>
              </w:rPr>
            </w:pPr>
            <w:r>
              <w:rPr>
                <w:b/>
                <w:sz w:val="16"/>
              </w:rPr>
              <w:t>Length (Bytes)</w:t>
            </w:r>
          </w:p>
        </w:tc>
        <w:tc>
          <w:tcPr>
            <w:tcW w:w="720" w:type="dxa"/>
            <w:tcBorders>
              <w:bottom w:val="single" w:sz="12" w:space="0" w:color="000000"/>
            </w:tcBorders>
          </w:tcPr>
          <w:p w:rsidR="00BF5257" w:rsidRDefault="00BF5257" w:rsidP="003271EC">
            <w:pPr>
              <w:jc w:val="center"/>
              <w:rPr>
                <w:b/>
                <w:sz w:val="16"/>
              </w:rPr>
            </w:pPr>
            <w:r>
              <w:rPr>
                <w:b/>
                <w:sz w:val="16"/>
              </w:rPr>
              <w:t>Data Type</w:t>
            </w:r>
          </w:p>
        </w:tc>
        <w:tc>
          <w:tcPr>
            <w:tcW w:w="2160" w:type="dxa"/>
            <w:tcBorders>
              <w:bottom w:val="single" w:sz="12" w:space="0" w:color="000000"/>
            </w:tcBorders>
          </w:tcPr>
          <w:p w:rsidR="00BF5257" w:rsidRDefault="00BF5257" w:rsidP="003271EC">
            <w:pPr>
              <w:jc w:val="center"/>
              <w:rPr>
                <w:b/>
                <w:sz w:val="16"/>
              </w:rPr>
            </w:pPr>
            <w:r>
              <w:rPr>
                <w:b/>
                <w:sz w:val="16"/>
              </w:rPr>
              <w:t>Range</w:t>
            </w:r>
          </w:p>
        </w:tc>
        <w:tc>
          <w:tcPr>
            <w:tcW w:w="2160" w:type="dxa"/>
            <w:tcBorders>
              <w:bottom w:val="single" w:sz="12" w:space="0" w:color="000000"/>
            </w:tcBorders>
          </w:tcPr>
          <w:p w:rsidR="00BF5257" w:rsidRDefault="00BF5257" w:rsidP="003271EC">
            <w:pPr>
              <w:jc w:val="center"/>
              <w:rPr>
                <w:b/>
                <w:sz w:val="16"/>
              </w:rPr>
            </w:pPr>
            <w:r>
              <w:rPr>
                <w:b/>
                <w:sz w:val="16"/>
              </w:rPr>
              <w:t>Conversion</w:t>
            </w:r>
          </w:p>
        </w:tc>
      </w:tr>
      <w:tr w:rsidR="00BF5257" w:rsidTr="003271EC">
        <w:trPr>
          <w:cantSplit/>
          <w:jc w:val="center"/>
        </w:trPr>
        <w:tc>
          <w:tcPr>
            <w:tcW w:w="720" w:type="dxa"/>
            <w:tcBorders>
              <w:top w:val="nil"/>
            </w:tcBorders>
          </w:tcPr>
          <w:p w:rsidR="00BF5257" w:rsidRDefault="00BF5257" w:rsidP="003271EC">
            <w:pPr>
              <w:jc w:val="right"/>
              <w:rPr>
                <w:rFonts w:ascii="Arial" w:hAnsi="Arial"/>
                <w:sz w:val="16"/>
              </w:rPr>
            </w:pPr>
            <w:r>
              <w:rPr>
                <w:rFonts w:ascii="Arial" w:hAnsi="Arial"/>
                <w:sz w:val="16"/>
              </w:rPr>
              <w:t>$2066</w:t>
            </w:r>
          </w:p>
        </w:tc>
        <w:tc>
          <w:tcPr>
            <w:tcW w:w="2880" w:type="dxa"/>
            <w:tcBorders>
              <w:top w:val="nil"/>
            </w:tcBorders>
          </w:tcPr>
          <w:p w:rsidR="00BF5257" w:rsidRDefault="00BF5257" w:rsidP="003271EC">
            <w:pPr>
              <w:rPr>
                <w:rFonts w:ascii="Arial" w:hAnsi="Arial"/>
                <w:sz w:val="16"/>
              </w:rPr>
            </w:pPr>
            <w:r>
              <w:rPr>
                <w:rFonts w:ascii="Arial" w:hAnsi="Arial"/>
                <w:sz w:val="16"/>
              </w:rPr>
              <w:t>Learned Airflow Variation Algorithm Compensation</w:t>
            </w:r>
          </w:p>
        </w:tc>
        <w:tc>
          <w:tcPr>
            <w:tcW w:w="720" w:type="dxa"/>
            <w:tcBorders>
              <w:top w:val="nil"/>
            </w:tcBorders>
          </w:tcPr>
          <w:p w:rsidR="00BF5257" w:rsidRDefault="00BF5257" w:rsidP="003271EC">
            <w:pPr>
              <w:jc w:val="right"/>
              <w:rPr>
                <w:rFonts w:ascii="Arial" w:hAnsi="Arial"/>
                <w:sz w:val="16"/>
              </w:rPr>
            </w:pPr>
            <w:r>
              <w:rPr>
                <w:rFonts w:ascii="Arial" w:hAnsi="Arial"/>
                <w:sz w:val="16"/>
              </w:rPr>
              <w:t>1</w:t>
            </w:r>
          </w:p>
        </w:tc>
        <w:tc>
          <w:tcPr>
            <w:tcW w:w="720" w:type="dxa"/>
            <w:tcBorders>
              <w:top w:val="nil"/>
            </w:tcBorders>
          </w:tcPr>
          <w:p w:rsidR="00BF5257" w:rsidRDefault="00BF5257" w:rsidP="003271EC">
            <w:pPr>
              <w:rPr>
                <w:rFonts w:ascii="Arial" w:hAnsi="Arial"/>
                <w:sz w:val="16"/>
              </w:rPr>
            </w:pPr>
            <w:r>
              <w:rPr>
                <w:rFonts w:ascii="Arial" w:hAnsi="Arial"/>
                <w:sz w:val="16"/>
              </w:rPr>
              <w:t>UNM</w:t>
            </w:r>
          </w:p>
        </w:tc>
        <w:tc>
          <w:tcPr>
            <w:tcW w:w="2160" w:type="dxa"/>
            <w:tcBorders>
              <w:top w:val="nil"/>
            </w:tcBorders>
          </w:tcPr>
          <w:p w:rsidR="00BF5257" w:rsidRDefault="00BF5257" w:rsidP="003271EC">
            <w:pPr>
              <w:rPr>
                <w:rFonts w:ascii="Arial" w:hAnsi="Arial"/>
                <w:sz w:val="16"/>
              </w:rPr>
            </w:pPr>
            <w:r>
              <w:rPr>
                <w:rFonts w:ascii="Arial" w:hAnsi="Arial"/>
                <w:sz w:val="16"/>
              </w:rPr>
              <w:t>0 - 100 %</w:t>
            </w:r>
          </w:p>
        </w:tc>
        <w:tc>
          <w:tcPr>
            <w:tcW w:w="2160" w:type="dxa"/>
            <w:tcBorders>
              <w:top w:val="nil"/>
            </w:tcBorders>
          </w:tcPr>
          <w:p w:rsidR="00BF5257" w:rsidRDefault="00BF5257" w:rsidP="003271EC">
            <w:pPr>
              <w:rPr>
                <w:rFonts w:ascii="Arial" w:hAnsi="Arial"/>
                <w:sz w:val="16"/>
              </w:rPr>
            </w:pPr>
            <w:r>
              <w:rPr>
                <w:rFonts w:ascii="Arial" w:hAnsi="Arial"/>
                <w:sz w:val="16"/>
              </w:rPr>
              <w:t>E = N * 100 / 255</w:t>
            </w:r>
          </w:p>
        </w:tc>
      </w:tr>
    </w:tbl>
    <w:p w:rsidR="00BF5257" w:rsidRDefault="00BF5257" w:rsidP="00BF5257"/>
    <w:p w:rsidR="00BF5257" w:rsidRDefault="00BF5257" w:rsidP="00BF5257">
      <w:r>
        <w:t>This PID contains the percent compensation of the Learned Airflow Variation Algorithm.  This value indicates the current amount of airflow compensation in response to engine intake airflow restrictions (i.e. throttle body coking).  It can also be used as feedback for the Learned Airflow Adapts Reset Trigger Device Control.</w:t>
      </w:r>
    </w:p>
    <w:p w:rsidR="00FF4F2F" w:rsidRDefault="00FF4F2F"/>
    <w:p w:rsidR="004D7D76" w:rsidRPr="001C6233" w:rsidRDefault="004D7D76" w:rsidP="004D7D76">
      <w:pPr>
        <w:pStyle w:val="Heading3"/>
      </w:pPr>
      <w:bookmarkStart w:id="942" w:name="_Toc84730885"/>
      <w:bookmarkStart w:id="943" w:name="_Toc223513204"/>
      <w:r w:rsidRPr="001C6233">
        <w:t xml:space="preserve">CATR – PID $206C – </w:t>
      </w:r>
      <w:bookmarkEnd w:id="942"/>
      <w:r w:rsidRPr="001C6233">
        <w:t>Catalyst Monitor Diagnostic Status Bank 1</w:t>
      </w:r>
      <w:bookmarkEnd w:id="943"/>
    </w:p>
    <w:p w:rsidR="004D7D76" w:rsidRPr="001C6233" w:rsidRDefault="004D7D76" w:rsidP="004D7D76"/>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4D7D76" w:rsidRPr="001C6233" w:rsidTr="001E022A">
        <w:trPr>
          <w:cantSplit/>
          <w:jc w:val="center"/>
        </w:trPr>
        <w:tc>
          <w:tcPr>
            <w:tcW w:w="720" w:type="dxa"/>
            <w:tcBorders>
              <w:bottom w:val="single" w:sz="12" w:space="0" w:color="000000"/>
            </w:tcBorders>
          </w:tcPr>
          <w:p w:rsidR="004D7D76" w:rsidRPr="001C6233" w:rsidRDefault="004D7D76" w:rsidP="001E022A">
            <w:pPr>
              <w:jc w:val="center"/>
              <w:rPr>
                <w:b/>
                <w:sz w:val="16"/>
              </w:rPr>
            </w:pPr>
            <w:r w:rsidRPr="001C6233">
              <w:rPr>
                <w:b/>
                <w:sz w:val="16"/>
              </w:rPr>
              <w:t>PID</w:t>
            </w:r>
          </w:p>
        </w:tc>
        <w:tc>
          <w:tcPr>
            <w:tcW w:w="2880" w:type="dxa"/>
            <w:tcBorders>
              <w:bottom w:val="single" w:sz="12" w:space="0" w:color="000000"/>
            </w:tcBorders>
          </w:tcPr>
          <w:p w:rsidR="004D7D76" w:rsidRPr="001C6233" w:rsidRDefault="004D7D76" w:rsidP="001E022A">
            <w:pPr>
              <w:jc w:val="center"/>
              <w:rPr>
                <w:b/>
                <w:sz w:val="16"/>
              </w:rPr>
            </w:pPr>
            <w:r w:rsidRPr="001C6233">
              <w:rPr>
                <w:b/>
                <w:sz w:val="16"/>
              </w:rPr>
              <w:t>Signal</w:t>
            </w:r>
          </w:p>
        </w:tc>
        <w:tc>
          <w:tcPr>
            <w:tcW w:w="720" w:type="dxa"/>
            <w:tcBorders>
              <w:bottom w:val="single" w:sz="12" w:space="0" w:color="000000"/>
            </w:tcBorders>
          </w:tcPr>
          <w:p w:rsidR="004D7D76" w:rsidRPr="001C6233" w:rsidRDefault="004D7D76" w:rsidP="001E022A">
            <w:pPr>
              <w:jc w:val="center"/>
              <w:rPr>
                <w:b/>
                <w:sz w:val="16"/>
              </w:rPr>
            </w:pPr>
            <w:r w:rsidRPr="001C6233">
              <w:rPr>
                <w:b/>
                <w:sz w:val="16"/>
              </w:rPr>
              <w:t>Length (Bytes)</w:t>
            </w:r>
          </w:p>
        </w:tc>
        <w:tc>
          <w:tcPr>
            <w:tcW w:w="720" w:type="dxa"/>
            <w:tcBorders>
              <w:bottom w:val="single" w:sz="12" w:space="0" w:color="000000"/>
            </w:tcBorders>
          </w:tcPr>
          <w:p w:rsidR="004D7D76" w:rsidRPr="001C6233" w:rsidRDefault="004D7D76" w:rsidP="001E022A">
            <w:pPr>
              <w:jc w:val="center"/>
              <w:rPr>
                <w:b/>
                <w:sz w:val="16"/>
              </w:rPr>
            </w:pPr>
            <w:r w:rsidRPr="001C6233">
              <w:rPr>
                <w:b/>
                <w:sz w:val="16"/>
              </w:rPr>
              <w:t>Data Type</w:t>
            </w:r>
          </w:p>
        </w:tc>
        <w:tc>
          <w:tcPr>
            <w:tcW w:w="2160" w:type="dxa"/>
            <w:tcBorders>
              <w:bottom w:val="single" w:sz="12" w:space="0" w:color="000000"/>
            </w:tcBorders>
          </w:tcPr>
          <w:p w:rsidR="004D7D76" w:rsidRPr="001C6233" w:rsidRDefault="004D7D76" w:rsidP="001E022A">
            <w:pPr>
              <w:jc w:val="center"/>
              <w:rPr>
                <w:b/>
                <w:sz w:val="16"/>
              </w:rPr>
            </w:pPr>
            <w:r w:rsidRPr="001C6233">
              <w:rPr>
                <w:b/>
                <w:sz w:val="16"/>
              </w:rPr>
              <w:t>Range</w:t>
            </w:r>
          </w:p>
        </w:tc>
        <w:tc>
          <w:tcPr>
            <w:tcW w:w="2160" w:type="dxa"/>
            <w:tcBorders>
              <w:bottom w:val="single" w:sz="12" w:space="0" w:color="000000"/>
            </w:tcBorders>
          </w:tcPr>
          <w:p w:rsidR="004D7D76" w:rsidRPr="001C6233" w:rsidRDefault="004D7D76" w:rsidP="001E022A">
            <w:pPr>
              <w:jc w:val="center"/>
              <w:rPr>
                <w:b/>
                <w:sz w:val="16"/>
              </w:rPr>
            </w:pPr>
            <w:r w:rsidRPr="001C6233">
              <w:rPr>
                <w:b/>
                <w:sz w:val="16"/>
              </w:rPr>
              <w:t>Conversion</w:t>
            </w:r>
          </w:p>
        </w:tc>
      </w:tr>
      <w:tr w:rsidR="004D7D76" w:rsidRPr="001C6233" w:rsidTr="001E022A">
        <w:trPr>
          <w:cantSplit/>
          <w:jc w:val="center"/>
        </w:trPr>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$206C</w:t>
            </w:r>
          </w:p>
        </w:tc>
        <w:tc>
          <w:tcPr>
            <w:tcW w:w="2880" w:type="dxa"/>
            <w:tcBorders>
              <w:top w:val="nil"/>
            </w:tcBorders>
          </w:tcPr>
          <w:p w:rsidR="004D7D76" w:rsidRPr="001C6233" w:rsidRDefault="004D7D76" w:rsidP="001E022A">
            <w:pPr>
              <w:rPr>
                <w:rFonts w:ascii="Arial" w:hAnsi="Arial"/>
                <w:sz w:val="16"/>
              </w:rPr>
            </w:pPr>
            <w:r w:rsidRPr="001C6233">
              <w:rPr>
                <w:rFonts w:ascii="Arial" w:hAnsi="Arial"/>
                <w:sz w:val="16"/>
              </w:rPr>
              <w:t>Catalyst Monitor Diagnostic Status Bank 1</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1</w:t>
            </w:r>
          </w:p>
        </w:tc>
        <w:tc>
          <w:tcPr>
            <w:tcW w:w="720" w:type="dxa"/>
            <w:tcBorders>
              <w:top w:val="nil"/>
            </w:tcBorders>
          </w:tcPr>
          <w:p w:rsidR="004D7D76" w:rsidRPr="001C6233" w:rsidRDefault="004D7D76" w:rsidP="001E022A">
            <w:pPr>
              <w:rPr>
                <w:rFonts w:ascii="Arial" w:hAnsi="Arial"/>
                <w:sz w:val="16"/>
              </w:rPr>
            </w:pPr>
            <w:r w:rsidRPr="001C6233">
              <w:rPr>
                <w:rFonts w:ascii="Arial" w:hAnsi="Arial"/>
                <w:sz w:val="16"/>
              </w:rPr>
              <w:t>ENM</w:t>
            </w:r>
          </w:p>
        </w:tc>
        <w:tc>
          <w:tcPr>
            <w:tcW w:w="2160" w:type="dxa"/>
            <w:tcBorders>
              <w:top w:val="nil"/>
            </w:tcBorders>
          </w:tcPr>
          <w:p w:rsidR="004D7D76" w:rsidRPr="001C6233" w:rsidRDefault="004D7D76" w:rsidP="001E022A">
            <w:pPr>
              <w:rPr>
                <w:rFonts w:ascii="Arial" w:hAnsi="Arial"/>
                <w:sz w:val="16"/>
              </w:rPr>
            </w:pPr>
            <w:r w:rsidRPr="001C6233">
              <w:rPr>
                <w:rFonts w:ascii="Arial" w:hAnsi="Arial"/>
                <w:sz w:val="16"/>
              </w:rPr>
              <w:t>N/A</w:t>
            </w:r>
          </w:p>
        </w:tc>
        <w:tc>
          <w:tcPr>
            <w:tcW w:w="2160" w:type="dxa"/>
            <w:tcBorders>
              <w:top w:val="nil"/>
            </w:tcBorders>
          </w:tcPr>
          <w:p w:rsidR="004D7D76" w:rsidRPr="001C6233" w:rsidRDefault="004D7D76" w:rsidP="001E022A">
            <w:pPr>
              <w:rPr>
                <w:rFonts w:ascii="Arial" w:hAnsi="Arial"/>
                <w:sz w:val="16"/>
              </w:rPr>
            </w:pPr>
            <w:r w:rsidRPr="001C6233">
              <w:rPr>
                <w:rFonts w:ascii="Arial" w:hAnsi="Arial"/>
                <w:sz w:val="16"/>
              </w:rPr>
              <w:t xml:space="preserve">$00=No Decision; </w:t>
            </w:r>
            <w:r w:rsidRPr="001C6233">
              <w:rPr>
                <w:rFonts w:ascii="Arial" w:hAnsi="Arial"/>
                <w:sz w:val="16"/>
              </w:rPr>
              <w:br/>
              <w:t xml:space="preserve">$01=Failed; </w:t>
            </w:r>
            <w:r w:rsidRPr="001C6233">
              <w:rPr>
                <w:rFonts w:ascii="Arial" w:hAnsi="Arial"/>
                <w:sz w:val="16"/>
              </w:rPr>
              <w:br/>
              <w:t>$02=Passed;</w:t>
            </w:r>
          </w:p>
        </w:tc>
      </w:tr>
    </w:tbl>
    <w:p w:rsidR="004D7D76" w:rsidRPr="003C5185" w:rsidRDefault="004D7D76" w:rsidP="004D7D76"/>
    <w:p w:rsidR="004D7D76" w:rsidRDefault="004D7D76" w:rsidP="004D7D76">
      <w:r>
        <w:t>This PID indicates the status of the catalyst monitor diagnostic for bank 1.  Multiple tests may run before the diagnostic reports a “Pass” or “Fail” and will be tracked by PID $1354 “</w:t>
      </w:r>
      <w:r w:rsidRPr="003C5185">
        <w:t>Catalyst Monitor Diagnostic Test Counter Bank 1”</w:t>
      </w:r>
      <w:r>
        <w:t xml:space="preserve">.  When this PID reports a “Pass” or “Fail”, </w:t>
      </w:r>
      <w:r w:rsidRPr="003C5185">
        <w:t xml:space="preserve">the diagnostic </w:t>
      </w:r>
      <w:r>
        <w:t xml:space="preserve">is </w:t>
      </w:r>
      <w:r w:rsidRPr="003C5185">
        <w:t xml:space="preserve">complete for the </w:t>
      </w:r>
      <w:r>
        <w:t xml:space="preserve">current </w:t>
      </w:r>
      <w:r w:rsidRPr="003C5185">
        <w:t>trip and will not attempt any further tests on bank</w:t>
      </w:r>
      <w:r>
        <w:t xml:space="preserve"> 1</w:t>
      </w:r>
      <w:r w:rsidRPr="003C5185">
        <w:t>.</w:t>
      </w:r>
    </w:p>
    <w:p w:rsidR="004D7D76" w:rsidRDefault="004D7D76" w:rsidP="004D7D76"/>
    <w:p w:rsidR="004D7D76" w:rsidRPr="001C6233" w:rsidRDefault="004D7D76" w:rsidP="004D7D76">
      <w:pPr>
        <w:pStyle w:val="Heading3"/>
      </w:pPr>
      <w:bookmarkStart w:id="944" w:name="_Toc223513205"/>
      <w:r w:rsidRPr="001C6233">
        <w:t>CATR – PID $206D – Catalyst Monitor Diagnostic Status Bank 2</w:t>
      </w:r>
      <w:bookmarkEnd w:id="944"/>
    </w:p>
    <w:p w:rsidR="004D7D76" w:rsidRPr="001C6233" w:rsidRDefault="004D7D76" w:rsidP="004D7D76"/>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4D7D76" w:rsidRPr="001C6233" w:rsidTr="001E022A">
        <w:trPr>
          <w:cantSplit/>
          <w:jc w:val="center"/>
        </w:trPr>
        <w:tc>
          <w:tcPr>
            <w:tcW w:w="720" w:type="dxa"/>
            <w:tcBorders>
              <w:bottom w:val="single" w:sz="12" w:space="0" w:color="000000"/>
            </w:tcBorders>
          </w:tcPr>
          <w:p w:rsidR="004D7D76" w:rsidRPr="001C6233" w:rsidRDefault="004D7D76" w:rsidP="001E022A">
            <w:pPr>
              <w:jc w:val="center"/>
              <w:rPr>
                <w:b/>
                <w:sz w:val="16"/>
              </w:rPr>
            </w:pPr>
            <w:r w:rsidRPr="001C6233">
              <w:rPr>
                <w:b/>
                <w:sz w:val="16"/>
              </w:rPr>
              <w:t>PID</w:t>
            </w:r>
          </w:p>
        </w:tc>
        <w:tc>
          <w:tcPr>
            <w:tcW w:w="2880" w:type="dxa"/>
            <w:tcBorders>
              <w:bottom w:val="single" w:sz="12" w:space="0" w:color="000000"/>
            </w:tcBorders>
          </w:tcPr>
          <w:p w:rsidR="004D7D76" w:rsidRPr="001C6233" w:rsidRDefault="004D7D76" w:rsidP="001E022A">
            <w:pPr>
              <w:jc w:val="center"/>
              <w:rPr>
                <w:b/>
                <w:sz w:val="16"/>
              </w:rPr>
            </w:pPr>
            <w:r w:rsidRPr="001C6233">
              <w:rPr>
                <w:b/>
                <w:sz w:val="16"/>
              </w:rPr>
              <w:t>Signal</w:t>
            </w:r>
          </w:p>
        </w:tc>
        <w:tc>
          <w:tcPr>
            <w:tcW w:w="720" w:type="dxa"/>
            <w:tcBorders>
              <w:bottom w:val="single" w:sz="12" w:space="0" w:color="000000"/>
            </w:tcBorders>
          </w:tcPr>
          <w:p w:rsidR="004D7D76" w:rsidRPr="001C6233" w:rsidRDefault="004D7D76" w:rsidP="001E022A">
            <w:pPr>
              <w:jc w:val="center"/>
              <w:rPr>
                <w:b/>
                <w:sz w:val="16"/>
              </w:rPr>
            </w:pPr>
            <w:r w:rsidRPr="001C6233">
              <w:rPr>
                <w:b/>
                <w:sz w:val="16"/>
              </w:rPr>
              <w:t>Length (Bytes)</w:t>
            </w:r>
          </w:p>
        </w:tc>
        <w:tc>
          <w:tcPr>
            <w:tcW w:w="720" w:type="dxa"/>
            <w:tcBorders>
              <w:bottom w:val="single" w:sz="12" w:space="0" w:color="000000"/>
            </w:tcBorders>
          </w:tcPr>
          <w:p w:rsidR="004D7D76" w:rsidRPr="001C6233" w:rsidRDefault="004D7D76" w:rsidP="001E022A">
            <w:pPr>
              <w:jc w:val="center"/>
              <w:rPr>
                <w:b/>
                <w:sz w:val="16"/>
              </w:rPr>
            </w:pPr>
            <w:r w:rsidRPr="001C6233">
              <w:rPr>
                <w:b/>
                <w:sz w:val="16"/>
              </w:rPr>
              <w:t>Data Type</w:t>
            </w:r>
          </w:p>
        </w:tc>
        <w:tc>
          <w:tcPr>
            <w:tcW w:w="2160" w:type="dxa"/>
            <w:tcBorders>
              <w:bottom w:val="single" w:sz="12" w:space="0" w:color="000000"/>
            </w:tcBorders>
          </w:tcPr>
          <w:p w:rsidR="004D7D76" w:rsidRPr="001C6233" w:rsidRDefault="004D7D76" w:rsidP="001E022A">
            <w:pPr>
              <w:jc w:val="center"/>
              <w:rPr>
                <w:b/>
                <w:sz w:val="16"/>
              </w:rPr>
            </w:pPr>
            <w:r w:rsidRPr="001C6233">
              <w:rPr>
                <w:b/>
                <w:sz w:val="16"/>
              </w:rPr>
              <w:t>Range</w:t>
            </w:r>
          </w:p>
        </w:tc>
        <w:tc>
          <w:tcPr>
            <w:tcW w:w="2160" w:type="dxa"/>
            <w:tcBorders>
              <w:bottom w:val="single" w:sz="12" w:space="0" w:color="000000"/>
            </w:tcBorders>
          </w:tcPr>
          <w:p w:rsidR="004D7D76" w:rsidRPr="001C6233" w:rsidRDefault="004D7D76" w:rsidP="001E022A">
            <w:pPr>
              <w:jc w:val="center"/>
              <w:rPr>
                <w:b/>
                <w:sz w:val="16"/>
              </w:rPr>
            </w:pPr>
            <w:r w:rsidRPr="001C6233">
              <w:rPr>
                <w:b/>
                <w:sz w:val="16"/>
              </w:rPr>
              <w:t>Conversion</w:t>
            </w:r>
          </w:p>
        </w:tc>
      </w:tr>
      <w:tr w:rsidR="004D7D76" w:rsidRPr="001C6233" w:rsidTr="001E022A">
        <w:trPr>
          <w:cantSplit/>
          <w:jc w:val="center"/>
        </w:trPr>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$206</w:t>
            </w:r>
            <w:r>
              <w:rPr>
                <w:rFonts w:ascii="Arial" w:hAnsi="Arial"/>
                <w:sz w:val="16"/>
              </w:rPr>
              <w:t>D</w:t>
            </w:r>
          </w:p>
        </w:tc>
        <w:tc>
          <w:tcPr>
            <w:tcW w:w="2880" w:type="dxa"/>
            <w:tcBorders>
              <w:top w:val="nil"/>
            </w:tcBorders>
          </w:tcPr>
          <w:p w:rsidR="004D7D76" w:rsidRPr="001C6233" w:rsidRDefault="004D7D76" w:rsidP="001E022A">
            <w:pPr>
              <w:rPr>
                <w:rFonts w:ascii="Arial" w:hAnsi="Arial"/>
                <w:sz w:val="16"/>
              </w:rPr>
            </w:pPr>
            <w:r w:rsidRPr="001C6233">
              <w:rPr>
                <w:rFonts w:ascii="Arial" w:hAnsi="Arial"/>
                <w:sz w:val="16"/>
              </w:rPr>
              <w:t>Catalyst Monitor Diagnostic Status Bank 2</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1</w:t>
            </w:r>
          </w:p>
        </w:tc>
        <w:tc>
          <w:tcPr>
            <w:tcW w:w="720" w:type="dxa"/>
            <w:tcBorders>
              <w:top w:val="nil"/>
            </w:tcBorders>
          </w:tcPr>
          <w:p w:rsidR="004D7D76" w:rsidRPr="001C6233" w:rsidRDefault="004D7D76" w:rsidP="001E022A">
            <w:pPr>
              <w:rPr>
                <w:rFonts w:ascii="Arial" w:hAnsi="Arial"/>
                <w:sz w:val="16"/>
              </w:rPr>
            </w:pPr>
            <w:r w:rsidRPr="001C6233">
              <w:rPr>
                <w:rFonts w:ascii="Arial" w:hAnsi="Arial"/>
                <w:sz w:val="16"/>
              </w:rPr>
              <w:t>ENM</w:t>
            </w:r>
          </w:p>
        </w:tc>
        <w:tc>
          <w:tcPr>
            <w:tcW w:w="2160" w:type="dxa"/>
            <w:tcBorders>
              <w:top w:val="nil"/>
            </w:tcBorders>
          </w:tcPr>
          <w:p w:rsidR="004D7D76" w:rsidRPr="001C6233" w:rsidRDefault="004D7D76" w:rsidP="001E022A">
            <w:pPr>
              <w:rPr>
                <w:rFonts w:ascii="Arial" w:hAnsi="Arial"/>
                <w:sz w:val="16"/>
              </w:rPr>
            </w:pPr>
            <w:r w:rsidRPr="001C6233">
              <w:rPr>
                <w:rFonts w:ascii="Arial" w:hAnsi="Arial"/>
                <w:sz w:val="16"/>
              </w:rPr>
              <w:t>N/A</w:t>
            </w:r>
          </w:p>
        </w:tc>
        <w:tc>
          <w:tcPr>
            <w:tcW w:w="2160" w:type="dxa"/>
            <w:tcBorders>
              <w:top w:val="nil"/>
            </w:tcBorders>
          </w:tcPr>
          <w:p w:rsidR="004D7D76" w:rsidRPr="001C6233" w:rsidRDefault="004D7D76" w:rsidP="001E022A">
            <w:pPr>
              <w:rPr>
                <w:rFonts w:ascii="Arial" w:hAnsi="Arial"/>
                <w:sz w:val="16"/>
              </w:rPr>
            </w:pPr>
            <w:r w:rsidRPr="001C6233">
              <w:rPr>
                <w:rFonts w:ascii="Arial" w:hAnsi="Arial"/>
                <w:sz w:val="16"/>
              </w:rPr>
              <w:t xml:space="preserve">$00=No Decision; </w:t>
            </w:r>
            <w:r w:rsidRPr="001C6233">
              <w:rPr>
                <w:rFonts w:ascii="Arial" w:hAnsi="Arial"/>
                <w:sz w:val="16"/>
              </w:rPr>
              <w:br/>
              <w:t xml:space="preserve">$01=Failed; </w:t>
            </w:r>
            <w:r w:rsidRPr="001C6233">
              <w:rPr>
                <w:rFonts w:ascii="Arial" w:hAnsi="Arial"/>
                <w:sz w:val="16"/>
              </w:rPr>
              <w:br/>
              <w:t>$02=Passed;</w:t>
            </w:r>
          </w:p>
        </w:tc>
      </w:tr>
    </w:tbl>
    <w:p w:rsidR="004D7D76" w:rsidRPr="003C5185" w:rsidRDefault="004D7D76" w:rsidP="004D7D76"/>
    <w:p w:rsidR="004D7D76" w:rsidRDefault="004D7D76" w:rsidP="004D7D76">
      <w:bookmarkStart w:id="945" w:name="_Toc120516539"/>
      <w:r>
        <w:t>This PID indicates the status of the catalyst monitor diagnostic for bank 2.  Multiple tests may run before the diagnostic reports a “Pass” or “Fail” and will be tracked by PID $1355 “</w:t>
      </w:r>
      <w:r w:rsidRPr="003C5185">
        <w:t>Catalyst Monito</w:t>
      </w:r>
      <w:r>
        <w:t>r Diagnostic Test Counter Bank 2</w:t>
      </w:r>
      <w:r w:rsidRPr="003C5185">
        <w:t>”</w:t>
      </w:r>
      <w:r>
        <w:t xml:space="preserve">.  When this PID reports a “Pass” or “Fail”, </w:t>
      </w:r>
      <w:r w:rsidRPr="003C5185">
        <w:t xml:space="preserve">the diagnostic </w:t>
      </w:r>
      <w:r>
        <w:t xml:space="preserve">is </w:t>
      </w:r>
      <w:r w:rsidRPr="003C5185">
        <w:t xml:space="preserve">complete for the </w:t>
      </w:r>
      <w:r>
        <w:t xml:space="preserve">current </w:t>
      </w:r>
      <w:r w:rsidRPr="003C5185">
        <w:t>trip and will not attempt any further tests on bank</w:t>
      </w:r>
      <w:r>
        <w:t xml:space="preserve"> 2</w:t>
      </w:r>
      <w:r w:rsidRPr="003C5185">
        <w:t>.</w:t>
      </w:r>
    </w:p>
    <w:p w:rsidR="004D7D76" w:rsidRDefault="004D7D76" w:rsidP="004D7D76"/>
    <w:p w:rsidR="004D7D76" w:rsidRPr="00DD2ECF" w:rsidRDefault="004D7D76" w:rsidP="004D7D76">
      <w:pPr>
        <w:pStyle w:val="Heading3"/>
        <w:rPr>
          <w:lang w:val="it-IT"/>
        </w:rPr>
      </w:pPr>
      <w:bookmarkStart w:id="946" w:name="_Toc223513206"/>
      <w:r w:rsidRPr="00DD2ECF">
        <w:rPr>
          <w:lang w:val="it-IT"/>
        </w:rPr>
        <w:lastRenderedPageBreak/>
        <w:t xml:space="preserve">CATR – PID $206E – </w:t>
      </w:r>
      <w:bookmarkEnd w:id="945"/>
      <w:r w:rsidRPr="00DD2ECF">
        <w:rPr>
          <w:lang w:val="it-IT"/>
        </w:rPr>
        <w:t>Catalyst Monitor Diagnostic Status</w:t>
      </w:r>
      <w:bookmarkEnd w:id="946"/>
    </w:p>
    <w:p w:rsidR="004D7D76" w:rsidRPr="00DD2ECF" w:rsidRDefault="004D7D76" w:rsidP="004D7D76">
      <w:pPr>
        <w:rPr>
          <w:lang w:val="it-IT"/>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4D7D76" w:rsidRPr="001C6233" w:rsidTr="001E022A">
        <w:trPr>
          <w:cantSplit/>
          <w:jc w:val="center"/>
        </w:trPr>
        <w:tc>
          <w:tcPr>
            <w:tcW w:w="720" w:type="dxa"/>
            <w:tcBorders>
              <w:bottom w:val="single" w:sz="12" w:space="0" w:color="000000"/>
            </w:tcBorders>
          </w:tcPr>
          <w:p w:rsidR="004D7D76" w:rsidRPr="001C6233" w:rsidRDefault="004D7D76" w:rsidP="001E022A">
            <w:pPr>
              <w:jc w:val="center"/>
              <w:rPr>
                <w:b/>
                <w:sz w:val="16"/>
              </w:rPr>
            </w:pPr>
            <w:r w:rsidRPr="001C6233">
              <w:rPr>
                <w:b/>
                <w:sz w:val="16"/>
              </w:rPr>
              <w:t>PID</w:t>
            </w:r>
          </w:p>
        </w:tc>
        <w:tc>
          <w:tcPr>
            <w:tcW w:w="2880" w:type="dxa"/>
            <w:tcBorders>
              <w:bottom w:val="single" w:sz="12" w:space="0" w:color="000000"/>
            </w:tcBorders>
          </w:tcPr>
          <w:p w:rsidR="004D7D76" w:rsidRPr="001C6233" w:rsidRDefault="004D7D76" w:rsidP="001E022A">
            <w:pPr>
              <w:jc w:val="center"/>
              <w:rPr>
                <w:b/>
                <w:sz w:val="16"/>
              </w:rPr>
            </w:pPr>
            <w:r w:rsidRPr="001C6233">
              <w:rPr>
                <w:b/>
                <w:sz w:val="16"/>
              </w:rPr>
              <w:t>Signal</w:t>
            </w:r>
          </w:p>
        </w:tc>
        <w:tc>
          <w:tcPr>
            <w:tcW w:w="720" w:type="dxa"/>
            <w:tcBorders>
              <w:bottom w:val="single" w:sz="12" w:space="0" w:color="000000"/>
            </w:tcBorders>
          </w:tcPr>
          <w:p w:rsidR="004D7D76" w:rsidRPr="001C6233" w:rsidRDefault="004D7D76" w:rsidP="001E022A">
            <w:pPr>
              <w:jc w:val="center"/>
              <w:rPr>
                <w:b/>
                <w:sz w:val="16"/>
              </w:rPr>
            </w:pPr>
            <w:r w:rsidRPr="001C6233">
              <w:rPr>
                <w:b/>
                <w:sz w:val="16"/>
              </w:rPr>
              <w:t>Length (Bytes)</w:t>
            </w:r>
          </w:p>
        </w:tc>
        <w:tc>
          <w:tcPr>
            <w:tcW w:w="720" w:type="dxa"/>
            <w:tcBorders>
              <w:bottom w:val="single" w:sz="12" w:space="0" w:color="000000"/>
            </w:tcBorders>
          </w:tcPr>
          <w:p w:rsidR="004D7D76" w:rsidRPr="001C6233" w:rsidRDefault="004D7D76" w:rsidP="001E022A">
            <w:pPr>
              <w:jc w:val="center"/>
              <w:rPr>
                <w:b/>
                <w:sz w:val="16"/>
              </w:rPr>
            </w:pPr>
            <w:r w:rsidRPr="001C6233">
              <w:rPr>
                <w:b/>
                <w:sz w:val="16"/>
              </w:rPr>
              <w:t>Data Type</w:t>
            </w:r>
          </w:p>
        </w:tc>
        <w:tc>
          <w:tcPr>
            <w:tcW w:w="2160" w:type="dxa"/>
            <w:tcBorders>
              <w:bottom w:val="single" w:sz="12" w:space="0" w:color="000000"/>
            </w:tcBorders>
          </w:tcPr>
          <w:p w:rsidR="004D7D76" w:rsidRPr="001C6233" w:rsidRDefault="004D7D76" w:rsidP="001E022A">
            <w:pPr>
              <w:jc w:val="center"/>
              <w:rPr>
                <w:b/>
                <w:sz w:val="16"/>
              </w:rPr>
            </w:pPr>
            <w:r w:rsidRPr="001C6233">
              <w:rPr>
                <w:b/>
                <w:sz w:val="16"/>
              </w:rPr>
              <w:t>Range</w:t>
            </w:r>
          </w:p>
        </w:tc>
        <w:tc>
          <w:tcPr>
            <w:tcW w:w="2160" w:type="dxa"/>
            <w:tcBorders>
              <w:bottom w:val="single" w:sz="12" w:space="0" w:color="000000"/>
            </w:tcBorders>
          </w:tcPr>
          <w:p w:rsidR="004D7D76" w:rsidRPr="001C6233" w:rsidRDefault="004D7D76" w:rsidP="001E022A">
            <w:pPr>
              <w:jc w:val="center"/>
              <w:rPr>
                <w:b/>
                <w:sz w:val="16"/>
              </w:rPr>
            </w:pPr>
            <w:r w:rsidRPr="001C6233">
              <w:rPr>
                <w:b/>
                <w:sz w:val="16"/>
              </w:rPr>
              <w:t>Conversion</w:t>
            </w:r>
          </w:p>
        </w:tc>
      </w:tr>
      <w:tr w:rsidR="004D7D76" w:rsidRPr="001C6233" w:rsidTr="001E022A">
        <w:trPr>
          <w:cantSplit/>
          <w:jc w:val="center"/>
        </w:trPr>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$206E</w:t>
            </w:r>
          </w:p>
        </w:tc>
        <w:tc>
          <w:tcPr>
            <w:tcW w:w="2880" w:type="dxa"/>
            <w:tcBorders>
              <w:top w:val="nil"/>
            </w:tcBorders>
          </w:tcPr>
          <w:p w:rsidR="004D7D76" w:rsidRPr="001C6233" w:rsidRDefault="004D7D76" w:rsidP="001E022A">
            <w:pPr>
              <w:rPr>
                <w:rFonts w:ascii="Arial" w:hAnsi="Arial"/>
                <w:sz w:val="16"/>
              </w:rPr>
            </w:pPr>
            <w:r w:rsidRPr="001C6233">
              <w:rPr>
                <w:rFonts w:ascii="Arial" w:hAnsi="Arial"/>
                <w:sz w:val="16"/>
              </w:rPr>
              <w:t>Catalyst Monitor Diagnostic Status</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1</w:t>
            </w:r>
          </w:p>
        </w:tc>
        <w:tc>
          <w:tcPr>
            <w:tcW w:w="720" w:type="dxa"/>
            <w:tcBorders>
              <w:top w:val="nil"/>
            </w:tcBorders>
          </w:tcPr>
          <w:p w:rsidR="004D7D76" w:rsidRPr="001C6233" w:rsidRDefault="004D7D76" w:rsidP="001E022A">
            <w:pPr>
              <w:rPr>
                <w:rFonts w:ascii="Arial" w:hAnsi="Arial"/>
                <w:sz w:val="16"/>
              </w:rPr>
            </w:pPr>
            <w:r w:rsidRPr="001C6233">
              <w:rPr>
                <w:rFonts w:ascii="Arial" w:hAnsi="Arial"/>
                <w:sz w:val="16"/>
              </w:rPr>
              <w:t>PKT</w:t>
            </w:r>
          </w:p>
        </w:tc>
        <w:tc>
          <w:tcPr>
            <w:tcW w:w="2160" w:type="dxa"/>
            <w:tcBorders>
              <w:top w:val="nil"/>
            </w:tcBorders>
          </w:tcPr>
          <w:p w:rsidR="004D7D76" w:rsidRPr="001C6233" w:rsidRDefault="004D7D76" w:rsidP="001E022A">
            <w:pPr>
              <w:rPr>
                <w:rFonts w:ascii="Arial" w:hAnsi="Arial"/>
                <w:sz w:val="16"/>
              </w:rPr>
            </w:pPr>
            <w:r w:rsidRPr="001C6233">
              <w:rPr>
                <w:rFonts w:ascii="Arial" w:hAnsi="Arial"/>
                <w:sz w:val="16"/>
              </w:rPr>
              <w:t>N/A</w:t>
            </w:r>
          </w:p>
        </w:tc>
        <w:tc>
          <w:tcPr>
            <w:tcW w:w="2160" w:type="dxa"/>
            <w:tcBorders>
              <w:top w:val="nil"/>
            </w:tcBorders>
          </w:tcPr>
          <w:p w:rsidR="004D7D76" w:rsidRPr="001C6233" w:rsidRDefault="004D7D76" w:rsidP="001E022A">
            <w:pPr>
              <w:rPr>
                <w:rFonts w:ascii="Arial" w:hAnsi="Arial"/>
                <w:sz w:val="16"/>
              </w:rPr>
            </w:pPr>
            <w:r w:rsidRPr="001C6233">
              <w:rPr>
                <w:rFonts w:ascii="Arial" w:hAnsi="Arial"/>
                <w:sz w:val="16"/>
              </w:rPr>
              <w:t>N/A</w:t>
            </w:r>
          </w:p>
        </w:tc>
      </w:tr>
    </w:tbl>
    <w:p w:rsidR="004D7D76" w:rsidRPr="001C6233" w:rsidRDefault="004D7D76" w:rsidP="004D7D76"/>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4D7D76" w:rsidRPr="001C6233" w:rsidTr="001E022A">
        <w:trPr>
          <w:cantSplit/>
          <w:jc w:val="center"/>
        </w:trPr>
        <w:tc>
          <w:tcPr>
            <w:tcW w:w="2448" w:type="dxa"/>
            <w:tcBorders>
              <w:bottom w:val="single" w:sz="12" w:space="0" w:color="000000"/>
            </w:tcBorders>
          </w:tcPr>
          <w:p w:rsidR="004D7D76" w:rsidRPr="001C6233" w:rsidRDefault="004D7D76" w:rsidP="001E022A">
            <w:pPr>
              <w:jc w:val="center"/>
              <w:rPr>
                <w:b/>
                <w:sz w:val="16"/>
              </w:rPr>
            </w:pPr>
            <w:r w:rsidRPr="001C6233">
              <w:rPr>
                <w:b/>
                <w:sz w:val="16"/>
              </w:rPr>
              <w:t>Signal</w:t>
            </w:r>
          </w:p>
        </w:tc>
        <w:tc>
          <w:tcPr>
            <w:tcW w:w="720" w:type="dxa"/>
            <w:tcBorders>
              <w:bottom w:val="single" w:sz="12" w:space="0" w:color="000000"/>
            </w:tcBorders>
          </w:tcPr>
          <w:p w:rsidR="004D7D76" w:rsidRPr="001C6233" w:rsidRDefault="004D7D76" w:rsidP="001E022A">
            <w:pPr>
              <w:jc w:val="center"/>
              <w:rPr>
                <w:b/>
                <w:sz w:val="16"/>
              </w:rPr>
            </w:pPr>
            <w:r w:rsidRPr="001C6233">
              <w:rPr>
                <w:b/>
                <w:sz w:val="16"/>
              </w:rPr>
              <w:t>Start Byte</w:t>
            </w:r>
          </w:p>
        </w:tc>
        <w:tc>
          <w:tcPr>
            <w:tcW w:w="720" w:type="dxa"/>
            <w:tcBorders>
              <w:bottom w:val="single" w:sz="12" w:space="0" w:color="000000"/>
            </w:tcBorders>
          </w:tcPr>
          <w:p w:rsidR="004D7D76" w:rsidRPr="001C6233" w:rsidRDefault="004D7D76" w:rsidP="001E022A">
            <w:pPr>
              <w:jc w:val="center"/>
              <w:rPr>
                <w:b/>
                <w:sz w:val="16"/>
              </w:rPr>
            </w:pPr>
            <w:r w:rsidRPr="001C6233">
              <w:rPr>
                <w:b/>
                <w:sz w:val="16"/>
              </w:rPr>
              <w:t>Start Bit</w:t>
            </w:r>
          </w:p>
        </w:tc>
        <w:tc>
          <w:tcPr>
            <w:tcW w:w="720" w:type="dxa"/>
            <w:tcBorders>
              <w:bottom w:val="single" w:sz="12" w:space="0" w:color="000000"/>
            </w:tcBorders>
          </w:tcPr>
          <w:p w:rsidR="004D7D76" w:rsidRPr="001C6233" w:rsidRDefault="004D7D76" w:rsidP="001E022A">
            <w:pPr>
              <w:jc w:val="center"/>
              <w:rPr>
                <w:b/>
                <w:sz w:val="16"/>
              </w:rPr>
            </w:pPr>
            <w:r w:rsidRPr="001C6233">
              <w:rPr>
                <w:b/>
                <w:sz w:val="16"/>
              </w:rPr>
              <w:t>Length (Bits)</w:t>
            </w:r>
          </w:p>
        </w:tc>
        <w:tc>
          <w:tcPr>
            <w:tcW w:w="720" w:type="dxa"/>
            <w:tcBorders>
              <w:bottom w:val="single" w:sz="12" w:space="0" w:color="000000"/>
            </w:tcBorders>
          </w:tcPr>
          <w:p w:rsidR="004D7D76" w:rsidRPr="001C6233" w:rsidRDefault="004D7D76" w:rsidP="001E022A">
            <w:pPr>
              <w:jc w:val="center"/>
              <w:rPr>
                <w:b/>
                <w:sz w:val="16"/>
              </w:rPr>
            </w:pPr>
            <w:r w:rsidRPr="001C6233">
              <w:rPr>
                <w:b/>
                <w:sz w:val="16"/>
              </w:rPr>
              <w:t>Data Type</w:t>
            </w:r>
          </w:p>
        </w:tc>
        <w:tc>
          <w:tcPr>
            <w:tcW w:w="2016" w:type="dxa"/>
            <w:tcBorders>
              <w:bottom w:val="single" w:sz="12" w:space="0" w:color="000000"/>
            </w:tcBorders>
          </w:tcPr>
          <w:p w:rsidR="004D7D76" w:rsidRPr="001C6233" w:rsidRDefault="004D7D76" w:rsidP="001E022A">
            <w:pPr>
              <w:jc w:val="center"/>
              <w:rPr>
                <w:b/>
                <w:sz w:val="16"/>
              </w:rPr>
            </w:pPr>
            <w:r w:rsidRPr="001C6233">
              <w:rPr>
                <w:b/>
                <w:sz w:val="16"/>
              </w:rPr>
              <w:t>Range</w:t>
            </w:r>
          </w:p>
        </w:tc>
        <w:tc>
          <w:tcPr>
            <w:tcW w:w="2016" w:type="dxa"/>
            <w:tcBorders>
              <w:bottom w:val="single" w:sz="12" w:space="0" w:color="000000"/>
            </w:tcBorders>
          </w:tcPr>
          <w:p w:rsidR="004D7D76" w:rsidRPr="001C6233" w:rsidRDefault="004D7D76" w:rsidP="001E022A">
            <w:pPr>
              <w:jc w:val="center"/>
              <w:rPr>
                <w:b/>
                <w:sz w:val="16"/>
              </w:rPr>
            </w:pPr>
            <w:r w:rsidRPr="001C6233">
              <w:rPr>
                <w:b/>
                <w:sz w:val="16"/>
              </w:rPr>
              <w:t>Conversion</w:t>
            </w:r>
          </w:p>
        </w:tc>
      </w:tr>
      <w:tr w:rsidR="004D7D76" w:rsidRPr="001C6233" w:rsidTr="001E022A">
        <w:trPr>
          <w:cantSplit/>
          <w:jc w:val="center"/>
        </w:trPr>
        <w:tc>
          <w:tcPr>
            <w:tcW w:w="2448" w:type="dxa"/>
            <w:tcBorders>
              <w:top w:val="nil"/>
            </w:tcBorders>
          </w:tcPr>
          <w:p w:rsidR="004D7D76" w:rsidRPr="001C6233" w:rsidRDefault="004D7D76" w:rsidP="001E022A">
            <w:pPr>
              <w:rPr>
                <w:rFonts w:ascii="Arial" w:hAnsi="Arial"/>
                <w:sz w:val="16"/>
              </w:rPr>
            </w:pPr>
            <w:r w:rsidRPr="001C6233">
              <w:rPr>
                <w:rFonts w:ascii="Arial" w:hAnsi="Arial"/>
                <w:sz w:val="16"/>
              </w:rPr>
              <w:t xml:space="preserve">Catalyst </w:t>
            </w:r>
            <w:r>
              <w:rPr>
                <w:rFonts w:ascii="Arial" w:hAnsi="Arial"/>
                <w:sz w:val="16"/>
              </w:rPr>
              <w:t>M</w:t>
            </w:r>
            <w:r w:rsidRPr="001C6233">
              <w:rPr>
                <w:rFonts w:ascii="Arial" w:hAnsi="Arial"/>
                <w:sz w:val="16"/>
              </w:rPr>
              <w:t xml:space="preserve">onitor </w:t>
            </w:r>
            <w:r>
              <w:rPr>
                <w:rFonts w:ascii="Arial" w:hAnsi="Arial"/>
                <w:sz w:val="16"/>
              </w:rPr>
              <w:t>T</w:t>
            </w:r>
            <w:r w:rsidRPr="001C6233">
              <w:rPr>
                <w:rFonts w:ascii="Arial" w:hAnsi="Arial"/>
                <w:sz w:val="16"/>
              </w:rPr>
              <w:t xml:space="preserve">est </w:t>
            </w:r>
            <w:r>
              <w:rPr>
                <w:rFonts w:ascii="Arial" w:hAnsi="Arial"/>
                <w:sz w:val="16"/>
              </w:rPr>
              <w:t>R</w:t>
            </w:r>
            <w:r w:rsidRPr="001C6233">
              <w:rPr>
                <w:rFonts w:ascii="Arial" w:hAnsi="Arial"/>
                <w:sz w:val="16"/>
              </w:rPr>
              <w:t>unning</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0</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7</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1</w:t>
            </w:r>
          </w:p>
        </w:tc>
        <w:tc>
          <w:tcPr>
            <w:tcW w:w="720" w:type="dxa"/>
            <w:tcBorders>
              <w:top w:val="nil"/>
            </w:tcBorders>
          </w:tcPr>
          <w:p w:rsidR="004D7D76" w:rsidRPr="001C6233" w:rsidRDefault="004D7D76" w:rsidP="001E022A">
            <w:pPr>
              <w:pStyle w:val="FootnoteText"/>
              <w:rPr>
                <w:rFonts w:ascii="Arial" w:hAnsi="Arial"/>
              </w:rPr>
            </w:pPr>
            <w:r w:rsidRPr="001C6233">
              <w:rPr>
                <w:rFonts w:ascii="Arial" w:hAnsi="Arial"/>
              </w:rPr>
              <w:t>BLN</w:t>
            </w:r>
          </w:p>
        </w:tc>
        <w:tc>
          <w:tcPr>
            <w:tcW w:w="2016" w:type="dxa"/>
            <w:tcBorders>
              <w:top w:val="nil"/>
            </w:tcBorders>
          </w:tcPr>
          <w:p w:rsidR="004D7D76" w:rsidRPr="001C6233" w:rsidRDefault="004D7D76" w:rsidP="001E022A">
            <w:pPr>
              <w:rPr>
                <w:rFonts w:ascii="Arial" w:hAnsi="Arial"/>
                <w:sz w:val="16"/>
              </w:rPr>
            </w:pPr>
            <w:r w:rsidRPr="001C6233">
              <w:rPr>
                <w:rFonts w:ascii="Arial" w:hAnsi="Arial"/>
                <w:sz w:val="16"/>
              </w:rPr>
              <w:t>N/A</w:t>
            </w:r>
          </w:p>
        </w:tc>
        <w:tc>
          <w:tcPr>
            <w:tcW w:w="2016" w:type="dxa"/>
            <w:tcBorders>
              <w:top w:val="nil"/>
            </w:tcBorders>
          </w:tcPr>
          <w:p w:rsidR="004D7D76" w:rsidRPr="001C6233" w:rsidRDefault="004D7D76" w:rsidP="001E022A">
            <w:pPr>
              <w:rPr>
                <w:rFonts w:ascii="Arial" w:hAnsi="Arial"/>
                <w:sz w:val="16"/>
              </w:rPr>
            </w:pPr>
            <w:r w:rsidRPr="001C6233">
              <w:rPr>
                <w:rFonts w:ascii="Arial" w:hAnsi="Arial"/>
                <w:sz w:val="16"/>
              </w:rPr>
              <w:t>$1=True; $0=False</w:t>
            </w:r>
          </w:p>
        </w:tc>
      </w:tr>
      <w:tr w:rsidR="004D7D76" w:rsidRPr="001C6233" w:rsidTr="001E022A">
        <w:trPr>
          <w:cantSplit/>
          <w:jc w:val="center"/>
        </w:trPr>
        <w:tc>
          <w:tcPr>
            <w:tcW w:w="2448" w:type="dxa"/>
            <w:tcBorders>
              <w:top w:val="nil"/>
            </w:tcBorders>
          </w:tcPr>
          <w:p w:rsidR="004D7D76" w:rsidRPr="001C6233" w:rsidRDefault="004D7D76" w:rsidP="001E022A">
            <w:pPr>
              <w:rPr>
                <w:rFonts w:ascii="Arial" w:hAnsi="Arial"/>
                <w:sz w:val="16"/>
              </w:rPr>
            </w:pPr>
            <w:r w:rsidRPr="001C6233">
              <w:rPr>
                <w:rFonts w:ascii="Arial" w:hAnsi="Arial"/>
                <w:sz w:val="16"/>
              </w:rPr>
              <w:t xml:space="preserve">Off </w:t>
            </w:r>
            <w:r>
              <w:rPr>
                <w:rFonts w:ascii="Arial" w:hAnsi="Arial"/>
                <w:sz w:val="16"/>
              </w:rPr>
              <w:t>I</w:t>
            </w:r>
            <w:r w:rsidRPr="001C6233">
              <w:rPr>
                <w:rFonts w:ascii="Arial" w:hAnsi="Arial"/>
                <w:sz w:val="16"/>
              </w:rPr>
              <w:t xml:space="preserve">dle </w:t>
            </w:r>
            <w:r>
              <w:rPr>
                <w:rFonts w:ascii="Arial" w:hAnsi="Arial"/>
                <w:sz w:val="16"/>
              </w:rPr>
              <w:t>C</w:t>
            </w:r>
            <w:r w:rsidRPr="001C6233">
              <w:rPr>
                <w:rFonts w:ascii="Arial" w:hAnsi="Arial"/>
                <w:sz w:val="16"/>
              </w:rPr>
              <w:t xml:space="preserve">onditions </w:t>
            </w:r>
            <w:r>
              <w:rPr>
                <w:rFonts w:ascii="Arial" w:hAnsi="Arial"/>
                <w:sz w:val="16"/>
              </w:rPr>
              <w:t>M</w:t>
            </w:r>
            <w:r w:rsidRPr="001C6233">
              <w:rPr>
                <w:rFonts w:ascii="Arial" w:hAnsi="Arial"/>
                <w:sz w:val="16"/>
              </w:rPr>
              <w:t>et</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0</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6</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1</w:t>
            </w:r>
          </w:p>
        </w:tc>
        <w:tc>
          <w:tcPr>
            <w:tcW w:w="720" w:type="dxa"/>
            <w:tcBorders>
              <w:top w:val="nil"/>
            </w:tcBorders>
          </w:tcPr>
          <w:p w:rsidR="004D7D76" w:rsidRPr="001C6233" w:rsidRDefault="004D7D76" w:rsidP="001E022A">
            <w:pPr>
              <w:pStyle w:val="FootnoteText"/>
              <w:rPr>
                <w:rFonts w:ascii="Arial" w:hAnsi="Arial"/>
              </w:rPr>
            </w:pPr>
            <w:r w:rsidRPr="001C6233">
              <w:rPr>
                <w:rFonts w:ascii="Arial" w:hAnsi="Arial"/>
              </w:rPr>
              <w:t>BLN</w:t>
            </w:r>
          </w:p>
        </w:tc>
        <w:tc>
          <w:tcPr>
            <w:tcW w:w="2016" w:type="dxa"/>
            <w:tcBorders>
              <w:top w:val="nil"/>
            </w:tcBorders>
          </w:tcPr>
          <w:p w:rsidR="004D7D76" w:rsidRPr="001C6233" w:rsidRDefault="004D7D76" w:rsidP="001E022A">
            <w:pPr>
              <w:rPr>
                <w:rFonts w:ascii="Arial" w:hAnsi="Arial"/>
                <w:sz w:val="16"/>
              </w:rPr>
            </w:pPr>
            <w:r w:rsidRPr="001C6233">
              <w:rPr>
                <w:rFonts w:ascii="Arial" w:hAnsi="Arial"/>
                <w:sz w:val="16"/>
              </w:rPr>
              <w:t>N/A</w:t>
            </w:r>
          </w:p>
        </w:tc>
        <w:tc>
          <w:tcPr>
            <w:tcW w:w="2016" w:type="dxa"/>
            <w:tcBorders>
              <w:top w:val="nil"/>
            </w:tcBorders>
          </w:tcPr>
          <w:p w:rsidR="004D7D76" w:rsidRPr="001C6233" w:rsidRDefault="004D7D76" w:rsidP="001E022A">
            <w:pPr>
              <w:rPr>
                <w:rFonts w:ascii="Arial" w:hAnsi="Arial"/>
                <w:sz w:val="16"/>
              </w:rPr>
            </w:pPr>
            <w:r w:rsidRPr="001C6233">
              <w:rPr>
                <w:rFonts w:ascii="Arial" w:hAnsi="Arial"/>
                <w:sz w:val="16"/>
              </w:rPr>
              <w:t>$1=True; $0=False</w:t>
            </w:r>
          </w:p>
        </w:tc>
      </w:tr>
      <w:tr w:rsidR="004D7D76" w:rsidRPr="001C6233" w:rsidTr="001E022A">
        <w:trPr>
          <w:cantSplit/>
          <w:jc w:val="center"/>
        </w:trPr>
        <w:tc>
          <w:tcPr>
            <w:tcW w:w="2448" w:type="dxa"/>
            <w:tcBorders>
              <w:top w:val="nil"/>
            </w:tcBorders>
          </w:tcPr>
          <w:p w:rsidR="004D7D76" w:rsidRPr="001C6233" w:rsidRDefault="004D7D76" w:rsidP="001E022A">
            <w:pPr>
              <w:rPr>
                <w:rFonts w:ascii="Arial" w:hAnsi="Arial"/>
                <w:sz w:val="16"/>
              </w:rPr>
            </w:pPr>
            <w:r w:rsidRPr="001C6233">
              <w:rPr>
                <w:rFonts w:ascii="Arial" w:hAnsi="Arial"/>
                <w:sz w:val="16"/>
              </w:rPr>
              <w:t>Reserved</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0</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5</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1</w:t>
            </w:r>
          </w:p>
        </w:tc>
        <w:tc>
          <w:tcPr>
            <w:tcW w:w="720" w:type="dxa"/>
            <w:tcBorders>
              <w:top w:val="nil"/>
            </w:tcBorders>
          </w:tcPr>
          <w:p w:rsidR="004D7D76" w:rsidRPr="001C6233" w:rsidRDefault="004D7D76" w:rsidP="001E022A">
            <w:pPr>
              <w:pStyle w:val="FootnoteText"/>
              <w:rPr>
                <w:rFonts w:ascii="Arial" w:hAnsi="Arial"/>
              </w:rPr>
            </w:pPr>
          </w:p>
        </w:tc>
        <w:tc>
          <w:tcPr>
            <w:tcW w:w="2016" w:type="dxa"/>
            <w:tcBorders>
              <w:top w:val="nil"/>
            </w:tcBorders>
          </w:tcPr>
          <w:p w:rsidR="004D7D76" w:rsidRPr="001C6233" w:rsidRDefault="004D7D76" w:rsidP="001E022A">
            <w:pPr>
              <w:rPr>
                <w:rFonts w:ascii="Arial" w:hAnsi="Arial"/>
                <w:sz w:val="16"/>
              </w:rPr>
            </w:pPr>
          </w:p>
        </w:tc>
        <w:tc>
          <w:tcPr>
            <w:tcW w:w="2016" w:type="dxa"/>
            <w:tcBorders>
              <w:top w:val="nil"/>
            </w:tcBorders>
          </w:tcPr>
          <w:p w:rsidR="004D7D76" w:rsidRPr="001C6233" w:rsidRDefault="004D7D76" w:rsidP="001E022A">
            <w:pPr>
              <w:rPr>
                <w:rFonts w:ascii="Arial" w:hAnsi="Arial"/>
                <w:sz w:val="16"/>
              </w:rPr>
            </w:pPr>
          </w:p>
        </w:tc>
      </w:tr>
      <w:tr w:rsidR="004D7D76" w:rsidRPr="001C6233" w:rsidTr="001E022A">
        <w:trPr>
          <w:cantSplit/>
          <w:jc w:val="center"/>
        </w:trPr>
        <w:tc>
          <w:tcPr>
            <w:tcW w:w="2448" w:type="dxa"/>
            <w:tcBorders>
              <w:top w:val="nil"/>
            </w:tcBorders>
          </w:tcPr>
          <w:p w:rsidR="004D7D76" w:rsidRPr="001C6233" w:rsidRDefault="004D7D76" w:rsidP="001E022A">
            <w:pPr>
              <w:rPr>
                <w:rFonts w:ascii="Arial" w:hAnsi="Arial"/>
                <w:sz w:val="16"/>
              </w:rPr>
            </w:pPr>
            <w:r w:rsidRPr="001C6233">
              <w:rPr>
                <w:rFonts w:ascii="Arial" w:hAnsi="Arial"/>
                <w:sz w:val="16"/>
              </w:rPr>
              <w:t>Reserved</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0</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4</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1</w:t>
            </w:r>
          </w:p>
        </w:tc>
        <w:tc>
          <w:tcPr>
            <w:tcW w:w="720" w:type="dxa"/>
            <w:tcBorders>
              <w:top w:val="nil"/>
            </w:tcBorders>
          </w:tcPr>
          <w:p w:rsidR="004D7D76" w:rsidRPr="001C6233" w:rsidRDefault="004D7D76" w:rsidP="001E022A">
            <w:pPr>
              <w:pStyle w:val="FootnoteText"/>
              <w:rPr>
                <w:rFonts w:ascii="Arial" w:hAnsi="Arial"/>
              </w:rPr>
            </w:pPr>
          </w:p>
        </w:tc>
        <w:tc>
          <w:tcPr>
            <w:tcW w:w="2016" w:type="dxa"/>
            <w:tcBorders>
              <w:top w:val="nil"/>
            </w:tcBorders>
          </w:tcPr>
          <w:p w:rsidR="004D7D76" w:rsidRPr="001C6233" w:rsidRDefault="004D7D76" w:rsidP="001E022A">
            <w:pPr>
              <w:rPr>
                <w:rFonts w:ascii="Arial" w:hAnsi="Arial"/>
                <w:sz w:val="16"/>
              </w:rPr>
            </w:pPr>
          </w:p>
        </w:tc>
        <w:tc>
          <w:tcPr>
            <w:tcW w:w="2016" w:type="dxa"/>
            <w:tcBorders>
              <w:top w:val="nil"/>
            </w:tcBorders>
          </w:tcPr>
          <w:p w:rsidR="004D7D76" w:rsidRPr="001C6233" w:rsidRDefault="004D7D76" w:rsidP="001E022A">
            <w:pPr>
              <w:rPr>
                <w:rFonts w:ascii="Arial" w:hAnsi="Arial"/>
                <w:sz w:val="16"/>
              </w:rPr>
            </w:pPr>
          </w:p>
        </w:tc>
      </w:tr>
      <w:tr w:rsidR="004D7D76" w:rsidRPr="001C6233" w:rsidTr="001E022A">
        <w:trPr>
          <w:cantSplit/>
          <w:jc w:val="center"/>
        </w:trPr>
        <w:tc>
          <w:tcPr>
            <w:tcW w:w="2448" w:type="dxa"/>
            <w:tcBorders>
              <w:top w:val="nil"/>
            </w:tcBorders>
          </w:tcPr>
          <w:p w:rsidR="004D7D76" w:rsidRPr="001C6233" w:rsidRDefault="004D7D76" w:rsidP="001E022A">
            <w:pPr>
              <w:rPr>
                <w:rFonts w:ascii="Arial" w:hAnsi="Arial"/>
                <w:sz w:val="16"/>
              </w:rPr>
            </w:pPr>
            <w:r w:rsidRPr="001C6233">
              <w:rPr>
                <w:rFonts w:ascii="Arial" w:hAnsi="Arial"/>
                <w:sz w:val="16"/>
              </w:rPr>
              <w:t>Reserved</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0</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3</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1</w:t>
            </w:r>
          </w:p>
        </w:tc>
        <w:tc>
          <w:tcPr>
            <w:tcW w:w="720" w:type="dxa"/>
            <w:tcBorders>
              <w:top w:val="nil"/>
            </w:tcBorders>
          </w:tcPr>
          <w:p w:rsidR="004D7D76" w:rsidRPr="001C6233" w:rsidRDefault="004D7D76" w:rsidP="001E022A">
            <w:pPr>
              <w:pStyle w:val="FootnoteText"/>
              <w:rPr>
                <w:rFonts w:ascii="Arial" w:hAnsi="Arial"/>
              </w:rPr>
            </w:pPr>
          </w:p>
        </w:tc>
        <w:tc>
          <w:tcPr>
            <w:tcW w:w="2016" w:type="dxa"/>
            <w:tcBorders>
              <w:top w:val="nil"/>
            </w:tcBorders>
          </w:tcPr>
          <w:p w:rsidR="004D7D76" w:rsidRPr="001C6233" w:rsidRDefault="004D7D76" w:rsidP="001E022A">
            <w:pPr>
              <w:rPr>
                <w:rFonts w:ascii="Arial" w:hAnsi="Arial"/>
                <w:sz w:val="16"/>
              </w:rPr>
            </w:pPr>
          </w:p>
        </w:tc>
        <w:tc>
          <w:tcPr>
            <w:tcW w:w="2016" w:type="dxa"/>
            <w:tcBorders>
              <w:top w:val="nil"/>
            </w:tcBorders>
          </w:tcPr>
          <w:p w:rsidR="004D7D76" w:rsidRPr="001C6233" w:rsidRDefault="004D7D76" w:rsidP="001E022A">
            <w:pPr>
              <w:rPr>
                <w:rFonts w:ascii="Arial" w:hAnsi="Arial"/>
                <w:sz w:val="16"/>
              </w:rPr>
            </w:pPr>
          </w:p>
        </w:tc>
      </w:tr>
      <w:tr w:rsidR="004D7D76" w:rsidRPr="001C6233" w:rsidTr="001E022A">
        <w:trPr>
          <w:cantSplit/>
          <w:jc w:val="center"/>
        </w:trPr>
        <w:tc>
          <w:tcPr>
            <w:tcW w:w="2448" w:type="dxa"/>
            <w:tcBorders>
              <w:top w:val="nil"/>
            </w:tcBorders>
          </w:tcPr>
          <w:p w:rsidR="004D7D76" w:rsidRPr="001C6233" w:rsidRDefault="004D7D76" w:rsidP="001E022A">
            <w:pPr>
              <w:rPr>
                <w:rFonts w:ascii="Arial" w:hAnsi="Arial"/>
                <w:sz w:val="16"/>
              </w:rPr>
            </w:pPr>
            <w:r w:rsidRPr="001C6233">
              <w:rPr>
                <w:rFonts w:ascii="Arial" w:hAnsi="Arial"/>
                <w:sz w:val="16"/>
              </w:rPr>
              <w:t>Reserved</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0</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2</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1</w:t>
            </w:r>
          </w:p>
        </w:tc>
        <w:tc>
          <w:tcPr>
            <w:tcW w:w="720" w:type="dxa"/>
            <w:tcBorders>
              <w:top w:val="nil"/>
            </w:tcBorders>
          </w:tcPr>
          <w:p w:rsidR="004D7D76" w:rsidRPr="001C6233" w:rsidRDefault="004D7D76" w:rsidP="001E022A">
            <w:pPr>
              <w:pStyle w:val="FootnoteText"/>
              <w:rPr>
                <w:rFonts w:ascii="Arial" w:hAnsi="Arial"/>
              </w:rPr>
            </w:pPr>
          </w:p>
        </w:tc>
        <w:tc>
          <w:tcPr>
            <w:tcW w:w="2016" w:type="dxa"/>
            <w:tcBorders>
              <w:top w:val="nil"/>
            </w:tcBorders>
          </w:tcPr>
          <w:p w:rsidR="004D7D76" w:rsidRPr="001C6233" w:rsidRDefault="004D7D76" w:rsidP="001E022A">
            <w:pPr>
              <w:rPr>
                <w:rFonts w:ascii="Arial" w:hAnsi="Arial"/>
                <w:sz w:val="16"/>
              </w:rPr>
            </w:pPr>
          </w:p>
        </w:tc>
        <w:tc>
          <w:tcPr>
            <w:tcW w:w="2016" w:type="dxa"/>
            <w:tcBorders>
              <w:top w:val="nil"/>
            </w:tcBorders>
          </w:tcPr>
          <w:p w:rsidR="004D7D76" w:rsidRPr="001C6233" w:rsidRDefault="004D7D76" w:rsidP="001E022A">
            <w:pPr>
              <w:rPr>
                <w:rFonts w:ascii="Arial" w:hAnsi="Arial"/>
                <w:sz w:val="16"/>
              </w:rPr>
            </w:pPr>
          </w:p>
        </w:tc>
      </w:tr>
      <w:tr w:rsidR="004D7D76" w:rsidRPr="001C6233" w:rsidTr="001E022A">
        <w:trPr>
          <w:cantSplit/>
          <w:jc w:val="center"/>
        </w:trPr>
        <w:tc>
          <w:tcPr>
            <w:tcW w:w="2448" w:type="dxa"/>
            <w:tcBorders>
              <w:top w:val="nil"/>
            </w:tcBorders>
          </w:tcPr>
          <w:p w:rsidR="004D7D76" w:rsidRPr="001C6233" w:rsidRDefault="004D7D76" w:rsidP="001E022A">
            <w:pPr>
              <w:rPr>
                <w:rFonts w:ascii="Arial" w:hAnsi="Arial"/>
                <w:sz w:val="16"/>
              </w:rPr>
            </w:pPr>
            <w:r w:rsidRPr="001C6233">
              <w:rPr>
                <w:rFonts w:ascii="Arial" w:hAnsi="Arial"/>
                <w:sz w:val="16"/>
              </w:rPr>
              <w:t>Reserved</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0</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1</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1</w:t>
            </w:r>
          </w:p>
        </w:tc>
        <w:tc>
          <w:tcPr>
            <w:tcW w:w="720" w:type="dxa"/>
            <w:tcBorders>
              <w:top w:val="nil"/>
            </w:tcBorders>
          </w:tcPr>
          <w:p w:rsidR="004D7D76" w:rsidRPr="001C6233" w:rsidRDefault="004D7D76" w:rsidP="001E022A">
            <w:pPr>
              <w:pStyle w:val="FootnoteText"/>
              <w:rPr>
                <w:rFonts w:ascii="Arial" w:hAnsi="Arial"/>
              </w:rPr>
            </w:pPr>
          </w:p>
        </w:tc>
        <w:tc>
          <w:tcPr>
            <w:tcW w:w="2016" w:type="dxa"/>
            <w:tcBorders>
              <w:top w:val="nil"/>
            </w:tcBorders>
          </w:tcPr>
          <w:p w:rsidR="004D7D76" w:rsidRPr="001C6233" w:rsidRDefault="004D7D76" w:rsidP="001E022A">
            <w:pPr>
              <w:rPr>
                <w:rFonts w:ascii="Arial" w:hAnsi="Arial"/>
                <w:sz w:val="16"/>
              </w:rPr>
            </w:pPr>
          </w:p>
        </w:tc>
        <w:tc>
          <w:tcPr>
            <w:tcW w:w="2016" w:type="dxa"/>
            <w:tcBorders>
              <w:top w:val="nil"/>
            </w:tcBorders>
          </w:tcPr>
          <w:p w:rsidR="004D7D76" w:rsidRPr="001C6233" w:rsidRDefault="004D7D76" w:rsidP="001E022A">
            <w:pPr>
              <w:rPr>
                <w:rFonts w:ascii="Arial" w:hAnsi="Arial"/>
                <w:sz w:val="16"/>
              </w:rPr>
            </w:pPr>
          </w:p>
        </w:tc>
      </w:tr>
      <w:tr w:rsidR="004D7D76" w:rsidRPr="001C6233" w:rsidTr="001E022A">
        <w:trPr>
          <w:cantSplit/>
          <w:jc w:val="center"/>
        </w:trPr>
        <w:tc>
          <w:tcPr>
            <w:tcW w:w="2448" w:type="dxa"/>
            <w:tcBorders>
              <w:top w:val="nil"/>
            </w:tcBorders>
          </w:tcPr>
          <w:p w:rsidR="004D7D76" w:rsidRPr="001C6233" w:rsidRDefault="004D7D76" w:rsidP="001E022A">
            <w:pPr>
              <w:rPr>
                <w:rFonts w:ascii="Arial" w:hAnsi="Arial"/>
                <w:sz w:val="16"/>
              </w:rPr>
            </w:pPr>
            <w:r w:rsidRPr="001C6233">
              <w:rPr>
                <w:rFonts w:ascii="Arial" w:hAnsi="Arial"/>
                <w:sz w:val="16"/>
              </w:rPr>
              <w:t>Reserved</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0</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0</w:t>
            </w:r>
          </w:p>
        </w:tc>
        <w:tc>
          <w:tcPr>
            <w:tcW w:w="720" w:type="dxa"/>
            <w:tcBorders>
              <w:top w:val="nil"/>
            </w:tcBorders>
          </w:tcPr>
          <w:p w:rsidR="004D7D76" w:rsidRPr="001C6233" w:rsidRDefault="004D7D76" w:rsidP="001E022A">
            <w:pPr>
              <w:jc w:val="right"/>
              <w:rPr>
                <w:rFonts w:ascii="Arial" w:hAnsi="Arial"/>
                <w:sz w:val="16"/>
              </w:rPr>
            </w:pPr>
            <w:r w:rsidRPr="001C6233">
              <w:rPr>
                <w:rFonts w:ascii="Arial" w:hAnsi="Arial"/>
                <w:sz w:val="16"/>
              </w:rPr>
              <w:t>1</w:t>
            </w:r>
          </w:p>
        </w:tc>
        <w:tc>
          <w:tcPr>
            <w:tcW w:w="720" w:type="dxa"/>
            <w:tcBorders>
              <w:top w:val="nil"/>
            </w:tcBorders>
          </w:tcPr>
          <w:p w:rsidR="004D7D76" w:rsidRPr="001C6233" w:rsidRDefault="004D7D76" w:rsidP="001E022A">
            <w:pPr>
              <w:pStyle w:val="FootnoteText"/>
              <w:rPr>
                <w:rFonts w:ascii="Arial" w:hAnsi="Arial"/>
              </w:rPr>
            </w:pPr>
          </w:p>
        </w:tc>
        <w:tc>
          <w:tcPr>
            <w:tcW w:w="2016" w:type="dxa"/>
            <w:tcBorders>
              <w:top w:val="nil"/>
            </w:tcBorders>
          </w:tcPr>
          <w:p w:rsidR="004D7D76" w:rsidRPr="001C6233" w:rsidRDefault="004D7D76" w:rsidP="001E022A">
            <w:pPr>
              <w:rPr>
                <w:rFonts w:ascii="Arial" w:hAnsi="Arial"/>
                <w:sz w:val="16"/>
              </w:rPr>
            </w:pPr>
          </w:p>
        </w:tc>
        <w:tc>
          <w:tcPr>
            <w:tcW w:w="2016" w:type="dxa"/>
            <w:tcBorders>
              <w:top w:val="nil"/>
            </w:tcBorders>
          </w:tcPr>
          <w:p w:rsidR="004D7D76" w:rsidRPr="001C6233" w:rsidRDefault="004D7D76" w:rsidP="001E022A">
            <w:pPr>
              <w:rPr>
                <w:rFonts w:ascii="Arial" w:hAnsi="Arial"/>
                <w:sz w:val="16"/>
              </w:rPr>
            </w:pPr>
          </w:p>
        </w:tc>
      </w:tr>
    </w:tbl>
    <w:p w:rsidR="004D7D76" w:rsidRPr="009824F8" w:rsidRDefault="004D7D76" w:rsidP="004D7D76"/>
    <w:p w:rsidR="004D7D76" w:rsidRPr="009824F8" w:rsidRDefault="004D7D76" w:rsidP="004D7D76">
      <w:r>
        <w:t>This PID indicates the status of the catalyst monitor diagnostic.</w:t>
      </w:r>
    </w:p>
    <w:p w:rsidR="004D7D76" w:rsidRDefault="004D7D76" w:rsidP="004D7D76"/>
    <w:p w:rsidR="004D7D76" w:rsidRDefault="004D7D76" w:rsidP="004D7D76">
      <w:r>
        <w:t>Catalyst Monitor Test Running indicates when the catalyst monitor diagnostic is actively running a test.  This condition will only be true when the vehicle is at idle.  When Catalyst Monitor Test Running transitions from “True” to “False” with the vehicle at idle, PIDs $1354 &amp; $1355 “</w:t>
      </w:r>
      <w:r w:rsidRPr="003C5185">
        <w:t>Catalyst Monito</w:t>
      </w:r>
      <w:r>
        <w:t>r Diagnostic Test Counter Bank 1 &amp; 2” can be referenced along with PIDs $206C &amp; $206D “</w:t>
      </w:r>
      <w:r w:rsidRPr="009824F8">
        <w:t xml:space="preserve">Catalyst Monitor Diagnostic Status Bank </w:t>
      </w:r>
      <w:r>
        <w:t xml:space="preserve">1 &amp; </w:t>
      </w:r>
      <w:r w:rsidRPr="009824F8">
        <w:t>2</w:t>
      </w:r>
      <w:r>
        <w:t>” to determine the results of the test.</w:t>
      </w:r>
    </w:p>
    <w:p w:rsidR="004D7D76" w:rsidRPr="009824F8" w:rsidRDefault="004D7D76" w:rsidP="004D7D76"/>
    <w:p w:rsidR="004D7D76" w:rsidRPr="003C5185" w:rsidRDefault="004D7D76" w:rsidP="004D7D76">
      <w:r>
        <w:t>Off Idle Conditions Met indicates if the off idle conditions for the catalyst monitor diagnostic have been met.  Once the Off Idle Conditions Met bit equals “True”, the vehicle can return to idle and allow the catalyst monitor diagnostic test to run.</w:t>
      </w:r>
    </w:p>
    <w:p w:rsidR="004D7D76" w:rsidRPr="003C5185" w:rsidRDefault="004D7D76" w:rsidP="004D7D76"/>
    <w:p w:rsidR="00BF4663" w:rsidRPr="00C91CF6" w:rsidRDefault="00BF4663" w:rsidP="00BF4663">
      <w:pPr>
        <w:pStyle w:val="Heading3"/>
      </w:pPr>
      <w:bookmarkStart w:id="947" w:name="_Toc138839181"/>
      <w:bookmarkStart w:id="948" w:name="_Toc158710310"/>
      <w:bookmarkStart w:id="949" w:name="_Toc223513207"/>
      <w:r>
        <w:t>ENG</w:t>
      </w:r>
      <w:r w:rsidRPr="00C91CF6">
        <w:t>R – PID $</w:t>
      </w:r>
      <w:r>
        <w:t>2070</w:t>
      </w:r>
      <w:r w:rsidRPr="00C91CF6">
        <w:t xml:space="preserve"> – </w:t>
      </w:r>
      <w:bookmarkEnd w:id="947"/>
      <w:r w:rsidRPr="00C91CF6">
        <w:t>Reduced Engine Power Indication</w:t>
      </w:r>
      <w:r>
        <w:t xml:space="preserve"> History</w:t>
      </w:r>
      <w:bookmarkEnd w:id="948"/>
      <w:bookmarkEnd w:id="949"/>
    </w:p>
    <w:p w:rsidR="00BF4663" w:rsidRDefault="00BF4663" w:rsidP="00BF4663"/>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BF4663" w:rsidTr="00697D08">
        <w:trPr>
          <w:cantSplit/>
          <w:jc w:val="center"/>
        </w:trPr>
        <w:tc>
          <w:tcPr>
            <w:tcW w:w="720" w:type="dxa"/>
            <w:tcBorders>
              <w:bottom w:val="single" w:sz="12" w:space="0" w:color="000000"/>
            </w:tcBorders>
          </w:tcPr>
          <w:p w:rsidR="00BF4663" w:rsidRDefault="00BF4663" w:rsidP="00697D08">
            <w:pPr>
              <w:jc w:val="center"/>
              <w:rPr>
                <w:b/>
                <w:sz w:val="16"/>
              </w:rPr>
            </w:pPr>
            <w:r>
              <w:rPr>
                <w:b/>
                <w:sz w:val="16"/>
              </w:rPr>
              <w:t>PID</w:t>
            </w:r>
          </w:p>
        </w:tc>
        <w:tc>
          <w:tcPr>
            <w:tcW w:w="2880" w:type="dxa"/>
            <w:tcBorders>
              <w:bottom w:val="single" w:sz="12" w:space="0" w:color="000000"/>
            </w:tcBorders>
          </w:tcPr>
          <w:p w:rsidR="00BF4663" w:rsidRDefault="00BF4663" w:rsidP="00697D08">
            <w:pPr>
              <w:jc w:val="center"/>
              <w:rPr>
                <w:b/>
                <w:sz w:val="16"/>
              </w:rPr>
            </w:pPr>
            <w:r>
              <w:rPr>
                <w:b/>
                <w:sz w:val="16"/>
              </w:rPr>
              <w:t>Signal</w:t>
            </w:r>
          </w:p>
        </w:tc>
        <w:tc>
          <w:tcPr>
            <w:tcW w:w="720" w:type="dxa"/>
            <w:tcBorders>
              <w:bottom w:val="single" w:sz="12" w:space="0" w:color="000000"/>
            </w:tcBorders>
          </w:tcPr>
          <w:p w:rsidR="00BF4663" w:rsidRDefault="00BF4663" w:rsidP="00697D08">
            <w:pPr>
              <w:jc w:val="center"/>
              <w:rPr>
                <w:b/>
                <w:sz w:val="16"/>
              </w:rPr>
            </w:pPr>
            <w:r>
              <w:rPr>
                <w:b/>
                <w:sz w:val="16"/>
              </w:rPr>
              <w:t>Length (Bytes)</w:t>
            </w:r>
          </w:p>
        </w:tc>
        <w:tc>
          <w:tcPr>
            <w:tcW w:w="720" w:type="dxa"/>
            <w:tcBorders>
              <w:bottom w:val="single" w:sz="12" w:space="0" w:color="000000"/>
            </w:tcBorders>
          </w:tcPr>
          <w:p w:rsidR="00BF4663" w:rsidRDefault="00BF4663" w:rsidP="00697D08">
            <w:pPr>
              <w:jc w:val="center"/>
              <w:rPr>
                <w:b/>
                <w:sz w:val="16"/>
              </w:rPr>
            </w:pPr>
            <w:r>
              <w:rPr>
                <w:b/>
                <w:sz w:val="16"/>
              </w:rPr>
              <w:t>Data Type</w:t>
            </w:r>
          </w:p>
        </w:tc>
        <w:tc>
          <w:tcPr>
            <w:tcW w:w="2160" w:type="dxa"/>
            <w:tcBorders>
              <w:bottom w:val="single" w:sz="12" w:space="0" w:color="000000"/>
            </w:tcBorders>
          </w:tcPr>
          <w:p w:rsidR="00BF4663" w:rsidRDefault="00BF4663" w:rsidP="00697D08">
            <w:pPr>
              <w:jc w:val="center"/>
              <w:rPr>
                <w:b/>
                <w:sz w:val="16"/>
              </w:rPr>
            </w:pPr>
            <w:r>
              <w:rPr>
                <w:b/>
                <w:sz w:val="16"/>
              </w:rPr>
              <w:t>Range</w:t>
            </w:r>
          </w:p>
        </w:tc>
        <w:tc>
          <w:tcPr>
            <w:tcW w:w="2160" w:type="dxa"/>
            <w:tcBorders>
              <w:bottom w:val="single" w:sz="12" w:space="0" w:color="000000"/>
            </w:tcBorders>
          </w:tcPr>
          <w:p w:rsidR="00BF4663" w:rsidRDefault="00BF4663" w:rsidP="00697D08">
            <w:pPr>
              <w:jc w:val="center"/>
              <w:rPr>
                <w:b/>
                <w:sz w:val="16"/>
              </w:rPr>
            </w:pPr>
            <w:r>
              <w:rPr>
                <w:b/>
                <w:sz w:val="16"/>
              </w:rPr>
              <w:t>Conversion</w:t>
            </w:r>
          </w:p>
        </w:tc>
      </w:tr>
      <w:tr w:rsidR="00BF4663" w:rsidTr="00697D08">
        <w:trPr>
          <w:cantSplit/>
          <w:jc w:val="center"/>
        </w:trPr>
        <w:tc>
          <w:tcPr>
            <w:tcW w:w="720" w:type="dxa"/>
            <w:tcBorders>
              <w:top w:val="nil"/>
            </w:tcBorders>
          </w:tcPr>
          <w:p w:rsidR="00BF4663" w:rsidRDefault="00BF4663" w:rsidP="00697D08">
            <w:pPr>
              <w:jc w:val="right"/>
              <w:rPr>
                <w:rFonts w:ascii="Arial" w:hAnsi="Arial"/>
                <w:sz w:val="16"/>
              </w:rPr>
            </w:pPr>
            <w:r>
              <w:rPr>
                <w:rFonts w:ascii="Arial" w:hAnsi="Arial"/>
                <w:sz w:val="16"/>
              </w:rPr>
              <w:t>$2070</w:t>
            </w:r>
          </w:p>
        </w:tc>
        <w:tc>
          <w:tcPr>
            <w:tcW w:w="2880" w:type="dxa"/>
            <w:tcBorders>
              <w:top w:val="nil"/>
            </w:tcBorders>
          </w:tcPr>
          <w:p w:rsidR="00BF4663" w:rsidRPr="00C91CF6" w:rsidRDefault="00BF4663" w:rsidP="00697D08">
            <w:pPr>
              <w:rPr>
                <w:rFonts w:ascii="Arial" w:hAnsi="Arial"/>
                <w:sz w:val="16"/>
              </w:rPr>
            </w:pPr>
            <w:r w:rsidRPr="00C91CF6">
              <w:rPr>
                <w:rFonts w:ascii="Arial" w:hAnsi="Arial"/>
                <w:sz w:val="16"/>
              </w:rPr>
              <w:t>Reduced Engine Power Indication</w:t>
            </w:r>
            <w:r>
              <w:rPr>
                <w:rFonts w:ascii="Arial" w:hAnsi="Arial"/>
                <w:sz w:val="16"/>
              </w:rPr>
              <w:t xml:space="preserve"> History</w:t>
            </w:r>
          </w:p>
        </w:tc>
        <w:tc>
          <w:tcPr>
            <w:tcW w:w="720" w:type="dxa"/>
            <w:tcBorders>
              <w:top w:val="nil"/>
            </w:tcBorders>
          </w:tcPr>
          <w:p w:rsidR="00BF4663" w:rsidRDefault="00BF4663" w:rsidP="00697D08">
            <w:pPr>
              <w:jc w:val="right"/>
              <w:rPr>
                <w:rFonts w:ascii="Arial" w:hAnsi="Arial"/>
                <w:sz w:val="16"/>
              </w:rPr>
            </w:pPr>
            <w:r>
              <w:rPr>
                <w:rFonts w:ascii="Arial" w:hAnsi="Arial"/>
                <w:sz w:val="16"/>
              </w:rPr>
              <w:t>1</w:t>
            </w:r>
          </w:p>
        </w:tc>
        <w:tc>
          <w:tcPr>
            <w:tcW w:w="720" w:type="dxa"/>
            <w:tcBorders>
              <w:top w:val="nil"/>
            </w:tcBorders>
          </w:tcPr>
          <w:p w:rsidR="00BF4663" w:rsidRDefault="00BF4663" w:rsidP="00697D08">
            <w:pPr>
              <w:rPr>
                <w:rFonts w:ascii="Arial" w:hAnsi="Arial"/>
                <w:sz w:val="16"/>
              </w:rPr>
            </w:pPr>
            <w:r>
              <w:rPr>
                <w:rFonts w:ascii="Arial" w:hAnsi="Arial"/>
                <w:sz w:val="16"/>
              </w:rPr>
              <w:t>ENM</w:t>
            </w:r>
          </w:p>
        </w:tc>
        <w:tc>
          <w:tcPr>
            <w:tcW w:w="2160" w:type="dxa"/>
            <w:tcBorders>
              <w:top w:val="nil"/>
            </w:tcBorders>
          </w:tcPr>
          <w:p w:rsidR="00BF4663" w:rsidRDefault="00BF4663" w:rsidP="00697D08">
            <w:pPr>
              <w:rPr>
                <w:rFonts w:ascii="Arial" w:hAnsi="Arial"/>
                <w:sz w:val="16"/>
              </w:rPr>
            </w:pPr>
            <w:r>
              <w:rPr>
                <w:rFonts w:ascii="Arial" w:hAnsi="Arial"/>
                <w:sz w:val="16"/>
              </w:rPr>
              <w:t>N/A</w:t>
            </w:r>
          </w:p>
        </w:tc>
        <w:tc>
          <w:tcPr>
            <w:tcW w:w="2160" w:type="dxa"/>
            <w:tcBorders>
              <w:top w:val="nil"/>
            </w:tcBorders>
          </w:tcPr>
          <w:p w:rsidR="00BF4663" w:rsidRDefault="00BF4663" w:rsidP="00697D08">
            <w:pPr>
              <w:rPr>
                <w:rFonts w:ascii="Arial" w:hAnsi="Arial"/>
                <w:sz w:val="16"/>
              </w:rPr>
            </w:pPr>
            <w:r>
              <w:rPr>
                <w:rFonts w:ascii="Arial" w:hAnsi="Arial"/>
                <w:sz w:val="16"/>
              </w:rPr>
              <w:t xml:space="preserve">$01=ETC Fault; </w:t>
            </w:r>
            <w:r>
              <w:rPr>
                <w:rFonts w:ascii="Arial" w:hAnsi="Arial"/>
                <w:sz w:val="16"/>
              </w:rPr>
              <w:br/>
              <w:t>$02=EV Fan Fault;</w:t>
            </w:r>
          </w:p>
          <w:p w:rsidR="00BF4663" w:rsidRDefault="00BF4663" w:rsidP="00697D08">
            <w:pPr>
              <w:rPr>
                <w:rFonts w:ascii="Arial" w:hAnsi="Arial"/>
                <w:sz w:val="16"/>
              </w:rPr>
            </w:pPr>
            <w:r>
              <w:rPr>
                <w:rFonts w:ascii="Arial" w:hAnsi="Arial"/>
                <w:sz w:val="16"/>
              </w:rPr>
              <w:t>$03=Engine Metal Ovrtemp;</w:t>
            </w:r>
          </w:p>
          <w:p w:rsidR="00287CCB" w:rsidRDefault="00BF4663" w:rsidP="00287CCB">
            <w:pPr>
              <w:rPr>
                <w:rFonts w:ascii="Arial" w:hAnsi="Arial"/>
                <w:sz w:val="16"/>
              </w:rPr>
            </w:pPr>
            <w:r>
              <w:rPr>
                <w:rFonts w:ascii="Arial" w:hAnsi="Arial"/>
                <w:sz w:val="16"/>
              </w:rPr>
              <w:t>$04=Engine Oil Overtemp</w:t>
            </w:r>
            <w:r w:rsidR="00287CCB">
              <w:rPr>
                <w:rFonts w:ascii="Arial" w:hAnsi="Arial"/>
                <w:sz w:val="16"/>
              </w:rPr>
              <w:t>;</w:t>
            </w:r>
          </w:p>
          <w:p w:rsidR="00BF4663" w:rsidRDefault="00287CCB" w:rsidP="00287CCB">
            <w:pPr>
              <w:rPr>
                <w:rFonts w:ascii="Arial" w:hAnsi="Arial"/>
                <w:sz w:val="16"/>
              </w:rPr>
            </w:pPr>
            <w:r>
              <w:rPr>
                <w:rFonts w:ascii="Arial" w:hAnsi="Arial"/>
                <w:sz w:val="16"/>
              </w:rPr>
              <w:t>$05=OnStar Speed Limiting</w:t>
            </w:r>
          </w:p>
        </w:tc>
      </w:tr>
    </w:tbl>
    <w:p w:rsidR="00BF4663" w:rsidRDefault="00BF4663" w:rsidP="00BF4663"/>
    <w:p w:rsidR="00BF4663" w:rsidRDefault="00BF4663" w:rsidP="00BF4663">
      <w:r>
        <w:t>This PID contains the last reason that powertrain has illuminated the Reduced Engine Power (REP) indication.</w:t>
      </w:r>
    </w:p>
    <w:p w:rsidR="00BF4663" w:rsidRDefault="00BF4663" w:rsidP="00BF4663"/>
    <w:p w:rsidR="0012240E" w:rsidRPr="00454271" w:rsidRDefault="0012240E" w:rsidP="0012240E">
      <w:pPr>
        <w:pStyle w:val="Heading3"/>
      </w:pPr>
      <w:bookmarkStart w:id="950" w:name="_Toc223513208"/>
      <w:r w:rsidRPr="00454271">
        <w:t>E85R – PID $</w:t>
      </w:r>
      <w:r>
        <w:t>209B</w:t>
      </w:r>
      <w:r w:rsidRPr="00454271">
        <w:t xml:space="preserve"> – </w:t>
      </w:r>
      <w:r w:rsidRPr="00454271">
        <w:rPr>
          <w:rFonts w:eastAsia="SimSun"/>
          <w:color w:val="000000"/>
          <w:lang w:eastAsia="zh-CN"/>
        </w:rPr>
        <w:t>Recommended Max</w:t>
      </w:r>
      <w:r>
        <w:rPr>
          <w:rFonts w:eastAsia="SimSun"/>
          <w:color w:val="000000"/>
          <w:lang w:eastAsia="zh-CN"/>
        </w:rPr>
        <w:t>imum</w:t>
      </w:r>
      <w:r w:rsidRPr="00454271">
        <w:rPr>
          <w:rFonts w:eastAsia="SimSun"/>
          <w:color w:val="000000"/>
          <w:lang w:eastAsia="zh-CN"/>
        </w:rPr>
        <w:t xml:space="preserve"> Ethanol </w:t>
      </w:r>
      <w:r>
        <w:rPr>
          <w:rFonts w:eastAsia="SimSun"/>
          <w:color w:val="000000"/>
          <w:lang w:eastAsia="zh-CN"/>
        </w:rPr>
        <w:t>Concentration</w:t>
      </w:r>
      <w:r w:rsidRPr="00454271">
        <w:rPr>
          <w:rFonts w:eastAsia="SimSun"/>
          <w:color w:val="000000"/>
          <w:lang w:eastAsia="zh-CN"/>
        </w:rPr>
        <w:t xml:space="preserve"> When </w:t>
      </w:r>
      <w:r>
        <w:t>Recommended</w:t>
      </w:r>
      <w:r w:rsidRPr="00454271">
        <w:rPr>
          <w:rFonts w:eastAsia="SimSun"/>
          <w:color w:val="000000"/>
          <w:lang w:eastAsia="zh-CN"/>
        </w:rPr>
        <w:t xml:space="preserve"> Ethanol </w:t>
      </w:r>
      <w:r>
        <w:rPr>
          <w:rFonts w:eastAsia="SimSun"/>
          <w:color w:val="000000"/>
          <w:lang w:eastAsia="zh-CN"/>
        </w:rPr>
        <w:t>Concentration</w:t>
      </w:r>
      <w:r w:rsidRPr="00454271">
        <w:rPr>
          <w:rFonts w:eastAsia="SimSun"/>
          <w:color w:val="000000"/>
          <w:lang w:eastAsia="zh-CN"/>
        </w:rPr>
        <w:t xml:space="preserve"> Exceeded</w:t>
      </w:r>
      <w:bookmarkEnd w:id="950"/>
    </w:p>
    <w:p w:rsidR="0012240E" w:rsidRPr="00454271" w:rsidRDefault="0012240E" w:rsidP="0012240E"/>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12240E" w:rsidTr="0012240E">
        <w:trPr>
          <w:cantSplit/>
          <w:jc w:val="center"/>
        </w:trPr>
        <w:tc>
          <w:tcPr>
            <w:tcW w:w="720" w:type="dxa"/>
            <w:tcBorders>
              <w:bottom w:val="single" w:sz="12" w:space="0" w:color="000000"/>
            </w:tcBorders>
          </w:tcPr>
          <w:p w:rsidR="0012240E" w:rsidRDefault="0012240E" w:rsidP="0012240E">
            <w:pPr>
              <w:jc w:val="center"/>
              <w:rPr>
                <w:b/>
                <w:sz w:val="16"/>
              </w:rPr>
            </w:pPr>
            <w:r>
              <w:rPr>
                <w:b/>
                <w:sz w:val="16"/>
              </w:rPr>
              <w:t>PID</w:t>
            </w:r>
          </w:p>
        </w:tc>
        <w:tc>
          <w:tcPr>
            <w:tcW w:w="2880" w:type="dxa"/>
            <w:tcBorders>
              <w:bottom w:val="single" w:sz="12" w:space="0" w:color="000000"/>
            </w:tcBorders>
          </w:tcPr>
          <w:p w:rsidR="0012240E" w:rsidRDefault="0012240E" w:rsidP="0012240E">
            <w:pPr>
              <w:jc w:val="center"/>
              <w:rPr>
                <w:b/>
                <w:sz w:val="16"/>
              </w:rPr>
            </w:pPr>
            <w:r>
              <w:rPr>
                <w:b/>
                <w:sz w:val="16"/>
              </w:rPr>
              <w:t>Signal</w:t>
            </w:r>
          </w:p>
        </w:tc>
        <w:tc>
          <w:tcPr>
            <w:tcW w:w="720" w:type="dxa"/>
            <w:tcBorders>
              <w:bottom w:val="single" w:sz="12" w:space="0" w:color="000000"/>
            </w:tcBorders>
          </w:tcPr>
          <w:p w:rsidR="0012240E" w:rsidRDefault="0012240E" w:rsidP="0012240E">
            <w:pPr>
              <w:jc w:val="center"/>
              <w:rPr>
                <w:b/>
                <w:sz w:val="16"/>
              </w:rPr>
            </w:pPr>
            <w:r>
              <w:rPr>
                <w:b/>
                <w:sz w:val="16"/>
              </w:rPr>
              <w:t>Length (Bytes)</w:t>
            </w:r>
          </w:p>
        </w:tc>
        <w:tc>
          <w:tcPr>
            <w:tcW w:w="720" w:type="dxa"/>
            <w:tcBorders>
              <w:bottom w:val="single" w:sz="12" w:space="0" w:color="000000"/>
            </w:tcBorders>
          </w:tcPr>
          <w:p w:rsidR="0012240E" w:rsidRDefault="0012240E" w:rsidP="0012240E">
            <w:pPr>
              <w:jc w:val="center"/>
              <w:rPr>
                <w:b/>
                <w:sz w:val="16"/>
              </w:rPr>
            </w:pPr>
            <w:r>
              <w:rPr>
                <w:b/>
                <w:sz w:val="16"/>
              </w:rPr>
              <w:t>Data Type</w:t>
            </w:r>
          </w:p>
        </w:tc>
        <w:tc>
          <w:tcPr>
            <w:tcW w:w="2160" w:type="dxa"/>
            <w:tcBorders>
              <w:bottom w:val="single" w:sz="12" w:space="0" w:color="000000"/>
            </w:tcBorders>
          </w:tcPr>
          <w:p w:rsidR="0012240E" w:rsidRDefault="0012240E" w:rsidP="0012240E">
            <w:pPr>
              <w:jc w:val="center"/>
              <w:rPr>
                <w:b/>
                <w:sz w:val="16"/>
              </w:rPr>
            </w:pPr>
            <w:r>
              <w:rPr>
                <w:b/>
                <w:sz w:val="16"/>
              </w:rPr>
              <w:t>Range</w:t>
            </w:r>
          </w:p>
        </w:tc>
        <w:tc>
          <w:tcPr>
            <w:tcW w:w="2160" w:type="dxa"/>
            <w:tcBorders>
              <w:bottom w:val="single" w:sz="12" w:space="0" w:color="000000"/>
            </w:tcBorders>
          </w:tcPr>
          <w:p w:rsidR="0012240E" w:rsidRDefault="0012240E" w:rsidP="0012240E">
            <w:pPr>
              <w:jc w:val="center"/>
              <w:rPr>
                <w:b/>
                <w:sz w:val="16"/>
              </w:rPr>
            </w:pPr>
            <w:r>
              <w:rPr>
                <w:b/>
                <w:sz w:val="16"/>
              </w:rPr>
              <w:t>Conversion</w:t>
            </w:r>
          </w:p>
        </w:tc>
      </w:tr>
      <w:tr w:rsidR="0012240E" w:rsidTr="0012240E">
        <w:trPr>
          <w:cantSplit/>
          <w:jc w:val="center"/>
        </w:trPr>
        <w:tc>
          <w:tcPr>
            <w:tcW w:w="720" w:type="dxa"/>
            <w:tcBorders>
              <w:top w:val="nil"/>
            </w:tcBorders>
          </w:tcPr>
          <w:p w:rsidR="0012240E" w:rsidRDefault="0012240E" w:rsidP="0012240E">
            <w:pPr>
              <w:jc w:val="right"/>
              <w:rPr>
                <w:rFonts w:ascii="Arial" w:hAnsi="Arial"/>
                <w:sz w:val="16"/>
              </w:rPr>
            </w:pPr>
            <w:r>
              <w:rPr>
                <w:rFonts w:ascii="Arial" w:hAnsi="Arial"/>
                <w:sz w:val="16"/>
              </w:rPr>
              <w:t>$209B</w:t>
            </w:r>
          </w:p>
        </w:tc>
        <w:tc>
          <w:tcPr>
            <w:tcW w:w="2880" w:type="dxa"/>
            <w:tcBorders>
              <w:top w:val="nil"/>
            </w:tcBorders>
          </w:tcPr>
          <w:p w:rsidR="0012240E" w:rsidRPr="00574EFF" w:rsidRDefault="0012240E" w:rsidP="0012240E">
            <w:pPr>
              <w:rPr>
                <w:rFonts w:ascii="Arial" w:hAnsi="Arial" w:cs="Arial"/>
                <w:sz w:val="16"/>
                <w:szCs w:val="16"/>
              </w:rPr>
            </w:pPr>
            <w:r w:rsidRPr="00574EFF">
              <w:rPr>
                <w:rFonts w:ascii="Arial" w:eastAsia="SimSun" w:hAnsi="Arial" w:cs="Arial"/>
                <w:color w:val="000000"/>
                <w:sz w:val="16"/>
                <w:szCs w:val="16"/>
                <w:lang w:eastAsia="zh-CN"/>
              </w:rPr>
              <w:t xml:space="preserve">Recommended Maximum Ethanol Concentration When </w:t>
            </w:r>
            <w:r w:rsidRPr="00574EFF">
              <w:rPr>
                <w:rFonts w:ascii="Arial" w:hAnsi="Arial" w:cs="Arial"/>
                <w:sz w:val="16"/>
                <w:szCs w:val="16"/>
              </w:rPr>
              <w:t>Recommended</w:t>
            </w:r>
            <w:r w:rsidRPr="00574EFF">
              <w:rPr>
                <w:rFonts w:ascii="Arial" w:eastAsia="SimSun" w:hAnsi="Arial" w:cs="Arial"/>
                <w:color w:val="000000"/>
                <w:sz w:val="16"/>
                <w:szCs w:val="16"/>
                <w:lang w:eastAsia="zh-CN"/>
              </w:rPr>
              <w:t xml:space="preserve"> Ethanol Concentration Exceeded</w:t>
            </w:r>
          </w:p>
        </w:tc>
        <w:tc>
          <w:tcPr>
            <w:tcW w:w="720" w:type="dxa"/>
            <w:tcBorders>
              <w:top w:val="nil"/>
            </w:tcBorders>
          </w:tcPr>
          <w:p w:rsidR="0012240E" w:rsidRDefault="0012240E" w:rsidP="0012240E">
            <w:pPr>
              <w:jc w:val="right"/>
              <w:rPr>
                <w:rFonts w:ascii="Arial" w:hAnsi="Arial"/>
                <w:sz w:val="16"/>
              </w:rPr>
            </w:pPr>
            <w:r>
              <w:rPr>
                <w:rFonts w:ascii="Arial" w:hAnsi="Arial"/>
                <w:sz w:val="16"/>
              </w:rPr>
              <w:t>1</w:t>
            </w:r>
          </w:p>
        </w:tc>
        <w:tc>
          <w:tcPr>
            <w:tcW w:w="720" w:type="dxa"/>
            <w:tcBorders>
              <w:top w:val="nil"/>
            </w:tcBorders>
          </w:tcPr>
          <w:p w:rsidR="0012240E" w:rsidRDefault="0012240E" w:rsidP="0012240E">
            <w:pPr>
              <w:rPr>
                <w:rFonts w:ascii="Arial" w:hAnsi="Arial"/>
                <w:sz w:val="16"/>
              </w:rPr>
            </w:pPr>
            <w:r>
              <w:rPr>
                <w:rFonts w:ascii="Arial" w:hAnsi="Arial"/>
                <w:sz w:val="16"/>
              </w:rPr>
              <w:t>UNM</w:t>
            </w:r>
          </w:p>
        </w:tc>
        <w:tc>
          <w:tcPr>
            <w:tcW w:w="2160" w:type="dxa"/>
            <w:tcBorders>
              <w:top w:val="nil"/>
            </w:tcBorders>
          </w:tcPr>
          <w:p w:rsidR="0012240E" w:rsidRDefault="0012240E" w:rsidP="0012240E">
            <w:pPr>
              <w:rPr>
                <w:rFonts w:ascii="Arial" w:hAnsi="Arial"/>
                <w:sz w:val="16"/>
              </w:rPr>
            </w:pPr>
            <w:r>
              <w:rPr>
                <w:rFonts w:ascii="Arial" w:hAnsi="Arial"/>
                <w:sz w:val="16"/>
              </w:rPr>
              <w:t>0 - 99.609375 %</w:t>
            </w:r>
          </w:p>
        </w:tc>
        <w:tc>
          <w:tcPr>
            <w:tcW w:w="2160" w:type="dxa"/>
            <w:tcBorders>
              <w:top w:val="nil"/>
            </w:tcBorders>
          </w:tcPr>
          <w:p w:rsidR="0012240E" w:rsidRDefault="0012240E" w:rsidP="0012240E">
            <w:pPr>
              <w:rPr>
                <w:rFonts w:ascii="Arial" w:hAnsi="Arial"/>
                <w:sz w:val="16"/>
              </w:rPr>
            </w:pPr>
            <w:r>
              <w:rPr>
                <w:rFonts w:ascii="Arial" w:hAnsi="Arial"/>
                <w:sz w:val="16"/>
              </w:rPr>
              <w:t>E = N * 100 / 256</w:t>
            </w:r>
          </w:p>
        </w:tc>
      </w:tr>
    </w:tbl>
    <w:p w:rsidR="0012240E" w:rsidRDefault="0012240E" w:rsidP="0012240E"/>
    <w:p w:rsidR="0012240E" w:rsidRDefault="0012240E" w:rsidP="0012240E">
      <w:r>
        <w:t>This PID indicates the recommended fuel alcohol percentage for vehicle conditions at the most recent time that the Recommended Ethanol Concentration Exceeded bit became true.  This PID value will latch until a mode $04 code clear is issued to the controller.  If a Recommended Ethanol Concentration Exceeded event has not taken place (either initially or after a mode $04), this PID shall default to zero.</w:t>
      </w:r>
    </w:p>
    <w:p w:rsidR="0012240E" w:rsidRDefault="0012240E" w:rsidP="0012240E"/>
    <w:p w:rsidR="0012240E" w:rsidRDefault="0012240E" w:rsidP="0012240E"/>
    <w:p w:rsidR="0012240E" w:rsidRPr="00454271" w:rsidRDefault="0012240E" w:rsidP="0012240E">
      <w:pPr>
        <w:pStyle w:val="Heading3"/>
      </w:pPr>
      <w:bookmarkStart w:id="951" w:name="_Toc223513209"/>
      <w:r w:rsidRPr="00454271">
        <w:t>E85R – PID $</w:t>
      </w:r>
      <w:r>
        <w:t>209C</w:t>
      </w:r>
      <w:r w:rsidRPr="00454271">
        <w:t xml:space="preserve"> – </w:t>
      </w:r>
      <w:r>
        <w:t xml:space="preserve">Currently </w:t>
      </w:r>
      <w:r w:rsidRPr="00454271">
        <w:rPr>
          <w:rFonts w:eastAsia="SimSun"/>
          <w:lang w:eastAsia="zh-CN"/>
        </w:rPr>
        <w:t>Recommended Max</w:t>
      </w:r>
      <w:r>
        <w:rPr>
          <w:rFonts w:eastAsia="SimSun"/>
          <w:lang w:eastAsia="zh-CN"/>
        </w:rPr>
        <w:t>imum</w:t>
      </w:r>
      <w:r w:rsidRPr="00454271">
        <w:rPr>
          <w:rFonts w:eastAsia="SimSun"/>
          <w:lang w:eastAsia="zh-CN"/>
        </w:rPr>
        <w:t xml:space="preserve"> Ethanol </w:t>
      </w:r>
      <w:r>
        <w:t>Concentration</w:t>
      </w:r>
      <w:bookmarkEnd w:id="951"/>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12240E" w:rsidTr="0012240E">
        <w:trPr>
          <w:cantSplit/>
          <w:jc w:val="center"/>
        </w:trPr>
        <w:tc>
          <w:tcPr>
            <w:tcW w:w="720" w:type="dxa"/>
            <w:tcBorders>
              <w:bottom w:val="single" w:sz="12" w:space="0" w:color="000000"/>
            </w:tcBorders>
          </w:tcPr>
          <w:p w:rsidR="0012240E" w:rsidRDefault="0012240E" w:rsidP="0012240E">
            <w:pPr>
              <w:jc w:val="center"/>
              <w:rPr>
                <w:b/>
                <w:sz w:val="16"/>
              </w:rPr>
            </w:pPr>
            <w:r>
              <w:rPr>
                <w:b/>
                <w:sz w:val="16"/>
              </w:rPr>
              <w:t>PID</w:t>
            </w:r>
          </w:p>
        </w:tc>
        <w:tc>
          <w:tcPr>
            <w:tcW w:w="2880" w:type="dxa"/>
            <w:tcBorders>
              <w:bottom w:val="single" w:sz="12" w:space="0" w:color="000000"/>
            </w:tcBorders>
          </w:tcPr>
          <w:p w:rsidR="0012240E" w:rsidRDefault="0012240E" w:rsidP="0012240E">
            <w:pPr>
              <w:jc w:val="center"/>
              <w:rPr>
                <w:b/>
                <w:sz w:val="16"/>
              </w:rPr>
            </w:pPr>
            <w:r>
              <w:rPr>
                <w:b/>
                <w:sz w:val="16"/>
              </w:rPr>
              <w:t>Signal</w:t>
            </w:r>
          </w:p>
        </w:tc>
        <w:tc>
          <w:tcPr>
            <w:tcW w:w="720" w:type="dxa"/>
            <w:tcBorders>
              <w:bottom w:val="single" w:sz="12" w:space="0" w:color="000000"/>
            </w:tcBorders>
          </w:tcPr>
          <w:p w:rsidR="0012240E" w:rsidRDefault="0012240E" w:rsidP="0012240E">
            <w:pPr>
              <w:jc w:val="center"/>
              <w:rPr>
                <w:b/>
                <w:sz w:val="16"/>
              </w:rPr>
            </w:pPr>
            <w:r>
              <w:rPr>
                <w:b/>
                <w:sz w:val="16"/>
              </w:rPr>
              <w:t>Length (Bytes)</w:t>
            </w:r>
          </w:p>
        </w:tc>
        <w:tc>
          <w:tcPr>
            <w:tcW w:w="720" w:type="dxa"/>
            <w:tcBorders>
              <w:bottom w:val="single" w:sz="12" w:space="0" w:color="000000"/>
            </w:tcBorders>
          </w:tcPr>
          <w:p w:rsidR="0012240E" w:rsidRDefault="0012240E" w:rsidP="0012240E">
            <w:pPr>
              <w:jc w:val="center"/>
              <w:rPr>
                <w:b/>
                <w:sz w:val="16"/>
              </w:rPr>
            </w:pPr>
            <w:r>
              <w:rPr>
                <w:b/>
                <w:sz w:val="16"/>
              </w:rPr>
              <w:t>Data Type</w:t>
            </w:r>
          </w:p>
        </w:tc>
        <w:tc>
          <w:tcPr>
            <w:tcW w:w="2160" w:type="dxa"/>
            <w:tcBorders>
              <w:bottom w:val="single" w:sz="12" w:space="0" w:color="000000"/>
            </w:tcBorders>
          </w:tcPr>
          <w:p w:rsidR="0012240E" w:rsidRDefault="0012240E" w:rsidP="0012240E">
            <w:pPr>
              <w:jc w:val="center"/>
              <w:rPr>
                <w:b/>
                <w:sz w:val="16"/>
              </w:rPr>
            </w:pPr>
            <w:r>
              <w:rPr>
                <w:b/>
                <w:sz w:val="16"/>
              </w:rPr>
              <w:t>Range</w:t>
            </w:r>
          </w:p>
        </w:tc>
        <w:tc>
          <w:tcPr>
            <w:tcW w:w="2160" w:type="dxa"/>
            <w:tcBorders>
              <w:bottom w:val="single" w:sz="12" w:space="0" w:color="000000"/>
            </w:tcBorders>
          </w:tcPr>
          <w:p w:rsidR="0012240E" w:rsidRDefault="0012240E" w:rsidP="0012240E">
            <w:pPr>
              <w:jc w:val="center"/>
              <w:rPr>
                <w:b/>
                <w:sz w:val="16"/>
              </w:rPr>
            </w:pPr>
            <w:r>
              <w:rPr>
                <w:b/>
                <w:sz w:val="16"/>
              </w:rPr>
              <w:t>Conversion</w:t>
            </w:r>
          </w:p>
        </w:tc>
      </w:tr>
      <w:tr w:rsidR="0012240E" w:rsidTr="0012240E">
        <w:trPr>
          <w:cantSplit/>
          <w:jc w:val="center"/>
        </w:trPr>
        <w:tc>
          <w:tcPr>
            <w:tcW w:w="720" w:type="dxa"/>
            <w:tcBorders>
              <w:top w:val="nil"/>
            </w:tcBorders>
          </w:tcPr>
          <w:p w:rsidR="0012240E" w:rsidRDefault="0012240E" w:rsidP="0012240E">
            <w:pPr>
              <w:jc w:val="right"/>
              <w:rPr>
                <w:rFonts w:ascii="Arial" w:hAnsi="Arial"/>
                <w:sz w:val="16"/>
              </w:rPr>
            </w:pPr>
            <w:r>
              <w:rPr>
                <w:rFonts w:ascii="Arial" w:hAnsi="Arial"/>
                <w:sz w:val="16"/>
              </w:rPr>
              <w:t>$209C</w:t>
            </w:r>
          </w:p>
        </w:tc>
        <w:tc>
          <w:tcPr>
            <w:tcW w:w="2880" w:type="dxa"/>
            <w:tcBorders>
              <w:top w:val="nil"/>
            </w:tcBorders>
          </w:tcPr>
          <w:p w:rsidR="0012240E" w:rsidRPr="00574EFF" w:rsidRDefault="0012240E" w:rsidP="0012240E">
            <w:pPr>
              <w:rPr>
                <w:rFonts w:ascii="Arial" w:hAnsi="Arial" w:cs="Arial"/>
                <w:sz w:val="16"/>
                <w:szCs w:val="16"/>
              </w:rPr>
            </w:pPr>
            <w:r w:rsidRPr="00574EFF">
              <w:rPr>
                <w:rFonts w:ascii="Arial" w:eastAsia="SimSun" w:hAnsi="Arial" w:cs="Arial"/>
                <w:color w:val="000000"/>
                <w:sz w:val="16"/>
                <w:szCs w:val="16"/>
                <w:lang w:eastAsia="zh-CN"/>
              </w:rPr>
              <w:t xml:space="preserve">Currently Recommended Maximum Ethanol </w:t>
            </w:r>
            <w:r w:rsidRPr="00574EFF">
              <w:rPr>
                <w:rFonts w:ascii="Arial" w:hAnsi="Arial" w:cs="Arial"/>
                <w:sz w:val="16"/>
                <w:szCs w:val="16"/>
              </w:rPr>
              <w:t>Concentration</w:t>
            </w:r>
          </w:p>
        </w:tc>
        <w:tc>
          <w:tcPr>
            <w:tcW w:w="720" w:type="dxa"/>
            <w:tcBorders>
              <w:top w:val="nil"/>
            </w:tcBorders>
          </w:tcPr>
          <w:p w:rsidR="0012240E" w:rsidRDefault="0012240E" w:rsidP="0012240E">
            <w:pPr>
              <w:jc w:val="right"/>
              <w:rPr>
                <w:rFonts w:ascii="Arial" w:hAnsi="Arial"/>
                <w:sz w:val="16"/>
              </w:rPr>
            </w:pPr>
            <w:r>
              <w:rPr>
                <w:rFonts w:ascii="Arial" w:hAnsi="Arial"/>
                <w:sz w:val="16"/>
              </w:rPr>
              <w:t>1</w:t>
            </w:r>
          </w:p>
        </w:tc>
        <w:tc>
          <w:tcPr>
            <w:tcW w:w="720" w:type="dxa"/>
            <w:tcBorders>
              <w:top w:val="nil"/>
            </w:tcBorders>
          </w:tcPr>
          <w:p w:rsidR="0012240E" w:rsidRDefault="0012240E" w:rsidP="0012240E">
            <w:pPr>
              <w:rPr>
                <w:rFonts w:ascii="Arial" w:hAnsi="Arial"/>
                <w:sz w:val="16"/>
              </w:rPr>
            </w:pPr>
            <w:r>
              <w:rPr>
                <w:rFonts w:ascii="Arial" w:hAnsi="Arial"/>
                <w:sz w:val="16"/>
              </w:rPr>
              <w:t>UNM</w:t>
            </w:r>
          </w:p>
        </w:tc>
        <w:tc>
          <w:tcPr>
            <w:tcW w:w="2160" w:type="dxa"/>
            <w:tcBorders>
              <w:top w:val="nil"/>
            </w:tcBorders>
          </w:tcPr>
          <w:p w:rsidR="0012240E" w:rsidRDefault="0012240E" w:rsidP="0012240E">
            <w:pPr>
              <w:rPr>
                <w:rFonts w:ascii="Arial" w:hAnsi="Arial"/>
                <w:sz w:val="16"/>
              </w:rPr>
            </w:pPr>
            <w:r>
              <w:rPr>
                <w:rFonts w:ascii="Arial" w:hAnsi="Arial"/>
                <w:sz w:val="16"/>
              </w:rPr>
              <w:t>0 - 99.609375 %</w:t>
            </w:r>
          </w:p>
        </w:tc>
        <w:tc>
          <w:tcPr>
            <w:tcW w:w="2160" w:type="dxa"/>
            <w:tcBorders>
              <w:top w:val="nil"/>
            </w:tcBorders>
          </w:tcPr>
          <w:p w:rsidR="0012240E" w:rsidRDefault="0012240E" w:rsidP="0012240E">
            <w:pPr>
              <w:rPr>
                <w:rFonts w:ascii="Arial" w:hAnsi="Arial"/>
                <w:sz w:val="16"/>
              </w:rPr>
            </w:pPr>
            <w:r>
              <w:rPr>
                <w:rFonts w:ascii="Arial" w:hAnsi="Arial"/>
                <w:sz w:val="16"/>
              </w:rPr>
              <w:t>E = N * 100 / 256</w:t>
            </w:r>
          </w:p>
        </w:tc>
      </w:tr>
    </w:tbl>
    <w:p w:rsidR="0012240E" w:rsidRDefault="0012240E" w:rsidP="0012240E"/>
    <w:p w:rsidR="0012240E" w:rsidRDefault="0012240E" w:rsidP="0012240E">
      <w:r>
        <w:t>This PID indicates the recommended maximum fuel alcohol percentage for current vehicle conditions.</w:t>
      </w:r>
    </w:p>
    <w:p w:rsidR="0012240E" w:rsidRDefault="0012240E" w:rsidP="0012240E"/>
    <w:p w:rsidR="0012240E" w:rsidRPr="00454271" w:rsidRDefault="0012240E" w:rsidP="0012240E">
      <w:pPr>
        <w:pStyle w:val="Heading3"/>
      </w:pPr>
      <w:bookmarkStart w:id="952" w:name="_Toc223513210"/>
      <w:r w:rsidRPr="00454271">
        <w:t>E85R – PID $</w:t>
      </w:r>
      <w:r>
        <w:t>209D</w:t>
      </w:r>
      <w:r w:rsidRPr="00454271">
        <w:t xml:space="preserve"> – </w:t>
      </w:r>
      <w:r>
        <w:rPr>
          <w:rFonts w:eastAsia="SimSun"/>
          <w:color w:val="000000"/>
          <w:lang w:eastAsia="zh-CN"/>
        </w:rPr>
        <w:t>Actual</w:t>
      </w:r>
      <w:r w:rsidRPr="00454271">
        <w:rPr>
          <w:rFonts w:eastAsia="SimSun"/>
          <w:color w:val="000000"/>
          <w:lang w:eastAsia="zh-CN"/>
        </w:rPr>
        <w:t xml:space="preserve"> Ethanol Composition When </w:t>
      </w:r>
      <w:r>
        <w:t>Recommended</w:t>
      </w:r>
      <w:r w:rsidRPr="00454271">
        <w:rPr>
          <w:rFonts w:eastAsia="SimSun"/>
          <w:color w:val="000000"/>
          <w:lang w:eastAsia="zh-CN"/>
        </w:rPr>
        <w:t xml:space="preserve"> Ethanol </w:t>
      </w:r>
      <w:r>
        <w:t>Concentration</w:t>
      </w:r>
      <w:r w:rsidRPr="00454271">
        <w:rPr>
          <w:rFonts w:eastAsia="SimSun"/>
          <w:color w:val="000000"/>
          <w:lang w:eastAsia="zh-CN"/>
        </w:rPr>
        <w:t xml:space="preserve"> Exceeded</w:t>
      </w:r>
      <w:bookmarkEnd w:id="952"/>
    </w:p>
    <w:p w:rsidR="0012240E" w:rsidRPr="00454271" w:rsidRDefault="0012240E" w:rsidP="0012240E"/>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12240E" w:rsidTr="0012240E">
        <w:trPr>
          <w:cantSplit/>
          <w:jc w:val="center"/>
        </w:trPr>
        <w:tc>
          <w:tcPr>
            <w:tcW w:w="720" w:type="dxa"/>
            <w:tcBorders>
              <w:bottom w:val="single" w:sz="12" w:space="0" w:color="000000"/>
            </w:tcBorders>
          </w:tcPr>
          <w:p w:rsidR="0012240E" w:rsidRDefault="0012240E" w:rsidP="0012240E">
            <w:pPr>
              <w:jc w:val="center"/>
              <w:rPr>
                <w:b/>
                <w:sz w:val="16"/>
              </w:rPr>
            </w:pPr>
            <w:r>
              <w:rPr>
                <w:b/>
                <w:sz w:val="16"/>
              </w:rPr>
              <w:t>PID</w:t>
            </w:r>
          </w:p>
        </w:tc>
        <w:tc>
          <w:tcPr>
            <w:tcW w:w="2880" w:type="dxa"/>
            <w:tcBorders>
              <w:bottom w:val="single" w:sz="12" w:space="0" w:color="000000"/>
            </w:tcBorders>
          </w:tcPr>
          <w:p w:rsidR="0012240E" w:rsidRDefault="0012240E" w:rsidP="0012240E">
            <w:pPr>
              <w:jc w:val="center"/>
              <w:rPr>
                <w:b/>
                <w:sz w:val="16"/>
              </w:rPr>
            </w:pPr>
            <w:r>
              <w:rPr>
                <w:b/>
                <w:sz w:val="16"/>
              </w:rPr>
              <w:t>Signal</w:t>
            </w:r>
          </w:p>
        </w:tc>
        <w:tc>
          <w:tcPr>
            <w:tcW w:w="720" w:type="dxa"/>
            <w:tcBorders>
              <w:bottom w:val="single" w:sz="12" w:space="0" w:color="000000"/>
            </w:tcBorders>
          </w:tcPr>
          <w:p w:rsidR="0012240E" w:rsidRDefault="0012240E" w:rsidP="0012240E">
            <w:pPr>
              <w:jc w:val="center"/>
              <w:rPr>
                <w:b/>
                <w:sz w:val="16"/>
              </w:rPr>
            </w:pPr>
            <w:r>
              <w:rPr>
                <w:b/>
                <w:sz w:val="16"/>
              </w:rPr>
              <w:t>Length (Bytes)</w:t>
            </w:r>
          </w:p>
        </w:tc>
        <w:tc>
          <w:tcPr>
            <w:tcW w:w="720" w:type="dxa"/>
            <w:tcBorders>
              <w:bottom w:val="single" w:sz="12" w:space="0" w:color="000000"/>
            </w:tcBorders>
          </w:tcPr>
          <w:p w:rsidR="0012240E" w:rsidRDefault="0012240E" w:rsidP="0012240E">
            <w:pPr>
              <w:jc w:val="center"/>
              <w:rPr>
                <w:b/>
                <w:sz w:val="16"/>
              </w:rPr>
            </w:pPr>
            <w:r>
              <w:rPr>
                <w:b/>
                <w:sz w:val="16"/>
              </w:rPr>
              <w:t>Data Type</w:t>
            </w:r>
          </w:p>
        </w:tc>
        <w:tc>
          <w:tcPr>
            <w:tcW w:w="2160" w:type="dxa"/>
            <w:tcBorders>
              <w:bottom w:val="single" w:sz="12" w:space="0" w:color="000000"/>
            </w:tcBorders>
          </w:tcPr>
          <w:p w:rsidR="0012240E" w:rsidRDefault="0012240E" w:rsidP="0012240E">
            <w:pPr>
              <w:jc w:val="center"/>
              <w:rPr>
                <w:b/>
                <w:sz w:val="16"/>
              </w:rPr>
            </w:pPr>
            <w:r>
              <w:rPr>
                <w:b/>
                <w:sz w:val="16"/>
              </w:rPr>
              <w:t>Range</w:t>
            </w:r>
          </w:p>
        </w:tc>
        <w:tc>
          <w:tcPr>
            <w:tcW w:w="2160" w:type="dxa"/>
            <w:tcBorders>
              <w:bottom w:val="single" w:sz="12" w:space="0" w:color="000000"/>
            </w:tcBorders>
          </w:tcPr>
          <w:p w:rsidR="0012240E" w:rsidRDefault="0012240E" w:rsidP="0012240E">
            <w:pPr>
              <w:jc w:val="center"/>
              <w:rPr>
                <w:b/>
                <w:sz w:val="16"/>
              </w:rPr>
            </w:pPr>
            <w:r>
              <w:rPr>
                <w:b/>
                <w:sz w:val="16"/>
              </w:rPr>
              <w:t>Conversion</w:t>
            </w:r>
          </w:p>
        </w:tc>
      </w:tr>
      <w:tr w:rsidR="0012240E" w:rsidTr="0012240E">
        <w:trPr>
          <w:cantSplit/>
          <w:jc w:val="center"/>
        </w:trPr>
        <w:tc>
          <w:tcPr>
            <w:tcW w:w="720" w:type="dxa"/>
            <w:tcBorders>
              <w:top w:val="nil"/>
            </w:tcBorders>
          </w:tcPr>
          <w:p w:rsidR="0012240E" w:rsidRDefault="0012240E" w:rsidP="0012240E">
            <w:pPr>
              <w:jc w:val="right"/>
              <w:rPr>
                <w:rFonts w:ascii="Arial" w:hAnsi="Arial"/>
                <w:sz w:val="16"/>
              </w:rPr>
            </w:pPr>
            <w:r>
              <w:rPr>
                <w:rFonts w:ascii="Arial" w:hAnsi="Arial"/>
                <w:sz w:val="16"/>
              </w:rPr>
              <w:t>$209D</w:t>
            </w:r>
          </w:p>
        </w:tc>
        <w:tc>
          <w:tcPr>
            <w:tcW w:w="2880" w:type="dxa"/>
            <w:tcBorders>
              <w:top w:val="nil"/>
            </w:tcBorders>
          </w:tcPr>
          <w:p w:rsidR="0012240E" w:rsidRPr="00574EFF" w:rsidRDefault="0012240E" w:rsidP="0012240E">
            <w:pPr>
              <w:rPr>
                <w:rFonts w:ascii="Arial" w:hAnsi="Arial" w:cs="Arial"/>
                <w:sz w:val="16"/>
                <w:szCs w:val="16"/>
              </w:rPr>
            </w:pPr>
            <w:r w:rsidRPr="00574EFF">
              <w:rPr>
                <w:rFonts w:ascii="Arial" w:eastAsia="SimSun" w:hAnsi="Arial" w:cs="Arial"/>
                <w:color w:val="000000"/>
                <w:sz w:val="16"/>
                <w:szCs w:val="16"/>
                <w:lang w:eastAsia="zh-CN"/>
              </w:rPr>
              <w:t xml:space="preserve">Actual Ethanol Composition When </w:t>
            </w:r>
            <w:r w:rsidRPr="00574EFF">
              <w:rPr>
                <w:rFonts w:ascii="Arial" w:hAnsi="Arial" w:cs="Arial"/>
                <w:sz w:val="16"/>
                <w:szCs w:val="16"/>
              </w:rPr>
              <w:t>Recommended</w:t>
            </w:r>
            <w:r w:rsidRPr="00574EFF">
              <w:rPr>
                <w:rFonts w:ascii="Arial" w:eastAsia="SimSun" w:hAnsi="Arial" w:cs="Arial"/>
                <w:color w:val="000000"/>
                <w:sz w:val="16"/>
                <w:szCs w:val="16"/>
                <w:lang w:eastAsia="zh-CN"/>
              </w:rPr>
              <w:t xml:space="preserve"> Ethanol </w:t>
            </w:r>
            <w:r w:rsidRPr="00574EFF">
              <w:rPr>
                <w:rFonts w:ascii="Arial" w:hAnsi="Arial" w:cs="Arial"/>
                <w:sz w:val="16"/>
                <w:szCs w:val="16"/>
              </w:rPr>
              <w:t>Concentration</w:t>
            </w:r>
            <w:r w:rsidRPr="00574EFF">
              <w:rPr>
                <w:rFonts w:ascii="Arial" w:eastAsia="SimSun" w:hAnsi="Arial" w:cs="Arial"/>
                <w:color w:val="000000"/>
                <w:sz w:val="16"/>
                <w:szCs w:val="16"/>
                <w:lang w:eastAsia="zh-CN"/>
              </w:rPr>
              <w:t xml:space="preserve"> Exceeded</w:t>
            </w:r>
          </w:p>
        </w:tc>
        <w:tc>
          <w:tcPr>
            <w:tcW w:w="720" w:type="dxa"/>
            <w:tcBorders>
              <w:top w:val="nil"/>
            </w:tcBorders>
          </w:tcPr>
          <w:p w:rsidR="0012240E" w:rsidRDefault="0012240E" w:rsidP="0012240E">
            <w:pPr>
              <w:jc w:val="right"/>
              <w:rPr>
                <w:rFonts w:ascii="Arial" w:hAnsi="Arial"/>
                <w:sz w:val="16"/>
              </w:rPr>
            </w:pPr>
            <w:r>
              <w:rPr>
                <w:rFonts w:ascii="Arial" w:hAnsi="Arial"/>
                <w:sz w:val="16"/>
              </w:rPr>
              <w:t>1</w:t>
            </w:r>
          </w:p>
        </w:tc>
        <w:tc>
          <w:tcPr>
            <w:tcW w:w="720" w:type="dxa"/>
            <w:tcBorders>
              <w:top w:val="nil"/>
            </w:tcBorders>
          </w:tcPr>
          <w:p w:rsidR="0012240E" w:rsidRDefault="0012240E" w:rsidP="0012240E">
            <w:pPr>
              <w:rPr>
                <w:rFonts w:ascii="Arial" w:hAnsi="Arial"/>
                <w:sz w:val="16"/>
              </w:rPr>
            </w:pPr>
            <w:r>
              <w:rPr>
                <w:rFonts w:ascii="Arial" w:hAnsi="Arial"/>
                <w:sz w:val="16"/>
              </w:rPr>
              <w:t>UNM</w:t>
            </w:r>
          </w:p>
        </w:tc>
        <w:tc>
          <w:tcPr>
            <w:tcW w:w="2160" w:type="dxa"/>
            <w:tcBorders>
              <w:top w:val="nil"/>
            </w:tcBorders>
          </w:tcPr>
          <w:p w:rsidR="0012240E" w:rsidRDefault="0012240E" w:rsidP="0012240E">
            <w:pPr>
              <w:rPr>
                <w:rFonts w:ascii="Arial" w:hAnsi="Arial"/>
                <w:sz w:val="16"/>
              </w:rPr>
            </w:pPr>
            <w:r>
              <w:rPr>
                <w:rFonts w:ascii="Arial" w:hAnsi="Arial"/>
                <w:sz w:val="16"/>
              </w:rPr>
              <w:t>0 - 99.609375 %</w:t>
            </w:r>
          </w:p>
        </w:tc>
        <w:tc>
          <w:tcPr>
            <w:tcW w:w="2160" w:type="dxa"/>
            <w:tcBorders>
              <w:top w:val="nil"/>
            </w:tcBorders>
          </w:tcPr>
          <w:p w:rsidR="0012240E" w:rsidRDefault="0012240E" w:rsidP="0012240E">
            <w:pPr>
              <w:rPr>
                <w:rFonts w:ascii="Arial" w:hAnsi="Arial"/>
                <w:sz w:val="16"/>
              </w:rPr>
            </w:pPr>
            <w:r>
              <w:rPr>
                <w:rFonts w:ascii="Arial" w:hAnsi="Arial"/>
                <w:sz w:val="16"/>
              </w:rPr>
              <w:t>E = N * 100 / 256</w:t>
            </w:r>
          </w:p>
        </w:tc>
      </w:tr>
    </w:tbl>
    <w:p w:rsidR="0012240E" w:rsidRDefault="0012240E" w:rsidP="0012240E"/>
    <w:p w:rsidR="0012240E" w:rsidRDefault="0012240E" w:rsidP="0012240E">
      <w:r>
        <w:t>This PID indicates the actual fuel alcohol percentage at the most recent time that the Recommended Ethanol Concentration Exceeded bit became true.  In vehicles with an ethanol concentration sensor, this will be a measured value.  In vehicles without a physical sensor, this will be a calculated value.  This PID will latch until a mode $04 code clear is issued to the controller.  If a Recommended Ethanol Concentration Exceeded event has not taken place (either initially or after a mode $04), this PID shall default to zero.</w:t>
      </w:r>
    </w:p>
    <w:p w:rsidR="0012240E" w:rsidRDefault="0012240E" w:rsidP="0012240E"/>
    <w:p w:rsidR="0012240E" w:rsidRDefault="0012240E" w:rsidP="0012240E">
      <w:pPr>
        <w:pStyle w:val="Heading3"/>
      </w:pPr>
      <w:bookmarkStart w:id="953" w:name="_Toc172097560"/>
      <w:bookmarkStart w:id="954" w:name="_Toc223513211"/>
      <w:r>
        <w:t>E85R – PID $209E – Ambient Air Temperature</w:t>
      </w:r>
      <w:bookmarkEnd w:id="953"/>
      <w:r>
        <w:t xml:space="preserve"> </w:t>
      </w:r>
      <w:r w:rsidRPr="00454271">
        <w:rPr>
          <w:rFonts w:eastAsia="SimSun"/>
          <w:color w:val="000000"/>
          <w:lang w:eastAsia="zh-CN"/>
        </w:rPr>
        <w:t xml:space="preserve">When </w:t>
      </w:r>
      <w:r>
        <w:t>Recommended</w:t>
      </w:r>
      <w:r w:rsidRPr="00454271">
        <w:rPr>
          <w:rFonts w:eastAsia="SimSun"/>
          <w:color w:val="000000"/>
          <w:lang w:eastAsia="zh-CN"/>
        </w:rPr>
        <w:t xml:space="preserve"> Ethanol </w:t>
      </w:r>
      <w:r>
        <w:t>Concentration</w:t>
      </w:r>
      <w:r w:rsidRPr="00454271">
        <w:rPr>
          <w:rFonts w:eastAsia="SimSun"/>
          <w:color w:val="000000"/>
          <w:lang w:eastAsia="zh-CN"/>
        </w:rPr>
        <w:t xml:space="preserve"> Exceeded</w:t>
      </w:r>
      <w:bookmarkEnd w:id="954"/>
    </w:p>
    <w:p w:rsidR="0012240E" w:rsidRDefault="0012240E" w:rsidP="0012240E"/>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12240E" w:rsidTr="0012240E">
        <w:trPr>
          <w:cantSplit/>
          <w:jc w:val="center"/>
        </w:trPr>
        <w:tc>
          <w:tcPr>
            <w:tcW w:w="720" w:type="dxa"/>
            <w:tcBorders>
              <w:bottom w:val="single" w:sz="12" w:space="0" w:color="000000"/>
            </w:tcBorders>
          </w:tcPr>
          <w:p w:rsidR="0012240E" w:rsidRDefault="0012240E" w:rsidP="0012240E">
            <w:pPr>
              <w:jc w:val="center"/>
              <w:rPr>
                <w:b/>
                <w:sz w:val="16"/>
              </w:rPr>
            </w:pPr>
            <w:r>
              <w:rPr>
                <w:b/>
                <w:sz w:val="16"/>
              </w:rPr>
              <w:t>PID</w:t>
            </w:r>
          </w:p>
        </w:tc>
        <w:tc>
          <w:tcPr>
            <w:tcW w:w="2880" w:type="dxa"/>
            <w:tcBorders>
              <w:bottom w:val="single" w:sz="12" w:space="0" w:color="000000"/>
            </w:tcBorders>
          </w:tcPr>
          <w:p w:rsidR="0012240E" w:rsidRDefault="0012240E" w:rsidP="0012240E">
            <w:pPr>
              <w:jc w:val="center"/>
              <w:rPr>
                <w:b/>
                <w:sz w:val="16"/>
              </w:rPr>
            </w:pPr>
            <w:r>
              <w:rPr>
                <w:b/>
                <w:sz w:val="16"/>
              </w:rPr>
              <w:t>Signal</w:t>
            </w:r>
          </w:p>
        </w:tc>
        <w:tc>
          <w:tcPr>
            <w:tcW w:w="720" w:type="dxa"/>
            <w:tcBorders>
              <w:bottom w:val="single" w:sz="12" w:space="0" w:color="000000"/>
            </w:tcBorders>
          </w:tcPr>
          <w:p w:rsidR="0012240E" w:rsidRDefault="0012240E" w:rsidP="0012240E">
            <w:pPr>
              <w:jc w:val="center"/>
              <w:rPr>
                <w:b/>
                <w:sz w:val="16"/>
              </w:rPr>
            </w:pPr>
            <w:r>
              <w:rPr>
                <w:b/>
                <w:sz w:val="16"/>
              </w:rPr>
              <w:t>Length (Bytes)</w:t>
            </w:r>
          </w:p>
        </w:tc>
        <w:tc>
          <w:tcPr>
            <w:tcW w:w="720" w:type="dxa"/>
            <w:tcBorders>
              <w:bottom w:val="single" w:sz="12" w:space="0" w:color="000000"/>
            </w:tcBorders>
          </w:tcPr>
          <w:p w:rsidR="0012240E" w:rsidRDefault="0012240E" w:rsidP="0012240E">
            <w:pPr>
              <w:jc w:val="center"/>
              <w:rPr>
                <w:b/>
                <w:sz w:val="16"/>
              </w:rPr>
            </w:pPr>
            <w:r>
              <w:rPr>
                <w:b/>
                <w:sz w:val="16"/>
              </w:rPr>
              <w:t>Data Type</w:t>
            </w:r>
          </w:p>
        </w:tc>
        <w:tc>
          <w:tcPr>
            <w:tcW w:w="2160" w:type="dxa"/>
            <w:tcBorders>
              <w:bottom w:val="single" w:sz="12" w:space="0" w:color="000000"/>
            </w:tcBorders>
          </w:tcPr>
          <w:p w:rsidR="0012240E" w:rsidRDefault="0012240E" w:rsidP="0012240E">
            <w:pPr>
              <w:jc w:val="center"/>
              <w:rPr>
                <w:b/>
                <w:sz w:val="16"/>
              </w:rPr>
            </w:pPr>
            <w:r>
              <w:rPr>
                <w:b/>
                <w:sz w:val="16"/>
              </w:rPr>
              <w:t>Range</w:t>
            </w:r>
          </w:p>
        </w:tc>
        <w:tc>
          <w:tcPr>
            <w:tcW w:w="2160" w:type="dxa"/>
            <w:tcBorders>
              <w:bottom w:val="single" w:sz="12" w:space="0" w:color="000000"/>
            </w:tcBorders>
          </w:tcPr>
          <w:p w:rsidR="0012240E" w:rsidRDefault="0012240E" w:rsidP="0012240E">
            <w:pPr>
              <w:jc w:val="center"/>
              <w:rPr>
                <w:b/>
                <w:sz w:val="16"/>
              </w:rPr>
            </w:pPr>
            <w:r>
              <w:rPr>
                <w:b/>
                <w:sz w:val="16"/>
              </w:rPr>
              <w:t>Conversion</w:t>
            </w:r>
          </w:p>
        </w:tc>
      </w:tr>
      <w:tr w:rsidR="0012240E" w:rsidTr="0012240E">
        <w:trPr>
          <w:cantSplit/>
          <w:jc w:val="center"/>
        </w:trPr>
        <w:tc>
          <w:tcPr>
            <w:tcW w:w="720" w:type="dxa"/>
            <w:tcBorders>
              <w:top w:val="nil"/>
            </w:tcBorders>
          </w:tcPr>
          <w:p w:rsidR="0012240E" w:rsidRDefault="0012240E" w:rsidP="0012240E">
            <w:pPr>
              <w:jc w:val="right"/>
              <w:rPr>
                <w:rFonts w:ascii="Arial" w:hAnsi="Arial"/>
                <w:sz w:val="16"/>
              </w:rPr>
            </w:pPr>
            <w:r>
              <w:rPr>
                <w:rFonts w:ascii="Arial" w:hAnsi="Arial"/>
                <w:sz w:val="16"/>
              </w:rPr>
              <w:t>$209E</w:t>
            </w:r>
          </w:p>
        </w:tc>
        <w:tc>
          <w:tcPr>
            <w:tcW w:w="2880" w:type="dxa"/>
            <w:tcBorders>
              <w:top w:val="nil"/>
            </w:tcBorders>
          </w:tcPr>
          <w:p w:rsidR="0012240E" w:rsidRPr="00574EFF" w:rsidRDefault="0012240E" w:rsidP="0012240E">
            <w:pPr>
              <w:rPr>
                <w:rFonts w:ascii="Arial" w:hAnsi="Arial" w:cs="Arial"/>
                <w:sz w:val="16"/>
                <w:szCs w:val="16"/>
              </w:rPr>
            </w:pPr>
            <w:r w:rsidRPr="00574EFF">
              <w:rPr>
                <w:rFonts w:ascii="Arial" w:hAnsi="Arial" w:cs="Arial"/>
                <w:sz w:val="16"/>
                <w:szCs w:val="16"/>
              </w:rPr>
              <w:t xml:space="preserve">Ambient Air Temperature </w:t>
            </w:r>
            <w:r w:rsidRPr="00574EFF">
              <w:rPr>
                <w:rFonts w:ascii="Arial" w:eastAsia="SimSun" w:hAnsi="Arial" w:cs="Arial"/>
                <w:color w:val="000000"/>
                <w:sz w:val="16"/>
                <w:szCs w:val="16"/>
                <w:lang w:eastAsia="zh-CN"/>
              </w:rPr>
              <w:t xml:space="preserve">When </w:t>
            </w:r>
            <w:r w:rsidRPr="00574EFF">
              <w:rPr>
                <w:rFonts w:ascii="Arial" w:hAnsi="Arial" w:cs="Arial"/>
                <w:sz w:val="16"/>
                <w:szCs w:val="16"/>
              </w:rPr>
              <w:t>Recommended</w:t>
            </w:r>
            <w:r w:rsidRPr="00574EFF">
              <w:rPr>
                <w:rFonts w:ascii="Arial" w:eastAsia="SimSun" w:hAnsi="Arial" w:cs="Arial"/>
                <w:color w:val="000000"/>
                <w:sz w:val="16"/>
                <w:szCs w:val="16"/>
                <w:lang w:eastAsia="zh-CN"/>
              </w:rPr>
              <w:t xml:space="preserve"> Ethanol </w:t>
            </w:r>
            <w:r w:rsidRPr="00574EFF">
              <w:rPr>
                <w:rFonts w:ascii="Arial" w:hAnsi="Arial" w:cs="Arial"/>
                <w:sz w:val="16"/>
                <w:szCs w:val="16"/>
              </w:rPr>
              <w:t>Concentration</w:t>
            </w:r>
            <w:r w:rsidRPr="00574EFF">
              <w:rPr>
                <w:rFonts w:ascii="Arial" w:eastAsia="SimSun" w:hAnsi="Arial" w:cs="Arial"/>
                <w:color w:val="000000"/>
                <w:sz w:val="16"/>
                <w:szCs w:val="16"/>
                <w:lang w:eastAsia="zh-CN"/>
              </w:rPr>
              <w:t xml:space="preserve"> Exceeded</w:t>
            </w:r>
          </w:p>
        </w:tc>
        <w:tc>
          <w:tcPr>
            <w:tcW w:w="720" w:type="dxa"/>
            <w:tcBorders>
              <w:top w:val="nil"/>
            </w:tcBorders>
          </w:tcPr>
          <w:p w:rsidR="0012240E" w:rsidRDefault="0012240E" w:rsidP="0012240E">
            <w:pPr>
              <w:jc w:val="right"/>
              <w:rPr>
                <w:rFonts w:ascii="Arial" w:hAnsi="Arial"/>
                <w:sz w:val="16"/>
              </w:rPr>
            </w:pPr>
            <w:r>
              <w:rPr>
                <w:rFonts w:ascii="Arial" w:hAnsi="Arial"/>
                <w:sz w:val="16"/>
              </w:rPr>
              <w:t>1</w:t>
            </w:r>
          </w:p>
        </w:tc>
        <w:tc>
          <w:tcPr>
            <w:tcW w:w="720" w:type="dxa"/>
            <w:tcBorders>
              <w:top w:val="nil"/>
            </w:tcBorders>
          </w:tcPr>
          <w:p w:rsidR="0012240E" w:rsidRDefault="0012240E" w:rsidP="0012240E">
            <w:pPr>
              <w:rPr>
                <w:rFonts w:ascii="Arial" w:hAnsi="Arial"/>
                <w:sz w:val="16"/>
              </w:rPr>
            </w:pPr>
            <w:r>
              <w:rPr>
                <w:rFonts w:ascii="Arial" w:hAnsi="Arial"/>
                <w:sz w:val="16"/>
              </w:rPr>
              <w:t>UNM</w:t>
            </w:r>
          </w:p>
        </w:tc>
        <w:tc>
          <w:tcPr>
            <w:tcW w:w="2160" w:type="dxa"/>
            <w:tcBorders>
              <w:top w:val="nil"/>
            </w:tcBorders>
          </w:tcPr>
          <w:p w:rsidR="0012240E" w:rsidRDefault="0012240E" w:rsidP="0012240E">
            <w:pPr>
              <w:rPr>
                <w:rFonts w:ascii="Arial" w:hAnsi="Arial"/>
                <w:sz w:val="16"/>
              </w:rPr>
            </w:pPr>
            <w:r>
              <w:rPr>
                <w:rFonts w:ascii="Arial" w:hAnsi="Arial"/>
                <w:sz w:val="16"/>
              </w:rPr>
              <w:t>-40 - 215 °C</w:t>
            </w:r>
          </w:p>
        </w:tc>
        <w:tc>
          <w:tcPr>
            <w:tcW w:w="2160" w:type="dxa"/>
            <w:tcBorders>
              <w:top w:val="nil"/>
            </w:tcBorders>
          </w:tcPr>
          <w:p w:rsidR="0012240E" w:rsidRDefault="0012240E" w:rsidP="0012240E">
            <w:pPr>
              <w:rPr>
                <w:rFonts w:ascii="Arial" w:hAnsi="Arial"/>
                <w:sz w:val="16"/>
              </w:rPr>
            </w:pPr>
            <w:r>
              <w:rPr>
                <w:rFonts w:ascii="Arial" w:hAnsi="Arial"/>
                <w:sz w:val="16"/>
              </w:rPr>
              <w:t>E = N * 1 - 40</w:t>
            </w:r>
          </w:p>
        </w:tc>
      </w:tr>
    </w:tbl>
    <w:p w:rsidR="0012240E" w:rsidRPr="00E4430B" w:rsidRDefault="0012240E" w:rsidP="0012240E"/>
    <w:p w:rsidR="0012240E" w:rsidRDefault="0012240E" w:rsidP="0012240E">
      <w:r w:rsidRPr="00E4430B">
        <w:t xml:space="preserve">This PID </w:t>
      </w:r>
      <w:r>
        <w:t>indicates</w:t>
      </w:r>
      <w:r w:rsidRPr="00E4430B">
        <w:t xml:space="preserve"> the estimated ambient air temperature </w:t>
      </w:r>
      <w:r>
        <w:t>at the most recent time that the Recommended Ethanol Concentration Exceeded bit became true.</w:t>
      </w:r>
      <w:r w:rsidRPr="00E4430B">
        <w:t xml:space="preserve">  </w:t>
      </w:r>
      <w:r>
        <w:t>This PID value will latch until a mode $04 code clear is issued to the controller.</w:t>
      </w:r>
      <w:r w:rsidRPr="00187E9F">
        <w:t xml:space="preserve"> </w:t>
      </w:r>
      <w:r>
        <w:t xml:space="preserve"> If a Recommended Ethanol Concentration Exceeded event has not taken place (either initially or after a mode $04), this PID shall default to zero.</w:t>
      </w:r>
    </w:p>
    <w:p w:rsidR="0012240E" w:rsidRPr="00E4430B" w:rsidRDefault="0012240E" w:rsidP="0012240E"/>
    <w:p w:rsidR="0012240E" w:rsidRDefault="0012240E" w:rsidP="0012240E">
      <w:pPr>
        <w:pStyle w:val="Heading3"/>
      </w:pPr>
      <w:bookmarkStart w:id="955" w:name="_Toc223513212"/>
      <w:r>
        <w:t>E85R – PID $209F – Ignition Cycles Since Recommended</w:t>
      </w:r>
      <w:r w:rsidRPr="00454271">
        <w:rPr>
          <w:rFonts w:eastAsia="SimSun"/>
          <w:color w:val="000000"/>
          <w:lang w:eastAsia="zh-CN"/>
        </w:rPr>
        <w:t xml:space="preserve"> Ethanol </w:t>
      </w:r>
      <w:r>
        <w:t>Concentration</w:t>
      </w:r>
      <w:r w:rsidRPr="00454271">
        <w:rPr>
          <w:rFonts w:eastAsia="SimSun"/>
          <w:color w:val="000000"/>
          <w:lang w:eastAsia="zh-CN"/>
        </w:rPr>
        <w:t xml:space="preserve"> Exceeded</w:t>
      </w:r>
      <w:bookmarkEnd w:id="955"/>
    </w:p>
    <w:p w:rsidR="0012240E" w:rsidRDefault="0012240E" w:rsidP="0012240E"/>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12240E" w:rsidTr="0012240E">
        <w:trPr>
          <w:cantSplit/>
          <w:jc w:val="center"/>
        </w:trPr>
        <w:tc>
          <w:tcPr>
            <w:tcW w:w="720" w:type="dxa"/>
            <w:tcBorders>
              <w:bottom w:val="single" w:sz="12" w:space="0" w:color="000000"/>
            </w:tcBorders>
          </w:tcPr>
          <w:p w:rsidR="0012240E" w:rsidRDefault="0012240E" w:rsidP="0012240E">
            <w:pPr>
              <w:jc w:val="center"/>
              <w:rPr>
                <w:b/>
                <w:sz w:val="16"/>
              </w:rPr>
            </w:pPr>
            <w:r>
              <w:rPr>
                <w:b/>
                <w:sz w:val="16"/>
              </w:rPr>
              <w:t>PID</w:t>
            </w:r>
          </w:p>
        </w:tc>
        <w:tc>
          <w:tcPr>
            <w:tcW w:w="2880" w:type="dxa"/>
            <w:tcBorders>
              <w:bottom w:val="single" w:sz="12" w:space="0" w:color="000000"/>
            </w:tcBorders>
          </w:tcPr>
          <w:p w:rsidR="0012240E" w:rsidRDefault="0012240E" w:rsidP="0012240E">
            <w:pPr>
              <w:jc w:val="center"/>
              <w:rPr>
                <w:b/>
                <w:sz w:val="16"/>
              </w:rPr>
            </w:pPr>
            <w:r>
              <w:rPr>
                <w:b/>
                <w:sz w:val="16"/>
              </w:rPr>
              <w:t>Signal</w:t>
            </w:r>
          </w:p>
        </w:tc>
        <w:tc>
          <w:tcPr>
            <w:tcW w:w="720" w:type="dxa"/>
            <w:tcBorders>
              <w:bottom w:val="single" w:sz="12" w:space="0" w:color="000000"/>
            </w:tcBorders>
          </w:tcPr>
          <w:p w:rsidR="0012240E" w:rsidRDefault="0012240E" w:rsidP="0012240E">
            <w:pPr>
              <w:jc w:val="center"/>
              <w:rPr>
                <w:b/>
                <w:sz w:val="16"/>
              </w:rPr>
            </w:pPr>
            <w:r>
              <w:rPr>
                <w:b/>
                <w:sz w:val="16"/>
              </w:rPr>
              <w:t>Length (Bytes)</w:t>
            </w:r>
          </w:p>
        </w:tc>
        <w:tc>
          <w:tcPr>
            <w:tcW w:w="720" w:type="dxa"/>
            <w:tcBorders>
              <w:bottom w:val="single" w:sz="12" w:space="0" w:color="000000"/>
            </w:tcBorders>
          </w:tcPr>
          <w:p w:rsidR="0012240E" w:rsidRDefault="0012240E" w:rsidP="0012240E">
            <w:pPr>
              <w:jc w:val="center"/>
              <w:rPr>
                <w:b/>
                <w:sz w:val="16"/>
              </w:rPr>
            </w:pPr>
            <w:r>
              <w:rPr>
                <w:b/>
                <w:sz w:val="16"/>
              </w:rPr>
              <w:t>Data Type</w:t>
            </w:r>
          </w:p>
        </w:tc>
        <w:tc>
          <w:tcPr>
            <w:tcW w:w="2160" w:type="dxa"/>
            <w:tcBorders>
              <w:bottom w:val="single" w:sz="12" w:space="0" w:color="000000"/>
            </w:tcBorders>
          </w:tcPr>
          <w:p w:rsidR="0012240E" w:rsidRDefault="0012240E" w:rsidP="0012240E">
            <w:pPr>
              <w:jc w:val="center"/>
              <w:rPr>
                <w:b/>
                <w:sz w:val="16"/>
              </w:rPr>
            </w:pPr>
            <w:r>
              <w:rPr>
                <w:b/>
                <w:sz w:val="16"/>
              </w:rPr>
              <w:t>Range</w:t>
            </w:r>
          </w:p>
        </w:tc>
        <w:tc>
          <w:tcPr>
            <w:tcW w:w="2160" w:type="dxa"/>
            <w:tcBorders>
              <w:bottom w:val="single" w:sz="12" w:space="0" w:color="000000"/>
            </w:tcBorders>
          </w:tcPr>
          <w:p w:rsidR="0012240E" w:rsidRDefault="0012240E" w:rsidP="0012240E">
            <w:pPr>
              <w:jc w:val="center"/>
              <w:rPr>
                <w:b/>
                <w:sz w:val="16"/>
              </w:rPr>
            </w:pPr>
            <w:r>
              <w:rPr>
                <w:b/>
                <w:sz w:val="16"/>
              </w:rPr>
              <w:t>Conversion</w:t>
            </w:r>
          </w:p>
        </w:tc>
      </w:tr>
      <w:tr w:rsidR="0012240E" w:rsidTr="0012240E">
        <w:trPr>
          <w:cantSplit/>
          <w:jc w:val="center"/>
        </w:trPr>
        <w:tc>
          <w:tcPr>
            <w:tcW w:w="720" w:type="dxa"/>
            <w:tcBorders>
              <w:top w:val="nil"/>
            </w:tcBorders>
          </w:tcPr>
          <w:p w:rsidR="0012240E" w:rsidRDefault="0012240E" w:rsidP="0012240E">
            <w:pPr>
              <w:jc w:val="right"/>
              <w:rPr>
                <w:rFonts w:ascii="Arial" w:hAnsi="Arial"/>
                <w:sz w:val="16"/>
              </w:rPr>
            </w:pPr>
            <w:r>
              <w:rPr>
                <w:rFonts w:ascii="Arial" w:hAnsi="Arial"/>
                <w:sz w:val="16"/>
              </w:rPr>
              <w:t>$209F</w:t>
            </w:r>
          </w:p>
        </w:tc>
        <w:tc>
          <w:tcPr>
            <w:tcW w:w="2880" w:type="dxa"/>
            <w:tcBorders>
              <w:top w:val="nil"/>
            </w:tcBorders>
          </w:tcPr>
          <w:p w:rsidR="0012240E" w:rsidRPr="00574EFF" w:rsidRDefault="0012240E" w:rsidP="0012240E">
            <w:pPr>
              <w:rPr>
                <w:rFonts w:ascii="Arial" w:hAnsi="Arial" w:cs="Arial"/>
                <w:sz w:val="16"/>
                <w:szCs w:val="16"/>
              </w:rPr>
            </w:pPr>
            <w:r w:rsidRPr="00574EFF">
              <w:rPr>
                <w:rFonts w:ascii="Arial" w:hAnsi="Arial" w:cs="Arial"/>
                <w:sz w:val="16"/>
                <w:szCs w:val="16"/>
              </w:rPr>
              <w:t>Ignition Cycles Since Recommended Ethanol Concentration Exceeded</w:t>
            </w:r>
          </w:p>
        </w:tc>
        <w:tc>
          <w:tcPr>
            <w:tcW w:w="720" w:type="dxa"/>
            <w:tcBorders>
              <w:top w:val="nil"/>
            </w:tcBorders>
          </w:tcPr>
          <w:p w:rsidR="0012240E" w:rsidRDefault="0012240E" w:rsidP="0012240E">
            <w:pPr>
              <w:jc w:val="right"/>
              <w:rPr>
                <w:rFonts w:ascii="Arial" w:hAnsi="Arial"/>
                <w:sz w:val="16"/>
              </w:rPr>
            </w:pPr>
            <w:r>
              <w:rPr>
                <w:rFonts w:ascii="Arial" w:hAnsi="Arial"/>
                <w:sz w:val="16"/>
              </w:rPr>
              <w:t>1</w:t>
            </w:r>
          </w:p>
        </w:tc>
        <w:tc>
          <w:tcPr>
            <w:tcW w:w="720" w:type="dxa"/>
            <w:tcBorders>
              <w:top w:val="nil"/>
            </w:tcBorders>
          </w:tcPr>
          <w:p w:rsidR="0012240E" w:rsidRDefault="0012240E" w:rsidP="0012240E">
            <w:pPr>
              <w:rPr>
                <w:rFonts w:ascii="Arial" w:hAnsi="Arial"/>
                <w:sz w:val="16"/>
              </w:rPr>
            </w:pPr>
            <w:r>
              <w:rPr>
                <w:rFonts w:ascii="Arial" w:hAnsi="Arial"/>
                <w:sz w:val="16"/>
              </w:rPr>
              <w:t>UNM</w:t>
            </w:r>
          </w:p>
        </w:tc>
        <w:tc>
          <w:tcPr>
            <w:tcW w:w="2160" w:type="dxa"/>
            <w:tcBorders>
              <w:top w:val="nil"/>
            </w:tcBorders>
          </w:tcPr>
          <w:p w:rsidR="0012240E" w:rsidRDefault="0012240E" w:rsidP="0012240E">
            <w:pPr>
              <w:rPr>
                <w:rFonts w:ascii="Arial" w:hAnsi="Arial"/>
                <w:sz w:val="16"/>
              </w:rPr>
            </w:pPr>
            <w:r>
              <w:rPr>
                <w:rFonts w:ascii="Arial" w:hAnsi="Arial"/>
                <w:sz w:val="16"/>
              </w:rPr>
              <w:t>0 – 255 counts</w:t>
            </w:r>
          </w:p>
        </w:tc>
        <w:tc>
          <w:tcPr>
            <w:tcW w:w="2160" w:type="dxa"/>
            <w:tcBorders>
              <w:top w:val="nil"/>
            </w:tcBorders>
          </w:tcPr>
          <w:p w:rsidR="0012240E" w:rsidRDefault="0012240E" w:rsidP="0012240E">
            <w:pPr>
              <w:rPr>
                <w:rFonts w:ascii="Arial" w:hAnsi="Arial"/>
                <w:sz w:val="16"/>
              </w:rPr>
            </w:pPr>
            <w:r>
              <w:rPr>
                <w:rFonts w:ascii="Arial" w:hAnsi="Arial"/>
                <w:sz w:val="16"/>
              </w:rPr>
              <w:t>E = N * 1</w:t>
            </w:r>
          </w:p>
        </w:tc>
      </w:tr>
    </w:tbl>
    <w:p w:rsidR="0012240E" w:rsidRPr="00E4430B" w:rsidRDefault="0012240E" w:rsidP="0012240E"/>
    <w:p w:rsidR="0012240E" w:rsidRDefault="0012240E" w:rsidP="0012240E">
      <w:r w:rsidRPr="00E4430B">
        <w:t xml:space="preserve">This PID </w:t>
      </w:r>
      <w:r>
        <w:t>indicates</w:t>
      </w:r>
      <w:r w:rsidRPr="00E4430B">
        <w:t xml:space="preserve"> the </w:t>
      </w:r>
      <w:r>
        <w:t>number of ignitions cycles since the most recent time that the Recommended Ethanol Concentration Exceeded bit became true.</w:t>
      </w:r>
      <w:r w:rsidRPr="00E4430B">
        <w:t xml:space="preserve">  </w:t>
      </w:r>
      <w:r>
        <w:t>This PID value will reset when a mode $04 code clear is issued to the controller.  If a Recommended Ethanol Concentration Exceeded event has not taken place (either initially or after a mode $04), this PID shall default to zero.</w:t>
      </w:r>
    </w:p>
    <w:p w:rsidR="0012240E" w:rsidRDefault="0012240E" w:rsidP="0012240E"/>
    <w:p w:rsidR="0012240E" w:rsidRDefault="0012240E" w:rsidP="0012240E">
      <w:pPr>
        <w:pStyle w:val="Heading3"/>
      </w:pPr>
      <w:bookmarkStart w:id="956" w:name="_Toc172097652"/>
      <w:bookmarkStart w:id="957" w:name="_Toc223513213"/>
      <w:r>
        <w:lastRenderedPageBreak/>
        <w:t xml:space="preserve">E85R – PID $20A0 – Distance Since </w:t>
      </w:r>
      <w:bookmarkEnd w:id="956"/>
      <w:r>
        <w:t>Recommended</w:t>
      </w:r>
      <w:r w:rsidRPr="00454271">
        <w:rPr>
          <w:rFonts w:eastAsia="SimSun"/>
          <w:color w:val="000000"/>
          <w:lang w:eastAsia="zh-CN"/>
        </w:rPr>
        <w:t xml:space="preserve"> Ethanol </w:t>
      </w:r>
      <w:r>
        <w:t>Concentration</w:t>
      </w:r>
      <w:r w:rsidRPr="00454271">
        <w:rPr>
          <w:rFonts w:eastAsia="SimSun"/>
          <w:color w:val="000000"/>
          <w:lang w:eastAsia="zh-CN"/>
        </w:rPr>
        <w:t xml:space="preserve"> Exceeded</w:t>
      </w:r>
      <w:bookmarkEnd w:id="957"/>
    </w:p>
    <w:p w:rsidR="0012240E" w:rsidRDefault="0012240E" w:rsidP="0012240E"/>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12240E" w:rsidTr="0012240E">
        <w:trPr>
          <w:cantSplit/>
          <w:jc w:val="center"/>
        </w:trPr>
        <w:tc>
          <w:tcPr>
            <w:tcW w:w="720" w:type="dxa"/>
            <w:tcBorders>
              <w:bottom w:val="single" w:sz="12" w:space="0" w:color="000000"/>
            </w:tcBorders>
          </w:tcPr>
          <w:p w:rsidR="0012240E" w:rsidRDefault="0012240E" w:rsidP="0012240E">
            <w:pPr>
              <w:jc w:val="center"/>
              <w:rPr>
                <w:b/>
                <w:sz w:val="16"/>
              </w:rPr>
            </w:pPr>
            <w:r>
              <w:rPr>
                <w:b/>
                <w:sz w:val="16"/>
              </w:rPr>
              <w:t>PID</w:t>
            </w:r>
          </w:p>
        </w:tc>
        <w:tc>
          <w:tcPr>
            <w:tcW w:w="2880" w:type="dxa"/>
            <w:tcBorders>
              <w:bottom w:val="single" w:sz="12" w:space="0" w:color="000000"/>
            </w:tcBorders>
          </w:tcPr>
          <w:p w:rsidR="0012240E" w:rsidRDefault="0012240E" w:rsidP="0012240E">
            <w:pPr>
              <w:jc w:val="center"/>
              <w:rPr>
                <w:b/>
                <w:sz w:val="16"/>
              </w:rPr>
            </w:pPr>
            <w:r>
              <w:rPr>
                <w:b/>
                <w:sz w:val="16"/>
              </w:rPr>
              <w:t>Signal</w:t>
            </w:r>
          </w:p>
        </w:tc>
        <w:tc>
          <w:tcPr>
            <w:tcW w:w="720" w:type="dxa"/>
            <w:tcBorders>
              <w:bottom w:val="single" w:sz="12" w:space="0" w:color="000000"/>
            </w:tcBorders>
          </w:tcPr>
          <w:p w:rsidR="0012240E" w:rsidRDefault="0012240E" w:rsidP="0012240E">
            <w:pPr>
              <w:jc w:val="center"/>
              <w:rPr>
                <w:b/>
                <w:sz w:val="16"/>
              </w:rPr>
            </w:pPr>
            <w:r>
              <w:rPr>
                <w:b/>
                <w:sz w:val="16"/>
              </w:rPr>
              <w:t>Length (Bytes)</w:t>
            </w:r>
          </w:p>
        </w:tc>
        <w:tc>
          <w:tcPr>
            <w:tcW w:w="720" w:type="dxa"/>
            <w:tcBorders>
              <w:bottom w:val="single" w:sz="12" w:space="0" w:color="000000"/>
            </w:tcBorders>
          </w:tcPr>
          <w:p w:rsidR="0012240E" w:rsidRDefault="0012240E" w:rsidP="0012240E">
            <w:pPr>
              <w:jc w:val="center"/>
              <w:rPr>
                <w:b/>
                <w:sz w:val="16"/>
              </w:rPr>
            </w:pPr>
            <w:r>
              <w:rPr>
                <w:b/>
                <w:sz w:val="16"/>
              </w:rPr>
              <w:t>Data Type</w:t>
            </w:r>
          </w:p>
        </w:tc>
        <w:tc>
          <w:tcPr>
            <w:tcW w:w="2160" w:type="dxa"/>
            <w:tcBorders>
              <w:bottom w:val="single" w:sz="12" w:space="0" w:color="000000"/>
            </w:tcBorders>
          </w:tcPr>
          <w:p w:rsidR="0012240E" w:rsidRDefault="0012240E" w:rsidP="0012240E">
            <w:pPr>
              <w:jc w:val="center"/>
              <w:rPr>
                <w:b/>
                <w:sz w:val="16"/>
              </w:rPr>
            </w:pPr>
            <w:r>
              <w:rPr>
                <w:b/>
                <w:sz w:val="16"/>
              </w:rPr>
              <w:t>Range</w:t>
            </w:r>
          </w:p>
        </w:tc>
        <w:tc>
          <w:tcPr>
            <w:tcW w:w="2160" w:type="dxa"/>
            <w:tcBorders>
              <w:bottom w:val="single" w:sz="12" w:space="0" w:color="000000"/>
            </w:tcBorders>
          </w:tcPr>
          <w:p w:rsidR="0012240E" w:rsidRDefault="0012240E" w:rsidP="0012240E">
            <w:pPr>
              <w:jc w:val="center"/>
              <w:rPr>
                <w:b/>
                <w:sz w:val="16"/>
              </w:rPr>
            </w:pPr>
            <w:r>
              <w:rPr>
                <w:b/>
                <w:sz w:val="16"/>
              </w:rPr>
              <w:t>Conversion</w:t>
            </w:r>
          </w:p>
        </w:tc>
      </w:tr>
      <w:tr w:rsidR="0012240E" w:rsidTr="0012240E">
        <w:trPr>
          <w:cantSplit/>
          <w:jc w:val="center"/>
        </w:trPr>
        <w:tc>
          <w:tcPr>
            <w:tcW w:w="720" w:type="dxa"/>
            <w:tcBorders>
              <w:top w:val="nil"/>
            </w:tcBorders>
          </w:tcPr>
          <w:p w:rsidR="0012240E" w:rsidRDefault="0012240E" w:rsidP="0012240E">
            <w:pPr>
              <w:jc w:val="right"/>
              <w:rPr>
                <w:rFonts w:ascii="Arial" w:hAnsi="Arial"/>
                <w:sz w:val="16"/>
              </w:rPr>
            </w:pPr>
            <w:r>
              <w:rPr>
                <w:rFonts w:ascii="Arial" w:hAnsi="Arial"/>
                <w:sz w:val="16"/>
              </w:rPr>
              <w:t>$20A0</w:t>
            </w:r>
          </w:p>
        </w:tc>
        <w:tc>
          <w:tcPr>
            <w:tcW w:w="2880" w:type="dxa"/>
            <w:tcBorders>
              <w:top w:val="nil"/>
            </w:tcBorders>
          </w:tcPr>
          <w:p w:rsidR="0012240E" w:rsidRPr="00574EFF" w:rsidRDefault="0012240E" w:rsidP="0012240E">
            <w:pPr>
              <w:rPr>
                <w:rFonts w:ascii="Arial" w:hAnsi="Arial" w:cs="Arial"/>
                <w:sz w:val="16"/>
                <w:szCs w:val="16"/>
              </w:rPr>
            </w:pPr>
            <w:r w:rsidRPr="00574EFF">
              <w:rPr>
                <w:rFonts w:ascii="Arial" w:hAnsi="Arial" w:cs="Arial"/>
                <w:sz w:val="16"/>
                <w:szCs w:val="16"/>
              </w:rPr>
              <w:t>Distance Since Recommended Ethanol Concentration Exceeded</w:t>
            </w:r>
          </w:p>
        </w:tc>
        <w:tc>
          <w:tcPr>
            <w:tcW w:w="720" w:type="dxa"/>
            <w:tcBorders>
              <w:top w:val="nil"/>
            </w:tcBorders>
          </w:tcPr>
          <w:p w:rsidR="0012240E" w:rsidRDefault="0012240E" w:rsidP="0012240E">
            <w:pPr>
              <w:jc w:val="right"/>
              <w:rPr>
                <w:rFonts w:ascii="Arial" w:hAnsi="Arial"/>
                <w:sz w:val="16"/>
              </w:rPr>
            </w:pPr>
            <w:r>
              <w:rPr>
                <w:rFonts w:ascii="Arial" w:hAnsi="Arial"/>
                <w:sz w:val="16"/>
              </w:rPr>
              <w:t>2</w:t>
            </w:r>
          </w:p>
        </w:tc>
        <w:tc>
          <w:tcPr>
            <w:tcW w:w="720" w:type="dxa"/>
            <w:tcBorders>
              <w:top w:val="nil"/>
            </w:tcBorders>
          </w:tcPr>
          <w:p w:rsidR="0012240E" w:rsidRDefault="0012240E" w:rsidP="0012240E">
            <w:pPr>
              <w:rPr>
                <w:rFonts w:ascii="Arial" w:hAnsi="Arial"/>
                <w:sz w:val="16"/>
              </w:rPr>
            </w:pPr>
            <w:r>
              <w:rPr>
                <w:rFonts w:ascii="Arial" w:hAnsi="Arial"/>
                <w:sz w:val="16"/>
              </w:rPr>
              <w:t>UNM</w:t>
            </w:r>
          </w:p>
        </w:tc>
        <w:tc>
          <w:tcPr>
            <w:tcW w:w="2160" w:type="dxa"/>
            <w:tcBorders>
              <w:top w:val="nil"/>
            </w:tcBorders>
          </w:tcPr>
          <w:p w:rsidR="0012240E" w:rsidRDefault="0012240E" w:rsidP="0012240E">
            <w:pPr>
              <w:rPr>
                <w:rFonts w:ascii="Arial" w:hAnsi="Arial"/>
                <w:sz w:val="16"/>
              </w:rPr>
            </w:pPr>
            <w:r>
              <w:rPr>
                <w:rFonts w:ascii="Arial" w:hAnsi="Arial"/>
                <w:sz w:val="16"/>
              </w:rPr>
              <w:t>0 - 327675 km</w:t>
            </w:r>
          </w:p>
        </w:tc>
        <w:tc>
          <w:tcPr>
            <w:tcW w:w="2160" w:type="dxa"/>
            <w:tcBorders>
              <w:top w:val="nil"/>
            </w:tcBorders>
          </w:tcPr>
          <w:p w:rsidR="0012240E" w:rsidRDefault="0012240E" w:rsidP="0012240E">
            <w:pPr>
              <w:rPr>
                <w:rFonts w:ascii="Arial" w:hAnsi="Arial"/>
                <w:sz w:val="16"/>
              </w:rPr>
            </w:pPr>
            <w:r>
              <w:rPr>
                <w:rFonts w:ascii="Arial" w:hAnsi="Arial"/>
                <w:sz w:val="16"/>
              </w:rPr>
              <w:t>E = N * 5</w:t>
            </w:r>
          </w:p>
        </w:tc>
      </w:tr>
    </w:tbl>
    <w:p w:rsidR="0012240E" w:rsidRDefault="0012240E" w:rsidP="0012240E"/>
    <w:p w:rsidR="0012240E" w:rsidRDefault="0012240E" w:rsidP="0012240E">
      <w:r>
        <w:t>This PID indicates the accumulated distance driven since the most recent time that the Recommended Ethanol Concentration Exceeded bit became true.  This PID value will reset when a mode $04 code clear is issued to the controller.  If a Recommended Ethanol Concentration Exceeded event has not taken place (either initially or after a mode $04), this PID shall default to zero.</w:t>
      </w:r>
    </w:p>
    <w:p w:rsidR="0012240E" w:rsidRDefault="0012240E" w:rsidP="0012240E"/>
    <w:p w:rsidR="0012240E" w:rsidRDefault="0012240E" w:rsidP="0012240E">
      <w:pPr>
        <w:pStyle w:val="Heading3"/>
      </w:pPr>
      <w:bookmarkStart w:id="958" w:name="_Toc223513214"/>
      <w:r>
        <w:t>E85R – PID $20A1 – Fuel Consumed Since Recommended</w:t>
      </w:r>
      <w:r w:rsidRPr="00454271">
        <w:rPr>
          <w:rFonts w:eastAsia="SimSun"/>
          <w:color w:val="000000"/>
          <w:lang w:eastAsia="zh-CN"/>
        </w:rPr>
        <w:t xml:space="preserve"> Ethanol </w:t>
      </w:r>
      <w:r>
        <w:t>Concentration</w:t>
      </w:r>
      <w:r w:rsidRPr="00454271">
        <w:rPr>
          <w:rFonts w:eastAsia="SimSun"/>
          <w:color w:val="000000"/>
          <w:lang w:eastAsia="zh-CN"/>
        </w:rPr>
        <w:t xml:space="preserve"> Exceeded</w:t>
      </w:r>
      <w:bookmarkEnd w:id="958"/>
    </w:p>
    <w:p w:rsidR="0012240E" w:rsidRDefault="0012240E" w:rsidP="0012240E"/>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12240E" w:rsidTr="0012240E">
        <w:trPr>
          <w:cantSplit/>
          <w:jc w:val="center"/>
        </w:trPr>
        <w:tc>
          <w:tcPr>
            <w:tcW w:w="720" w:type="dxa"/>
            <w:tcBorders>
              <w:bottom w:val="single" w:sz="12" w:space="0" w:color="000000"/>
            </w:tcBorders>
          </w:tcPr>
          <w:p w:rsidR="0012240E" w:rsidRDefault="0012240E" w:rsidP="0012240E">
            <w:pPr>
              <w:jc w:val="center"/>
              <w:rPr>
                <w:b/>
                <w:sz w:val="16"/>
              </w:rPr>
            </w:pPr>
            <w:r>
              <w:rPr>
                <w:b/>
                <w:sz w:val="16"/>
              </w:rPr>
              <w:t>PID</w:t>
            </w:r>
          </w:p>
        </w:tc>
        <w:tc>
          <w:tcPr>
            <w:tcW w:w="2880" w:type="dxa"/>
            <w:tcBorders>
              <w:bottom w:val="single" w:sz="12" w:space="0" w:color="000000"/>
            </w:tcBorders>
          </w:tcPr>
          <w:p w:rsidR="0012240E" w:rsidRDefault="0012240E" w:rsidP="0012240E">
            <w:pPr>
              <w:jc w:val="center"/>
              <w:rPr>
                <w:b/>
                <w:sz w:val="16"/>
              </w:rPr>
            </w:pPr>
            <w:r>
              <w:rPr>
                <w:b/>
                <w:sz w:val="16"/>
              </w:rPr>
              <w:t>Signal</w:t>
            </w:r>
          </w:p>
        </w:tc>
        <w:tc>
          <w:tcPr>
            <w:tcW w:w="720" w:type="dxa"/>
            <w:tcBorders>
              <w:bottom w:val="single" w:sz="12" w:space="0" w:color="000000"/>
            </w:tcBorders>
          </w:tcPr>
          <w:p w:rsidR="0012240E" w:rsidRDefault="0012240E" w:rsidP="0012240E">
            <w:pPr>
              <w:jc w:val="center"/>
              <w:rPr>
                <w:b/>
                <w:sz w:val="16"/>
              </w:rPr>
            </w:pPr>
            <w:r>
              <w:rPr>
                <w:b/>
                <w:sz w:val="16"/>
              </w:rPr>
              <w:t>Length (Bytes)</w:t>
            </w:r>
          </w:p>
        </w:tc>
        <w:tc>
          <w:tcPr>
            <w:tcW w:w="720" w:type="dxa"/>
            <w:tcBorders>
              <w:bottom w:val="single" w:sz="12" w:space="0" w:color="000000"/>
            </w:tcBorders>
          </w:tcPr>
          <w:p w:rsidR="0012240E" w:rsidRDefault="0012240E" w:rsidP="0012240E">
            <w:pPr>
              <w:jc w:val="center"/>
              <w:rPr>
                <w:b/>
                <w:sz w:val="16"/>
              </w:rPr>
            </w:pPr>
            <w:r>
              <w:rPr>
                <w:b/>
                <w:sz w:val="16"/>
              </w:rPr>
              <w:t>Data Type</w:t>
            </w:r>
          </w:p>
        </w:tc>
        <w:tc>
          <w:tcPr>
            <w:tcW w:w="2160" w:type="dxa"/>
            <w:tcBorders>
              <w:bottom w:val="single" w:sz="12" w:space="0" w:color="000000"/>
            </w:tcBorders>
          </w:tcPr>
          <w:p w:rsidR="0012240E" w:rsidRDefault="0012240E" w:rsidP="0012240E">
            <w:pPr>
              <w:jc w:val="center"/>
              <w:rPr>
                <w:b/>
                <w:sz w:val="16"/>
              </w:rPr>
            </w:pPr>
            <w:r>
              <w:rPr>
                <w:b/>
                <w:sz w:val="16"/>
              </w:rPr>
              <w:t>Range</w:t>
            </w:r>
          </w:p>
        </w:tc>
        <w:tc>
          <w:tcPr>
            <w:tcW w:w="2160" w:type="dxa"/>
            <w:tcBorders>
              <w:bottom w:val="single" w:sz="12" w:space="0" w:color="000000"/>
            </w:tcBorders>
          </w:tcPr>
          <w:p w:rsidR="0012240E" w:rsidRDefault="0012240E" w:rsidP="0012240E">
            <w:pPr>
              <w:jc w:val="center"/>
              <w:rPr>
                <w:b/>
                <w:sz w:val="16"/>
              </w:rPr>
            </w:pPr>
            <w:r>
              <w:rPr>
                <w:b/>
                <w:sz w:val="16"/>
              </w:rPr>
              <w:t>Conversion</w:t>
            </w:r>
          </w:p>
        </w:tc>
      </w:tr>
      <w:tr w:rsidR="0012240E" w:rsidTr="0012240E">
        <w:trPr>
          <w:cantSplit/>
          <w:jc w:val="center"/>
        </w:trPr>
        <w:tc>
          <w:tcPr>
            <w:tcW w:w="720" w:type="dxa"/>
            <w:tcBorders>
              <w:top w:val="nil"/>
            </w:tcBorders>
          </w:tcPr>
          <w:p w:rsidR="0012240E" w:rsidRDefault="0012240E" w:rsidP="0012240E">
            <w:pPr>
              <w:jc w:val="right"/>
              <w:rPr>
                <w:rFonts w:ascii="Arial" w:hAnsi="Arial"/>
                <w:sz w:val="16"/>
              </w:rPr>
            </w:pPr>
            <w:r>
              <w:rPr>
                <w:rFonts w:ascii="Arial" w:hAnsi="Arial"/>
                <w:sz w:val="16"/>
              </w:rPr>
              <w:t>$20A1</w:t>
            </w:r>
          </w:p>
        </w:tc>
        <w:tc>
          <w:tcPr>
            <w:tcW w:w="2880" w:type="dxa"/>
            <w:tcBorders>
              <w:top w:val="nil"/>
            </w:tcBorders>
          </w:tcPr>
          <w:p w:rsidR="0012240E" w:rsidRPr="00574EFF" w:rsidRDefault="0012240E" w:rsidP="0012240E">
            <w:pPr>
              <w:rPr>
                <w:rFonts w:ascii="Arial" w:hAnsi="Arial" w:cs="Arial"/>
                <w:sz w:val="16"/>
                <w:szCs w:val="16"/>
              </w:rPr>
            </w:pPr>
            <w:r>
              <w:rPr>
                <w:rFonts w:ascii="Arial" w:hAnsi="Arial" w:cs="Arial"/>
                <w:sz w:val="16"/>
                <w:szCs w:val="16"/>
              </w:rPr>
              <w:t>Fuel Consumed</w:t>
            </w:r>
            <w:r w:rsidRPr="00574EFF">
              <w:rPr>
                <w:rFonts w:ascii="Arial" w:hAnsi="Arial" w:cs="Arial"/>
                <w:sz w:val="16"/>
                <w:szCs w:val="16"/>
              </w:rPr>
              <w:t xml:space="preserve"> Since Recommended Ethanol Concentration Exceeded</w:t>
            </w:r>
          </w:p>
        </w:tc>
        <w:tc>
          <w:tcPr>
            <w:tcW w:w="720" w:type="dxa"/>
            <w:tcBorders>
              <w:top w:val="nil"/>
            </w:tcBorders>
          </w:tcPr>
          <w:p w:rsidR="0012240E" w:rsidRDefault="0012240E" w:rsidP="0012240E">
            <w:pPr>
              <w:jc w:val="right"/>
              <w:rPr>
                <w:rFonts w:ascii="Arial" w:hAnsi="Arial"/>
                <w:sz w:val="16"/>
              </w:rPr>
            </w:pPr>
            <w:r>
              <w:rPr>
                <w:rFonts w:ascii="Arial" w:hAnsi="Arial"/>
                <w:sz w:val="16"/>
              </w:rPr>
              <w:t>1</w:t>
            </w:r>
          </w:p>
        </w:tc>
        <w:tc>
          <w:tcPr>
            <w:tcW w:w="720" w:type="dxa"/>
            <w:tcBorders>
              <w:top w:val="nil"/>
            </w:tcBorders>
          </w:tcPr>
          <w:p w:rsidR="0012240E" w:rsidRDefault="0012240E" w:rsidP="0012240E">
            <w:pPr>
              <w:rPr>
                <w:rFonts w:ascii="Arial" w:hAnsi="Arial"/>
                <w:sz w:val="16"/>
              </w:rPr>
            </w:pPr>
            <w:r>
              <w:rPr>
                <w:rFonts w:ascii="Arial" w:hAnsi="Arial"/>
                <w:sz w:val="16"/>
              </w:rPr>
              <w:t>UNM</w:t>
            </w:r>
          </w:p>
        </w:tc>
        <w:tc>
          <w:tcPr>
            <w:tcW w:w="2160" w:type="dxa"/>
            <w:tcBorders>
              <w:top w:val="nil"/>
            </w:tcBorders>
          </w:tcPr>
          <w:p w:rsidR="0012240E" w:rsidRDefault="0012240E" w:rsidP="0012240E">
            <w:pPr>
              <w:rPr>
                <w:rFonts w:ascii="Arial" w:hAnsi="Arial"/>
                <w:sz w:val="16"/>
              </w:rPr>
            </w:pPr>
            <w:r>
              <w:rPr>
                <w:rFonts w:ascii="Arial" w:hAnsi="Arial"/>
                <w:sz w:val="16"/>
              </w:rPr>
              <w:t>0 – 255 liters</w:t>
            </w:r>
          </w:p>
        </w:tc>
        <w:tc>
          <w:tcPr>
            <w:tcW w:w="2160" w:type="dxa"/>
            <w:tcBorders>
              <w:top w:val="nil"/>
            </w:tcBorders>
          </w:tcPr>
          <w:p w:rsidR="0012240E" w:rsidRDefault="0012240E" w:rsidP="0012240E">
            <w:pPr>
              <w:rPr>
                <w:rFonts w:ascii="Arial" w:hAnsi="Arial"/>
                <w:sz w:val="16"/>
              </w:rPr>
            </w:pPr>
            <w:r>
              <w:rPr>
                <w:rFonts w:ascii="Arial" w:hAnsi="Arial"/>
                <w:sz w:val="16"/>
              </w:rPr>
              <w:t>E = N * 1</w:t>
            </w:r>
          </w:p>
        </w:tc>
      </w:tr>
    </w:tbl>
    <w:p w:rsidR="0012240E" w:rsidRPr="00E4430B" w:rsidRDefault="0012240E" w:rsidP="0012240E"/>
    <w:p w:rsidR="0012240E" w:rsidRDefault="0012240E" w:rsidP="0012240E">
      <w:r w:rsidRPr="00E4430B">
        <w:t xml:space="preserve">This PID </w:t>
      </w:r>
      <w:r>
        <w:t>indicates</w:t>
      </w:r>
      <w:r w:rsidRPr="00E4430B">
        <w:t xml:space="preserve"> the </w:t>
      </w:r>
      <w:r>
        <w:t>amount of fuel consumed since the most recent time that the Recommended Ethanol Concentration Exceeded bit became true.</w:t>
      </w:r>
      <w:r w:rsidRPr="00E4430B">
        <w:t xml:space="preserve">  </w:t>
      </w:r>
      <w:r>
        <w:t>This PID value will reset when a mode $04 code clear is issued to the controller.  If a Recommended Ethanol Concentration Exceeded event has not taken place (either initially or after a mode $04), this PID shall default to zero.</w:t>
      </w:r>
    </w:p>
    <w:p w:rsidR="0012240E" w:rsidRDefault="0012240E" w:rsidP="0012240E"/>
    <w:p w:rsidR="0012240E" w:rsidRDefault="0012240E" w:rsidP="0012240E">
      <w:pPr>
        <w:pStyle w:val="Heading3"/>
      </w:pPr>
      <w:bookmarkStart w:id="959" w:name="_Toc223513215"/>
      <w:r>
        <w:t>E85R – PID $20A2 – Refueling Events Since Recommended</w:t>
      </w:r>
      <w:r w:rsidRPr="00454271">
        <w:rPr>
          <w:rFonts w:eastAsia="SimSun"/>
          <w:color w:val="000000"/>
          <w:lang w:eastAsia="zh-CN"/>
        </w:rPr>
        <w:t xml:space="preserve"> Ethanol </w:t>
      </w:r>
      <w:r>
        <w:t>Concentration</w:t>
      </w:r>
      <w:r w:rsidRPr="00454271">
        <w:rPr>
          <w:rFonts w:eastAsia="SimSun"/>
          <w:color w:val="000000"/>
          <w:lang w:eastAsia="zh-CN"/>
        </w:rPr>
        <w:t xml:space="preserve"> Exceeded</w:t>
      </w:r>
      <w:bookmarkEnd w:id="959"/>
    </w:p>
    <w:p w:rsidR="0012240E" w:rsidRDefault="0012240E" w:rsidP="0012240E"/>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12240E" w:rsidTr="0012240E">
        <w:trPr>
          <w:cantSplit/>
          <w:jc w:val="center"/>
        </w:trPr>
        <w:tc>
          <w:tcPr>
            <w:tcW w:w="720" w:type="dxa"/>
            <w:tcBorders>
              <w:bottom w:val="single" w:sz="12" w:space="0" w:color="000000"/>
            </w:tcBorders>
          </w:tcPr>
          <w:p w:rsidR="0012240E" w:rsidRDefault="0012240E" w:rsidP="0012240E">
            <w:pPr>
              <w:jc w:val="center"/>
              <w:rPr>
                <w:b/>
                <w:sz w:val="16"/>
              </w:rPr>
            </w:pPr>
            <w:r>
              <w:rPr>
                <w:b/>
                <w:sz w:val="16"/>
              </w:rPr>
              <w:t>PID</w:t>
            </w:r>
          </w:p>
        </w:tc>
        <w:tc>
          <w:tcPr>
            <w:tcW w:w="2880" w:type="dxa"/>
            <w:tcBorders>
              <w:bottom w:val="single" w:sz="12" w:space="0" w:color="000000"/>
            </w:tcBorders>
          </w:tcPr>
          <w:p w:rsidR="0012240E" w:rsidRDefault="0012240E" w:rsidP="0012240E">
            <w:pPr>
              <w:jc w:val="center"/>
              <w:rPr>
                <w:b/>
                <w:sz w:val="16"/>
              </w:rPr>
            </w:pPr>
            <w:r>
              <w:rPr>
                <w:b/>
                <w:sz w:val="16"/>
              </w:rPr>
              <w:t>Signal</w:t>
            </w:r>
          </w:p>
        </w:tc>
        <w:tc>
          <w:tcPr>
            <w:tcW w:w="720" w:type="dxa"/>
            <w:tcBorders>
              <w:bottom w:val="single" w:sz="12" w:space="0" w:color="000000"/>
            </w:tcBorders>
          </w:tcPr>
          <w:p w:rsidR="0012240E" w:rsidRDefault="0012240E" w:rsidP="0012240E">
            <w:pPr>
              <w:jc w:val="center"/>
              <w:rPr>
                <w:b/>
                <w:sz w:val="16"/>
              </w:rPr>
            </w:pPr>
            <w:r>
              <w:rPr>
                <w:b/>
                <w:sz w:val="16"/>
              </w:rPr>
              <w:t>Length (Bytes)</w:t>
            </w:r>
          </w:p>
        </w:tc>
        <w:tc>
          <w:tcPr>
            <w:tcW w:w="720" w:type="dxa"/>
            <w:tcBorders>
              <w:bottom w:val="single" w:sz="12" w:space="0" w:color="000000"/>
            </w:tcBorders>
          </w:tcPr>
          <w:p w:rsidR="0012240E" w:rsidRDefault="0012240E" w:rsidP="0012240E">
            <w:pPr>
              <w:jc w:val="center"/>
              <w:rPr>
                <w:b/>
                <w:sz w:val="16"/>
              </w:rPr>
            </w:pPr>
            <w:r>
              <w:rPr>
                <w:b/>
                <w:sz w:val="16"/>
              </w:rPr>
              <w:t>Data Type</w:t>
            </w:r>
          </w:p>
        </w:tc>
        <w:tc>
          <w:tcPr>
            <w:tcW w:w="2160" w:type="dxa"/>
            <w:tcBorders>
              <w:bottom w:val="single" w:sz="12" w:space="0" w:color="000000"/>
            </w:tcBorders>
          </w:tcPr>
          <w:p w:rsidR="0012240E" w:rsidRDefault="0012240E" w:rsidP="0012240E">
            <w:pPr>
              <w:jc w:val="center"/>
              <w:rPr>
                <w:b/>
                <w:sz w:val="16"/>
              </w:rPr>
            </w:pPr>
            <w:r>
              <w:rPr>
                <w:b/>
                <w:sz w:val="16"/>
              </w:rPr>
              <w:t>Range</w:t>
            </w:r>
          </w:p>
        </w:tc>
        <w:tc>
          <w:tcPr>
            <w:tcW w:w="2160" w:type="dxa"/>
            <w:tcBorders>
              <w:bottom w:val="single" w:sz="12" w:space="0" w:color="000000"/>
            </w:tcBorders>
          </w:tcPr>
          <w:p w:rsidR="0012240E" w:rsidRDefault="0012240E" w:rsidP="0012240E">
            <w:pPr>
              <w:jc w:val="center"/>
              <w:rPr>
                <w:b/>
                <w:sz w:val="16"/>
              </w:rPr>
            </w:pPr>
            <w:r>
              <w:rPr>
                <w:b/>
                <w:sz w:val="16"/>
              </w:rPr>
              <w:t>Conversion</w:t>
            </w:r>
          </w:p>
        </w:tc>
      </w:tr>
      <w:tr w:rsidR="0012240E" w:rsidTr="0012240E">
        <w:trPr>
          <w:cantSplit/>
          <w:jc w:val="center"/>
        </w:trPr>
        <w:tc>
          <w:tcPr>
            <w:tcW w:w="720" w:type="dxa"/>
            <w:tcBorders>
              <w:top w:val="nil"/>
            </w:tcBorders>
          </w:tcPr>
          <w:p w:rsidR="0012240E" w:rsidRDefault="0012240E" w:rsidP="0012240E">
            <w:pPr>
              <w:jc w:val="right"/>
              <w:rPr>
                <w:rFonts w:ascii="Arial" w:hAnsi="Arial"/>
                <w:sz w:val="16"/>
              </w:rPr>
            </w:pPr>
            <w:r>
              <w:rPr>
                <w:rFonts w:ascii="Arial" w:hAnsi="Arial"/>
                <w:sz w:val="16"/>
              </w:rPr>
              <w:t>$20A2</w:t>
            </w:r>
          </w:p>
        </w:tc>
        <w:tc>
          <w:tcPr>
            <w:tcW w:w="2880" w:type="dxa"/>
            <w:tcBorders>
              <w:top w:val="nil"/>
            </w:tcBorders>
          </w:tcPr>
          <w:p w:rsidR="0012240E" w:rsidRPr="00574EFF" w:rsidRDefault="0012240E" w:rsidP="0012240E">
            <w:pPr>
              <w:rPr>
                <w:rFonts w:ascii="Arial" w:hAnsi="Arial" w:cs="Arial"/>
                <w:sz w:val="16"/>
                <w:szCs w:val="16"/>
              </w:rPr>
            </w:pPr>
            <w:r>
              <w:rPr>
                <w:rFonts w:ascii="Arial" w:hAnsi="Arial" w:cs="Arial"/>
                <w:sz w:val="16"/>
                <w:szCs w:val="16"/>
              </w:rPr>
              <w:t>Refueling Events</w:t>
            </w:r>
            <w:r w:rsidRPr="00574EFF">
              <w:rPr>
                <w:rFonts w:ascii="Arial" w:hAnsi="Arial" w:cs="Arial"/>
                <w:sz w:val="16"/>
                <w:szCs w:val="16"/>
              </w:rPr>
              <w:t xml:space="preserve"> Since Recommended Ethanol Concentration Exceeded</w:t>
            </w:r>
          </w:p>
        </w:tc>
        <w:tc>
          <w:tcPr>
            <w:tcW w:w="720" w:type="dxa"/>
            <w:tcBorders>
              <w:top w:val="nil"/>
            </w:tcBorders>
          </w:tcPr>
          <w:p w:rsidR="0012240E" w:rsidRDefault="0012240E" w:rsidP="0012240E">
            <w:pPr>
              <w:jc w:val="right"/>
              <w:rPr>
                <w:rFonts w:ascii="Arial" w:hAnsi="Arial"/>
                <w:sz w:val="16"/>
              </w:rPr>
            </w:pPr>
            <w:r>
              <w:rPr>
                <w:rFonts w:ascii="Arial" w:hAnsi="Arial"/>
                <w:sz w:val="16"/>
              </w:rPr>
              <w:t>1</w:t>
            </w:r>
          </w:p>
        </w:tc>
        <w:tc>
          <w:tcPr>
            <w:tcW w:w="720" w:type="dxa"/>
            <w:tcBorders>
              <w:top w:val="nil"/>
            </w:tcBorders>
          </w:tcPr>
          <w:p w:rsidR="0012240E" w:rsidRDefault="0012240E" w:rsidP="0012240E">
            <w:pPr>
              <w:rPr>
                <w:rFonts w:ascii="Arial" w:hAnsi="Arial"/>
                <w:sz w:val="16"/>
              </w:rPr>
            </w:pPr>
            <w:r>
              <w:rPr>
                <w:rFonts w:ascii="Arial" w:hAnsi="Arial"/>
                <w:sz w:val="16"/>
              </w:rPr>
              <w:t>UNM</w:t>
            </w:r>
          </w:p>
        </w:tc>
        <w:tc>
          <w:tcPr>
            <w:tcW w:w="2160" w:type="dxa"/>
            <w:tcBorders>
              <w:top w:val="nil"/>
            </w:tcBorders>
          </w:tcPr>
          <w:p w:rsidR="0012240E" w:rsidRDefault="0012240E" w:rsidP="0012240E">
            <w:pPr>
              <w:rPr>
                <w:rFonts w:ascii="Arial" w:hAnsi="Arial"/>
                <w:sz w:val="16"/>
              </w:rPr>
            </w:pPr>
            <w:r>
              <w:rPr>
                <w:rFonts w:ascii="Arial" w:hAnsi="Arial"/>
                <w:sz w:val="16"/>
              </w:rPr>
              <w:t>0 – 255 counts</w:t>
            </w:r>
          </w:p>
        </w:tc>
        <w:tc>
          <w:tcPr>
            <w:tcW w:w="2160" w:type="dxa"/>
            <w:tcBorders>
              <w:top w:val="nil"/>
            </w:tcBorders>
          </w:tcPr>
          <w:p w:rsidR="0012240E" w:rsidRDefault="0012240E" w:rsidP="0012240E">
            <w:pPr>
              <w:rPr>
                <w:rFonts w:ascii="Arial" w:hAnsi="Arial"/>
                <w:sz w:val="16"/>
              </w:rPr>
            </w:pPr>
            <w:r>
              <w:rPr>
                <w:rFonts w:ascii="Arial" w:hAnsi="Arial"/>
                <w:sz w:val="16"/>
              </w:rPr>
              <w:t>E = N * 1</w:t>
            </w:r>
          </w:p>
        </w:tc>
      </w:tr>
    </w:tbl>
    <w:p w:rsidR="0012240E" w:rsidRPr="00E4430B" w:rsidRDefault="0012240E" w:rsidP="0012240E"/>
    <w:p w:rsidR="0012240E" w:rsidRDefault="0012240E" w:rsidP="0012240E">
      <w:r w:rsidRPr="00E4430B">
        <w:t xml:space="preserve">This PID </w:t>
      </w:r>
      <w:r>
        <w:t>indicates</w:t>
      </w:r>
      <w:r w:rsidRPr="00E4430B">
        <w:t xml:space="preserve"> the </w:t>
      </w:r>
      <w:r>
        <w:t>number of times the vehicle has been refueled since the most recent time that the Recommended Ethanol Concentration Exceeded bit became true.</w:t>
      </w:r>
      <w:r w:rsidRPr="00E4430B">
        <w:t xml:space="preserve">  </w:t>
      </w:r>
      <w:r>
        <w:t>This PID value will reset when a mode $04 code clear is issued to the controller.  If a Recommended Ethanol Concentration Exceeded event has not taken place (either initially or after a mode $04), this PID shall default to zero.</w:t>
      </w:r>
    </w:p>
    <w:p w:rsidR="0012240E" w:rsidRDefault="0012240E" w:rsidP="0012240E"/>
    <w:p w:rsidR="0012240E" w:rsidRPr="0012240E" w:rsidRDefault="0012240E" w:rsidP="0012240E">
      <w:pPr>
        <w:pStyle w:val="Heading3"/>
        <w:rPr>
          <w:lang w:val="es-ES"/>
        </w:rPr>
      </w:pPr>
      <w:bookmarkStart w:id="960" w:name="_Toc223513216"/>
      <w:r w:rsidRPr="0012240E">
        <w:rPr>
          <w:lang w:val="es-ES"/>
        </w:rPr>
        <w:t>E85R – PID $20A3 – Fuel Composition Sensor Frequency</w:t>
      </w:r>
      <w:bookmarkEnd w:id="960"/>
    </w:p>
    <w:p w:rsidR="0012240E" w:rsidRPr="0012240E" w:rsidRDefault="0012240E" w:rsidP="0012240E">
      <w:pPr>
        <w:rPr>
          <w:lang w:val="es-ES"/>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12240E" w:rsidTr="0012240E">
        <w:trPr>
          <w:cantSplit/>
          <w:jc w:val="center"/>
        </w:trPr>
        <w:tc>
          <w:tcPr>
            <w:tcW w:w="720" w:type="dxa"/>
            <w:tcBorders>
              <w:bottom w:val="single" w:sz="12" w:space="0" w:color="000000"/>
            </w:tcBorders>
          </w:tcPr>
          <w:p w:rsidR="0012240E" w:rsidRDefault="0012240E" w:rsidP="0012240E">
            <w:pPr>
              <w:jc w:val="center"/>
              <w:rPr>
                <w:b/>
                <w:sz w:val="16"/>
              </w:rPr>
            </w:pPr>
            <w:r>
              <w:rPr>
                <w:b/>
                <w:sz w:val="16"/>
              </w:rPr>
              <w:t>PID</w:t>
            </w:r>
          </w:p>
        </w:tc>
        <w:tc>
          <w:tcPr>
            <w:tcW w:w="2880" w:type="dxa"/>
            <w:tcBorders>
              <w:bottom w:val="single" w:sz="12" w:space="0" w:color="000000"/>
            </w:tcBorders>
          </w:tcPr>
          <w:p w:rsidR="0012240E" w:rsidRDefault="0012240E" w:rsidP="0012240E">
            <w:pPr>
              <w:jc w:val="center"/>
              <w:rPr>
                <w:b/>
                <w:sz w:val="16"/>
              </w:rPr>
            </w:pPr>
            <w:r>
              <w:rPr>
                <w:b/>
                <w:sz w:val="16"/>
              </w:rPr>
              <w:t>Signal</w:t>
            </w:r>
          </w:p>
        </w:tc>
        <w:tc>
          <w:tcPr>
            <w:tcW w:w="720" w:type="dxa"/>
            <w:tcBorders>
              <w:bottom w:val="single" w:sz="12" w:space="0" w:color="000000"/>
            </w:tcBorders>
          </w:tcPr>
          <w:p w:rsidR="0012240E" w:rsidRDefault="0012240E" w:rsidP="0012240E">
            <w:pPr>
              <w:jc w:val="center"/>
              <w:rPr>
                <w:b/>
                <w:sz w:val="16"/>
              </w:rPr>
            </w:pPr>
            <w:r>
              <w:rPr>
                <w:b/>
                <w:sz w:val="16"/>
              </w:rPr>
              <w:t>Length (Bytes)</w:t>
            </w:r>
          </w:p>
        </w:tc>
        <w:tc>
          <w:tcPr>
            <w:tcW w:w="720" w:type="dxa"/>
            <w:tcBorders>
              <w:bottom w:val="single" w:sz="12" w:space="0" w:color="000000"/>
            </w:tcBorders>
          </w:tcPr>
          <w:p w:rsidR="0012240E" w:rsidRDefault="0012240E" w:rsidP="0012240E">
            <w:pPr>
              <w:jc w:val="center"/>
              <w:rPr>
                <w:b/>
                <w:sz w:val="16"/>
              </w:rPr>
            </w:pPr>
            <w:r>
              <w:rPr>
                <w:b/>
                <w:sz w:val="16"/>
              </w:rPr>
              <w:t>Data Type</w:t>
            </w:r>
          </w:p>
        </w:tc>
        <w:tc>
          <w:tcPr>
            <w:tcW w:w="2160" w:type="dxa"/>
            <w:tcBorders>
              <w:bottom w:val="single" w:sz="12" w:space="0" w:color="000000"/>
            </w:tcBorders>
          </w:tcPr>
          <w:p w:rsidR="0012240E" w:rsidRDefault="0012240E" w:rsidP="0012240E">
            <w:pPr>
              <w:jc w:val="center"/>
              <w:rPr>
                <w:b/>
                <w:sz w:val="16"/>
              </w:rPr>
            </w:pPr>
            <w:r>
              <w:rPr>
                <w:b/>
                <w:sz w:val="16"/>
              </w:rPr>
              <w:t>Range</w:t>
            </w:r>
          </w:p>
        </w:tc>
        <w:tc>
          <w:tcPr>
            <w:tcW w:w="2160" w:type="dxa"/>
            <w:tcBorders>
              <w:bottom w:val="single" w:sz="12" w:space="0" w:color="000000"/>
            </w:tcBorders>
          </w:tcPr>
          <w:p w:rsidR="0012240E" w:rsidRDefault="0012240E" w:rsidP="0012240E">
            <w:pPr>
              <w:jc w:val="center"/>
              <w:rPr>
                <w:b/>
                <w:sz w:val="16"/>
              </w:rPr>
            </w:pPr>
            <w:r>
              <w:rPr>
                <w:b/>
                <w:sz w:val="16"/>
              </w:rPr>
              <w:t>Conversion</w:t>
            </w:r>
          </w:p>
        </w:tc>
      </w:tr>
      <w:tr w:rsidR="0012240E" w:rsidTr="0012240E">
        <w:trPr>
          <w:cantSplit/>
          <w:jc w:val="center"/>
        </w:trPr>
        <w:tc>
          <w:tcPr>
            <w:tcW w:w="720" w:type="dxa"/>
            <w:tcBorders>
              <w:top w:val="nil"/>
            </w:tcBorders>
          </w:tcPr>
          <w:p w:rsidR="0012240E" w:rsidRDefault="0012240E" w:rsidP="0012240E">
            <w:pPr>
              <w:jc w:val="right"/>
              <w:rPr>
                <w:rFonts w:ascii="Arial" w:hAnsi="Arial"/>
                <w:sz w:val="16"/>
              </w:rPr>
            </w:pPr>
            <w:r>
              <w:rPr>
                <w:rFonts w:ascii="Arial" w:hAnsi="Arial"/>
                <w:sz w:val="16"/>
              </w:rPr>
              <w:t>$20A3</w:t>
            </w:r>
          </w:p>
        </w:tc>
        <w:tc>
          <w:tcPr>
            <w:tcW w:w="2880" w:type="dxa"/>
            <w:tcBorders>
              <w:top w:val="nil"/>
            </w:tcBorders>
          </w:tcPr>
          <w:p w:rsidR="0012240E" w:rsidRPr="00341E00" w:rsidRDefault="0012240E" w:rsidP="0012240E">
            <w:pPr>
              <w:rPr>
                <w:rFonts w:ascii="Arial" w:hAnsi="Arial" w:cs="Arial"/>
                <w:sz w:val="16"/>
                <w:szCs w:val="16"/>
              </w:rPr>
            </w:pPr>
            <w:r w:rsidRPr="00341E00">
              <w:rPr>
                <w:rFonts w:ascii="Arial" w:hAnsi="Arial" w:cs="Arial"/>
                <w:sz w:val="16"/>
                <w:szCs w:val="16"/>
              </w:rPr>
              <w:t>Fuel Composition Sensor Frequency</w:t>
            </w:r>
          </w:p>
        </w:tc>
        <w:tc>
          <w:tcPr>
            <w:tcW w:w="720" w:type="dxa"/>
            <w:tcBorders>
              <w:top w:val="nil"/>
            </w:tcBorders>
          </w:tcPr>
          <w:p w:rsidR="0012240E" w:rsidRDefault="0012240E" w:rsidP="0012240E">
            <w:pPr>
              <w:jc w:val="right"/>
              <w:rPr>
                <w:rFonts w:ascii="Arial" w:hAnsi="Arial"/>
                <w:sz w:val="16"/>
              </w:rPr>
            </w:pPr>
            <w:r>
              <w:rPr>
                <w:rFonts w:ascii="Arial" w:hAnsi="Arial"/>
                <w:sz w:val="16"/>
              </w:rPr>
              <w:t>1</w:t>
            </w:r>
          </w:p>
        </w:tc>
        <w:tc>
          <w:tcPr>
            <w:tcW w:w="720" w:type="dxa"/>
            <w:tcBorders>
              <w:top w:val="nil"/>
            </w:tcBorders>
          </w:tcPr>
          <w:p w:rsidR="0012240E" w:rsidRDefault="0012240E" w:rsidP="0012240E">
            <w:pPr>
              <w:rPr>
                <w:rFonts w:ascii="Arial" w:hAnsi="Arial"/>
                <w:sz w:val="16"/>
              </w:rPr>
            </w:pPr>
            <w:r>
              <w:rPr>
                <w:rFonts w:ascii="Arial" w:hAnsi="Arial"/>
                <w:sz w:val="16"/>
              </w:rPr>
              <w:t>UNM</w:t>
            </w:r>
          </w:p>
        </w:tc>
        <w:tc>
          <w:tcPr>
            <w:tcW w:w="2160" w:type="dxa"/>
            <w:tcBorders>
              <w:top w:val="nil"/>
            </w:tcBorders>
          </w:tcPr>
          <w:p w:rsidR="0012240E" w:rsidRDefault="0012240E" w:rsidP="0012240E">
            <w:pPr>
              <w:rPr>
                <w:rFonts w:ascii="Arial" w:hAnsi="Arial"/>
                <w:sz w:val="16"/>
              </w:rPr>
            </w:pPr>
            <w:r>
              <w:rPr>
                <w:rFonts w:ascii="Arial" w:hAnsi="Arial"/>
                <w:sz w:val="16"/>
              </w:rPr>
              <w:t>0 – 255 Hz</w:t>
            </w:r>
          </w:p>
        </w:tc>
        <w:tc>
          <w:tcPr>
            <w:tcW w:w="2160" w:type="dxa"/>
            <w:tcBorders>
              <w:top w:val="nil"/>
            </w:tcBorders>
          </w:tcPr>
          <w:p w:rsidR="0012240E" w:rsidRDefault="0012240E" w:rsidP="0012240E">
            <w:pPr>
              <w:rPr>
                <w:rFonts w:ascii="Arial" w:hAnsi="Arial"/>
                <w:sz w:val="16"/>
              </w:rPr>
            </w:pPr>
            <w:r>
              <w:rPr>
                <w:rFonts w:ascii="Arial" w:hAnsi="Arial"/>
                <w:sz w:val="16"/>
              </w:rPr>
              <w:t>E = N * 1</w:t>
            </w:r>
          </w:p>
        </w:tc>
      </w:tr>
    </w:tbl>
    <w:p w:rsidR="0012240E" w:rsidRPr="00E4430B" w:rsidRDefault="0012240E" w:rsidP="0012240E"/>
    <w:p w:rsidR="0012240E" w:rsidRDefault="0012240E" w:rsidP="0012240E">
      <w:r>
        <w:t>This PID contains the frequency of the fuel composition sensor input.  This value can be decoded to determine fuel composition or sensor fault status, depending on the value.</w:t>
      </w:r>
    </w:p>
    <w:p w:rsidR="0012240E" w:rsidRDefault="0012240E" w:rsidP="0012240E"/>
    <w:p w:rsidR="00FC2E58" w:rsidRDefault="00FC2E58" w:rsidP="00FC2E58">
      <w:pPr>
        <w:pStyle w:val="Heading3"/>
      </w:pPr>
      <w:bookmarkStart w:id="961" w:name="_Toc223513217"/>
      <w:r>
        <w:t>DMDR – PID $20D7 – Economy Mode Switch Status</w:t>
      </w:r>
      <w:bookmarkEnd w:id="961"/>
    </w:p>
    <w:p w:rsidR="00FC2E58" w:rsidRDefault="00FC2E58" w:rsidP="00FC2E58"/>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C2E58" w:rsidTr="00FC2E58">
        <w:trPr>
          <w:cantSplit/>
          <w:jc w:val="center"/>
        </w:trPr>
        <w:tc>
          <w:tcPr>
            <w:tcW w:w="720" w:type="dxa"/>
            <w:tcBorders>
              <w:bottom w:val="single" w:sz="12" w:space="0" w:color="000000"/>
            </w:tcBorders>
          </w:tcPr>
          <w:p w:rsidR="00FC2E58" w:rsidRDefault="00FC2E58" w:rsidP="00FC2E58">
            <w:pPr>
              <w:jc w:val="center"/>
              <w:rPr>
                <w:b/>
                <w:sz w:val="16"/>
              </w:rPr>
            </w:pPr>
            <w:r>
              <w:rPr>
                <w:b/>
                <w:sz w:val="16"/>
              </w:rPr>
              <w:t>PID</w:t>
            </w:r>
          </w:p>
        </w:tc>
        <w:tc>
          <w:tcPr>
            <w:tcW w:w="2880" w:type="dxa"/>
            <w:tcBorders>
              <w:bottom w:val="single" w:sz="12" w:space="0" w:color="000000"/>
            </w:tcBorders>
          </w:tcPr>
          <w:p w:rsidR="00FC2E58" w:rsidRDefault="00FC2E58" w:rsidP="00FC2E58">
            <w:pPr>
              <w:jc w:val="center"/>
              <w:rPr>
                <w:b/>
                <w:sz w:val="16"/>
              </w:rPr>
            </w:pPr>
            <w:r>
              <w:rPr>
                <w:b/>
                <w:sz w:val="16"/>
              </w:rPr>
              <w:t>Signal</w:t>
            </w:r>
          </w:p>
        </w:tc>
        <w:tc>
          <w:tcPr>
            <w:tcW w:w="720" w:type="dxa"/>
            <w:tcBorders>
              <w:bottom w:val="single" w:sz="12" w:space="0" w:color="000000"/>
            </w:tcBorders>
          </w:tcPr>
          <w:p w:rsidR="00FC2E58" w:rsidRDefault="00FC2E58" w:rsidP="00FC2E58">
            <w:pPr>
              <w:jc w:val="center"/>
              <w:rPr>
                <w:b/>
                <w:sz w:val="16"/>
              </w:rPr>
            </w:pPr>
            <w:r>
              <w:rPr>
                <w:b/>
                <w:sz w:val="16"/>
              </w:rPr>
              <w:t>Length (Bytes)</w:t>
            </w:r>
          </w:p>
        </w:tc>
        <w:tc>
          <w:tcPr>
            <w:tcW w:w="720" w:type="dxa"/>
            <w:tcBorders>
              <w:bottom w:val="single" w:sz="12" w:space="0" w:color="000000"/>
            </w:tcBorders>
          </w:tcPr>
          <w:p w:rsidR="00FC2E58" w:rsidRDefault="00FC2E58" w:rsidP="00FC2E58">
            <w:pPr>
              <w:jc w:val="center"/>
              <w:rPr>
                <w:b/>
                <w:sz w:val="16"/>
              </w:rPr>
            </w:pPr>
            <w:r>
              <w:rPr>
                <w:b/>
                <w:sz w:val="16"/>
              </w:rPr>
              <w:t>Data Type</w:t>
            </w:r>
          </w:p>
        </w:tc>
        <w:tc>
          <w:tcPr>
            <w:tcW w:w="2160" w:type="dxa"/>
            <w:tcBorders>
              <w:bottom w:val="single" w:sz="12" w:space="0" w:color="000000"/>
            </w:tcBorders>
          </w:tcPr>
          <w:p w:rsidR="00FC2E58" w:rsidRDefault="00FC2E58" w:rsidP="00FC2E58">
            <w:pPr>
              <w:jc w:val="center"/>
              <w:rPr>
                <w:b/>
                <w:sz w:val="16"/>
              </w:rPr>
            </w:pPr>
            <w:r>
              <w:rPr>
                <w:b/>
                <w:sz w:val="16"/>
              </w:rPr>
              <w:t>Range</w:t>
            </w:r>
          </w:p>
        </w:tc>
        <w:tc>
          <w:tcPr>
            <w:tcW w:w="2160" w:type="dxa"/>
            <w:tcBorders>
              <w:bottom w:val="single" w:sz="12" w:space="0" w:color="000000"/>
            </w:tcBorders>
          </w:tcPr>
          <w:p w:rsidR="00FC2E58" w:rsidRDefault="00FC2E58" w:rsidP="00FC2E58">
            <w:pPr>
              <w:jc w:val="center"/>
              <w:rPr>
                <w:b/>
                <w:sz w:val="16"/>
              </w:rPr>
            </w:pPr>
            <w:r>
              <w:rPr>
                <w:b/>
                <w:sz w:val="16"/>
              </w:rPr>
              <w:t>Conversion</w:t>
            </w:r>
          </w:p>
        </w:tc>
      </w:tr>
      <w:tr w:rsidR="00FC2E58" w:rsidTr="00FC2E58">
        <w:trPr>
          <w:cantSplit/>
          <w:jc w:val="center"/>
        </w:trPr>
        <w:tc>
          <w:tcPr>
            <w:tcW w:w="720" w:type="dxa"/>
            <w:tcBorders>
              <w:top w:val="nil"/>
            </w:tcBorders>
          </w:tcPr>
          <w:p w:rsidR="00FC2E58" w:rsidRDefault="00FC2E58" w:rsidP="00FC2E58">
            <w:pPr>
              <w:jc w:val="right"/>
              <w:rPr>
                <w:rFonts w:ascii="Arial" w:hAnsi="Arial"/>
                <w:sz w:val="16"/>
              </w:rPr>
            </w:pPr>
            <w:r>
              <w:rPr>
                <w:rFonts w:ascii="Arial" w:hAnsi="Arial"/>
                <w:sz w:val="16"/>
              </w:rPr>
              <w:t>$20D7</w:t>
            </w:r>
          </w:p>
        </w:tc>
        <w:tc>
          <w:tcPr>
            <w:tcW w:w="2880" w:type="dxa"/>
            <w:tcBorders>
              <w:top w:val="nil"/>
            </w:tcBorders>
          </w:tcPr>
          <w:p w:rsidR="00FC2E58" w:rsidRDefault="00FC2E58" w:rsidP="00FC2E58">
            <w:pPr>
              <w:rPr>
                <w:rFonts w:ascii="Arial" w:hAnsi="Arial"/>
                <w:sz w:val="16"/>
              </w:rPr>
            </w:pPr>
            <w:r>
              <w:rPr>
                <w:rFonts w:ascii="Arial" w:hAnsi="Arial"/>
                <w:sz w:val="16"/>
              </w:rPr>
              <w:t>Economy Mode Switch Status</w:t>
            </w:r>
          </w:p>
        </w:tc>
        <w:tc>
          <w:tcPr>
            <w:tcW w:w="720" w:type="dxa"/>
            <w:tcBorders>
              <w:top w:val="nil"/>
            </w:tcBorders>
          </w:tcPr>
          <w:p w:rsidR="00FC2E58" w:rsidRDefault="00FC2E58" w:rsidP="00FC2E58">
            <w:pPr>
              <w:jc w:val="right"/>
              <w:rPr>
                <w:rFonts w:ascii="Arial" w:hAnsi="Arial"/>
                <w:sz w:val="16"/>
              </w:rPr>
            </w:pPr>
            <w:r>
              <w:rPr>
                <w:rFonts w:ascii="Arial" w:hAnsi="Arial"/>
                <w:sz w:val="16"/>
              </w:rPr>
              <w:t>1</w:t>
            </w:r>
          </w:p>
        </w:tc>
        <w:tc>
          <w:tcPr>
            <w:tcW w:w="720" w:type="dxa"/>
            <w:tcBorders>
              <w:top w:val="nil"/>
            </w:tcBorders>
          </w:tcPr>
          <w:p w:rsidR="00FC2E58" w:rsidRDefault="00FC2E58" w:rsidP="00FC2E58">
            <w:pPr>
              <w:rPr>
                <w:rFonts w:ascii="Arial" w:hAnsi="Arial"/>
                <w:sz w:val="16"/>
              </w:rPr>
            </w:pPr>
            <w:r>
              <w:rPr>
                <w:rFonts w:ascii="Arial" w:hAnsi="Arial"/>
                <w:sz w:val="16"/>
              </w:rPr>
              <w:t>PKT</w:t>
            </w:r>
          </w:p>
        </w:tc>
        <w:tc>
          <w:tcPr>
            <w:tcW w:w="2160" w:type="dxa"/>
            <w:tcBorders>
              <w:top w:val="nil"/>
            </w:tcBorders>
          </w:tcPr>
          <w:p w:rsidR="00FC2E58" w:rsidRDefault="00FC2E58" w:rsidP="00FC2E58">
            <w:pPr>
              <w:rPr>
                <w:rFonts w:ascii="Arial" w:hAnsi="Arial"/>
                <w:sz w:val="16"/>
              </w:rPr>
            </w:pPr>
            <w:r>
              <w:rPr>
                <w:rFonts w:ascii="Arial" w:hAnsi="Arial"/>
                <w:sz w:val="16"/>
              </w:rPr>
              <w:t>N/A</w:t>
            </w:r>
          </w:p>
        </w:tc>
        <w:tc>
          <w:tcPr>
            <w:tcW w:w="2160" w:type="dxa"/>
            <w:tcBorders>
              <w:top w:val="nil"/>
            </w:tcBorders>
          </w:tcPr>
          <w:p w:rsidR="00FC2E58" w:rsidRDefault="00FC2E58" w:rsidP="00FC2E58">
            <w:pPr>
              <w:rPr>
                <w:rFonts w:ascii="Arial" w:hAnsi="Arial"/>
                <w:sz w:val="16"/>
              </w:rPr>
            </w:pPr>
            <w:r>
              <w:rPr>
                <w:rFonts w:ascii="Arial" w:hAnsi="Arial"/>
                <w:sz w:val="16"/>
              </w:rPr>
              <w:t>N/A</w:t>
            </w:r>
          </w:p>
        </w:tc>
      </w:tr>
    </w:tbl>
    <w:p w:rsidR="00FC2E58" w:rsidRDefault="00FC2E58" w:rsidP="00FC2E58"/>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C2E58" w:rsidTr="00FC2E58">
        <w:trPr>
          <w:cantSplit/>
          <w:jc w:val="center"/>
        </w:trPr>
        <w:tc>
          <w:tcPr>
            <w:tcW w:w="2448" w:type="dxa"/>
            <w:tcBorders>
              <w:bottom w:val="single" w:sz="12" w:space="0" w:color="000000"/>
            </w:tcBorders>
          </w:tcPr>
          <w:p w:rsidR="00FC2E58" w:rsidRDefault="00FC2E58" w:rsidP="00FC2E58">
            <w:pPr>
              <w:jc w:val="center"/>
              <w:rPr>
                <w:b/>
                <w:sz w:val="16"/>
              </w:rPr>
            </w:pPr>
            <w:r>
              <w:rPr>
                <w:b/>
                <w:sz w:val="16"/>
              </w:rPr>
              <w:t>Signal</w:t>
            </w:r>
          </w:p>
        </w:tc>
        <w:tc>
          <w:tcPr>
            <w:tcW w:w="720" w:type="dxa"/>
            <w:tcBorders>
              <w:bottom w:val="single" w:sz="12" w:space="0" w:color="000000"/>
            </w:tcBorders>
          </w:tcPr>
          <w:p w:rsidR="00FC2E58" w:rsidRDefault="00FC2E58" w:rsidP="00FC2E58">
            <w:pPr>
              <w:jc w:val="center"/>
              <w:rPr>
                <w:b/>
                <w:sz w:val="16"/>
              </w:rPr>
            </w:pPr>
            <w:r>
              <w:rPr>
                <w:b/>
                <w:sz w:val="16"/>
              </w:rPr>
              <w:t>Start Byte</w:t>
            </w:r>
          </w:p>
        </w:tc>
        <w:tc>
          <w:tcPr>
            <w:tcW w:w="720" w:type="dxa"/>
            <w:tcBorders>
              <w:bottom w:val="single" w:sz="12" w:space="0" w:color="000000"/>
            </w:tcBorders>
          </w:tcPr>
          <w:p w:rsidR="00FC2E58" w:rsidRDefault="00FC2E58" w:rsidP="00FC2E58">
            <w:pPr>
              <w:jc w:val="center"/>
              <w:rPr>
                <w:b/>
                <w:sz w:val="16"/>
              </w:rPr>
            </w:pPr>
            <w:r>
              <w:rPr>
                <w:b/>
                <w:sz w:val="16"/>
              </w:rPr>
              <w:t>Start Bit</w:t>
            </w:r>
          </w:p>
        </w:tc>
        <w:tc>
          <w:tcPr>
            <w:tcW w:w="720" w:type="dxa"/>
            <w:tcBorders>
              <w:bottom w:val="single" w:sz="12" w:space="0" w:color="000000"/>
            </w:tcBorders>
          </w:tcPr>
          <w:p w:rsidR="00FC2E58" w:rsidRDefault="00FC2E58" w:rsidP="00FC2E58">
            <w:pPr>
              <w:jc w:val="center"/>
              <w:rPr>
                <w:b/>
                <w:sz w:val="16"/>
              </w:rPr>
            </w:pPr>
            <w:r>
              <w:rPr>
                <w:b/>
                <w:sz w:val="16"/>
              </w:rPr>
              <w:t>Length (Bits)</w:t>
            </w:r>
          </w:p>
        </w:tc>
        <w:tc>
          <w:tcPr>
            <w:tcW w:w="720" w:type="dxa"/>
            <w:tcBorders>
              <w:bottom w:val="single" w:sz="12" w:space="0" w:color="000000"/>
            </w:tcBorders>
          </w:tcPr>
          <w:p w:rsidR="00FC2E58" w:rsidRDefault="00FC2E58" w:rsidP="00FC2E58">
            <w:pPr>
              <w:jc w:val="center"/>
              <w:rPr>
                <w:b/>
                <w:sz w:val="16"/>
              </w:rPr>
            </w:pPr>
            <w:r>
              <w:rPr>
                <w:b/>
                <w:sz w:val="16"/>
              </w:rPr>
              <w:t>Data Type</w:t>
            </w:r>
          </w:p>
        </w:tc>
        <w:tc>
          <w:tcPr>
            <w:tcW w:w="2016" w:type="dxa"/>
            <w:tcBorders>
              <w:bottom w:val="single" w:sz="12" w:space="0" w:color="000000"/>
            </w:tcBorders>
          </w:tcPr>
          <w:p w:rsidR="00FC2E58" w:rsidRDefault="00FC2E58" w:rsidP="00FC2E58">
            <w:pPr>
              <w:jc w:val="center"/>
              <w:rPr>
                <w:b/>
                <w:sz w:val="16"/>
              </w:rPr>
            </w:pPr>
            <w:r>
              <w:rPr>
                <w:b/>
                <w:sz w:val="16"/>
              </w:rPr>
              <w:t>Range</w:t>
            </w:r>
          </w:p>
        </w:tc>
        <w:tc>
          <w:tcPr>
            <w:tcW w:w="2016" w:type="dxa"/>
            <w:tcBorders>
              <w:bottom w:val="single" w:sz="12" w:space="0" w:color="000000"/>
            </w:tcBorders>
          </w:tcPr>
          <w:p w:rsidR="00FC2E58" w:rsidRDefault="00FC2E58" w:rsidP="00FC2E58">
            <w:pPr>
              <w:jc w:val="center"/>
              <w:rPr>
                <w:b/>
                <w:sz w:val="16"/>
              </w:rPr>
            </w:pPr>
            <w:r>
              <w:rPr>
                <w:b/>
                <w:sz w:val="16"/>
              </w:rPr>
              <w:t>Conversion</w:t>
            </w:r>
          </w:p>
        </w:tc>
      </w:tr>
      <w:tr w:rsidR="00FC2E58" w:rsidTr="00FC2E58">
        <w:trPr>
          <w:cantSplit/>
          <w:jc w:val="center"/>
        </w:trPr>
        <w:tc>
          <w:tcPr>
            <w:tcW w:w="2448" w:type="dxa"/>
            <w:tcBorders>
              <w:top w:val="nil"/>
            </w:tcBorders>
          </w:tcPr>
          <w:p w:rsidR="00FC2E58" w:rsidRDefault="00FC2E58" w:rsidP="00FC2E58">
            <w:pPr>
              <w:rPr>
                <w:rFonts w:ascii="Arial" w:hAnsi="Arial"/>
                <w:sz w:val="16"/>
              </w:rPr>
            </w:pPr>
            <w:r>
              <w:rPr>
                <w:rFonts w:ascii="Arial" w:hAnsi="Arial"/>
                <w:sz w:val="16"/>
              </w:rPr>
              <w:t>Economy Mode Driver Request</w:t>
            </w:r>
          </w:p>
        </w:tc>
        <w:tc>
          <w:tcPr>
            <w:tcW w:w="720" w:type="dxa"/>
            <w:tcBorders>
              <w:top w:val="nil"/>
            </w:tcBorders>
          </w:tcPr>
          <w:p w:rsidR="00FC2E58" w:rsidRDefault="00FC2E58" w:rsidP="00FC2E58">
            <w:pPr>
              <w:jc w:val="right"/>
              <w:rPr>
                <w:rFonts w:ascii="Arial" w:hAnsi="Arial"/>
                <w:sz w:val="16"/>
              </w:rPr>
            </w:pPr>
            <w:r>
              <w:rPr>
                <w:rFonts w:ascii="Arial" w:hAnsi="Arial"/>
                <w:sz w:val="16"/>
              </w:rPr>
              <w:t>0</w:t>
            </w:r>
          </w:p>
        </w:tc>
        <w:tc>
          <w:tcPr>
            <w:tcW w:w="720" w:type="dxa"/>
            <w:tcBorders>
              <w:top w:val="nil"/>
            </w:tcBorders>
          </w:tcPr>
          <w:p w:rsidR="00FC2E58" w:rsidRDefault="00FC2E58" w:rsidP="00FC2E58">
            <w:pPr>
              <w:jc w:val="right"/>
              <w:rPr>
                <w:rFonts w:ascii="Arial" w:hAnsi="Arial"/>
                <w:sz w:val="16"/>
              </w:rPr>
            </w:pPr>
            <w:r>
              <w:rPr>
                <w:rFonts w:ascii="Arial" w:hAnsi="Arial"/>
                <w:sz w:val="16"/>
              </w:rPr>
              <w:t>7</w:t>
            </w:r>
          </w:p>
        </w:tc>
        <w:tc>
          <w:tcPr>
            <w:tcW w:w="720" w:type="dxa"/>
            <w:tcBorders>
              <w:top w:val="nil"/>
            </w:tcBorders>
          </w:tcPr>
          <w:p w:rsidR="00FC2E58" w:rsidRDefault="00FC2E58" w:rsidP="00FC2E58">
            <w:pPr>
              <w:jc w:val="right"/>
              <w:rPr>
                <w:rFonts w:ascii="Arial" w:hAnsi="Arial"/>
                <w:sz w:val="16"/>
              </w:rPr>
            </w:pPr>
            <w:r>
              <w:rPr>
                <w:rFonts w:ascii="Arial" w:hAnsi="Arial"/>
                <w:sz w:val="16"/>
              </w:rPr>
              <w:t>1</w:t>
            </w:r>
          </w:p>
        </w:tc>
        <w:tc>
          <w:tcPr>
            <w:tcW w:w="720" w:type="dxa"/>
            <w:tcBorders>
              <w:top w:val="nil"/>
            </w:tcBorders>
          </w:tcPr>
          <w:p w:rsidR="00FC2E58" w:rsidRDefault="00FC2E58" w:rsidP="00FC2E58">
            <w:pPr>
              <w:pStyle w:val="FootnoteText"/>
              <w:rPr>
                <w:rFonts w:ascii="Arial" w:hAnsi="Arial"/>
              </w:rPr>
            </w:pPr>
            <w:r>
              <w:rPr>
                <w:rFonts w:ascii="Arial" w:hAnsi="Arial"/>
              </w:rPr>
              <w:t>BLN</w:t>
            </w:r>
          </w:p>
        </w:tc>
        <w:tc>
          <w:tcPr>
            <w:tcW w:w="2016" w:type="dxa"/>
            <w:tcBorders>
              <w:top w:val="nil"/>
            </w:tcBorders>
          </w:tcPr>
          <w:p w:rsidR="00FC2E58" w:rsidRDefault="00FC2E58" w:rsidP="00FC2E58">
            <w:pPr>
              <w:rPr>
                <w:rFonts w:ascii="Arial" w:hAnsi="Arial"/>
                <w:sz w:val="16"/>
              </w:rPr>
            </w:pPr>
            <w:r>
              <w:rPr>
                <w:rFonts w:ascii="Arial" w:hAnsi="Arial"/>
                <w:sz w:val="16"/>
              </w:rPr>
              <w:t>N/A</w:t>
            </w:r>
          </w:p>
        </w:tc>
        <w:tc>
          <w:tcPr>
            <w:tcW w:w="2016" w:type="dxa"/>
            <w:tcBorders>
              <w:top w:val="nil"/>
            </w:tcBorders>
          </w:tcPr>
          <w:p w:rsidR="00FC2E58" w:rsidRDefault="00FC2E58" w:rsidP="00FC2E58">
            <w:pPr>
              <w:rPr>
                <w:rFonts w:ascii="Arial" w:hAnsi="Arial"/>
                <w:sz w:val="16"/>
              </w:rPr>
            </w:pPr>
            <w:r>
              <w:rPr>
                <w:rFonts w:ascii="Arial" w:hAnsi="Arial"/>
                <w:sz w:val="16"/>
              </w:rPr>
              <w:t>$1=True; $0=False</w:t>
            </w:r>
          </w:p>
        </w:tc>
      </w:tr>
      <w:tr w:rsidR="00FC2E58" w:rsidTr="00FC2E58">
        <w:trPr>
          <w:cantSplit/>
          <w:jc w:val="center"/>
        </w:trPr>
        <w:tc>
          <w:tcPr>
            <w:tcW w:w="2448" w:type="dxa"/>
            <w:tcBorders>
              <w:top w:val="nil"/>
            </w:tcBorders>
          </w:tcPr>
          <w:p w:rsidR="00FC2E58" w:rsidRDefault="00FC2E58" w:rsidP="00FC2E58">
            <w:pPr>
              <w:rPr>
                <w:rFonts w:ascii="Arial" w:hAnsi="Arial"/>
                <w:sz w:val="16"/>
              </w:rPr>
            </w:pPr>
            <w:r>
              <w:rPr>
                <w:rFonts w:ascii="Arial" w:hAnsi="Arial"/>
                <w:sz w:val="16"/>
              </w:rPr>
              <w:t>Economy Mode Indication On</w:t>
            </w:r>
          </w:p>
        </w:tc>
        <w:tc>
          <w:tcPr>
            <w:tcW w:w="720" w:type="dxa"/>
            <w:tcBorders>
              <w:top w:val="nil"/>
            </w:tcBorders>
          </w:tcPr>
          <w:p w:rsidR="00FC2E58" w:rsidRDefault="00FC2E58" w:rsidP="00FC2E58">
            <w:pPr>
              <w:jc w:val="right"/>
              <w:rPr>
                <w:rFonts w:ascii="Arial" w:hAnsi="Arial"/>
                <w:sz w:val="16"/>
              </w:rPr>
            </w:pPr>
            <w:r>
              <w:rPr>
                <w:rFonts w:ascii="Arial" w:hAnsi="Arial"/>
                <w:sz w:val="16"/>
              </w:rPr>
              <w:t>0</w:t>
            </w:r>
          </w:p>
        </w:tc>
        <w:tc>
          <w:tcPr>
            <w:tcW w:w="720" w:type="dxa"/>
            <w:tcBorders>
              <w:top w:val="nil"/>
            </w:tcBorders>
          </w:tcPr>
          <w:p w:rsidR="00FC2E58" w:rsidRDefault="00FC2E58" w:rsidP="00FC2E58">
            <w:pPr>
              <w:jc w:val="right"/>
              <w:rPr>
                <w:rFonts w:ascii="Arial" w:hAnsi="Arial"/>
                <w:sz w:val="16"/>
              </w:rPr>
            </w:pPr>
            <w:r>
              <w:rPr>
                <w:rFonts w:ascii="Arial" w:hAnsi="Arial"/>
                <w:sz w:val="16"/>
              </w:rPr>
              <w:t>6</w:t>
            </w:r>
          </w:p>
        </w:tc>
        <w:tc>
          <w:tcPr>
            <w:tcW w:w="720" w:type="dxa"/>
            <w:tcBorders>
              <w:top w:val="nil"/>
            </w:tcBorders>
          </w:tcPr>
          <w:p w:rsidR="00FC2E58" w:rsidRDefault="00FC2E58" w:rsidP="00FC2E58">
            <w:pPr>
              <w:jc w:val="right"/>
              <w:rPr>
                <w:rFonts w:ascii="Arial" w:hAnsi="Arial"/>
                <w:sz w:val="16"/>
              </w:rPr>
            </w:pPr>
            <w:r>
              <w:rPr>
                <w:rFonts w:ascii="Arial" w:hAnsi="Arial"/>
                <w:sz w:val="16"/>
              </w:rPr>
              <w:t>1</w:t>
            </w:r>
          </w:p>
        </w:tc>
        <w:tc>
          <w:tcPr>
            <w:tcW w:w="720" w:type="dxa"/>
            <w:tcBorders>
              <w:top w:val="nil"/>
            </w:tcBorders>
          </w:tcPr>
          <w:p w:rsidR="00FC2E58" w:rsidRDefault="00FC2E58" w:rsidP="00FC2E58">
            <w:pPr>
              <w:pStyle w:val="FootnoteText"/>
              <w:rPr>
                <w:rFonts w:ascii="Arial" w:hAnsi="Arial"/>
              </w:rPr>
            </w:pPr>
            <w:r>
              <w:rPr>
                <w:rFonts w:ascii="Arial" w:hAnsi="Arial"/>
              </w:rPr>
              <w:t>BLN</w:t>
            </w:r>
          </w:p>
        </w:tc>
        <w:tc>
          <w:tcPr>
            <w:tcW w:w="2016" w:type="dxa"/>
            <w:tcBorders>
              <w:top w:val="nil"/>
            </w:tcBorders>
          </w:tcPr>
          <w:p w:rsidR="00FC2E58" w:rsidRDefault="00FC2E58" w:rsidP="00FC2E58">
            <w:pPr>
              <w:rPr>
                <w:rFonts w:ascii="Arial" w:hAnsi="Arial"/>
                <w:sz w:val="16"/>
              </w:rPr>
            </w:pPr>
            <w:r>
              <w:rPr>
                <w:rFonts w:ascii="Arial" w:hAnsi="Arial"/>
                <w:sz w:val="16"/>
              </w:rPr>
              <w:t>N/A</w:t>
            </w:r>
          </w:p>
        </w:tc>
        <w:tc>
          <w:tcPr>
            <w:tcW w:w="2016" w:type="dxa"/>
            <w:tcBorders>
              <w:top w:val="nil"/>
            </w:tcBorders>
          </w:tcPr>
          <w:p w:rsidR="00FC2E58" w:rsidRDefault="00FC2E58" w:rsidP="00FC2E58">
            <w:pPr>
              <w:rPr>
                <w:rFonts w:ascii="Arial" w:hAnsi="Arial"/>
                <w:sz w:val="16"/>
              </w:rPr>
            </w:pPr>
            <w:r>
              <w:rPr>
                <w:rFonts w:ascii="Arial" w:hAnsi="Arial"/>
                <w:sz w:val="16"/>
              </w:rPr>
              <w:t>$1=True; $0=False</w:t>
            </w:r>
          </w:p>
        </w:tc>
      </w:tr>
      <w:tr w:rsidR="00FC2E58" w:rsidTr="00FC2E58">
        <w:trPr>
          <w:cantSplit/>
          <w:jc w:val="center"/>
        </w:trPr>
        <w:tc>
          <w:tcPr>
            <w:tcW w:w="2448" w:type="dxa"/>
            <w:tcBorders>
              <w:top w:val="nil"/>
            </w:tcBorders>
          </w:tcPr>
          <w:p w:rsidR="00FC2E58" w:rsidRDefault="00FC2E58" w:rsidP="00FC2E58">
            <w:pPr>
              <w:rPr>
                <w:rFonts w:ascii="Arial" w:hAnsi="Arial"/>
                <w:sz w:val="16"/>
              </w:rPr>
            </w:pPr>
            <w:r>
              <w:rPr>
                <w:rFonts w:ascii="Arial" w:hAnsi="Arial"/>
                <w:sz w:val="16"/>
              </w:rPr>
              <w:t>Economy Mode Active</w:t>
            </w:r>
          </w:p>
        </w:tc>
        <w:tc>
          <w:tcPr>
            <w:tcW w:w="720" w:type="dxa"/>
            <w:tcBorders>
              <w:top w:val="nil"/>
            </w:tcBorders>
          </w:tcPr>
          <w:p w:rsidR="00FC2E58" w:rsidRDefault="00FC2E58" w:rsidP="00FC2E58">
            <w:pPr>
              <w:jc w:val="right"/>
              <w:rPr>
                <w:rFonts w:ascii="Arial" w:hAnsi="Arial"/>
                <w:sz w:val="16"/>
              </w:rPr>
            </w:pPr>
            <w:r>
              <w:rPr>
                <w:rFonts w:ascii="Arial" w:hAnsi="Arial"/>
                <w:sz w:val="16"/>
              </w:rPr>
              <w:t>0</w:t>
            </w:r>
          </w:p>
        </w:tc>
        <w:tc>
          <w:tcPr>
            <w:tcW w:w="720" w:type="dxa"/>
            <w:tcBorders>
              <w:top w:val="nil"/>
            </w:tcBorders>
          </w:tcPr>
          <w:p w:rsidR="00FC2E58" w:rsidRDefault="00FC2E58" w:rsidP="00FC2E58">
            <w:pPr>
              <w:jc w:val="right"/>
              <w:rPr>
                <w:rFonts w:ascii="Arial" w:hAnsi="Arial"/>
                <w:sz w:val="16"/>
              </w:rPr>
            </w:pPr>
            <w:r>
              <w:rPr>
                <w:rFonts w:ascii="Arial" w:hAnsi="Arial"/>
                <w:sz w:val="16"/>
              </w:rPr>
              <w:t>5</w:t>
            </w:r>
          </w:p>
        </w:tc>
        <w:tc>
          <w:tcPr>
            <w:tcW w:w="720" w:type="dxa"/>
            <w:tcBorders>
              <w:top w:val="nil"/>
            </w:tcBorders>
          </w:tcPr>
          <w:p w:rsidR="00FC2E58" w:rsidRDefault="00FC2E58" w:rsidP="00FC2E58">
            <w:pPr>
              <w:jc w:val="right"/>
              <w:rPr>
                <w:rFonts w:ascii="Arial" w:hAnsi="Arial"/>
                <w:sz w:val="16"/>
              </w:rPr>
            </w:pPr>
            <w:r>
              <w:rPr>
                <w:rFonts w:ascii="Arial" w:hAnsi="Arial"/>
                <w:sz w:val="16"/>
              </w:rPr>
              <w:t>1</w:t>
            </w:r>
          </w:p>
        </w:tc>
        <w:tc>
          <w:tcPr>
            <w:tcW w:w="720" w:type="dxa"/>
            <w:tcBorders>
              <w:top w:val="nil"/>
            </w:tcBorders>
          </w:tcPr>
          <w:p w:rsidR="00FC2E58" w:rsidRDefault="00FC2E58" w:rsidP="00FC2E58">
            <w:pPr>
              <w:pStyle w:val="FootnoteText"/>
              <w:rPr>
                <w:rFonts w:ascii="Arial" w:hAnsi="Arial"/>
              </w:rPr>
            </w:pPr>
            <w:r>
              <w:rPr>
                <w:rFonts w:ascii="Arial" w:hAnsi="Arial"/>
              </w:rPr>
              <w:t>BLN</w:t>
            </w:r>
          </w:p>
        </w:tc>
        <w:tc>
          <w:tcPr>
            <w:tcW w:w="2016" w:type="dxa"/>
            <w:tcBorders>
              <w:top w:val="nil"/>
            </w:tcBorders>
          </w:tcPr>
          <w:p w:rsidR="00FC2E58" w:rsidRDefault="00FC2E58" w:rsidP="00FC2E58">
            <w:pPr>
              <w:rPr>
                <w:rFonts w:ascii="Arial" w:hAnsi="Arial"/>
                <w:sz w:val="16"/>
              </w:rPr>
            </w:pPr>
            <w:r>
              <w:rPr>
                <w:rFonts w:ascii="Arial" w:hAnsi="Arial"/>
                <w:sz w:val="16"/>
              </w:rPr>
              <w:t>N/A</w:t>
            </w:r>
          </w:p>
        </w:tc>
        <w:tc>
          <w:tcPr>
            <w:tcW w:w="2016" w:type="dxa"/>
            <w:tcBorders>
              <w:top w:val="nil"/>
            </w:tcBorders>
          </w:tcPr>
          <w:p w:rsidR="00FC2E58" w:rsidRDefault="00FC2E58" w:rsidP="00FC2E58">
            <w:pPr>
              <w:rPr>
                <w:rFonts w:ascii="Arial" w:hAnsi="Arial"/>
                <w:sz w:val="16"/>
              </w:rPr>
            </w:pPr>
            <w:r>
              <w:rPr>
                <w:rFonts w:ascii="Arial" w:hAnsi="Arial"/>
                <w:sz w:val="16"/>
              </w:rPr>
              <w:t>$1=True; $0=False</w:t>
            </w:r>
          </w:p>
        </w:tc>
      </w:tr>
      <w:tr w:rsidR="00FC2E58" w:rsidTr="00FC2E58">
        <w:trPr>
          <w:cantSplit/>
          <w:jc w:val="center"/>
        </w:trPr>
        <w:tc>
          <w:tcPr>
            <w:tcW w:w="2448" w:type="dxa"/>
            <w:tcBorders>
              <w:top w:val="nil"/>
            </w:tcBorders>
          </w:tcPr>
          <w:p w:rsidR="00FC2E58" w:rsidRDefault="00FC2E58" w:rsidP="00FC2E58">
            <w:pPr>
              <w:rPr>
                <w:rFonts w:ascii="Arial" w:hAnsi="Arial"/>
                <w:sz w:val="16"/>
              </w:rPr>
            </w:pPr>
            <w:smartTag w:uri="urn:schemas-microsoft-com:office:smarttags" w:element="place">
              <w:smartTag w:uri="urn:schemas-microsoft-com:office:smarttags" w:element="PlaceName">
                <w:r>
                  <w:rPr>
                    <w:rFonts w:ascii="Arial" w:hAnsi="Arial"/>
                    <w:sz w:val="16"/>
                  </w:rPr>
                  <w:t>Economy</w:t>
                </w:r>
              </w:smartTag>
              <w:r>
                <w:rPr>
                  <w:rFonts w:ascii="Arial" w:hAnsi="Arial"/>
                  <w:sz w:val="16"/>
                </w:rPr>
                <w:t xml:space="preserve"> </w:t>
              </w:r>
              <w:smartTag w:uri="urn:schemas-microsoft-com:office:smarttags" w:element="PlaceName">
                <w:r>
                  <w:rPr>
                    <w:rFonts w:ascii="Arial" w:hAnsi="Arial"/>
                    <w:sz w:val="16"/>
                  </w:rPr>
                  <w:t>Mode</w:t>
                </w:r>
              </w:smartTag>
              <w:r>
                <w:rPr>
                  <w:rFonts w:ascii="Arial" w:hAnsi="Arial"/>
                  <w:sz w:val="16"/>
                </w:rPr>
                <w:t xml:space="preserve"> </w:t>
              </w:r>
              <w:smartTag w:uri="urn:schemas-microsoft-com:office:smarttags" w:element="PlaceName">
                <w:r>
                  <w:rPr>
                    <w:rFonts w:ascii="Arial" w:hAnsi="Arial"/>
                    <w:sz w:val="16"/>
                  </w:rPr>
                  <w:t>Switch</w:t>
                </w:r>
              </w:smartTag>
              <w:r>
                <w:rPr>
                  <w:rFonts w:ascii="Arial" w:hAnsi="Arial"/>
                  <w:sz w:val="16"/>
                </w:rPr>
                <w:t xml:space="preserve"> </w:t>
              </w:r>
              <w:smartTag w:uri="urn:schemas-microsoft-com:office:smarttags" w:element="PlaceType">
                <w:r>
                  <w:rPr>
                    <w:rFonts w:ascii="Arial" w:hAnsi="Arial"/>
                    <w:sz w:val="16"/>
                  </w:rPr>
                  <w:t>State</w:t>
                </w:r>
              </w:smartTag>
            </w:smartTag>
          </w:p>
        </w:tc>
        <w:tc>
          <w:tcPr>
            <w:tcW w:w="720" w:type="dxa"/>
            <w:tcBorders>
              <w:top w:val="nil"/>
            </w:tcBorders>
          </w:tcPr>
          <w:p w:rsidR="00FC2E58" w:rsidRDefault="00FC2E58" w:rsidP="00FC2E58">
            <w:pPr>
              <w:jc w:val="right"/>
              <w:rPr>
                <w:rFonts w:ascii="Arial" w:hAnsi="Arial"/>
                <w:sz w:val="16"/>
              </w:rPr>
            </w:pPr>
            <w:r>
              <w:rPr>
                <w:rFonts w:ascii="Arial" w:hAnsi="Arial"/>
                <w:sz w:val="16"/>
              </w:rPr>
              <w:t>0</w:t>
            </w:r>
          </w:p>
        </w:tc>
        <w:tc>
          <w:tcPr>
            <w:tcW w:w="720" w:type="dxa"/>
            <w:tcBorders>
              <w:top w:val="nil"/>
            </w:tcBorders>
          </w:tcPr>
          <w:p w:rsidR="00FC2E58" w:rsidRDefault="00FC2E58" w:rsidP="00FC2E58">
            <w:pPr>
              <w:jc w:val="right"/>
              <w:rPr>
                <w:rFonts w:ascii="Arial" w:hAnsi="Arial"/>
                <w:sz w:val="16"/>
              </w:rPr>
            </w:pPr>
            <w:r>
              <w:rPr>
                <w:rFonts w:ascii="Arial" w:hAnsi="Arial"/>
                <w:sz w:val="16"/>
              </w:rPr>
              <w:t>4</w:t>
            </w:r>
          </w:p>
        </w:tc>
        <w:tc>
          <w:tcPr>
            <w:tcW w:w="720" w:type="dxa"/>
            <w:tcBorders>
              <w:top w:val="nil"/>
            </w:tcBorders>
          </w:tcPr>
          <w:p w:rsidR="00FC2E58" w:rsidRDefault="00FC2E58" w:rsidP="00FC2E58">
            <w:pPr>
              <w:jc w:val="right"/>
              <w:rPr>
                <w:rFonts w:ascii="Arial" w:hAnsi="Arial"/>
                <w:sz w:val="16"/>
              </w:rPr>
            </w:pPr>
            <w:r>
              <w:rPr>
                <w:rFonts w:ascii="Arial" w:hAnsi="Arial"/>
                <w:sz w:val="16"/>
              </w:rPr>
              <w:t>3</w:t>
            </w:r>
          </w:p>
        </w:tc>
        <w:tc>
          <w:tcPr>
            <w:tcW w:w="720" w:type="dxa"/>
            <w:tcBorders>
              <w:top w:val="nil"/>
            </w:tcBorders>
          </w:tcPr>
          <w:p w:rsidR="00FC2E58" w:rsidRDefault="00FC2E58" w:rsidP="00FC2E58">
            <w:pPr>
              <w:pStyle w:val="FootnoteText"/>
              <w:rPr>
                <w:rFonts w:ascii="Arial" w:hAnsi="Arial"/>
              </w:rPr>
            </w:pPr>
            <w:r>
              <w:rPr>
                <w:rFonts w:ascii="Arial" w:hAnsi="Arial"/>
              </w:rPr>
              <w:t>ENM</w:t>
            </w:r>
          </w:p>
        </w:tc>
        <w:tc>
          <w:tcPr>
            <w:tcW w:w="2016" w:type="dxa"/>
            <w:tcBorders>
              <w:top w:val="nil"/>
            </w:tcBorders>
          </w:tcPr>
          <w:p w:rsidR="00FC2E58" w:rsidRDefault="00FC2E58" w:rsidP="00FC2E58">
            <w:pPr>
              <w:rPr>
                <w:rFonts w:ascii="Arial" w:hAnsi="Arial"/>
                <w:sz w:val="16"/>
              </w:rPr>
            </w:pPr>
            <w:r>
              <w:rPr>
                <w:rFonts w:ascii="Arial" w:hAnsi="Arial"/>
                <w:sz w:val="16"/>
              </w:rPr>
              <w:t>N/A</w:t>
            </w:r>
          </w:p>
        </w:tc>
        <w:tc>
          <w:tcPr>
            <w:tcW w:w="2016" w:type="dxa"/>
            <w:tcBorders>
              <w:top w:val="nil"/>
            </w:tcBorders>
          </w:tcPr>
          <w:p w:rsidR="00FC2E58" w:rsidRDefault="00FC2E58" w:rsidP="00FC2E58">
            <w:pPr>
              <w:rPr>
                <w:rFonts w:ascii="Arial" w:hAnsi="Arial"/>
                <w:sz w:val="16"/>
              </w:rPr>
            </w:pPr>
            <w:r>
              <w:rPr>
                <w:rFonts w:ascii="Arial" w:hAnsi="Arial"/>
                <w:sz w:val="16"/>
              </w:rPr>
              <w:t>$0=Fault Low;</w:t>
            </w:r>
          </w:p>
          <w:p w:rsidR="00FC2E58" w:rsidRDefault="00FC2E58" w:rsidP="00FC2E58">
            <w:pPr>
              <w:rPr>
                <w:rFonts w:ascii="Arial" w:hAnsi="Arial"/>
                <w:sz w:val="16"/>
              </w:rPr>
            </w:pPr>
            <w:r>
              <w:rPr>
                <w:rFonts w:ascii="Arial" w:hAnsi="Arial"/>
                <w:sz w:val="16"/>
              </w:rPr>
              <w:t>$1=On;</w:t>
            </w:r>
          </w:p>
          <w:p w:rsidR="00FC2E58" w:rsidRDefault="00FC2E58" w:rsidP="00FC2E58">
            <w:pPr>
              <w:rPr>
                <w:rFonts w:ascii="Arial" w:hAnsi="Arial"/>
                <w:sz w:val="16"/>
              </w:rPr>
            </w:pPr>
            <w:r>
              <w:rPr>
                <w:rFonts w:ascii="Arial" w:hAnsi="Arial"/>
                <w:sz w:val="16"/>
              </w:rPr>
              <w:t>$2=Indeterminate;</w:t>
            </w:r>
          </w:p>
          <w:p w:rsidR="00FC2E58" w:rsidRDefault="00FC2E58" w:rsidP="00FC2E58">
            <w:pPr>
              <w:rPr>
                <w:rFonts w:ascii="Arial" w:hAnsi="Arial"/>
                <w:sz w:val="16"/>
              </w:rPr>
            </w:pPr>
            <w:r>
              <w:rPr>
                <w:rFonts w:ascii="Arial" w:hAnsi="Arial"/>
                <w:sz w:val="16"/>
              </w:rPr>
              <w:t>$3=Off;</w:t>
            </w:r>
          </w:p>
          <w:p w:rsidR="00FC2E58" w:rsidRDefault="00FC2E58" w:rsidP="00FC2E58">
            <w:pPr>
              <w:rPr>
                <w:rFonts w:ascii="Arial" w:hAnsi="Arial"/>
                <w:sz w:val="16"/>
              </w:rPr>
            </w:pPr>
            <w:r>
              <w:rPr>
                <w:rFonts w:ascii="Arial" w:hAnsi="Arial"/>
                <w:sz w:val="16"/>
              </w:rPr>
              <w:t>$4=Fault High</w:t>
            </w:r>
          </w:p>
        </w:tc>
      </w:tr>
      <w:tr w:rsidR="00FC2E58" w:rsidTr="00FC2E58">
        <w:trPr>
          <w:cantSplit/>
          <w:jc w:val="center"/>
        </w:trPr>
        <w:tc>
          <w:tcPr>
            <w:tcW w:w="2448" w:type="dxa"/>
            <w:tcBorders>
              <w:top w:val="nil"/>
            </w:tcBorders>
          </w:tcPr>
          <w:p w:rsidR="00FC2E58" w:rsidRDefault="00FC2E58" w:rsidP="00FC2E58">
            <w:pPr>
              <w:rPr>
                <w:rFonts w:ascii="Arial" w:hAnsi="Arial"/>
                <w:sz w:val="16"/>
              </w:rPr>
            </w:pPr>
            <w:r>
              <w:rPr>
                <w:rFonts w:ascii="Arial" w:hAnsi="Arial"/>
                <w:sz w:val="16"/>
              </w:rPr>
              <w:t>Economy Mode Switch Both States Latched</w:t>
            </w:r>
          </w:p>
        </w:tc>
        <w:tc>
          <w:tcPr>
            <w:tcW w:w="720" w:type="dxa"/>
            <w:tcBorders>
              <w:top w:val="nil"/>
            </w:tcBorders>
          </w:tcPr>
          <w:p w:rsidR="00FC2E58" w:rsidRDefault="00FC2E58" w:rsidP="00FC2E58">
            <w:pPr>
              <w:jc w:val="right"/>
              <w:rPr>
                <w:rFonts w:ascii="Arial" w:hAnsi="Arial"/>
                <w:sz w:val="16"/>
              </w:rPr>
            </w:pPr>
            <w:r>
              <w:rPr>
                <w:rFonts w:ascii="Arial" w:hAnsi="Arial"/>
                <w:sz w:val="16"/>
              </w:rPr>
              <w:t>0</w:t>
            </w:r>
          </w:p>
        </w:tc>
        <w:tc>
          <w:tcPr>
            <w:tcW w:w="720" w:type="dxa"/>
            <w:tcBorders>
              <w:top w:val="nil"/>
            </w:tcBorders>
          </w:tcPr>
          <w:p w:rsidR="00FC2E58" w:rsidRDefault="00FC2E58" w:rsidP="00FC2E58">
            <w:pPr>
              <w:jc w:val="right"/>
              <w:rPr>
                <w:rFonts w:ascii="Arial" w:hAnsi="Arial"/>
                <w:sz w:val="16"/>
              </w:rPr>
            </w:pPr>
            <w:r>
              <w:rPr>
                <w:rFonts w:ascii="Arial" w:hAnsi="Arial"/>
                <w:sz w:val="16"/>
              </w:rPr>
              <w:t>1</w:t>
            </w:r>
          </w:p>
        </w:tc>
        <w:tc>
          <w:tcPr>
            <w:tcW w:w="720" w:type="dxa"/>
            <w:tcBorders>
              <w:top w:val="nil"/>
            </w:tcBorders>
          </w:tcPr>
          <w:p w:rsidR="00FC2E58" w:rsidRDefault="00FC2E58" w:rsidP="00FC2E58">
            <w:pPr>
              <w:jc w:val="right"/>
              <w:rPr>
                <w:rFonts w:ascii="Arial" w:hAnsi="Arial"/>
                <w:sz w:val="16"/>
              </w:rPr>
            </w:pPr>
            <w:r>
              <w:rPr>
                <w:rFonts w:ascii="Arial" w:hAnsi="Arial"/>
                <w:sz w:val="16"/>
              </w:rPr>
              <w:t>1</w:t>
            </w:r>
          </w:p>
        </w:tc>
        <w:tc>
          <w:tcPr>
            <w:tcW w:w="720" w:type="dxa"/>
            <w:tcBorders>
              <w:top w:val="nil"/>
            </w:tcBorders>
          </w:tcPr>
          <w:p w:rsidR="00FC2E58" w:rsidRDefault="00FC2E58" w:rsidP="00FC2E58">
            <w:pPr>
              <w:pStyle w:val="FootnoteText"/>
              <w:rPr>
                <w:rFonts w:ascii="Arial" w:hAnsi="Arial"/>
              </w:rPr>
            </w:pPr>
            <w:r>
              <w:rPr>
                <w:rFonts w:ascii="Arial" w:hAnsi="Arial"/>
              </w:rPr>
              <w:t>BLN</w:t>
            </w:r>
          </w:p>
        </w:tc>
        <w:tc>
          <w:tcPr>
            <w:tcW w:w="2016" w:type="dxa"/>
            <w:tcBorders>
              <w:top w:val="nil"/>
            </w:tcBorders>
          </w:tcPr>
          <w:p w:rsidR="00FC2E58" w:rsidRDefault="00FC2E58" w:rsidP="00FC2E58">
            <w:pPr>
              <w:rPr>
                <w:rFonts w:ascii="Arial" w:hAnsi="Arial"/>
                <w:sz w:val="16"/>
              </w:rPr>
            </w:pPr>
            <w:r>
              <w:rPr>
                <w:rFonts w:ascii="Arial" w:hAnsi="Arial"/>
                <w:sz w:val="16"/>
              </w:rPr>
              <w:t>N/A</w:t>
            </w:r>
          </w:p>
        </w:tc>
        <w:tc>
          <w:tcPr>
            <w:tcW w:w="2016" w:type="dxa"/>
            <w:tcBorders>
              <w:top w:val="nil"/>
            </w:tcBorders>
          </w:tcPr>
          <w:p w:rsidR="00FC2E58" w:rsidRDefault="00FC2E58" w:rsidP="00FC2E58">
            <w:pPr>
              <w:rPr>
                <w:rFonts w:ascii="Arial" w:hAnsi="Arial"/>
                <w:sz w:val="16"/>
              </w:rPr>
            </w:pPr>
            <w:r>
              <w:rPr>
                <w:rFonts w:ascii="Arial" w:hAnsi="Arial"/>
                <w:sz w:val="16"/>
              </w:rPr>
              <w:t>$1=True; $0=False</w:t>
            </w:r>
          </w:p>
        </w:tc>
      </w:tr>
      <w:tr w:rsidR="00FC2E58" w:rsidTr="00FC2E58">
        <w:trPr>
          <w:cantSplit/>
          <w:jc w:val="center"/>
        </w:trPr>
        <w:tc>
          <w:tcPr>
            <w:tcW w:w="2448" w:type="dxa"/>
            <w:tcBorders>
              <w:top w:val="nil"/>
            </w:tcBorders>
          </w:tcPr>
          <w:p w:rsidR="00FC2E58" w:rsidRDefault="00FC2E58" w:rsidP="00FC2E58">
            <w:pPr>
              <w:rPr>
                <w:rFonts w:ascii="Arial" w:hAnsi="Arial"/>
                <w:sz w:val="16"/>
              </w:rPr>
            </w:pPr>
            <w:r>
              <w:rPr>
                <w:rFonts w:ascii="Arial" w:hAnsi="Arial"/>
                <w:sz w:val="16"/>
              </w:rPr>
              <w:t>Reserved</w:t>
            </w:r>
          </w:p>
        </w:tc>
        <w:tc>
          <w:tcPr>
            <w:tcW w:w="720" w:type="dxa"/>
            <w:tcBorders>
              <w:top w:val="nil"/>
            </w:tcBorders>
          </w:tcPr>
          <w:p w:rsidR="00FC2E58" w:rsidRDefault="00FC2E58" w:rsidP="00FC2E58">
            <w:pPr>
              <w:jc w:val="right"/>
              <w:rPr>
                <w:rFonts w:ascii="Arial" w:hAnsi="Arial"/>
                <w:sz w:val="16"/>
              </w:rPr>
            </w:pPr>
            <w:r>
              <w:rPr>
                <w:rFonts w:ascii="Arial" w:hAnsi="Arial"/>
                <w:sz w:val="16"/>
              </w:rPr>
              <w:t>0</w:t>
            </w:r>
          </w:p>
        </w:tc>
        <w:tc>
          <w:tcPr>
            <w:tcW w:w="720" w:type="dxa"/>
            <w:tcBorders>
              <w:top w:val="nil"/>
            </w:tcBorders>
          </w:tcPr>
          <w:p w:rsidR="00FC2E58" w:rsidRDefault="00FC2E58" w:rsidP="00FC2E58">
            <w:pPr>
              <w:jc w:val="right"/>
              <w:rPr>
                <w:rFonts w:ascii="Arial" w:hAnsi="Arial"/>
                <w:sz w:val="16"/>
              </w:rPr>
            </w:pPr>
            <w:r>
              <w:rPr>
                <w:rFonts w:ascii="Arial" w:hAnsi="Arial"/>
                <w:sz w:val="16"/>
              </w:rPr>
              <w:t>0</w:t>
            </w:r>
          </w:p>
        </w:tc>
        <w:tc>
          <w:tcPr>
            <w:tcW w:w="720" w:type="dxa"/>
            <w:tcBorders>
              <w:top w:val="nil"/>
            </w:tcBorders>
          </w:tcPr>
          <w:p w:rsidR="00FC2E58" w:rsidRDefault="00FC2E58" w:rsidP="00FC2E58">
            <w:pPr>
              <w:jc w:val="right"/>
              <w:rPr>
                <w:rFonts w:ascii="Arial" w:hAnsi="Arial"/>
                <w:sz w:val="16"/>
              </w:rPr>
            </w:pPr>
            <w:r>
              <w:rPr>
                <w:rFonts w:ascii="Arial" w:hAnsi="Arial"/>
                <w:sz w:val="16"/>
              </w:rPr>
              <w:t>1</w:t>
            </w:r>
          </w:p>
        </w:tc>
        <w:tc>
          <w:tcPr>
            <w:tcW w:w="720" w:type="dxa"/>
            <w:tcBorders>
              <w:top w:val="nil"/>
            </w:tcBorders>
          </w:tcPr>
          <w:p w:rsidR="00FC2E58" w:rsidRDefault="00FC2E58" w:rsidP="00FC2E58">
            <w:pPr>
              <w:pStyle w:val="FootnoteText"/>
              <w:rPr>
                <w:rFonts w:ascii="Arial" w:hAnsi="Arial"/>
              </w:rPr>
            </w:pPr>
          </w:p>
        </w:tc>
        <w:tc>
          <w:tcPr>
            <w:tcW w:w="2016" w:type="dxa"/>
            <w:tcBorders>
              <w:top w:val="nil"/>
            </w:tcBorders>
          </w:tcPr>
          <w:p w:rsidR="00FC2E58" w:rsidRDefault="00FC2E58" w:rsidP="00FC2E58">
            <w:pPr>
              <w:rPr>
                <w:rFonts w:ascii="Arial" w:hAnsi="Arial"/>
                <w:sz w:val="16"/>
              </w:rPr>
            </w:pPr>
          </w:p>
        </w:tc>
        <w:tc>
          <w:tcPr>
            <w:tcW w:w="2016" w:type="dxa"/>
            <w:tcBorders>
              <w:top w:val="nil"/>
            </w:tcBorders>
          </w:tcPr>
          <w:p w:rsidR="00FC2E58" w:rsidRDefault="00FC2E58" w:rsidP="00FC2E58">
            <w:pPr>
              <w:rPr>
                <w:rFonts w:ascii="Arial" w:hAnsi="Arial"/>
                <w:sz w:val="16"/>
              </w:rPr>
            </w:pPr>
          </w:p>
        </w:tc>
      </w:tr>
    </w:tbl>
    <w:p w:rsidR="00FC2E58" w:rsidRDefault="00FC2E58" w:rsidP="00FC2E58"/>
    <w:p w:rsidR="00FC2E58" w:rsidRDefault="00FC2E58" w:rsidP="00FC2E58">
      <w:r>
        <w:t>This PID contains signals associated with the status of the economy mode switch.  The content of each of these signals is described below.</w:t>
      </w:r>
    </w:p>
    <w:p w:rsidR="00FC2E58" w:rsidRDefault="00FC2E58" w:rsidP="00FC2E58"/>
    <w:p w:rsidR="00FC2E58" w:rsidRDefault="00FC2E58" w:rsidP="00FC2E58">
      <w:r>
        <w:t>Economy Mode Driver Request indicates if the driver of the vehicle has requested economy mode by pressing the economy mode switch.</w:t>
      </w:r>
    </w:p>
    <w:p w:rsidR="00FC2E58" w:rsidRDefault="00FC2E58" w:rsidP="00FC2E58"/>
    <w:p w:rsidR="00FC2E58" w:rsidRDefault="00FC2E58" w:rsidP="00FC2E58">
      <w:r>
        <w:t>Economy Mode Indication On indicates the status of the serial data signal used to illuminate the economy mode indicator lamp.</w:t>
      </w:r>
    </w:p>
    <w:p w:rsidR="00FC2E58" w:rsidRDefault="00FC2E58" w:rsidP="00FC2E58"/>
    <w:p w:rsidR="00FC2E58" w:rsidRDefault="00FC2E58" w:rsidP="00FC2E58">
      <w:r>
        <w:t>Economy Mode Active indicates if the economy mode algorithm has activated economy mode.</w:t>
      </w:r>
    </w:p>
    <w:p w:rsidR="00FC2E58" w:rsidRDefault="00FC2E58" w:rsidP="00FC2E58"/>
    <w:p w:rsidR="00FC2E58" w:rsidRDefault="00FC2E58" w:rsidP="00FC2E58">
      <w:smartTag w:uri="urn:schemas-microsoft-com:office:smarttags" w:element="place">
        <w:smartTag w:uri="urn:schemas-microsoft-com:office:smarttags" w:element="PlaceName">
          <w:r>
            <w:t>Economy</w:t>
          </w:r>
        </w:smartTag>
        <w:r>
          <w:t xml:space="preserve"> </w:t>
        </w:r>
        <w:smartTag w:uri="urn:schemas-microsoft-com:office:smarttags" w:element="PlaceName">
          <w:r>
            <w:t>Mode</w:t>
          </w:r>
        </w:smartTag>
        <w:r>
          <w:t xml:space="preserve"> </w:t>
        </w:r>
        <w:smartTag w:uri="urn:schemas-microsoft-com:office:smarttags" w:element="PlaceName">
          <w:r>
            <w:t>Switch</w:t>
          </w:r>
        </w:smartTag>
        <w:r>
          <w:t xml:space="preserve"> </w:t>
        </w:r>
        <w:smartTag w:uri="urn:schemas-microsoft-com:office:smarttags" w:element="PlaceType">
          <w:r>
            <w:t>State</w:t>
          </w:r>
        </w:smartTag>
      </w:smartTag>
      <w:r>
        <w:t xml:space="preserve"> indicates the </w:t>
      </w:r>
      <w:r w:rsidR="001E02DC">
        <w:t>raw</w:t>
      </w:r>
      <w:r>
        <w:t xml:space="preserve"> economy mode switch state information.</w:t>
      </w:r>
    </w:p>
    <w:p w:rsidR="00FC2E58" w:rsidRDefault="00FC2E58" w:rsidP="00FC2E58"/>
    <w:p w:rsidR="00FC2E58" w:rsidRDefault="00FC2E58" w:rsidP="00FC2E58">
      <w:r>
        <w:t>Economy Mode Switch Both States Latched indicates true once both the on and off switch states are observed and will remain latched for the current ignition cycle.  This bit will reset to false once the power mode transitions to off.</w:t>
      </w:r>
    </w:p>
    <w:p w:rsidR="00FC2E58" w:rsidRDefault="00FC2E58" w:rsidP="00FC2E58"/>
    <w:p w:rsidR="00FC2E58" w:rsidRDefault="00FC2E58" w:rsidP="00FC2E58">
      <w:pPr>
        <w:pStyle w:val="Heading3"/>
      </w:pPr>
      <w:bookmarkStart w:id="962" w:name="_Toc181082090"/>
      <w:bookmarkStart w:id="963" w:name="_Toc223513218"/>
      <w:r>
        <w:t>DMDR – PID $20D8 – Economy Mode Switch A/D</w:t>
      </w:r>
      <w:bookmarkEnd w:id="962"/>
      <w:bookmarkEnd w:id="963"/>
    </w:p>
    <w:p w:rsidR="00FC2E58" w:rsidRDefault="00FC2E58" w:rsidP="00FC2E58"/>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C2E58" w:rsidTr="00FC2E58">
        <w:trPr>
          <w:cantSplit/>
          <w:jc w:val="center"/>
        </w:trPr>
        <w:tc>
          <w:tcPr>
            <w:tcW w:w="720" w:type="dxa"/>
            <w:tcBorders>
              <w:bottom w:val="single" w:sz="12" w:space="0" w:color="000000"/>
            </w:tcBorders>
          </w:tcPr>
          <w:p w:rsidR="00FC2E58" w:rsidRDefault="00FC2E58" w:rsidP="00FC2E58">
            <w:pPr>
              <w:jc w:val="center"/>
              <w:rPr>
                <w:b/>
                <w:sz w:val="16"/>
              </w:rPr>
            </w:pPr>
            <w:r>
              <w:rPr>
                <w:b/>
                <w:sz w:val="16"/>
              </w:rPr>
              <w:t>PID</w:t>
            </w:r>
          </w:p>
        </w:tc>
        <w:tc>
          <w:tcPr>
            <w:tcW w:w="2880" w:type="dxa"/>
            <w:tcBorders>
              <w:bottom w:val="single" w:sz="12" w:space="0" w:color="000000"/>
            </w:tcBorders>
          </w:tcPr>
          <w:p w:rsidR="00FC2E58" w:rsidRDefault="00FC2E58" w:rsidP="00FC2E58">
            <w:pPr>
              <w:jc w:val="center"/>
              <w:rPr>
                <w:b/>
                <w:sz w:val="16"/>
              </w:rPr>
            </w:pPr>
            <w:r>
              <w:rPr>
                <w:b/>
                <w:sz w:val="16"/>
              </w:rPr>
              <w:t>Signal</w:t>
            </w:r>
          </w:p>
        </w:tc>
        <w:tc>
          <w:tcPr>
            <w:tcW w:w="720" w:type="dxa"/>
            <w:tcBorders>
              <w:bottom w:val="single" w:sz="12" w:space="0" w:color="000000"/>
            </w:tcBorders>
          </w:tcPr>
          <w:p w:rsidR="00FC2E58" w:rsidRDefault="00FC2E58" w:rsidP="00FC2E58">
            <w:pPr>
              <w:jc w:val="center"/>
              <w:rPr>
                <w:b/>
                <w:sz w:val="16"/>
              </w:rPr>
            </w:pPr>
            <w:r>
              <w:rPr>
                <w:b/>
                <w:sz w:val="16"/>
              </w:rPr>
              <w:t>Length (Bytes)</w:t>
            </w:r>
          </w:p>
        </w:tc>
        <w:tc>
          <w:tcPr>
            <w:tcW w:w="720" w:type="dxa"/>
            <w:tcBorders>
              <w:bottom w:val="single" w:sz="12" w:space="0" w:color="000000"/>
            </w:tcBorders>
          </w:tcPr>
          <w:p w:rsidR="00FC2E58" w:rsidRDefault="00FC2E58" w:rsidP="00FC2E58">
            <w:pPr>
              <w:jc w:val="center"/>
              <w:rPr>
                <w:b/>
                <w:sz w:val="16"/>
              </w:rPr>
            </w:pPr>
            <w:r>
              <w:rPr>
                <w:b/>
                <w:sz w:val="16"/>
              </w:rPr>
              <w:t>Data Type</w:t>
            </w:r>
          </w:p>
        </w:tc>
        <w:tc>
          <w:tcPr>
            <w:tcW w:w="2160" w:type="dxa"/>
            <w:tcBorders>
              <w:bottom w:val="single" w:sz="12" w:space="0" w:color="000000"/>
            </w:tcBorders>
          </w:tcPr>
          <w:p w:rsidR="00FC2E58" w:rsidRDefault="00FC2E58" w:rsidP="00FC2E58">
            <w:pPr>
              <w:jc w:val="center"/>
              <w:rPr>
                <w:b/>
                <w:sz w:val="16"/>
              </w:rPr>
            </w:pPr>
            <w:r>
              <w:rPr>
                <w:b/>
                <w:sz w:val="16"/>
              </w:rPr>
              <w:t>Range</w:t>
            </w:r>
          </w:p>
        </w:tc>
        <w:tc>
          <w:tcPr>
            <w:tcW w:w="2160" w:type="dxa"/>
            <w:tcBorders>
              <w:bottom w:val="single" w:sz="12" w:space="0" w:color="000000"/>
            </w:tcBorders>
          </w:tcPr>
          <w:p w:rsidR="00FC2E58" w:rsidRDefault="00FC2E58" w:rsidP="00FC2E58">
            <w:pPr>
              <w:jc w:val="center"/>
              <w:rPr>
                <w:b/>
                <w:sz w:val="16"/>
              </w:rPr>
            </w:pPr>
            <w:r>
              <w:rPr>
                <w:b/>
                <w:sz w:val="16"/>
              </w:rPr>
              <w:t>Conversion</w:t>
            </w:r>
          </w:p>
        </w:tc>
      </w:tr>
      <w:tr w:rsidR="00FC2E58" w:rsidTr="00FC2E58">
        <w:trPr>
          <w:cantSplit/>
          <w:jc w:val="center"/>
        </w:trPr>
        <w:tc>
          <w:tcPr>
            <w:tcW w:w="720" w:type="dxa"/>
            <w:tcBorders>
              <w:top w:val="nil"/>
            </w:tcBorders>
          </w:tcPr>
          <w:p w:rsidR="00FC2E58" w:rsidRDefault="00FC2E58" w:rsidP="00FC2E58">
            <w:pPr>
              <w:jc w:val="right"/>
              <w:rPr>
                <w:rFonts w:ascii="Arial" w:hAnsi="Arial"/>
                <w:sz w:val="16"/>
              </w:rPr>
            </w:pPr>
            <w:r>
              <w:rPr>
                <w:rFonts w:ascii="Arial" w:hAnsi="Arial"/>
                <w:sz w:val="16"/>
              </w:rPr>
              <w:t>$20D8</w:t>
            </w:r>
          </w:p>
        </w:tc>
        <w:tc>
          <w:tcPr>
            <w:tcW w:w="2880" w:type="dxa"/>
            <w:tcBorders>
              <w:top w:val="nil"/>
            </w:tcBorders>
          </w:tcPr>
          <w:p w:rsidR="00FC2E58" w:rsidRDefault="00FC2E58" w:rsidP="00FC2E58">
            <w:pPr>
              <w:rPr>
                <w:rFonts w:ascii="Arial" w:hAnsi="Arial"/>
                <w:sz w:val="16"/>
              </w:rPr>
            </w:pPr>
            <w:r>
              <w:rPr>
                <w:rFonts w:ascii="Arial" w:hAnsi="Arial"/>
                <w:sz w:val="16"/>
              </w:rPr>
              <w:t>Economy Mode Switch A/D</w:t>
            </w:r>
          </w:p>
        </w:tc>
        <w:tc>
          <w:tcPr>
            <w:tcW w:w="720" w:type="dxa"/>
            <w:tcBorders>
              <w:top w:val="nil"/>
            </w:tcBorders>
          </w:tcPr>
          <w:p w:rsidR="00FC2E58" w:rsidRDefault="00FC2E58" w:rsidP="00FC2E58">
            <w:pPr>
              <w:jc w:val="right"/>
              <w:rPr>
                <w:rFonts w:ascii="Arial" w:hAnsi="Arial"/>
                <w:sz w:val="16"/>
              </w:rPr>
            </w:pPr>
            <w:r>
              <w:rPr>
                <w:rFonts w:ascii="Arial" w:hAnsi="Arial"/>
                <w:sz w:val="16"/>
              </w:rPr>
              <w:t>1</w:t>
            </w:r>
          </w:p>
        </w:tc>
        <w:tc>
          <w:tcPr>
            <w:tcW w:w="720" w:type="dxa"/>
            <w:tcBorders>
              <w:top w:val="nil"/>
            </w:tcBorders>
          </w:tcPr>
          <w:p w:rsidR="00FC2E58" w:rsidRDefault="00FC2E58" w:rsidP="00FC2E58">
            <w:pPr>
              <w:rPr>
                <w:rFonts w:ascii="Arial" w:hAnsi="Arial"/>
                <w:sz w:val="16"/>
              </w:rPr>
            </w:pPr>
            <w:r>
              <w:rPr>
                <w:rFonts w:ascii="Arial" w:hAnsi="Arial"/>
                <w:sz w:val="16"/>
              </w:rPr>
              <w:t>UNM</w:t>
            </w:r>
          </w:p>
        </w:tc>
        <w:tc>
          <w:tcPr>
            <w:tcW w:w="2160" w:type="dxa"/>
            <w:tcBorders>
              <w:top w:val="nil"/>
            </w:tcBorders>
          </w:tcPr>
          <w:p w:rsidR="00FC2E58" w:rsidRDefault="00FC2E58" w:rsidP="00FC2E58">
            <w:pPr>
              <w:rPr>
                <w:rFonts w:ascii="Arial" w:hAnsi="Arial"/>
                <w:sz w:val="16"/>
              </w:rPr>
            </w:pPr>
            <w:r>
              <w:rPr>
                <w:rFonts w:ascii="Arial" w:hAnsi="Arial"/>
                <w:sz w:val="16"/>
              </w:rPr>
              <w:t>0 - 100 % 5V</w:t>
            </w:r>
          </w:p>
        </w:tc>
        <w:tc>
          <w:tcPr>
            <w:tcW w:w="2160" w:type="dxa"/>
            <w:tcBorders>
              <w:top w:val="nil"/>
            </w:tcBorders>
          </w:tcPr>
          <w:p w:rsidR="00FC2E58" w:rsidRDefault="00FC2E58" w:rsidP="00FC2E58">
            <w:pPr>
              <w:rPr>
                <w:rFonts w:ascii="Arial" w:hAnsi="Arial"/>
                <w:sz w:val="16"/>
              </w:rPr>
            </w:pPr>
            <w:r>
              <w:rPr>
                <w:rFonts w:ascii="Arial" w:hAnsi="Arial"/>
                <w:sz w:val="16"/>
              </w:rPr>
              <w:t>E = N * 100 / 255</w:t>
            </w:r>
          </w:p>
        </w:tc>
      </w:tr>
    </w:tbl>
    <w:p w:rsidR="00FC2E58" w:rsidRDefault="00FC2E58" w:rsidP="00FC2E58"/>
    <w:p w:rsidR="00FC2E58" w:rsidRDefault="00FC2E58" w:rsidP="00FC2E58">
      <w:r>
        <w:t>This PID contains the economy mode switch analog input as a percentage of its reference voltage.</w:t>
      </w:r>
    </w:p>
    <w:p w:rsidR="00FC2E58" w:rsidRDefault="00FC2E58" w:rsidP="00FC2E58">
      <w:pPr>
        <w:keepNext w:val="0"/>
        <w:keepLines w:val="0"/>
      </w:pPr>
    </w:p>
    <w:p w:rsidR="00FF4F2F" w:rsidRDefault="00FF4F2F">
      <w:pPr>
        <w:pStyle w:val="Heading3"/>
      </w:pPr>
      <w:bookmarkStart w:id="964" w:name="_Toc223513219"/>
      <w:r>
        <w:lastRenderedPageBreak/>
        <w:t>SHPR – PID $2800 – Transmission Shift Solenoid A Control Circuit</w:t>
      </w:r>
      <w:bookmarkEnd w:id="96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$2800</w:t>
            </w:r>
          </w:p>
        </w:tc>
        <w:tc>
          <w:tcPr>
            <w:tcW w:w="2880" w:type="dxa"/>
            <w:tcBorders>
              <w:top w:val="nil"/>
            </w:tcBorders>
          </w:tcPr>
          <w:p w:rsidR="00FF4F2F" w:rsidRDefault="00FF4F2F">
            <w:pPr>
              <w:rPr>
                <w:rFonts w:ascii="Arial" w:hAnsi="Arial"/>
                <w:sz w:val="16"/>
              </w:rPr>
            </w:pPr>
            <w:r>
              <w:rPr>
                <w:rFonts w:ascii="Arial" w:hAnsi="Arial"/>
                <w:sz w:val="16"/>
              </w:rPr>
              <w:t>Transmission Shift Solenoid A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Shift Solenoid A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Shift Solenoid A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Shift Solenoid A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Shift Solenoid A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transmission shift solenoid A output along with the status of its associated short to ground, open circuit, and short to power tests used to report DTCs P0973 and P0974.</w:t>
      </w:r>
    </w:p>
    <w:p w:rsidR="00FF4F2F" w:rsidRDefault="00FF4F2F">
      <w:pPr>
        <w:keepNext w:val="0"/>
        <w:keepLines w:val="0"/>
      </w:pPr>
    </w:p>
    <w:p w:rsidR="00FF4F2F" w:rsidRDefault="00FF4F2F">
      <w:pPr>
        <w:pStyle w:val="Heading3"/>
      </w:pPr>
      <w:bookmarkStart w:id="965" w:name="_Toc223513220"/>
      <w:r>
        <w:t>SHPR – PID $2801 – Transmission Shift Solenoid B Control Circuit</w:t>
      </w:r>
      <w:bookmarkEnd w:id="96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$2801</w:t>
            </w:r>
          </w:p>
        </w:tc>
        <w:tc>
          <w:tcPr>
            <w:tcW w:w="2880" w:type="dxa"/>
            <w:tcBorders>
              <w:top w:val="nil"/>
            </w:tcBorders>
          </w:tcPr>
          <w:p w:rsidR="00FF4F2F" w:rsidRDefault="00FF4F2F">
            <w:pPr>
              <w:rPr>
                <w:rFonts w:ascii="Arial" w:hAnsi="Arial"/>
                <w:sz w:val="16"/>
              </w:rPr>
            </w:pPr>
            <w:r>
              <w:rPr>
                <w:rFonts w:ascii="Arial" w:hAnsi="Arial"/>
                <w:sz w:val="16"/>
              </w:rPr>
              <w:t>Transmission Shift Solenoid B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Shift Solenoid B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Shift Solenoid B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Shift Solenoid B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Shift Solenoid B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transmission shift solenoid B output along with the status of its associated short to ground, open circuit, and short to power tests used to report DTCs P0976 and P0977.</w:t>
      </w:r>
    </w:p>
    <w:p w:rsidR="00FF4F2F" w:rsidRDefault="00FF4F2F">
      <w:pPr>
        <w:keepNext w:val="0"/>
        <w:keepLines w:val="0"/>
      </w:pPr>
    </w:p>
    <w:p w:rsidR="00FF4F2F" w:rsidRDefault="00FF4F2F">
      <w:pPr>
        <w:pStyle w:val="Heading3"/>
      </w:pPr>
      <w:bookmarkStart w:id="966" w:name="_Toc223513221"/>
      <w:r>
        <w:lastRenderedPageBreak/>
        <w:t>SHPR – PID $2802 – Transmission Shift Solenoid C Control Circuit</w:t>
      </w:r>
      <w:bookmarkEnd w:id="96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$2802</w:t>
            </w:r>
          </w:p>
        </w:tc>
        <w:tc>
          <w:tcPr>
            <w:tcW w:w="2880" w:type="dxa"/>
            <w:tcBorders>
              <w:top w:val="nil"/>
            </w:tcBorders>
          </w:tcPr>
          <w:p w:rsidR="00FF4F2F" w:rsidRDefault="00FF4F2F">
            <w:pPr>
              <w:rPr>
                <w:rFonts w:ascii="Arial" w:hAnsi="Arial"/>
                <w:sz w:val="16"/>
              </w:rPr>
            </w:pPr>
            <w:r>
              <w:rPr>
                <w:rFonts w:ascii="Arial" w:hAnsi="Arial"/>
                <w:sz w:val="16"/>
              </w:rPr>
              <w:t>Transmission Shift Solenoid C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Shift Solenoid C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Shift Solenoid C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Shift Solenoid C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Shift Solenoid C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transmission shift solenoid C output along with the status of its associated short to ground, open circuit, and short to power tests used to report DTCs P0979 and P0980.</w:t>
      </w:r>
    </w:p>
    <w:p w:rsidR="00FF4F2F" w:rsidRDefault="00FF4F2F">
      <w:pPr>
        <w:keepNext w:val="0"/>
        <w:keepLines w:val="0"/>
      </w:pPr>
    </w:p>
    <w:p w:rsidR="00FF4F2F" w:rsidRDefault="00FF4F2F">
      <w:pPr>
        <w:pStyle w:val="Heading3"/>
      </w:pPr>
      <w:bookmarkStart w:id="967" w:name="_Toc223513222"/>
      <w:r>
        <w:t>D32R – PID $2803 – Transmission 3-2 Downshift Solenoid Control Circuit</w:t>
      </w:r>
      <w:bookmarkEnd w:id="788"/>
      <w:bookmarkEnd w:id="96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$2803</w:t>
            </w:r>
          </w:p>
        </w:tc>
        <w:tc>
          <w:tcPr>
            <w:tcW w:w="2880" w:type="dxa"/>
            <w:tcBorders>
              <w:top w:val="nil"/>
            </w:tcBorders>
          </w:tcPr>
          <w:p w:rsidR="00FF4F2F" w:rsidRDefault="00FF4F2F">
            <w:pPr>
              <w:rPr>
                <w:rFonts w:ascii="Arial" w:hAnsi="Arial"/>
                <w:sz w:val="16"/>
              </w:rPr>
            </w:pPr>
            <w:r>
              <w:rPr>
                <w:rFonts w:ascii="Arial" w:hAnsi="Arial"/>
                <w:sz w:val="16"/>
              </w:rPr>
              <w:t>Transmission 3-2 Downshift Solenoid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3-2 Downshift Solenoid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3-2 Downshift Solenoid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3-2 Downshift Solenoid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3-2 Downshift Solenoid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transmission 3-2 downshift solenoid output along with the status of its associated short to ground, open circuit, and short to power tests used to report DTCs P0787 and P0788.</w:t>
      </w:r>
    </w:p>
    <w:p w:rsidR="00FF4F2F" w:rsidRDefault="00FF4F2F">
      <w:pPr>
        <w:keepNext w:val="0"/>
        <w:keepLines w:val="0"/>
      </w:pPr>
    </w:p>
    <w:p w:rsidR="00FF4F2F" w:rsidRDefault="00FF4F2F">
      <w:pPr>
        <w:pStyle w:val="Heading3"/>
      </w:pPr>
      <w:bookmarkStart w:id="968" w:name="_Toc223513223"/>
      <w:r>
        <w:lastRenderedPageBreak/>
        <w:t>HSDR – PID $2804 – Transmission High Side Driver 1 Control Circuit</w:t>
      </w:r>
      <w:bookmarkEnd w:id="96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$2804</w:t>
            </w:r>
          </w:p>
        </w:tc>
        <w:tc>
          <w:tcPr>
            <w:tcW w:w="2880" w:type="dxa"/>
            <w:tcBorders>
              <w:top w:val="nil"/>
            </w:tcBorders>
          </w:tcPr>
          <w:p w:rsidR="00FF4F2F" w:rsidRDefault="00FF4F2F">
            <w:pPr>
              <w:rPr>
                <w:rFonts w:ascii="Arial" w:hAnsi="Arial"/>
                <w:sz w:val="16"/>
              </w:rPr>
            </w:pPr>
            <w:r>
              <w:rPr>
                <w:rFonts w:ascii="Arial" w:hAnsi="Arial"/>
                <w:sz w:val="16"/>
              </w:rPr>
              <w:t>Transmission High Side Driver 1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High Side Driver 1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High Side Driver 1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High Side Driver 1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High Side Driver 1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transmission high side driver 1 output along with the status of its associated short to ground, open circuit, and short to power tests used to report DTCs P1831 and P1832.</w:t>
      </w:r>
    </w:p>
    <w:p w:rsidR="00FF4F2F" w:rsidRDefault="00FF4F2F">
      <w:pPr>
        <w:keepNext w:val="0"/>
        <w:keepLines w:val="0"/>
      </w:pPr>
    </w:p>
    <w:p w:rsidR="00FF4F2F" w:rsidRDefault="00FF4F2F">
      <w:pPr>
        <w:pStyle w:val="Heading3"/>
      </w:pPr>
      <w:bookmarkStart w:id="969" w:name="_Toc223513224"/>
      <w:r>
        <w:t>HSDR – PID $2805 – Transmission High Side Driver 2 Control Circuit</w:t>
      </w:r>
      <w:bookmarkEnd w:id="96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$2805</w:t>
            </w:r>
          </w:p>
        </w:tc>
        <w:tc>
          <w:tcPr>
            <w:tcW w:w="2880" w:type="dxa"/>
            <w:tcBorders>
              <w:top w:val="nil"/>
            </w:tcBorders>
          </w:tcPr>
          <w:p w:rsidR="00FF4F2F" w:rsidRDefault="00FF4F2F">
            <w:pPr>
              <w:rPr>
                <w:rFonts w:ascii="Arial" w:hAnsi="Arial"/>
                <w:sz w:val="16"/>
              </w:rPr>
            </w:pPr>
            <w:r>
              <w:rPr>
                <w:rFonts w:ascii="Arial" w:hAnsi="Arial"/>
                <w:sz w:val="16"/>
              </w:rPr>
              <w:t>Transmission High Side Driver 2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High Side Driver 2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High Side Driver 2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High Side Driver 2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High Side Driver 2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transmission high side driver 2 output along with the status of its associated short to ground, open circuit, and short to power tests used to report DTCs P1833 and P1834.</w:t>
      </w:r>
    </w:p>
    <w:p w:rsidR="00FF4F2F" w:rsidRDefault="00FF4F2F">
      <w:pPr>
        <w:keepNext w:val="0"/>
        <w:keepLines w:val="0"/>
      </w:pPr>
    </w:p>
    <w:p w:rsidR="00FF4F2F" w:rsidRDefault="00FF4F2F">
      <w:pPr>
        <w:pStyle w:val="Heading3"/>
      </w:pPr>
      <w:bookmarkStart w:id="970" w:name="_Toc223513225"/>
      <w:r>
        <w:lastRenderedPageBreak/>
        <w:t>TCCR – PID $2806 – Torque Converter Clutch Enable Control Circuit</w:t>
      </w:r>
      <w:bookmarkEnd w:id="97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$2806</w:t>
            </w:r>
          </w:p>
        </w:tc>
        <w:tc>
          <w:tcPr>
            <w:tcW w:w="2880" w:type="dxa"/>
            <w:tcBorders>
              <w:top w:val="nil"/>
            </w:tcBorders>
          </w:tcPr>
          <w:p w:rsidR="00FF4F2F" w:rsidRPr="00287CCB" w:rsidRDefault="00FF4F2F">
            <w:pPr>
              <w:rPr>
                <w:rFonts w:ascii="Arial" w:hAnsi="Arial"/>
                <w:sz w:val="16"/>
                <w:lang w:val="es-ES"/>
              </w:rPr>
            </w:pPr>
            <w:r w:rsidRPr="00287CCB">
              <w:rPr>
                <w:rFonts w:ascii="Arial" w:hAnsi="Arial"/>
                <w:sz w:val="16"/>
                <w:lang w:val="es-ES"/>
              </w:rPr>
              <w:t>Torque Converter Clutch Enable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Enable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Enable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Enable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Enable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torque converter clutch (TCC) enable output along with the status of its associated short to ground, open circuit, and short to power tests used to report DTCs P2769 and P2770.</w:t>
      </w:r>
    </w:p>
    <w:p w:rsidR="00FF4F2F" w:rsidRDefault="00FF4F2F">
      <w:pPr>
        <w:keepNext w:val="0"/>
        <w:keepLines w:val="0"/>
      </w:pPr>
    </w:p>
    <w:p w:rsidR="00FF4F2F" w:rsidRDefault="00FF4F2F">
      <w:pPr>
        <w:pStyle w:val="Heading3"/>
      </w:pPr>
      <w:bookmarkStart w:id="971" w:name="_Toc223513226"/>
      <w:r>
        <w:t>TCCR – PID $2807 – Torque Converter Clutch Control Solenoid Control Circuit</w:t>
      </w:r>
      <w:bookmarkEnd w:id="97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$2807</w:t>
            </w:r>
          </w:p>
        </w:tc>
        <w:tc>
          <w:tcPr>
            <w:tcW w:w="2880" w:type="dxa"/>
            <w:tcBorders>
              <w:top w:val="nil"/>
            </w:tcBorders>
          </w:tcPr>
          <w:p w:rsidR="00FF4F2F" w:rsidRDefault="00FF4F2F">
            <w:pPr>
              <w:rPr>
                <w:rFonts w:ascii="Arial" w:hAnsi="Arial"/>
                <w:sz w:val="16"/>
              </w:rPr>
            </w:pPr>
            <w:r>
              <w:rPr>
                <w:rFonts w:ascii="Arial" w:hAnsi="Arial"/>
                <w:sz w:val="16"/>
              </w:rPr>
              <w:t>Torque Converter Clutch Control Solenoid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Control Solenoid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Control Solenoid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Control Solenoid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Control Solenoid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torque converter clutch (TCC) control solenoid output (the output is considered to be commanded on if its duty cycle is not zero) along with the status of its associated short to ground, open circuit, and short to power tests used to report DTCs P2763 and P2764.</w:t>
      </w:r>
    </w:p>
    <w:p w:rsidR="00FF4F2F" w:rsidRDefault="00FF4F2F">
      <w:pPr>
        <w:keepNext w:val="0"/>
        <w:keepLines w:val="0"/>
      </w:pPr>
    </w:p>
    <w:p w:rsidR="00FF4F2F" w:rsidRDefault="00FF4F2F">
      <w:pPr>
        <w:pStyle w:val="Heading3"/>
      </w:pPr>
      <w:bookmarkStart w:id="972" w:name="_Toc223513227"/>
      <w:r>
        <w:lastRenderedPageBreak/>
        <w:t>TPCR – PID $2808 – Transmission Line Pressure Control Circuit</w:t>
      </w:r>
      <w:bookmarkEnd w:id="789"/>
      <w:bookmarkEnd w:id="97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$2808</w:t>
            </w:r>
          </w:p>
        </w:tc>
        <w:tc>
          <w:tcPr>
            <w:tcW w:w="2880" w:type="dxa"/>
            <w:tcBorders>
              <w:top w:val="nil"/>
            </w:tcBorders>
          </w:tcPr>
          <w:p w:rsidR="00FF4F2F" w:rsidRDefault="00FF4F2F">
            <w:pPr>
              <w:rPr>
                <w:rFonts w:ascii="Arial" w:hAnsi="Arial"/>
                <w:sz w:val="16"/>
              </w:rPr>
            </w:pPr>
            <w:r>
              <w:rPr>
                <w:rFonts w:ascii="Arial" w:hAnsi="Arial"/>
                <w:sz w:val="16"/>
              </w:rPr>
              <w:t>Transmission Line Pressure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Line Pressure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Line Pressure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Line Pressure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Line Pressure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transmission line pressure output (the output is considered to be commanded on if its duty cycle is not zero) along with the status of its associated short to ground, open circuit, and short to power tests used to report DTCs P0960, P0962, and P0963.</w:t>
      </w:r>
    </w:p>
    <w:p w:rsidR="00FF4F2F" w:rsidRDefault="00FF4F2F">
      <w:pPr>
        <w:keepNext w:val="0"/>
        <w:keepLines w:val="0"/>
      </w:pPr>
    </w:p>
    <w:p w:rsidR="00FF4F2F" w:rsidRDefault="00FF4F2F">
      <w:pPr>
        <w:pStyle w:val="Heading3"/>
      </w:pPr>
      <w:bookmarkStart w:id="973" w:name="_Toc33508013"/>
      <w:bookmarkStart w:id="974" w:name="_Toc223513228"/>
      <w:bookmarkStart w:id="975" w:name="_Toc33507648"/>
      <w:bookmarkStart w:id="976" w:name="_Toc33508028"/>
      <w:r>
        <w:t xml:space="preserve">TCCR – PID $2809 – </w:t>
      </w:r>
      <w:bookmarkEnd w:id="973"/>
      <w:r>
        <w:t>Torque Converter Clutch Reference Slip</w:t>
      </w:r>
      <w:bookmarkEnd w:id="97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$2809</w:t>
            </w:r>
          </w:p>
        </w:tc>
        <w:tc>
          <w:tcPr>
            <w:tcW w:w="2880" w:type="dxa"/>
            <w:tcBorders>
              <w:top w:val="nil"/>
            </w:tcBorders>
          </w:tcPr>
          <w:p w:rsidR="00FF4F2F" w:rsidRDefault="00FF4F2F">
            <w:pPr>
              <w:rPr>
                <w:rFonts w:ascii="Arial" w:hAnsi="Arial"/>
                <w:sz w:val="16"/>
              </w:rPr>
            </w:pPr>
            <w:r>
              <w:rPr>
                <w:rFonts w:ascii="Arial" w:hAnsi="Arial"/>
                <w:sz w:val="16"/>
              </w:rPr>
              <w:t>Torque Converter Clutch Reference Slip</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0 - 8191.875 rpm</w:t>
            </w:r>
          </w:p>
        </w:tc>
        <w:tc>
          <w:tcPr>
            <w:tcW w:w="2160"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PID contains the torque converter clutch (TCC) reference slip, the desired slip when the electronically controlled converter clutch (ECCC) algorithm is operating in on mode, determined as a function of commanded gear, turbine speed, engine torque, and other parameters.</w:t>
      </w:r>
    </w:p>
    <w:bookmarkEnd w:id="975"/>
    <w:bookmarkEnd w:id="976"/>
    <w:p w:rsidR="00FF4F2F" w:rsidRDefault="00FF4F2F">
      <w:pPr>
        <w:keepNext w:val="0"/>
        <w:keepLines w:val="0"/>
      </w:pPr>
    </w:p>
    <w:p w:rsidR="00FF4F2F" w:rsidRDefault="00FF4F2F">
      <w:pPr>
        <w:pStyle w:val="Heading3"/>
      </w:pPr>
      <w:bookmarkStart w:id="977" w:name="_Toc33508016"/>
      <w:bookmarkStart w:id="978" w:name="_Toc223513229"/>
      <w:bookmarkStart w:id="979" w:name="_Toc33508015"/>
      <w:r>
        <w:t>SHTR – PID $280A – Transmission 5-6 Upshift Time</w:t>
      </w:r>
      <w:bookmarkEnd w:id="977"/>
      <w:bookmarkEnd w:id="97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$280A</w:t>
            </w:r>
          </w:p>
        </w:tc>
        <w:tc>
          <w:tcPr>
            <w:tcW w:w="2880" w:type="dxa"/>
            <w:tcBorders>
              <w:top w:val="nil"/>
            </w:tcBorders>
          </w:tcPr>
          <w:p w:rsidR="00FF4F2F" w:rsidRDefault="00FF4F2F">
            <w:pPr>
              <w:rPr>
                <w:rFonts w:ascii="Arial" w:hAnsi="Arial"/>
                <w:sz w:val="16"/>
              </w:rPr>
            </w:pPr>
            <w:r>
              <w:rPr>
                <w:rFonts w:ascii="Arial" w:hAnsi="Arial"/>
                <w:sz w:val="16"/>
              </w:rPr>
              <w:t>Transmission 5-6 Upshift Time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0 - 6.375 s</w:t>
            </w:r>
          </w:p>
        </w:tc>
        <w:tc>
          <w:tcPr>
            <w:tcW w:w="2160" w:type="dxa"/>
            <w:tcBorders>
              <w:top w:val="nil"/>
            </w:tcBorders>
          </w:tcPr>
          <w:p w:rsidR="00FF4F2F" w:rsidRDefault="00FF4F2F">
            <w:pPr>
              <w:rPr>
                <w:rFonts w:ascii="Arial" w:hAnsi="Arial"/>
                <w:sz w:val="16"/>
              </w:rPr>
            </w:pPr>
            <w:r>
              <w:rPr>
                <w:rFonts w:ascii="Arial" w:hAnsi="Arial"/>
                <w:sz w:val="16"/>
              </w:rPr>
              <w:t>E = N * 0.025</w:t>
            </w:r>
          </w:p>
        </w:tc>
      </w:tr>
    </w:tbl>
    <w:p w:rsidR="00FF4F2F" w:rsidRDefault="00FF4F2F"/>
    <w:p w:rsidR="00FF4F2F" w:rsidRDefault="00FF4F2F">
      <w:r>
        <w:t>This PID contains the duration of the ratio change portion of the most recent transmission 5-6 upshift.</w:t>
      </w:r>
    </w:p>
    <w:p w:rsidR="00FF4F2F" w:rsidRDefault="00FF4F2F">
      <w:pPr>
        <w:keepNext w:val="0"/>
        <w:keepLines w:val="0"/>
      </w:pPr>
    </w:p>
    <w:p w:rsidR="00FF4F2F" w:rsidRDefault="00FF4F2F">
      <w:pPr>
        <w:pStyle w:val="Heading3"/>
      </w:pPr>
      <w:bookmarkStart w:id="980" w:name="_Toc223513230"/>
      <w:r>
        <w:t>SPRR – PID $280B – Transmission 5-6 Upshift Time Error</w:t>
      </w:r>
      <w:bookmarkEnd w:id="979"/>
      <w:bookmarkEnd w:id="98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$280B</w:t>
            </w:r>
          </w:p>
        </w:tc>
        <w:tc>
          <w:tcPr>
            <w:tcW w:w="2880" w:type="dxa"/>
            <w:tcBorders>
              <w:top w:val="nil"/>
            </w:tcBorders>
          </w:tcPr>
          <w:p w:rsidR="00FF4F2F" w:rsidRDefault="00FF4F2F">
            <w:pPr>
              <w:rPr>
                <w:rFonts w:ascii="Arial" w:hAnsi="Arial"/>
                <w:sz w:val="16"/>
              </w:rPr>
            </w:pPr>
            <w:r>
              <w:rPr>
                <w:rFonts w:ascii="Arial" w:hAnsi="Arial"/>
                <w:sz w:val="16"/>
              </w:rPr>
              <w:t>Transmission 5-6 Upshift Time Error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SNM</w:t>
            </w:r>
          </w:p>
        </w:tc>
        <w:tc>
          <w:tcPr>
            <w:tcW w:w="2160" w:type="dxa"/>
            <w:tcBorders>
              <w:top w:val="nil"/>
            </w:tcBorders>
          </w:tcPr>
          <w:p w:rsidR="00FF4F2F" w:rsidRDefault="00FF4F2F">
            <w:pPr>
              <w:rPr>
                <w:rFonts w:ascii="Arial" w:hAnsi="Arial"/>
                <w:sz w:val="16"/>
              </w:rPr>
            </w:pPr>
            <w:r>
              <w:rPr>
                <w:rFonts w:ascii="Arial" w:hAnsi="Arial"/>
                <w:sz w:val="16"/>
              </w:rPr>
              <w:t>-3.2 - 3.175 s</w:t>
            </w:r>
          </w:p>
        </w:tc>
        <w:tc>
          <w:tcPr>
            <w:tcW w:w="2160" w:type="dxa"/>
            <w:tcBorders>
              <w:top w:val="nil"/>
            </w:tcBorders>
          </w:tcPr>
          <w:p w:rsidR="00FF4F2F" w:rsidRDefault="00FF4F2F">
            <w:pPr>
              <w:rPr>
                <w:rFonts w:ascii="Arial" w:hAnsi="Arial"/>
                <w:sz w:val="16"/>
              </w:rPr>
            </w:pPr>
            <w:r>
              <w:rPr>
                <w:rFonts w:ascii="Arial" w:hAnsi="Arial"/>
                <w:sz w:val="16"/>
              </w:rPr>
              <w:t>E = N * 0.025</w:t>
            </w:r>
          </w:p>
        </w:tc>
      </w:tr>
    </w:tbl>
    <w:p w:rsidR="00FF4F2F" w:rsidRDefault="00FF4F2F"/>
    <w:p w:rsidR="00FF4F2F" w:rsidRDefault="00FF4F2F">
      <w:r>
        <w:t>This PID contains the difference between the desired and actual shift times for the most recent transmission 5-6 upshift, which is used to modify the transmission 5-6 upshift pressure adapts.</w:t>
      </w:r>
    </w:p>
    <w:p w:rsidR="00FF4F2F" w:rsidRDefault="00FF4F2F">
      <w:pPr>
        <w:keepNext w:val="0"/>
        <w:keepLines w:val="0"/>
      </w:pPr>
    </w:p>
    <w:p w:rsidR="00FF4F2F" w:rsidRDefault="00FF4F2F">
      <w:pPr>
        <w:pStyle w:val="Heading3"/>
      </w:pPr>
      <w:bookmarkStart w:id="981" w:name="_Toc33507691"/>
      <w:bookmarkStart w:id="982" w:name="_Toc223513231"/>
      <w:r>
        <w:lastRenderedPageBreak/>
        <w:t>TCCR – PID $280C – Torque Converter Clutch Status</w:t>
      </w:r>
      <w:bookmarkEnd w:id="981"/>
      <w:bookmarkEnd w:id="98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$280C</w:t>
            </w:r>
          </w:p>
        </w:tc>
        <w:tc>
          <w:tcPr>
            <w:tcW w:w="2880" w:type="dxa"/>
            <w:tcBorders>
              <w:top w:val="nil"/>
            </w:tcBorders>
          </w:tcPr>
          <w:p w:rsidR="00FF4F2F" w:rsidRDefault="00FF4F2F">
            <w:pPr>
              <w:rPr>
                <w:rFonts w:ascii="Arial" w:hAnsi="Arial"/>
                <w:sz w:val="16"/>
              </w:rPr>
            </w:pPr>
            <w:r>
              <w:rPr>
                <w:rFonts w:ascii="Arial" w:hAnsi="Arial"/>
                <w:sz w:val="16"/>
              </w:rPr>
              <w:t>Torque Converter Clutch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Control Solenoid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Enable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Release Switch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PID contains several signals associated with the status of the torque converter clutch (TCC) system.  The content of each of these signals is described below.</w:t>
      </w:r>
    </w:p>
    <w:p w:rsidR="00FF4F2F" w:rsidRDefault="00FF4F2F"/>
    <w:p w:rsidR="00FF4F2F" w:rsidRDefault="00FF4F2F">
      <w:r>
        <w:t>Torque Converter Clutch Control Solenoid Commanded On indicates that the TCC control solenoid output is commanded on (the output is considered to be commanded on if its duty cycle is not zero).</w:t>
      </w:r>
    </w:p>
    <w:p w:rsidR="00FF4F2F" w:rsidRDefault="00FF4F2F"/>
    <w:p w:rsidR="00FF4F2F" w:rsidRDefault="00FF4F2F">
      <w:r>
        <w:t>Torque Converter Clutch Enable Commanded On indicates that the TCC enable output is commanded on.</w:t>
      </w:r>
    </w:p>
    <w:p w:rsidR="00FF4F2F" w:rsidRDefault="00FF4F2F"/>
    <w:p w:rsidR="00FF4F2F" w:rsidRDefault="00FF4F2F">
      <w:r>
        <w:t>Torque Converter Clutch Release Switch Active indicates the debounced state of the TCC release switch (TCC is not applied when the release switch is active).</w:t>
      </w:r>
    </w:p>
    <w:p w:rsidR="00FF4F2F" w:rsidRDefault="00FF4F2F">
      <w:pPr>
        <w:keepNext w:val="0"/>
        <w:keepLines w:val="0"/>
      </w:pPr>
    </w:p>
    <w:p w:rsidR="00FF4F2F" w:rsidRDefault="00FF4F2F">
      <w:pPr>
        <w:pStyle w:val="Heading3"/>
      </w:pPr>
      <w:bookmarkStart w:id="983" w:name="_Toc36511246"/>
      <w:bookmarkStart w:id="984" w:name="_Toc223513232"/>
      <w:r>
        <w:t>TFTR – PID $280D – Transmission Control Module Substrate Temperature</w:t>
      </w:r>
      <w:bookmarkEnd w:id="983"/>
      <w:bookmarkEnd w:id="98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$280D</w:t>
            </w:r>
          </w:p>
        </w:tc>
        <w:tc>
          <w:tcPr>
            <w:tcW w:w="2880" w:type="dxa"/>
            <w:tcBorders>
              <w:top w:val="nil"/>
            </w:tcBorders>
          </w:tcPr>
          <w:p w:rsidR="00FF4F2F" w:rsidRDefault="00FF4F2F">
            <w:pPr>
              <w:rPr>
                <w:rFonts w:ascii="Arial" w:hAnsi="Arial"/>
                <w:sz w:val="16"/>
              </w:rPr>
            </w:pPr>
            <w:r>
              <w:rPr>
                <w:rFonts w:ascii="Arial" w:hAnsi="Arial"/>
                <w:sz w:val="16"/>
              </w:rPr>
              <w:t>Transmission Control Module Substrate Temperature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-40 - 215 °C</w:t>
            </w:r>
          </w:p>
        </w:tc>
        <w:tc>
          <w:tcPr>
            <w:tcW w:w="2160" w:type="dxa"/>
            <w:tcBorders>
              <w:top w:val="nil"/>
            </w:tcBorders>
          </w:tcPr>
          <w:p w:rsidR="00FF4F2F" w:rsidRDefault="00FF4F2F">
            <w:pPr>
              <w:rPr>
                <w:rFonts w:ascii="Arial" w:hAnsi="Arial"/>
                <w:sz w:val="16"/>
              </w:rPr>
            </w:pPr>
            <w:r>
              <w:rPr>
                <w:rFonts w:ascii="Arial" w:hAnsi="Arial"/>
                <w:sz w:val="16"/>
              </w:rPr>
              <w:t>E = N * 1 - 40</w:t>
            </w:r>
          </w:p>
        </w:tc>
      </w:tr>
    </w:tbl>
    <w:p w:rsidR="00FF4F2F" w:rsidRDefault="00FF4F2F"/>
    <w:p w:rsidR="00FF4F2F" w:rsidRDefault="00FF4F2F">
      <w:r>
        <w:t>This PID contains the temperature measured by a sensor located on the substrate of the transmission control module, which is used to determine when special actions are required to protect control module components from an overtemperature condition.</w:t>
      </w:r>
    </w:p>
    <w:p w:rsidR="00FF4F2F" w:rsidRDefault="00FF4F2F">
      <w:pPr>
        <w:keepNext w:val="0"/>
        <w:keepLines w:val="0"/>
      </w:pPr>
    </w:p>
    <w:p w:rsidR="00FF4F2F" w:rsidRDefault="00FF4F2F">
      <w:pPr>
        <w:pStyle w:val="Heading3"/>
      </w:pPr>
      <w:bookmarkStart w:id="985" w:name="_Toc36511068"/>
      <w:bookmarkStart w:id="986" w:name="_Toc223513233"/>
      <w:r>
        <w:lastRenderedPageBreak/>
        <w:t>TOSR – PID $280E – Replicated Transmission Output Speed Output Control Circuit</w:t>
      </w:r>
      <w:bookmarkEnd w:id="985"/>
      <w:bookmarkEnd w:id="98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$280E</w:t>
            </w:r>
          </w:p>
        </w:tc>
        <w:tc>
          <w:tcPr>
            <w:tcW w:w="2880" w:type="dxa"/>
            <w:tcBorders>
              <w:top w:val="nil"/>
            </w:tcBorders>
          </w:tcPr>
          <w:p w:rsidR="00FF4F2F" w:rsidRDefault="00FF4F2F">
            <w:pPr>
              <w:rPr>
                <w:rFonts w:ascii="Arial" w:hAnsi="Arial"/>
                <w:sz w:val="16"/>
              </w:rPr>
            </w:pPr>
            <w:r>
              <w:rPr>
                <w:rFonts w:ascii="Arial" w:hAnsi="Arial"/>
                <w:sz w:val="16"/>
              </w:rPr>
              <w:t>Replicated Transmission Output Speed Output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Replicated Transmission Output Speed Output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Replicated Transmission Output Speed Output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Replicated Transmission Output Speed Output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Replicated Transmission Output Speed Output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replicated transmission output speed (TOS) output (the output is considered to be commanded on if TOS is not zero) along with the status of its associated short to ground, open circuit, and short to power tests used to report DTC P1729.</w:t>
      </w:r>
    </w:p>
    <w:p w:rsidR="00FF4F2F" w:rsidRDefault="00FF4F2F">
      <w:pPr>
        <w:keepNext w:val="0"/>
        <w:keepLines w:val="0"/>
      </w:pPr>
    </w:p>
    <w:p w:rsidR="00FF4F2F" w:rsidRDefault="00FF4F2F">
      <w:pPr>
        <w:pStyle w:val="Heading3"/>
      </w:pPr>
      <w:bookmarkStart w:id="987" w:name="_Toc223513234"/>
      <w:r>
        <w:t>TBPR – PID $280F – Transmission Base Pattern</w:t>
      </w:r>
      <w:bookmarkEnd w:id="98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$280F</w:t>
            </w:r>
          </w:p>
        </w:tc>
        <w:tc>
          <w:tcPr>
            <w:tcW w:w="2880" w:type="dxa"/>
            <w:tcBorders>
              <w:top w:val="nil"/>
            </w:tcBorders>
          </w:tcPr>
          <w:p w:rsidR="00FF4F2F" w:rsidRDefault="00FF4F2F">
            <w:pPr>
              <w:rPr>
                <w:rFonts w:ascii="Arial" w:hAnsi="Arial"/>
                <w:sz w:val="16"/>
              </w:rPr>
            </w:pPr>
            <w:r>
              <w:rPr>
                <w:rFonts w:ascii="Arial" w:hAnsi="Arial"/>
                <w:sz w:val="16"/>
              </w:rPr>
              <w:t>Transmission Base Pattern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$00=Tap Up/Down Detent; </w:t>
            </w:r>
            <w:r>
              <w:rPr>
                <w:rFonts w:ascii="Arial" w:hAnsi="Arial"/>
                <w:sz w:val="16"/>
              </w:rPr>
              <w:br/>
              <w:t xml:space="preserve">$01=Tap Up/Down; </w:t>
            </w:r>
            <w:r>
              <w:rPr>
                <w:rFonts w:ascii="Arial" w:hAnsi="Arial"/>
                <w:sz w:val="16"/>
              </w:rPr>
              <w:br/>
              <w:t xml:space="preserve">$02=Hot Mode Tap Up/Down; </w:t>
            </w:r>
            <w:r>
              <w:rPr>
                <w:rFonts w:ascii="Arial" w:hAnsi="Arial"/>
                <w:sz w:val="16"/>
              </w:rPr>
              <w:br/>
              <w:t xml:space="preserve">$03=Hot Mode Detent; </w:t>
            </w:r>
            <w:r>
              <w:rPr>
                <w:rFonts w:ascii="Arial" w:hAnsi="Arial"/>
                <w:sz w:val="16"/>
              </w:rPr>
              <w:br/>
              <w:t xml:space="preserve">$04=Hot Mode; </w:t>
            </w:r>
            <w:r>
              <w:rPr>
                <w:rFonts w:ascii="Arial" w:hAnsi="Arial"/>
                <w:sz w:val="16"/>
              </w:rPr>
              <w:br/>
              <w:t xml:space="preserve">$05=Hot Engine Detent; </w:t>
            </w:r>
            <w:r>
              <w:rPr>
                <w:rFonts w:ascii="Arial" w:hAnsi="Arial"/>
                <w:sz w:val="16"/>
              </w:rPr>
              <w:br/>
              <w:t xml:space="preserve">$06=Switch A Detent; </w:t>
            </w:r>
            <w:r>
              <w:rPr>
                <w:rFonts w:ascii="Arial" w:hAnsi="Arial"/>
                <w:sz w:val="16"/>
              </w:rPr>
              <w:br/>
              <w:t xml:space="preserve">$07=Switch A; </w:t>
            </w:r>
            <w:r>
              <w:rPr>
                <w:rFonts w:ascii="Arial" w:hAnsi="Arial"/>
                <w:sz w:val="16"/>
              </w:rPr>
              <w:br/>
              <w:t xml:space="preserve">$08=Switch B Detent; </w:t>
            </w:r>
            <w:r>
              <w:rPr>
                <w:rFonts w:ascii="Arial" w:hAnsi="Arial"/>
                <w:sz w:val="16"/>
              </w:rPr>
              <w:br/>
              <w:t xml:space="preserve">$09=Switch B; </w:t>
            </w:r>
            <w:r>
              <w:rPr>
                <w:rFonts w:ascii="Arial" w:hAnsi="Arial"/>
                <w:sz w:val="16"/>
              </w:rPr>
              <w:br/>
              <w:t xml:space="preserve">$0A=Default Detent; </w:t>
            </w:r>
            <w:r>
              <w:rPr>
                <w:rFonts w:ascii="Arial" w:hAnsi="Arial"/>
                <w:sz w:val="16"/>
              </w:rPr>
              <w:br/>
              <w:t>$0B=Default</w:t>
            </w:r>
          </w:p>
          <w:p w:rsidR="00FF4F2F" w:rsidRDefault="00FF4F2F">
            <w:pPr>
              <w:rPr>
                <w:rFonts w:ascii="Arial" w:hAnsi="Arial"/>
                <w:sz w:val="16"/>
              </w:rPr>
            </w:pPr>
            <w:r>
              <w:rPr>
                <w:rFonts w:ascii="Arial" w:hAnsi="Arial"/>
                <w:sz w:val="16"/>
              </w:rPr>
              <w:t>$0C = 4WD Low Detent</w:t>
            </w:r>
          </w:p>
          <w:p w:rsidR="00FF4F2F" w:rsidRDefault="00FF4F2F">
            <w:pPr>
              <w:rPr>
                <w:rFonts w:ascii="Arial" w:hAnsi="Arial"/>
                <w:sz w:val="16"/>
              </w:rPr>
            </w:pPr>
            <w:r>
              <w:rPr>
                <w:rFonts w:ascii="Arial" w:hAnsi="Arial"/>
                <w:sz w:val="16"/>
              </w:rPr>
              <w:t>$0D = Hot Mode Manual Up / Manual Down</w:t>
            </w:r>
          </w:p>
          <w:p w:rsidR="00FF4F2F" w:rsidRDefault="00FF4F2F">
            <w:pPr>
              <w:rPr>
                <w:rFonts w:ascii="Arial" w:hAnsi="Arial"/>
                <w:sz w:val="16"/>
              </w:rPr>
            </w:pPr>
            <w:r>
              <w:rPr>
                <w:rFonts w:ascii="Arial" w:hAnsi="Arial"/>
                <w:sz w:val="16"/>
              </w:rPr>
              <w:t>$0E = Manual Up / Manual Down</w:t>
            </w:r>
          </w:p>
          <w:p w:rsidR="00FF4F2F" w:rsidRDefault="00FF4F2F">
            <w:pPr>
              <w:rPr>
                <w:rFonts w:ascii="Arial" w:hAnsi="Arial"/>
                <w:sz w:val="16"/>
              </w:rPr>
            </w:pPr>
            <w:r>
              <w:rPr>
                <w:rFonts w:ascii="Arial" w:hAnsi="Arial"/>
                <w:sz w:val="16"/>
              </w:rPr>
              <w:t>$0F = Tap Up / Tap Down Cruise</w:t>
            </w:r>
          </w:p>
        </w:tc>
      </w:tr>
    </w:tbl>
    <w:p w:rsidR="00FF4F2F" w:rsidRDefault="00FF4F2F"/>
    <w:p w:rsidR="00FF4F2F" w:rsidRDefault="00FF4F2F">
      <w:r>
        <w:t>This PID contains the current transmission base pattern determined from the transmission tap up/down status, detent status, hot mode determination, hot engine determination, and driver selected patterns.  Calibrations are used to map the switch A and switch B patterns to the appropriate driver selected patterns (e.g., cruise, trailer, sport, winter, etc.) for a particular application.</w:t>
      </w:r>
    </w:p>
    <w:p w:rsidR="00FF4F2F" w:rsidRDefault="00FF4F2F">
      <w:pPr>
        <w:keepNext w:val="0"/>
        <w:keepLines w:val="0"/>
      </w:pPr>
    </w:p>
    <w:p w:rsidR="00FF4F2F" w:rsidRDefault="00FF4F2F">
      <w:pPr>
        <w:pStyle w:val="Heading3"/>
      </w:pPr>
      <w:bookmarkStart w:id="988" w:name="_Toc223513235"/>
      <w:r>
        <w:lastRenderedPageBreak/>
        <w:t>TPSR – PID $2810 – Accelerator Effective Position</w:t>
      </w:r>
      <w:bookmarkEnd w:id="98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$2810</w:t>
            </w:r>
          </w:p>
        </w:tc>
        <w:tc>
          <w:tcPr>
            <w:tcW w:w="2880" w:type="dxa"/>
            <w:tcBorders>
              <w:top w:val="nil"/>
            </w:tcBorders>
          </w:tcPr>
          <w:p w:rsidR="00FF4F2F" w:rsidRDefault="00FF4F2F">
            <w:pPr>
              <w:rPr>
                <w:rFonts w:ascii="Arial" w:hAnsi="Arial"/>
                <w:sz w:val="16"/>
              </w:rPr>
            </w:pPr>
            <w:r>
              <w:rPr>
                <w:rFonts w:ascii="Arial" w:hAnsi="Arial"/>
                <w:sz w:val="16"/>
              </w:rPr>
              <w:t>Accelerator Effective Position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This PID contains the accelerator effective position, which represents the driver’s intended request for torque or acceleration.  It is determined from the maximum of the driver requests to open the throttle (e.g., accelerator pedal, cruise control, PTO, etc.) and is normalized to 0 to 100 %, where 0 % represents an idle or coast request and 100% represents a request for wide open throttle (WOT).  It is the primary indication of accelerator position / throttle position used by transmission control algorithms and, thus, is often referred to as transmission throttle position.  In the event that the engine is operating in a forced idle mode due to an accelerator pedal position fault, the accelerator effective position will have a value of 0 %, corresponding to an idle request.</w:t>
      </w:r>
    </w:p>
    <w:p w:rsidR="00C1516A" w:rsidRDefault="00C1516A"/>
    <w:p w:rsidR="00C1516A" w:rsidRDefault="00C1516A" w:rsidP="00C1516A">
      <w:r w:rsidRPr="00A5034F">
        <w:rPr>
          <w:color w:val="000000"/>
        </w:rPr>
        <w:t xml:space="preserve">On Heavy Duty Truck applications with ETC and incorporating a maximum vehicle speed within the normal operating region, this signal may be limited by the ECM with a bit selectable option.  If the limiting option is selected and the vehicle speed is above the maximum vehicle speed, the Accelerator Effective Position will be </w:t>
      </w:r>
      <w:r>
        <w:rPr>
          <w:color w:val="000000"/>
        </w:rPr>
        <w:t xml:space="preserve">replaced </w:t>
      </w:r>
      <w:r w:rsidRPr="00A5034F">
        <w:rPr>
          <w:color w:val="000000"/>
        </w:rPr>
        <w:t>by the "Back Calculated Pedal" position calculated for the current operating condition.  This option is intended only to be used by heavy duty truck applications to allow proper transmission shifting during vehicle speed governed conditions.</w:t>
      </w:r>
    </w:p>
    <w:p w:rsidR="00FF4F2F" w:rsidRDefault="00FF4F2F">
      <w:pPr>
        <w:keepNext w:val="0"/>
        <w:keepLines w:val="0"/>
      </w:pPr>
    </w:p>
    <w:p w:rsidR="00FF4F2F" w:rsidRDefault="00FF4F2F">
      <w:pPr>
        <w:pStyle w:val="Heading3"/>
      </w:pPr>
      <w:bookmarkStart w:id="989" w:name="_Toc223513236"/>
      <w:bookmarkStart w:id="990" w:name="_Toc36511118"/>
      <w:bookmarkStart w:id="991" w:name="_Ref39371007"/>
      <w:r>
        <w:t>TPCR – PID $2811 – Pressure Control Solenoid 1 Output Status</w:t>
      </w:r>
      <w:bookmarkEnd w:id="98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$2811</w:t>
            </w:r>
          </w:p>
        </w:tc>
        <w:tc>
          <w:tcPr>
            <w:tcW w:w="2880" w:type="dxa"/>
            <w:tcBorders>
              <w:top w:val="nil"/>
            </w:tcBorders>
          </w:tcPr>
          <w:p w:rsidR="00FF4F2F" w:rsidRDefault="00FF4F2F">
            <w:pPr>
              <w:rPr>
                <w:rFonts w:ascii="Arial" w:hAnsi="Arial"/>
                <w:sz w:val="16"/>
              </w:rPr>
            </w:pPr>
            <w:r>
              <w:rPr>
                <w:rFonts w:ascii="Arial" w:hAnsi="Arial"/>
                <w:sz w:val="16"/>
              </w:rPr>
              <w:t>Pressure Control Solenoid 1 Output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1 Stuck Low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1 Stuck High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1 Rationality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 xml:space="preserve">This PID contains the status of the pressure control solenoid (PCS) 1 output’s stuck low, stuck high, and rationality tests used to report DTCs P0962, P0963, and P0961, respectively.  </w:t>
      </w:r>
    </w:p>
    <w:p w:rsidR="00FF4F2F" w:rsidRDefault="00FF4F2F">
      <w:pPr>
        <w:keepNext w:val="0"/>
        <w:keepLines w:val="0"/>
      </w:pPr>
    </w:p>
    <w:p w:rsidR="00FF4F2F" w:rsidRDefault="00FF4F2F">
      <w:pPr>
        <w:pStyle w:val="Heading3"/>
      </w:pPr>
      <w:bookmarkStart w:id="992" w:name="_Toc223513237"/>
      <w:r>
        <w:lastRenderedPageBreak/>
        <w:t>RSCR – PID $2812 – Pressure Control Solenoid 2 Output Status</w:t>
      </w:r>
      <w:bookmarkEnd w:id="99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$2812</w:t>
            </w:r>
          </w:p>
        </w:tc>
        <w:tc>
          <w:tcPr>
            <w:tcW w:w="2880" w:type="dxa"/>
            <w:tcBorders>
              <w:top w:val="nil"/>
            </w:tcBorders>
          </w:tcPr>
          <w:p w:rsidR="00FF4F2F" w:rsidRDefault="00FF4F2F">
            <w:pPr>
              <w:rPr>
                <w:rFonts w:ascii="Arial" w:hAnsi="Arial"/>
                <w:sz w:val="16"/>
              </w:rPr>
            </w:pPr>
            <w:r>
              <w:rPr>
                <w:rFonts w:ascii="Arial" w:hAnsi="Arial"/>
                <w:sz w:val="16"/>
              </w:rPr>
              <w:t>Pressure Control Solenoid 2 Output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2 Stuck Low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2 Stuck High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2 Rationality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 xml:space="preserve">This PID contains the status of the pressure control solenoid (PCS) 2 output’s stuck low, stuck high, and rationality tests used to report DTCs P0966, P0967, and P0965, respectively.  </w:t>
      </w:r>
    </w:p>
    <w:p w:rsidR="00FF4F2F" w:rsidRDefault="00FF4F2F">
      <w:pPr>
        <w:keepNext w:val="0"/>
        <w:keepLines w:val="0"/>
      </w:pPr>
    </w:p>
    <w:p w:rsidR="00FF4F2F" w:rsidRDefault="00FF4F2F">
      <w:pPr>
        <w:pStyle w:val="Heading3"/>
      </w:pPr>
      <w:bookmarkStart w:id="993" w:name="_Toc223513238"/>
      <w:r>
        <w:t>RSCR – PID $2813 – Pressure Control Solenoid 3 Output Status</w:t>
      </w:r>
      <w:bookmarkEnd w:id="99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$2813</w:t>
            </w:r>
          </w:p>
        </w:tc>
        <w:tc>
          <w:tcPr>
            <w:tcW w:w="2880" w:type="dxa"/>
            <w:tcBorders>
              <w:top w:val="nil"/>
            </w:tcBorders>
          </w:tcPr>
          <w:p w:rsidR="00FF4F2F" w:rsidRDefault="00FF4F2F">
            <w:pPr>
              <w:rPr>
                <w:rFonts w:ascii="Arial" w:hAnsi="Arial"/>
                <w:sz w:val="16"/>
              </w:rPr>
            </w:pPr>
            <w:r>
              <w:rPr>
                <w:rFonts w:ascii="Arial" w:hAnsi="Arial"/>
                <w:sz w:val="16"/>
              </w:rPr>
              <w:t>Pressure Control Solenoid 3 Output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3 Stuck Low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3 Stuck High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3 Rationality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 xml:space="preserve">This PID contains the status of the pressure control solenoid (PCS) 3 output’s stuck low, stuck high, and rationality tests used to report DTCs P0970, P0971, and P0969, respectively.  </w:t>
      </w:r>
    </w:p>
    <w:p w:rsidR="00FF4F2F" w:rsidRDefault="00FF4F2F">
      <w:pPr>
        <w:keepNext w:val="0"/>
        <w:keepLines w:val="0"/>
      </w:pPr>
    </w:p>
    <w:p w:rsidR="00FF4F2F" w:rsidRDefault="00FF4F2F">
      <w:pPr>
        <w:pStyle w:val="Heading3"/>
      </w:pPr>
      <w:bookmarkStart w:id="994" w:name="_Toc223513239"/>
      <w:r>
        <w:lastRenderedPageBreak/>
        <w:t>RSCR – PID $2814 – Pressure Control Solenoid 4 Output Status</w:t>
      </w:r>
      <w:bookmarkEnd w:id="99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$2814</w:t>
            </w:r>
          </w:p>
        </w:tc>
        <w:tc>
          <w:tcPr>
            <w:tcW w:w="2880" w:type="dxa"/>
            <w:tcBorders>
              <w:top w:val="nil"/>
            </w:tcBorders>
          </w:tcPr>
          <w:p w:rsidR="00FF4F2F" w:rsidRDefault="00FF4F2F">
            <w:pPr>
              <w:rPr>
                <w:rFonts w:ascii="Arial" w:hAnsi="Arial"/>
                <w:sz w:val="16"/>
              </w:rPr>
            </w:pPr>
            <w:r>
              <w:rPr>
                <w:rFonts w:ascii="Arial" w:hAnsi="Arial"/>
                <w:sz w:val="16"/>
              </w:rPr>
              <w:t>Pressure Control Solenoid 4 Output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4 Stuck Low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4 Stuck High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4 Rationality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 xml:space="preserve">This PID contains the status of the pressure control solenoid (PCS) 4 output’s stuck low, stuck high, and rationality tests used to report DTCs P2720, P2721, and P2719, respectively.  </w:t>
      </w:r>
    </w:p>
    <w:p w:rsidR="00FF4F2F" w:rsidRDefault="00FF4F2F">
      <w:pPr>
        <w:keepNext w:val="0"/>
        <w:keepLines w:val="0"/>
      </w:pPr>
    </w:p>
    <w:p w:rsidR="00FF4F2F" w:rsidRDefault="00FF4F2F">
      <w:pPr>
        <w:pStyle w:val="Heading3"/>
      </w:pPr>
      <w:bookmarkStart w:id="995" w:name="_Toc223513240"/>
      <w:r>
        <w:t>RSCR – PID $2815 – Pressure Control Solenoid 5 Output Status</w:t>
      </w:r>
      <w:bookmarkEnd w:id="99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$2815</w:t>
            </w:r>
          </w:p>
        </w:tc>
        <w:tc>
          <w:tcPr>
            <w:tcW w:w="2880" w:type="dxa"/>
            <w:tcBorders>
              <w:top w:val="nil"/>
            </w:tcBorders>
          </w:tcPr>
          <w:p w:rsidR="00FF4F2F" w:rsidRDefault="00FF4F2F">
            <w:pPr>
              <w:rPr>
                <w:rFonts w:ascii="Arial" w:hAnsi="Arial"/>
                <w:sz w:val="16"/>
              </w:rPr>
            </w:pPr>
            <w:r>
              <w:rPr>
                <w:rFonts w:ascii="Arial" w:hAnsi="Arial"/>
                <w:sz w:val="16"/>
              </w:rPr>
              <w:t>Pressure Control Solenoid 5 Output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5 Stuck Low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5 Stuck High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Control Solenoid 5 Rationality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 xml:space="preserve">This PID contains the status of the pressure control solenoid (PCS) 5 output’s stuck low, stuck high, and rationality tests used to report DTCs P2729, P2730, and P2728, respectively.  </w:t>
      </w:r>
    </w:p>
    <w:p w:rsidR="00FF4F2F" w:rsidRDefault="00FF4F2F">
      <w:pPr>
        <w:keepNext w:val="0"/>
        <w:keepLines w:val="0"/>
      </w:pPr>
    </w:p>
    <w:p w:rsidR="00FF4F2F" w:rsidRDefault="00FF4F2F">
      <w:pPr>
        <w:pStyle w:val="Heading3"/>
      </w:pPr>
      <w:bookmarkStart w:id="996" w:name="_Toc223513241"/>
      <w:r>
        <w:lastRenderedPageBreak/>
        <w:t>TCCR – PID $2816 – Torque Converter Clutch Pressure Control Solenoid Output Status</w:t>
      </w:r>
      <w:bookmarkEnd w:id="99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$2816</w:t>
            </w:r>
          </w:p>
        </w:tc>
        <w:tc>
          <w:tcPr>
            <w:tcW w:w="2880" w:type="dxa"/>
            <w:tcBorders>
              <w:top w:val="nil"/>
            </w:tcBorders>
          </w:tcPr>
          <w:p w:rsidR="00FF4F2F" w:rsidRDefault="00FF4F2F">
            <w:pPr>
              <w:rPr>
                <w:rFonts w:ascii="Arial" w:hAnsi="Arial"/>
                <w:sz w:val="16"/>
              </w:rPr>
            </w:pPr>
            <w:r>
              <w:rPr>
                <w:rFonts w:ascii="Arial" w:hAnsi="Arial"/>
                <w:sz w:val="16"/>
              </w:rPr>
              <w:t>Torque Converter Clutch Pressure Control Solenoid Output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Pressure Control Solenoid Stuck Low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Pressure Control Solenoid Stuck High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Torque Converter Clutch Pressure Control Solenoid Rationality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status of the torque converter clutch (TCC) pressure control solenoid (PCS) output’s stuck low, stuck high, and rationality tests used to report DTCs P2763, P2764, and P2762, respectively.</w:t>
      </w:r>
    </w:p>
    <w:bookmarkEnd w:id="990"/>
    <w:p w:rsidR="00FF4F2F" w:rsidRDefault="00FF4F2F">
      <w:pPr>
        <w:keepNext w:val="0"/>
        <w:keepLines w:val="0"/>
      </w:pPr>
    </w:p>
    <w:p w:rsidR="00FF4F2F" w:rsidRDefault="00FF4F2F">
      <w:pPr>
        <w:pStyle w:val="Heading3"/>
      </w:pPr>
      <w:bookmarkStart w:id="997" w:name="_Toc223513242"/>
      <w:bookmarkStart w:id="998" w:name="_Toc36511297"/>
      <w:r>
        <w:t>TPCR – PID $2817 – Pressure Control Solenoid 1 Commanded Pressure</w:t>
      </w:r>
      <w:bookmarkEnd w:id="99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$2817</w:t>
            </w:r>
          </w:p>
        </w:tc>
        <w:tc>
          <w:tcPr>
            <w:tcW w:w="2880" w:type="dxa"/>
            <w:tcBorders>
              <w:top w:val="nil"/>
            </w:tcBorders>
          </w:tcPr>
          <w:p w:rsidR="00FF4F2F" w:rsidRDefault="00FF4F2F">
            <w:pPr>
              <w:rPr>
                <w:rFonts w:ascii="Arial" w:hAnsi="Arial"/>
                <w:sz w:val="16"/>
              </w:rPr>
            </w:pPr>
            <w:r>
              <w:rPr>
                <w:rFonts w:ascii="Arial" w:hAnsi="Arial"/>
                <w:sz w:val="16"/>
              </w:rPr>
              <w:t>Pressure Control Solenoid 1 Commanded Pressure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0 - 4095.9375 kPa</w:t>
            </w:r>
          </w:p>
        </w:tc>
        <w:tc>
          <w:tcPr>
            <w:tcW w:w="2160" w:type="dxa"/>
            <w:tcBorders>
              <w:top w:val="nil"/>
            </w:tcBorders>
          </w:tcPr>
          <w:p w:rsidR="00FF4F2F" w:rsidRDefault="00FF4F2F">
            <w:pPr>
              <w:rPr>
                <w:rFonts w:ascii="Arial" w:hAnsi="Arial"/>
                <w:sz w:val="16"/>
              </w:rPr>
            </w:pPr>
            <w:r>
              <w:rPr>
                <w:rFonts w:ascii="Arial" w:hAnsi="Arial"/>
                <w:sz w:val="16"/>
              </w:rPr>
              <w:t>E = N * 0.0625</w:t>
            </w:r>
          </w:p>
        </w:tc>
      </w:tr>
    </w:tbl>
    <w:p w:rsidR="00FF4F2F" w:rsidRDefault="00FF4F2F"/>
    <w:p w:rsidR="00FF4F2F" w:rsidRDefault="00FF4F2F">
      <w:r>
        <w:t>This PID contains the commanded pressure for pressure control solenoid (PCS) 1</w:t>
      </w:r>
      <w:r w:rsidR="006D29E0">
        <w:t>.</w:t>
      </w:r>
    </w:p>
    <w:p w:rsidR="00FF4F2F" w:rsidRDefault="00FF4F2F">
      <w:pPr>
        <w:keepNext w:val="0"/>
        <w:keepLines w:val="0"/>
      </w:pPr>
    </w:p>
    <w:p w:rsidR="00FF4F2F" w:rsidRDefault="00FF4F2F">
      <w:pPr>
        <w:pStyle w:val="Heading3"/>
      </w:pPr>
      <w:bookmarkStart w:id="999" w:name="_Toc223513243"/>
      <w:r>
        <w:t>RSCR – PID $2818 – Pressure Control Solenoid 2 Commanded Pressure</w:t>
      </w:r>
      <w:bookmarkEnd w:id="99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$2818</w:t>
            </w:r>
          </w:p>
        </w:tc>
        <w:tc>
          <w:tcPr>
            <w:tcW w:w="2880" w:type="dxa"/>
            <w:tcBorders>
              <w:top w:val="nil"/>
            </w:tcBorders>
          </w:tcPr>
          <w:p w:rsidR="00FF4F2F" w:rsidRDefault="00FF4F2F">
            <w:pPr>
              <w:rPr>
                <w:rFonts w:ascii="Arial" w:hAnsi="Arial"/>
                <w:sz w:val="16"/>
              </w:rPr>
            </w:pPr>
            <w:r>
              <w:rPr>
                <w:rFonts w:ascii="Arial" w:hAnsi="Arial"/>
                <w:sz w:val="16"/>
              </w:rPr>
              <w:t>Pressure Control Solenoid 2 Commanded Pressure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0 - 4095.9375 kPa</w:t>
            </w:r>
          </w:p>
        </w:tc>
        <w:tc>
          <w:tcPr>
            <w:tcW w:w="2160" w:type="dxa"/>
            <w:tcBorders>
              <w:top w:val="nil"/>
            </w:tcBorders>
          </w:tcPr>
          <w:p w:rsidR="00FF4F2F" w:rsidRDefault="00FF4F2F">
            <w:pPr>
              <w:rPr>
                <w:rFonts w:ascii="Arial" w:hAnsi="Arial"/>
                <w:sz w:val="16"/>
              </w:rPr>
            </w:pPr>
            <w:r>
              <w:rPr>
                <w:rFonts w:ascii="Arial" w:hAnsi="Arial"/>
                <w:sz w:val="16"/>
              </w:rPr>
              <w:t>E = N * 0.0625</w:t>
            </w:r>
          </w:p>
        </w:tc>
      </w:tr>
    </w:tbl>
    <w:p w:rsidR="00FF4F2F" w:rsidRDefault="00FF4F2F"/>
    <w:p w:rsidR="00FF4F2F" w:rsidRDefault="00FF4F2F">
      <w:r>
        <w:t>This PID contains the commanded pressure for pressure control solenoid (PCS) 2</w:t>
      </w:r>
      <w:r w:rsidR="006D29E0">
        <w:t>.</w:t>
      </w:r>
    </w:p>
    <w:p w:rsidR="00FF4F2F" w:rsidRDefault="00FF4F2F">
      <w:pPr>
        <w:keepNext w:val="0"/>
        <w:keepLines w:val="0"/>
      </w:pPr>
    </w:p>
    <w:p w:rsidR="00FF4F2F" w:rsidRDefault="00FF4F2F">
      <w:pPr>
        <w:pStyle w:val="Heading3"/>
      </w:pPr>
      <w:bookmarkStart w:id="1000" w:name="_Toc223513244"/>
      <w:r>
        <w:t>RSCR – PID $2819 – Pressure Control Solenoid 3 Commanded Pressure</w:t>
      </w:r>
      <w:bookmarkEnd w:id="100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$2819</w:t>
            </w:r>
          </w:p>
        </w:tc>
        <w:tc>
          <w:tcPr>
            <w:tcW w:w="2880" w:type="dxa"/>
            <w:tcBorders>
              <w:top w:val="nil"/>
            </w:tcBorders>
          </w:tcPr>
          <w:p w:rsidR="00FF4F2F" w:rsidRDefault="00FF4F2F">
            <w:pPr>
              <w:rPr>
                <w:rFonts w:ascii="Arial" w:hAnsi="Arial"/>
                <w:sz w:val="16"/>
              </w:rPr>
            </w:pPr>
            <w:r>
              <w:rPr>
                <w:rFonts w:ascii="Arial" w:hAnsi="Arial"/>
                <w:sz w:val="16"/>
              </w:rPr>
              <w:t>Pressure Control Solenoid 3 Commanded Pressure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0 - 4095.9375 kPa</w:t>
            </w:r>
          </w:p>
        </w:tc>
        <w:tc>
          <w:tcPr>
            <w:tcW w:w="2160" w:type="dxa"/>
            <w:tcBorders>
              <w:top w:val="nil"/>
            </w:tcBorders>
          </w:tcPr>
          <w:p w:rsidR="00FF4F2F" w:rsidRDefault="00FF4F2F">
            <w:pPr>
              <w:rPr>
                <w:rFonts w:ascii="Arial" w:hAnsi="Arial"/>
                <w:sz w:val="16"/>
              </w:rPr>
            </w:pPr>
            <w:r>
              <w:rPr>
                <w:rFonts w:ascii="Arial" w:hAnsi="Arial"/>
                <w:sz w:val="16"/>
              </w:rPr>
              <w:t>E = N * 0.0625</w:t>
            </w:r>
          </w:p>
        </w:tc>
      </w:tr>
    </w:tbl>
    <w:p w:rsidR="00FF4F2F" w:rsidRDefault="00FF4F2F"/>
    <w:p w:rsidR="00FF4F2F" w:rsidRDefault="00FF4F2F">
      <w:r>
        <w:t>This PID contains the commanded pressure for pressure control solenoid (PCS) 3</w:t>
      </w:r>
      <w:r w:rsidR="006D29E0">
        <w:t>.</w:t>
      </w:r>
    </w:p>
    <w:p w:rsidR="00FF4F2F" w:rsidRDefault="00FF4F2F">
      <w:pPr>
        <w:keepNext w:val="0"/>
        <w:keepLines w:val="0"/>
      </w:pPr>
    </w:p>
    <w:p w:rsidR="00FF4F2F" w:rsidRDefault="00FF4F2F">
      <w:pPr>
        <w:pStyle w:val="Heading3"/>
      </w:pPr>
      <w:bookmarkStart w:id="1001" w:name="_Toc223513245"/>
      <w:r>
        <w:lastRenderedPageBreak/>
        <w:t>RSCR – PID $281A – Pressure Control Solenoid 4 Commanded Pressure</w:t>
      </w:r>
      <w:bookmarkEnd w:id="100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$281A</w:t>
            </w:r>
          </w:p>
        </w:tc>
        <w:tc>
          <w:tcPr>
            <w:tcW w:w="2880" w:type="dxa"/>
            <w:tcBorders>
              <w:top w:val="nil"/>
            </w:tcBorders>
          </w:tcPr>
          <w:p w:rsidR="00FF4F2F" w:rsidRDefault="00FF4F2F">
            <w:pPr>
              <w:rPr>
                <w:rFonts w:ascii="Arial" w:hAnsi="Arial"/>
                <w:sz w:val="16"/>
              </w:rPr>
            </w:pPr>
            <w:r>
              <w:rPr>
                <w:rFonts w:ascii="Arial" w:hAnsi="Arial"/>
                <w:sz w:val="16"/>
              </w:rPr>
              <w:t>Pressure Control Solenoid 4 Commanded Pressure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0 - 4095.9375 kPa</w:t>
            </w:r>
          </w:p>
        </w:tc>
        <w:tc>
          <w:tcPr>
            <w:tcW w:w="2160" w:type="dxa"/>
            <w:tcBorders>
              <w:top w:val="nil"/>
            </w:tcBorders>
          </w:tcPr>
          <w:p w:rsidR="00FF4F2F" w:rsidRDefault="00FF4F2F">
            <w:pPr>
              <w:rPr>
                <w:rFonts w:ascii="Arial" w:hAnsi="Arial"/>
                <w:sz w:val="16"/>
              </w:rPr>
            </w:pPr>
            <w:r>
              <w:rPr>
                <w:rFonts w:ascii="Arial" w:hAnsi="Arial"/>
                <w:sz w:val="16"/>
              </w:rPr>
              <w:t>E = N * 0.0625</w:t>
            </w:r>
          </w:p>
        </w:tc>
      </w:tr>
    </w:tbl>
    <w:p w:rsidR="00FF4F2F" w:rsidRDefault="00FF4F2F"/>
    <w:p w:rsidR="00FF4F2F" w:rsidRDefault="00FF4F2F">
      <w:r>
        <w:t>This PID contains the commanded pressure for pressure control solenoid (PCS) 4</w:t>
      </w:r>
      <w:r w:rsidR="006D29E0">
        <w:t>.</w:t>
      </w:r>
    </w:p>
    <w:p w:rsidR="00FF4F2F" w:rsidRDefault="00FF4F2F">
      <w:pPr>
        <w:keepNext w:val="0"/>
        <w:keepLines w:val="0"/>
      </w:pPr>
    </w:p>
    <w:p w:rsidR="00FF4F2F" w:rsidRDefault="00FF4F2F">
      <w:pPr>
        <w:pStyle w:val="Heading3"/>
      </w:pPr>
      <w:bookmarkStart w:id="1002" w:name="_Toc223513246"/>
      <w:r>
        <w:t>RSCR – PID $281B – Pressure Control Solenoid 5 Commanded Pressure</w:t>
      </w:r>
      <w:bookmarkEnd w:id="100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$281B</w:t>
            </w:r>
          </w:p>
        </w:tc>
        <w:tc>
          <w:tcPr>
            <w:tcW w:w="2880" w:type="dxa"/>
            <w:tcBorders>
              <w:top w:val="nil"/>
            </w:tcBorders>
          </w:tcPr>
          <w:p w:rsidR="00FF4F2F" w:rsidRDefault="00FF4F2F">
            <w:pPr>
              <w:rPr>
                <w:rFonts w:ascii="Arial" w:hAnsi="Arial"/>
                <w:sz w:val="16"/>
              </w:rPr>
            </w:pPr>
            <w:r>
              <w:rPr>
                <w:rFonts w:ascii="Arial" w:hAnsi="Arial"/>
                <w:sz w:val="16"/>
              </w:rPr>
              <w:t>Pressure Control Solenoid 5 Commanded Pressure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0 - 4095.9375 kPa</w:t>
            </w:r>
          </w:p>
        </w:tc>
        <w:tc>
          <w:tcPr>
            <w:tcW w:w="2160" w:type="dxa"/>
            <w:tcBorders>
              <w:top w:val="nil"/>
            </w:tcBorders>
          </w:tcPr>
          <w:p w:rsidR="00FF4F2F" w:rsidRDefault="00FF4F2F">
            <w:pPr>
              <w:rPr>
                <w:rFonts w:ascii="Arial" w:hAnsi="Arial"/>
                <w:sz w:val="16"/>
              </w:rPr>
            </w:pPr>
            <w:r>
              <w:rPr>
                <w:rFonts w:ascii="Arial" w:hAnsi="Arial"/>
                <w:sz w:val="16"/>
              </w:rPr>
              <w:t>E = N * 0.0625</w:t>
            </w:r>
          </w:p>
        </w:tc>
      </w:tr>
    </w:tbl>
    <w:p w:rsidR="00FF4F2F" w:rsidRDefault="00FF4F2F"/>
    <w:p w:rsidR="00FF4F2F" w:rsidRDefault="00FF4F2F">
      <w:r>
        <w:t>This PID contains the commanded pressure for pressure control solenoid (PCS) 5</w:t>
      </w:r>
      <w:r w:rsidR="006D29E0">
        <w:t>.</w:t>
      </w:r>
    </w:p>
    <w:p w:rsidR="00FF4F2F" w:rsidRDefault="00FF4F2F">
      <w:pPr>
        <w:keepNext w:val="0"/>
        <w:keepLines w:val="0"/>
      </w:pPr>
    </w:p>
    <w:p w:rsidR="00FF4F2F" w:rsidRDefault="00FF4F2F">
      <w:pPr>
        <w:pStyle w:val="Heading3"/>
      </w:pPr>
      <w:bookmarkStart w:id="1003" w:name="_Toc223513247"/>
      <w:r>
        <w:t>RSCR – PID $281C – Torque Converter Clutch Pressure Control Solenoid Commanded Pressure</w:t>
      </w:r>
      <w:bookmarkEnd w:id="100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$281C</w:t>
            </w:r>
          </w:p>
        </w:tc>
        <w:tc>
          <w:tcPr>
            <w:tcW w:w="2880" w:type="dxa"/>
            <w:tcBorders>
              <w:top w:val="nil"/>
            </w:tcBorders>
          </w:tcPr>
          <w:p w:rsidR="00FF4F2F" w:rsidRDefault="00FF4F2F">
            <w:pPr>
              <w:rPr>
                <w:rFonts w:ascii="Arial" w:hAnsi="Arial"/>
                <w:sz w:val="16"/>
              </w:rPr>
            </w:pPr>
            <w:r>
              <w:rPr>
                <w:rFonts w:ascii="Arial" w:hAnsi="Arial"/>
                <w:sz w:val="16"/>
              </w:rPr>
              <w:t>Torque Converter Clutch Pressure Control Solenoid Commanded Pressure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0 - 4095.9375 kPa</w:t>
            </w:r>
          </w:p>
        </w:tc>
        <w:tc>
          <w:tcPr>
            <w:tcW w:w="2160" w:type="dxa"/>
            <w:tcBorders>
              <w:top w:val="nil"/>
            </w:tcBorders>
          </w:tcPr>
          <w:p w:rsidR="00FF4F2F" w:rsidRDefault="00FF4F2F">
            <w:pPr>
              <w:rPr>
                <w:rFonts w:ascii="Arial" w:hAnsi="Arial"/>
                <w:sz w:val="16"/>
              </w:rPr>
            </w:pPr>
            <w:r>
              <w:rPr>
                <w:rFonts w:ascii="Arial" w:hAnsi="Arial"/>
                <w:sz w:val="16"/>
              </w:rPr>
              <w:t>E = N * 0.0625</w:t>
            </w:r>
          </w:p>
        </w:tc>
      </w:tr>
    </w:tbl>
    <w:p w:rsidR="00FF4F2F" w:rsidRDefault="00FF4F2F"/>
    <w:p w:rsidR="00FF4F2F" w:rsidRDefault="00FF4F2F">
      <w:r>
        <w:t>This PID contains the commanded pressure for the torque converter clutch (TCC) pressure control solenoid (PCS).</w:t>
      </w:r>
    </w:p>
    <w:bookmarkEnd w:id="998"/>
    <w:p w:rsidR="00FF4F2F" w:rsidRDefault="00FF4F2F">
      <w:pPr>
        <w:keepNext w:val="0"/>
        <w:keepLines w:val="0"/>
      </w:pPr>
    </w:p>
    <w:p w:rsidR="00FF4F2F" w:rsidRDefault="00FF4F2F">
      <w:pPr>
        <w:pStyle w:val="Heading3"/>
      </w:pPr>
      <w:bookmarkStart w:id="1004" w:name="_Toc223513248"/>
      <w:r>
        <w:t>DGSR – PID $281D – Transmission Fluid Pressure Switch Status</w:t>
      </w:r>
      <w:bookmarkEnd w:id="100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$281D</w:t>
            </w:r>
          </w:p>
        </w:tc>
        <w:tc>
          <w:tcPr>
            <w:tcW w:w="2880" w:type="dxa"/>
            <w:tcBorders>
              <w:top w:val="nil"/>
            </w:tcBorders>
          </w:tcPr>
          <w:p w:rsidR="00FF4F2F" w:rsidRDefault="00FF4F2F">
            <w:pPr>
              <w:rPr>
                <w:rFonts w:ascii="Arial" w:hAnsi="Arial"/>
                <w:sz w:val="16"/>
              </w:rPr>
            </w:pPr>
            <w:r>
              <w:rPr>
                <w:rFonts w:ascii="Arial" w:hAnsi="Arial"/>
                <w:sz w:val="16"/>
              </w:rPr>
              <w:t>Transmission Fluid Pressure Switch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Switch 1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Switch 2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Switch 3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Pressure Switch 4 Active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26143" w:rsidRDefault="00FF4F2F">
      <w:r>
        <w:t xml:space="preserve">This PID contains the status of the individual transmission fluid pressure switches.  An active pressure switch indicates that the associated clutch has been exhausted while an inactive pressure switch indicates that pressure is applied to the associated clutch.  </w:t>
      </w:r>
    </w:p>
    <w:p w:rsidR="00FF4F2F" w:rsidRDefault="00FF4F2F">
      <w:pPr>
        <w:keepNext w:val="0"/>
        <w:keepLines w:val="0"/>
      </w:pPr>
    </w:p>
    <w:p w:rsidR="00FF4F2F" w:rsidRDefault="00FF4F2F">
      <w:pPr>
        <w:pStyle w:val="Heading3"/>
      </w:pPr>
      <w:bookmarkStart w:id="1005" w:name="_Toc223513249"/>
      <w:r>
        <w:lastRenderedPageBreak/>
        <w:t>RSSR – PID $281E – Shift Solenoid 1 Control Circuit</w:t>
      </w:r>
      <w:bookmarkEnd w:id="100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$281E</w:t>
            </w:r>
          </w:p>
        </w:tc>
        <w:tc>
          <w:tcPr>
            <w:tcW w:w="2880" w:type="dxa"/>
            <w:tcBorders>
              <w:top w:val="nil"/>
            </w:tcBorders>
          </w:tcPr>
          <w:p w:rsidR="00FF4F2F" w:rsidRDefault="00FF4F2F">
            <w:pPr>
              <w:rPr>
                <w:rFonts w:ascii="Arial" w:hAnsi="Arial"/>
                <w:sz w:val="16"/>
              </w:rPr>
            </w:pPr>
            <w:r>
              <w:rPr>
                <w:rFonts w:ascii="Arial" w:hAnsi="Arial"/>
                <w:sz w:val="16"/>
              </w:rPr>
              <w:t>Shift Solenoid 1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Shift Solenoid 1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Shift Solenoid 1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Shift Solenoid 1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Shift Solenoid 1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shift solenoid 1 (mode 2 solenoid) output along with the status of its associated short to ground, open circuit, and short to power tests used to report DTCs P0973 and P0974.</w:t>
      </w:r>
    </w:p>
    <w:p w:rsidR="00FF4F2F" w:rsidRDefault="00FF4F2F">
      <w:pPr>
        <w:keepNext w:val="0"/>
        <w:keepLines w:val="0"/>
      </w:pPr>
    </w:p>
    <w:p w:rsidR="00FF4F2F" w:rsidRDefault="00FF4F2F">
      <w:pPr>
        <w:pStyle w:val="Heading3"/>
      </w:pPr>
      <w:bookmarkStart w:id="1006" w:name="_Toc223513250"/>
      <w:r>
        <w:t>RSSR – PID $281F – Shift Solenoid 2 Control Circuit</w:t>
      </w:r>
      <w:bookmarkEnd w:id="100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$281F</w:t>
            </w:r>
          </w:p>
        </w:tc>
        <w:tc>
          <w:tcPr>
            <w:tcW w:w="2880" w:type="dxa"/>
            <w:tcBorders>
              <w:top w:val="nil"/>
            </w:tcBorders>
          </w:tcPr>
          <w:p w:rsidR="00FF4F2F" w:rsidRDefault="00FF4F2F">
            <w:pPr>
              <w:rPr>
                <w:rFonts w:ascii="Arial" w:hAnsi="Arial"/>
                <w:sz w:val="16"/>
              </w:rPr>
            </w:pPr>
            <w:r>
              <w:rPr>
                <w:rFonts w:ascii="Arial" w:hAnsi="Arial"/>
                <w:sz w:val="16"/>
              </w:rPr>
              <w:t>Shift Solenoid 2 Control Circuit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Shift Solenoid 2 Commanded On</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Shift Solenoid 2 Short to Ground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Shift Solenoid 2 Open Circuit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Shift Solenoid 2 Short to Power Test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rPr>
                <w:rFonts w:ascii="Arial" w:hAnsi="Arial"/>
              </w:rPr>
            </w:pPr>
            <w:r>
              <w:rPr>
                <w:rFonts w:ascii="Arial" w:hAnsi="Arial"/>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 xml:space="preserve">$0=Failed; </w:t>
            </w:r>
            <w:r>
              <w:rPr>
                <w:rFonts w:ascii="Arial" w:hAnsi="Arial"/>
                <w:sz w:val="16"/>
              </w:rPr>
              <w:br/>
              <w:t xml:space="preserve">$1=Indeterminate; </w:t>
            </w:r>
            <w:r>
              <w:rPr>
                <w:rFonts w:ascii="Arial" w:hAnsi="Arial"/>
                <w:sz w:val="16"/>
              </w:rPr>
              <w:br/>
              <w:t>$3=Passed</w:t>
            </w:r>
          </w:p>
        </w:tc>
      </w:tr>
    </w:tbl>
    <w:p w:rsidR="00FF4F2F" w:rsidRDefault="00FF4F2F"/>
    <w:p w:rsidR="00FF4F2F" w:rsidRDefault="00FF4F2F">
      <w:r>
        <w:t>This PID contains the commanded state of the shift solenoid 2 (mode 3 solenoid) output along with the status of its associated short to ground, open circuit, and short to power tests used to report DTCs P0976 and P0977.</w:t>
      </w:r>
    </w:p>
    <w:p w:rsidR="00FF4F2F" w:rsidRDefault="00FF4F2F">
      <w:pPr>
        <w:keepNext w:val="0"/>
        <w:keepLines w:val="0"/>
      </w:pPr>
    </w:p>
    <w:p w:rsidR="00FF4F2F" w:rsidRDefault="00FF4F2F">
      <w:pPr>
        <w:pStyle w:val="Heading3"/>
      </w:pPr>
      <w:bookmarkStart w:id="1007" w:name="_Toc223513251"/>
      <w:bookmarkStart w:id="1008" w:name="_Toc55793527"/>
      <w:bookmarkStart w:id="1009" w:name="_Toc55793057"/>
      <w:r>
        <w:lastRenderedPageBreak/>
        <w:t>RSSR – PID $2820 – Transmission Primary Oncoming Clutch</w:t>
      </w:r>
      <w:bookmarkEnd w:id="100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448"/>
        <w:gridCol w:w="720"/>
        <w:gridCol w:w="720"/>
        <w:gridCol w:w="2016"/>
        <w:gridCol w:w="2646"/>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64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$2820</w:t>
            </w:r>
          </w:p>
        </w:tc>
        <w:tc>
          <w:tcPr>
            <w:tcW w:w="2448" w:type="dxa"/>
            <w:tcBorders>
              <w:top w:val="nil"/>
            </w:tcBorders>
          </w:tcPr>
          <w:p w:rsidR="00FF4F2F" w:rsidRDefault="00FF4F2F">
            <w:pPr>
              <w:rPr>
                <w:rFonts w:ascii="Arial" w:hAnsi="Arial"/>
                <w:sz w:val="16"/>
              </w:rPr>
            </w:pPr>
            <w:r>
              <w:rPr>
                <w:rFonts w:ascii="Arial" w:hAnsi="Arial"/>
                <w:sz w:val="16"/>
              </w:rPr>
              <w:t>Transmission Primary Oncoming Clutch</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646" w:type="dxa"/>
            <w:tcBorders>
              <w:top w:val="nil"/>
            </w:tcBorders>
          </w:tcPr>
          <w:p w:rsidR="00FF4F2F" w:rsidRDefault="00FF4F2F">
            <w:pPr>
              <w:rPr>
                <w:rFonts w:ascii="Arial" w:hAnsi="Arial"/>
                <w:sz w:val="16"/>
              </w:rPr>
            </w:pPr>
            <w:r>
              <w:rPr>
                <w:rFonts w:ascii="Arial" w:hAnsi="Arial"/>
                <w:sz w:val="16"/>
              </w:rPr>
              <w:t>$01 - C1 Clutch (C1234)</w:t>
            </w:r>
          </w:p>
          <w:p w:rsidR="00FF4F2F" w:rsidRDefault="00FF4F2F">
            <w:pPr>
              <w:rPr>
                <w:rFonts w:ascii="Arial" w:hAnsi="Arial"/>
                <w:sz w:val="16"/>
              </w:rPr>
            </w:pPr>
            <w:r>
              <w:rPr>
                <w:rFonts w:ascii="Arial" w:hAnsi="Arial"/>
                <w:sz w:val="16"/>
              </w:rPr>
              <w:t>$02 - C2 Clutch (C456)</w:t>
            </w:r>
          </w:p>
          <w:p w:rsidR="00FF4F2F" w:rsidRDefault="00FF4F2F">
            <w:pPr>
              <w:rPr>
                <w:rFonts w:ascii="Arial" w:hAnsi="Arial"/>
                <w:sz w:val="16"/>
              </w:rPr>
            </w:pPr>
            <w:r>
              <w:rPr>
                <w:rFonts w:ascii="Arial" w:hAnsi="Arial"/>
                <w:sz w:val="16"/>
              </w:rPr>
              <w:t>$03 - C3 Clutch (C35R)</w:t>
            </w:r>
          </w:p>
          <w:p w:rsidR="00FF4F2F" w:rsidRDefault="00FF4F2F">
            <w:pPr>
              <w:rPr>
                <w:rFonts w:ascii="Arial" w:hAnsi="Arial"/>
                <w:sz w:val="16"/>
              </w:rPr>
            </w:pPr>
            <w:r>
              <w:rPr>
                <w:rFonts w:ascii="Arial" w:hAnsi="Arial"/>
                <w:sz w:val="16"/>
              </w:rPr>
              <w:t>$04 - C4 Clutch (CB26)</w:t>
            </w:r>
          </w:p>
          <w:p w:rsidR="00FF4F2F" w:rsidRDefault="00FF4F2F">
            <w:pPr>
              <w:rPr>
                <w:rFonts w:ascii="Arial" w:hAnsi="Arial"/>
                <w:sz w:val="16"/>
              </w:rPr>
            </w:pPr>
            <w:r>
              <w:rPr>
                <w:rFonts w:ascii="Arial" w:hAnsi="Arial"/>
                <w:sz w:val="16"/>
              </w:rPr>
              <w:t>$05 - C5 Clutch (CBR1)</w:t>
            </w:r>
          </w:p>
          <w:p w:rsidR="00FF4F2F" w:rsidRDefault="00FF4F2F">
            <w:pPr>
              <w:rPr>
                <w:rFonts w:ascii="Arial" w:hAnsi="Arial"/>
                <w:sz w:val="16"/>
              </w:rPr>
            </w:pPr>
            <w:r>
              <w:rPr>
                <w:rFonts w:ascii="Arial" w:hAnsi="Arial"/>
                <w:sz w:val="16"/>
              </w:rPr>
              <w:t>$06 - No Clutch</w:t>
            </w:r>
          </w:p>
        </w:tc>
      </w:tr>
      <w:bookmarkEnd w:id="1008"/>
      <w:bookmarkEnd w:id="1009"/>
    </w:tbl>
    <w:p w:rsidR="00FF4F2F" w:rsidRDefault="00FF4F2F"/>
    <w:p w:rsidR="003566E3" w:rsidRDefault="003566E3" w:rsidP="003566E3">
      <w:r>
        <w:t>This PID indicates the transmission primary oncoming clutch (the clutch being filled).</w:t>
      </w:r>
    </w:p>
    <w:p w:rsidR="00FF4F2F" w:rsidRDefault="00FF4F2F">
      <w:pPr>
        <w:pStyle w:val="Heading3"/>
      </w:pPr>
      <w:bookmarkStart w:id="1010" w:name="_Toc223513252"/>
      <w:r>
        <w:t>CCER – PID $2821 – Transmission Full Feed Fill Pressure</w:t>
      </w:r>
      <w:bookmarkEnd w:id="101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448"/>
        <w:gridCol w:w="720"/>
        <w:gridCol w:w="720"/>
        <w:gridCol w:w="2016"/>
        <w:gridCol w:w="2646"/>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64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$2821</w:t>
            </w:r>
          </w:p>
        </w:tc>
        <w:tc>
          <w:tcPr>
            <w:tcW w:w="2448" w:type="dxa"/>
            <w:tcBorders>
              <w:top w:val="nil"/>
            </w:tcBorders>
          </w:tcPr>
          <w:p w:rsidR="00FF4F2F" w:rsidRDefault="00FF4F2F">
            <w:pPr>
              <w:rPr>
                <w:rFonts w:ascii="Arial" w:hAnsi="Arial"/>
                <w:sz w:val="16"/>
              </w:rPr>
            </w:pPr>
            <w:r>
              <w:rPr>
                <w:rFonts w:ascii="Arial" w:hAnsi="Arial"/>
                <w:sz w:val="16"/>
              </w:rPr>
              <w:t>Transmission Full Feed Fill Pressure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pStyle w:val="FootnoteText"/>
              <w:keepNext w:val="0"/>
              <w:keepLines w:val="0"/>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646"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Pr>
        <w:keepNext w:val="0"/>
        <w:keepLines w:val="0"/>
      </w:pPr>
    </w:p>
    <w:p w:rsidR="003566E3" w:rsidRDefault="003566E3" w:rsidP="003566E3">
      <w:pPr>
        <w:keepNext w:val="0"/>
        <w:keepLines w:val="0"/>
      </w:pPr>
      <w:r>
        <w:t>The PID contains the commanded transmission full feed clutch fill pressure.</w:t>
      </w:r>
    </w:p>
    <w:p w:rsidR="00FF4F2F" w:rsidRDefault="00FF4F2F">
      <w:pPr>
        <w:pStyle w:val="Heading3"/>
      </w:pPr>
      <w:bookmarkStart w:id="1011" w:name="_Toc223513253"/>
      <w:r>
        <w:t>TOSR – PID $2822 – TISS/TOSS Regulated Voltage Supply Status</w:t>
      </w:r>
      <w:bookmarkEnd w:id="101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$2822</w:t>
            </w:r>
          </w:p>
        </w:tc>
        <w:tc>
          <w:tcPr>
            <w:tcW w:w="2880" w:type="dxa"/>
            <w:tcBorders>
              <w:top w:val="nil"/>
            </w:tcBorders>
          </w:tcPr>
          <w:p w:rsidR="00FF4F2F" w:rsidRDefault="00FF4F2F">
            <w:pPr>
              <w:pStyle w:val="FootnoteText"/>
              <w:keepNext w:val="0"/>
              <w:keepLines w:val="0"/>
              <w:rPr>
                <w:rFonts w:ascii="Arial" w:hAnsi="Arial"/>
              </w:rPr>
            </w:pPr>
            <w:r>
              <w:rPr>
                <w:rFonts w:ascii="Arial" w:hAnsi="Arial"/>
              </w:rPr>
              <w:t>TISS/TOSS Regulated Voltage Supply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pStyle w:val="FootnoteText"/>
              <w:keepNext w:val="0"/>
              <w:keepLines w:val="0"/>
              <w:rPr>
                <w:rFonts w:ascii="Arial" w:hAnsi="Arial"/>
              </w:rPr>
            </w:pPr>
            <w:r>
              <w:rPr>
                <w:rFonts w:ascii="Arial" w:hAnsi="Arial"/>
              </w:rPr>
              <w:t>TISS/TOSS Regulated Voltage Supply Status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pPr>
        <w:keepNext w:val="0"/>
        <w:keepLines w:val="0"/>
      </w:pPr>
      <w:r>
        <w:t>Indicates the regulated TISS/TOSS supply voltage is outside of the normal operating range as specified in the operating specifications. This PID does not indicate whether the fault is external or internal to the TCM. Measurements are made by TCM internal components.</w:t>
      </w:r>
    </w:p>
    <w:p w:rsidR="00FF4F2F" w:rsidRDefault="00FF4F2F">
      <w:pPr>
        <w:keepNext w:val="0"/>
        <w:keepLines w:val="0"/>
      </w:pPr>
    </w:p>
    <w:p w:rsidR="00FF4F2F" w:rsidRDefault="00FF4F2F">
      <w:pPr>
        <w:pStyle w:val="Heading3"/>
      </w:pPr>
      <w:bookmarkStart w:id="1012" w:name="_Toc223513254"/>
      <w:r>
        <w:lastRenderedPageBreak/>
        <w:t>RSCR – PID $2823 – Service Fast Learn Status</w:t>
      </w:r>
      <w:bookmarkEnd w:id="101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1530"/>
        <w:gridCol w:w="279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1530" w:type="dxa"/>
            <w:tcBorders>
              <w:bottom w:val="single" w:sz="12" w:space="0" w:color="000000"/>
            </w:tcBorders>
          </w:tcPr>
          <w:p w:rsidR="00FF4F2F" w:rsidRDefault="00FF4F2F">
            <w:pPr>
              <w:jc w:val="center"/>
              <w:rPr>
                <w:b/>
                <w:sz w:val="16"/>
              </w:rPr>
            </w:pPr>
            <w:r>
              <w:rPr>
                <w:b/>
                <w:sz w:val="16"/>
              </w:rPr>
              <w:t>Range</w:t>
            </w:r>
          </w:p>
        </w:tc>
        <w:tc>
          <w:tcPr>
            <w:tcW w:w="279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$2823</w:t>
            </w:r>
          </w:p>
        </w:tc>
        <w:tc>
          <w:tcPr>
            <w:tcW w:w="2880" w:type="dxa"/>
            <w:tcBorders>
              <w:top w:val="nil"/>
            </w:tcBorders>
          </w:tcPr>
          <w:p w:rsidR="00FF4F2F" w:rsidRDefault="00FF4F2F">
            <w:pPr>
              <w:rPr>
                <w:rFonts w:ascii="Arial" w:hAnsi="Arial"/>
                <w:sz w:val="16"/>
              </w:rPr>
            </w:pPr>
            <w:r>
              <w:rPr>
                <w:rFonts w:ascii="Arial" w:hAnsi="Arial"/>
                <w:sz w:val="16"/>
              </w:rPr>
              <w:t>Service Fast Learn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ENM</w:t>
            </w:r>
          </w:p>
        </w:tc>
        <w:tc>
          <w:tcPr>
            <w:tcW w:w="1530" w:type="dxa"/>
            <w:tcBorders>
              <w:top w:val="nil"/>
            </w:tcBorders>
          </w:tcPr>
          <w:p w:rsidR="00FF4F2F" w:rsidRDefault="00FF4F2F">
            <w:pPr>
              <w:rPr>
                <w:rFonts w:ascii="Arial" w:hAnsi="Arial"/>
                <w:sz w:val="16"/>
              </w:rPr>
            </w:pPr>
            <w:r>
              <w:rPr>
                <w:rFonts w:ascii="Arial" w:hAnsi="Arial"/>
                <w:sz w:val="16"/>
              </w:rPr>
              <w:t>N/A</w:t>
            </w:r>
          </w:p>
        </w:tc>
        <w:tc>
          <w:tcPr>
            <w:tcW w:w="2790" w:type="dxa"/>
            <w:tcBorders>
              <w:top w:val="nil"/>
            </w:tcBorders>
          </w:tcPr>
          <w:p w:rsidR="00FF4F2F" w:rsidRDefault="00FF4F2F">
            <w:pPr>
              <w:rPr>
                <w:rFonts w:ascii="Arial" w:hAnsi="Arial"/>
                <w:sz w:val="16"/>
              </w:rPr>
            </w:pPr>
            <w:r>
              <w:rPr>
                <w:rFonts w:ascii="Arial" w:hAnsi="Arial"/>
                <w:sz w:val="16"/>
              </w:rPr>
              <w:t>$00=Fast Learn Disabled;</w:t>
            </w:r>
            <w:r>
              <w:rPr>
                <w:rFonts w:ascii="Arial" w:hAnsi="Arial"/>
                <w:sz w:val="16"/>
              </w:rPr>
              <w:br/>
              <w:t>$01= Fast Learn Completed;</w:t>
            </w:r>
            <w:r>
              <w:rPr>
                <w:rFonts w:ascii="Arial" w:hAnsi="Arial"/>
                <w:sz w:val="16"/>
              </w:rPr>
              <w:br/>
              <w:t xml:space="preserve">$02=Service Brake Must be Applied; </w:t>
            </w:r>
            <w:r>
              <w:rPr>
                <w:rFonts w:ascii="Arial" w:hAnsi="Arial"/>
                <w:strike/>
                <w:sz w:val="16"/>
              </w:rPr>
              <w:br/>
            </w:r>
            <w:r>
              <w:rPr>
                <w:rFonts w:ascii="Arial" w:hAnsi="Arial"/>
                <w:sz w:val="16"/>
              </w:rPr>
              <w:t xml:space="preserve">$03=Sump Temp Below Operating Range; </w:t>
            </w:r>
            <w:r>
              <w:rPr>
                <w:rFonts w:ascii="Arial" w:hAnsi="Arial"/>
                <w:sz w:val="16"/>
              </w:rPr>
              <w:br/>
              <w:t xml:space="preserve">$04= Sump Temp Above Operating Range; </w:t>
            </w:r>
            <w:r>
              <w:rPr>
                <w:rFonts w:ascii="Arial" w:hAnsi="Arial"/>
                <w:sz w:val="16"/>
              </w:rPr>
              <w:br/>
              <w:t xml:space="preserve">$05=Park/Neutral Must Be Selected; </w:t>
            </w:r>
            <w:r>
              <w:rPr>
                <w:rFonts w:ascii="Arial" w:hAnsi="Arial"/>
                <w:sz w:val="16"/>
              </w:rPr>
              <w:br/>
              <w:t xml:space="preserve">$06=Drive Must Be Selected; </w:t>
            </w:r>
            <w:r>
              <w:rPr>
                <w:rFonts w:ascii="Arial" w:hAnsi="Arial"/>
                <w:sz w:val="16"/>
              </w:rPr>
              <w:br/>
              <w:t xml:space="preserve">$07= Reverse Must Be Selected; </w:t>
            </w:r>
            <w:r>
              <w:rPr>
                <w:rFonts w:ascii="Arial" w:hAnsi="Arial"/>
                <w:sz w:val="16"/>
              </w:rPr>
              <w:br/>
              <w:t xml:space="preserve">$08=Max Throttle/Eng Speed Exceeded; </w:t>
            </w:r>
            <w:r>
              <w:rPr>
                <w:rFonts w:ascii="Arial" w:hAnsi="Arial"/>
                <w:sz w:val="16"/>
              </w:rPr>
              <w:br/>
              <w:t xml:space="preserve">$09=Low Engine Speed Detected; </w:t>
            </w:r>
            <w:r>
              <w:rPr>
                <w:rFonts w:ascii="Arial" w:hAnsi="Arial"/>
                <w:sz w:val="16"/>
              </w:rPr>
              <w:br/>
              <w:t xml:space="preserve">$0A=Max Output Speed Exceeded; </w:t>
            </w:r>
            <w:r>
              <w:rPr>
                <w:rFonts w:ascii="Arial" w:hAnsi="Arial"/>
                <w:sz w:val="16"/>
              </w:rPr>
              <w:br/>
              <w:t xml:space="preserve">$0B= Trans Purge in Progress;  </w:t>
            </w:r>
          </w:p>
          <w:p w:rsidR="00FF4F2F" w:rsidRDefault="00FF4F2F">
            <w:pPr>
              <w:rPr>
                <w:rFonts w:ascii="Arial" w:hAnsi="Arial"/>
                <w:sz w:val="16"/>
              </w:rPr>
            </w:pPr>
            <w:r>
              <w:rPr>
                <w:rFonts w:ascii="Arial" w:hAnsi="Arial"/>
                <w:sz w:val="16"/>
              </w:rPr>
              <w:t xml:space="preserve">$0C=Drive Calibration test in Progress; </w:t>
            </w:r>
            <w:r>
              <w:rPr>
                <w:rFonts w:ascii="Arial" w:hAnsi="Arial"/>
                <w:sz w:val="16"/>
              </w:rPr>
              <w:br/>
              <w:t xml:space="preserve">$0D= Drive Calibration test Complete; </w:t>
            </w:r>
          </w:p>
          <w:p w:rsidR="00FF4F2F" w:rsidRDefault="00FF4F2F">
            <w:pPr>
              <w:rPr>
                <w:rFonts w:ascii="Arial" w:hAnsi="Arial"/>
                <w:sz w:val="16"/>
              </w:rPr>
            </w:pPr>
            <w:r>
              <w:rPr>
                <w:rFonts w:ascii="Arial" w:hAnsi="Arial"/>
                <w:sz w:val="16"/>
              </w:rPr>
              <w:t xml:space="preserve">$0E=Reverse Calibration test in Progress; </w:t>
            </w:r>
            <w:r>
              <w:rPr>
                <w:rFonts w:ascii="Arial" w:hAnsi="Arial"/>
                <w:sz w:val="16"/>
              </w:rPr>
              <w:br/>
              <w:t>$0F=Abort-Test Criteria Not Met</w:t>
            </w:r>
          </w:p>
          <w:p w:rsidR="00FF4F2F" w:rsidRDefault="00FF4F2F">
            <w:pPr>
              <w:rPr>
                <w:rFonts w:ascii="Arial" w:hAnsi="Arial"/>
                <w:sz w:val="16"/>
              </w:rPr>
            </w:pPr>
            <w:r>
              <w:rPr>
                <w:rFonts w:ascii="Arial" w:hAnsi="Arial"/>
                <w:sz w:val="16"/>
              </w:rPr>
              <w:t>$10=Abort-Test Failed</w:t>
            </w:r>
          </w:p>
          <w:p w:rsidR="00FF4F2F" w:rsidRDefault="00FF4F2F">
            <w:pPr>
              <w:rPr>
                <w:rFonts w:ascii="Arial" w:hAnsi="Arial"/>
                <w:sz w:val="16"/>
              </w:rPr>
            </w:pPr>
          </w:p>
        </w:tc>
      </w:tr>
    </w:tbl>
    <w:p w:rsidR="00FF4F2F" w:rsidRDefault="00FF4F2F"/>
    <w:p w:rsidR="00FF4F2F" w:rsidRDefault="00FF4F2F">
      <w:r>
        <w:t>This PID contains the status of the Service Fast Learn procedure.</w:t>
      </w:r>
    </w:p>
    <w:p w:rsidR="00FF4F2F" w:rsidRDefault="00FF4F2F">
      <w:pPr>
        <w:keepNext w:val="0"/>
        <w:keepLines w:val="0"/>
      </w:pPr>
    </w:p>
    <w:p w:rsidR="00FF4F2F" w:rsidRDefault="00FF4F2F">
      <w:pPr>
        <w:pStyle w:val="Heading3"/>
      </w:pPr>
      <w:bookmarkStart w:id="1013" w:name="_Toc77726168"/>
      <w:bookmarkStart w:id="1014" w:name="_Toc223513255"/>
      <w:r>
        <w:t>RSCR – PID $2824 – Transmission Cleaning Procedure Status</w:t>
      </w:r>
      <w:bookmarkEnd w:id="1013"/>
      <w:bookmarkEnd w:id="101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FF4F2F">
        <w:trPr>
          <w:cantSplit/>
          <w:jc w:val="center"/>
        </w:trPr>
        <w:tc>
          <w:tcPr>
            <w:tcW w:w="720" w:type="dxa"/>
            <w:tcBorders>
              <w:bottom w:val="single" w:sz="12" w:space="0" w:color="000000"/>
            </w:tcBorders>
          </w:tcPr>
          <w:p w:rsidR="00FF4F2F" w:rsidRDefault="00FF4F2F">
            <w:pPr>
              <w:jc w:val="center"/>
              <w:rPr>
                <w:b/>
                <w:sz w:val="16"/>
              </w:rPr>
            </w:pPr>
            <w:r>
              <w:rPr>
                <w:b/>
                <w:sz w:val="16"/>
              </w:rPr>
              <w:t>PID</w:t>
            </w:r>
          </w:p>
        </w:tc>
        <w:tc>
          <w:tcPr>
            <w:tcW w:w="288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$2824</w:t>
            </w:r>
          </w:p>
        </w:tc>
        <w:tc>
          <w:tcPr>
            <w:tcW w:w="2880" w:type="dxa"/>
            <w:tcBorders>
              <w:top w:val="nil"/>
            </w:tcBorders>
          </w:tcPr>
          <w:p w:rsidR="00FF4F2F" w:rsidRDefault="00FF4F2F">
            <w:pPr>
              <w:pStyle w:val="FootnoteText"/>
              <w:keepNext w:val="0"/>
              <w:keepLines w:val="0"/>
              <w:rPr>
                <w:rFonts w:ascii="Arial" w:hAnsi="Arial" w:cs="Arial"/>
                <w:szCs w:val="24"/>
              </w:rPr>
            </w:pPr>
            <w:r>
              <w:rPr>
                <w:rFonts w:ascii="Arial" w:hAnsi="Arial" w:cs="Arial"/>
                <w:szCs w:val="24"/>
              </w:rPr>
              <w:t>Transmission Cleaning Procedure Status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pStyle w:val="FootnoteText"/>
              <w:keepNext w:val="0"/>
              <w:keepLines w:val="0"/>
              <w:rPr>
                <w:rFonts w:ascii="Arial" w:hAnsi="Arial" w:cs="Arial"/>
                <w:szCs w:val="24"/>
              </w:rPr>
            </w:pPr>
            <w:r>
              <w:rPr>
                <w:rFonts w:ascii="Arial" w:hAnsi="Arial" w:cs="Arial"/>
                <w:szCs w:val="24"/>
              </w:rPr>
              <w:t>Transmission Cleaning Procedure</w:t>
            </w:r>
            <w:r>
              <w:rPr>
                <w:rFonts w:ascii="Arial" w:hAnsi="Arial" w:cs="Arial"/>
              </w:rPr>
              <w:t xml:space="preserve"> complete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cs="Arial"/>
                <w:sz w:val="16"/>
              </w:rPr>
              <w:t>Transmission Cleaning Procedure aborted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pStyle w:val="FootnoteText"/>
              <w:keepNext w:val="0"/>
              <w:keepLines w:val="0"/>
              <w:rPr>
                <w:rFonts w:ascii="Arial" w:hAnsi="Arial" w:cs="Arial"/>
                <w:szCs w:val="24"/>
              </w:rPr>
            </w:pPr>
            <w:r>
              <w:rPr>
                <w:rFonts w:ascii="Arial" w:hAnsi="Arial" w:cs="Arial"/>
                <w:szCs w:val="24"/>
              </w:rPr>
              <w:t>Transmission Cleaning Procedure in progress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This PID contains the status of the transmission cleaning procedure.</w:t>
      </w:r>
    </w:p>
    <w:p w:rsidR="00590331" w:rsidRDefault="00590331">
      <w:pPr>
        <w:numPr>
          <w:ins w:id="1015" w:author="Matt Kaufer" w:date="2006-03-23T07:50:00Z"/>
        </w:numPr>
      </w:pPr>
    </w:p>
    <w:p w:rsidR="00590331" w:rsidRDefault="00590331" w:rsidP="00590331">
      <w:pPr>
        <w:pStyle w:val="Heading3"/>
      </w:pPr>
      <w:bookmarkStart w:id="1016" w:name="_Toc223513256"/>
      <w:bookmarkStart w:id="1017" w:name="_Toc110838368"/>
      <w:r>
        <w:t>TFTR – PID $2826 –Transmission Control Module Restart Sensor Temperature</w:t>
      </w:r>
      <w:bookmarkEnd w:id="1016"/>
    </w:p>
    <w:p w:rsidR="00590331" w:rsidRDefault="00590331" w:rsidP="00590331"/>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590331">
        <w:trPr>
          <w:cantSplit/>
          <w:jc w:val="center"/>
        </w:trPr>
        <w:tc>
          <w:tcPr>
            <w:tcW w:w="720" w:type="dxa"/>
            <w:tcBorders>
              <w:bottom w:val="single" w:sz="12" w:space="0" w:color="000000"/>
            </w:tcBorders>
          </w:tcPr>
          <w:p w:rsidR="00590331" w:rsidRDefault="00590331" w:rsidP="00CB1784">
            <w:pPr>
              <w:jc w:val="center"/>
              <w:rPr>
                <w:b/>
                <w:sz w:val="16"/>
              </w:rPr>
            </w:pPr>
            <w:r>
              <w:rPr>
                <w:b/>
                <w:sz w:val="16"/>
              </w:rPr>
              <w:t>PID</w:t>
            </w:r>
          </w:p>
        </w:tc>
        <w:tc>
          <w:tcPr>
            <w:tcW w:w="2880" w:type="dxa"/>
            <w:tcBorders>
              <w:bottom w:val="single" w:sz="12" w:space="0" w:color="000000"/>
            </w:tcBorders>
          </w:tcPr>
          <w:p w:rsidR="00590331" w:rsidRDefault="00590331" w:rsidP="00CB1784">
            <w:pPr>
              <w:jc w:val="center"/>
              <w:rPr>
                <w:b/>
                <w:sz w:val="16"/>
              </w:rPr>
            </w:pPr>
            <w:r>
              <w:rPr>
                <w:b/>
                <w:sz w:val="16"/>
              </w:rPr>
              <w:t>Signal</w:t>
            </w:r>
          </w:p>
        </w:tc>
        <w:tc>
          <w:tcPr>
            <w:tcW w:w="720" w:type="dxa"/>
            <w:tcBorders>
              <w:bottom w:val="single" w:sz="12" w:space="0" w:color="000000"/>
            </w:tcBorders>
          </w:tcPr>
          <w:p w:rsidR="00590331" w:rsidRDefault="00590331" w:rsidP="00CB1784">
            <w:pPr>
              <w:jc w:val="center"/>
              <w:rPr>
                <w:b/>
                <w:sz w:val="16"/>
              </w:rPr>
            </w:pPr>
            <w:r>
              <w:rPr>
                <w:b/>
                <w:sz w:val="16"/>
              </w:rPr>
              <w:t>Length (Bytes)</w:t>
            </w:r>
          </w:p>
        </w:tc>
        <w:tc>
          <w:tcPr>
            <w:tcW w:w="720" w:type="dxa"/>
            <w:tcBorders>
              <w:bottom w:val="single" w:sz="12" w:space="0" w:color="000000"/>
            </w:tcBorders>
          </w:tcPr>
          <w:p w:rsidR="00590331" w:rsidRDefault="00590331" w:rsidP="00CB1784">
            <w:pPr>
              <w:jc w:val="center"/>
              <w:rPr>
                <w:b/>
                <w:sz w:val="16"/>
              </w:rPr>
            </w:pPr>
            <w:r>
              <w:rPr>
                <w:b/>
                <w:sz w:val="16"/>
              </w:rPr>
              <w:t>Data Type</w:t>
            </w:r>
          </w:p>
        </w:tc>
        <w:tc>
          <w:tcPr>
            <w:tcW w:w="2160" w:type="dxa"/>
            <w:tcBorders>
              <w:bottom w:val="single" w:sz="12" w:space="0" w:color="000000"/>
            </w:tcBorders>
          </w:tcPr>
          <w:p w:rsidR="00590331" w:rsidRDefault="00590331" w:rsidP="00CB1784">
            <w:pPr>
              <w:jc w:val="center"/>
              <w:rPr>
                <w:b/>
                <w:sz w:val="16"/>
              </w:rPr>
            </w:pPr>
            <w:r>
              <w:rPr>
                <w:b/>
                <w:sz w:val="16"/>
              </w:rPr>
              <w:t>Range</w:t>
            </w:r>
          </w:p>
        </w:tc>
        <w:tc>
          <w:tcPr>
            <w:tcW w:w="2160" w:type="dxa"/>
            <w:tcBorders>
              <w:bottom w:val="single" w:sz="12" w:space="0" w:color="000000"/>
            </w:tcBorders>
          </w:tcPr>
          <w:p w:rsidR="00590331" w:rsidRDefault="00590331" w:rsidP="00CB1784">
            <w:pPr>
              <w:jc w:val="center"/>
              <w:rPr>
                <w:b/>
                <w:sz w:val="16"/>
              </w:rPr>
            </w:pPr>
            <w:r>
              <w:rPr>
                <w:b/>
                <w:sz w:val="16"/>
              </w:rPr>
              <w:t>Conversion</w:t>
            </w:r>
          </w:p>
        </w:tc>
      </w:tr>
      <w:tr w:rsidR="00590331">
        <w:trPr>
          <w:cantSplit/>
          <w:jc w:val="center"/>
        </w:trPr>
        <w:tc>
          <w:tcPr>
            <w:tcW w:w="720" w:type="dxa"/>
            <w:tcBorders>
              <w:top w:val="nil"/>
            </w:tcBorders>
          </w:tcPr>
          <w:p w:rsidR="00590331" w:rsidRDefault="00590331" w:rsidP="00CB1784">
            <w:pPr>
              <w:jc w:val="right"/>
              <w:rPr>
                <w:rFonts w:ascii="Arial" w:hAnsi="Arial"/>
                <w:sz w:val="16"/>
              </w:rPr>
            </w:pPr>
            <w:r>
              <w:rPr>
                <w:rFonts w:ascii="Arial" w:hAnsi="Arial"/>
                <w:sz w:val="16"/>
              </w:rPr>
              <w:t>$2826</w:t>
            </w:r>
          </w:p>
        </w:tc>
        <w:tc>
          <w:tcPr>
            <w:tcW w:w="2880" w:type="dxa"/>
            <w:tcBorders>
              <w:top w:val="nil"/>
            </w:tcBorders>
          </w:tcPr>
          <w:p w:rsidR="00590331" w:rsidRPr="004100D5" w:rsidRDefault="00590331" w:rsidP="00CB1784">
            <w:pPr>
              <w:rPr>
                <w:rFonts w:ascii="Arial" w:hAnsi="Arial"/>
                <w:sz w:val="16"/>
              </w:rPr>
            </w:pPr>
            <w:r w:rsidRPr="004100D5">
              <w:rPr>
                <w:rFonts w:ascii="Arial" w:hAnsi="Arial"/>
                <w:sz w:val="16"/>
              </w:rPr>
              <w:t>Transmission Control Module Restart Sensor Temperature</w:t>
            </w:r>
          </w:p>
        </w:tc>
        <w:tc>
          <w:tcPr>
            <w:tcW w:w="720" w:type="dxa"/>
            <w:tcBorders>
              <w:top w:val="nil"/>
            </w:tcBorders>
          </w:tcPr>
          <w:p w:rsidR="00590331" w:rsidRDefault="00590331" w:rsidP="00CB1784">
            <w:pPr>
              <w:jc w:val="right"/>
              <w:rPr>
                <w:rFonts w:ascii="Arial" w:hAnsi="Arial"/>
                <w:sz w:val="16"/>
              </w:rPr>
            </w:pPr>
            <w:r>
              <w:rPr>
                <w:rFonts w:ascii="Arial" w:hAnsi="Arial"/>
                <w:sz w:val="16"/>
              </w:rPr>
              <w:t>1</w:t>
            </w:r>
          </w:p>
        </w:tc>
        <w:tc>
          <w:tcPr>
            <w:tcW w:w="720" w:type="dxa"/>
            <w:tcBorders>
              <w:top w:val="nil"/>
            </w:tcBorders>
          </w:tcPr>
          <w:p w:rsidR="00590331" w:rsidRDefault="00590331" w:rsidP="00CB1784">
            <w:pPr>
              <w:rPr>
                <w:rFonts w:ascii="Arial" w:hAnsi="Arial"/>
                <w:sz w:val="16"/>
              </w:rPr>
            </w:pPr>
            <w:r>
              <w:rPr>
                <w:rFonts w:ascii="Arial" w:hAnsi="Arial"/>
                <w:sz w:val="16"/>
              </w:rPr>
              <w:t>UNM</w:t>
            </w:r>
          </w:p>
        </w:tc>
        <w:tc>
          <w:tcPr>
            <w:tcW w:w="2160" w:type="dxa"/>
            <w:tcBorders>
              <w:top w:val="nil"/>
            </w:tcBorders>
          </w:tcPr>
          <w:p w:rsidR="00590331" w:rsidRDefault="00590331" w:rsidP="00CB1784">
            <w:pPr>
              <w:rPr>
                <w:rFonts w:ascii="Arial" w:hAnsi="Arial"/>
                <w:sz w:val="16"/>
              </w:rPr>
            </w:pPr>
            <w:r>
              <w:rPr>
                <w:rFonts w:ascii="Arial" w:hAnsi="Arial"/>
                <w:sz w:val="16"/>
              </w:rPr>
              <w:t>-40 - 215 °C</w:t>
            </w:r>
          </w:p>
        </w:tc>
        <w:tc>
          <w:tcPr>
            <w:tcW w:w="2160" w:type="dxa"/>
            <w:tcBorders>
              <w:top w:val="nil"/>
            </w:tcBorders>
          </w:tcPr>
          <w:p w:rsidR="00590331" w:rsidRDefault="00590331" w:rsidP="00CB1784">
            <w:pPr>
              <w:rPr>
                <w:rFonts w:ascii="Arial" w:hAnsi="Arial"/>
                <w:sz w:val="16"/>
              </w:rPr>
            </w:pPr>
            <w:r>
              <w:rPr>
                <w:rFonts w:ascii="Arial" w:hAnsi="Arial"/>
                <w:sz w:val="16"/>
              </w:rPr>
              <w:t>E = N * 1 - 40</w:t>
            </w:r>
          </w:p>
        </w:tc>
      </w:tr>
    </w:tbl>
    <w:p w:rsidR="00590331" w:rsidRDefault="00590331" w:rsidP="00590331"/>
    <w:p w:rsidR="00590331" w:rsidRDefault="00590331" w:rsidP="00590331">
      <w:r>
        <w:t>This PID contains the actual temperature measured by a secondary sensor located on the substrate of the transmission control module, which is used to determine when the transmission control m</w:t>
      </w:r>
      <w:r w:rsidRPr="004100D5">
        <w:t xml:space="preserve">odule </w:t>
      </w:r>
      <w:r>
        <w:t>should r</w:t>
      </w:r>
      <w:r w:rsidRPr="004100D5">
        <w:t>estart</w:t>
      </w:r>
      <w:r>
        <w:t xml:space="preserve"> after a hot mode shutdown.</w:t>
      </w:r>
    </w:p>
    <w:p w:rsidR="00590331" w:rsidRDefault="00590331" w:rsidP="00590331"/>
    <w:p w:rsidR="0014304E" w:rsidRDefault="0014304E" w:rsidP="0014304E">
      <w:pPr>
        <w:pStyle w:val="Heading3"/>
      </w:pPr>
      <w:bookmarkStart w:id="1018" w:name="_Toc223513257"/>
      <w:bookmarkEnd w:id="1017"/>
      <w:r>
        <w:t>APSR – PID $2856 – Accelerator Pedal Fully Applied Learned Position Sensor 1</w:t>
      </w:r>
      <w:bookmarkEnd w:id="1018"/>
    </w:p>
    <w:p w:rsidR="0014304E" w:rsidRDefault="0014304E" w:rsidP="0014304E"/>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14304E" w:rsidTr="0014304E">
        <w:trPr>
          <w:cantSplit/>
          <w:jc w:val="center"/>
        </w:trPr>
        <w:tc>
          <w:tcPr>
            <w:tcW w:w="720" w:type="dxa"/>
            <w:tcBorders>
              <w:bottom w:val="single" w:sz="12" w:space="0" w:color="000000"/>
            </w:tcBorders>
          </w:tcPr>
          <w:p w:rsidR="0014304E" w:rsidRDefault="0014304E" w:rsidP="0014304E">
            <w:pPr>
              <w:jc w:val="center"/>
              <w:rPr>
                <w:b/>
                <w:sz w:val="16"/>
              </w:rPr>
            </w:pPr>
            <w:r>
              <w:rPr>
                <w:b/>
                <w:sz w:val="16"/>
              </w:rPr>
              <w:t>PID</w:t>
            </w:r>
          </w:p>
        </w:tc>
        <w:tc>
          <w:tcPr>
            <w:tcW w:w="2880" w:type="dxa"/>
            <w:tcBorders>
              <w:bottom w:val="single" w:sz="12" w:space="0" w:color="000000"/>
            </w:tcBorders>
          </w:tcPr>
          <w:p w:rsidR="0014304E" w:rsidRDefault="0014304E" w:rsidP="0014304E">
            <w:pPr>
              <w:jc w:val="center"/>
              <w:rPr>
                <w:b/>
                <w:sz w:val="16"/>
              </w:rPr>
            </w:pPr>
            <w:r>
              <w:rPr>
                <w:b/>
                <w:sz w:val="16"/>
              </w:rPr>
              <w:t>Signal</w:t>
            </w:r>
          </w:p>
        </w:tc>
        <w:tc>
          <w:tcPr>
            <w:tcW w:w="720" w:type="dxa"/>
            <w:tcBorders>
              <w:bottom w:val="single" w:sz="12" w:space="0" w:color="000000"/>
            </w:tcBorders>
          </w:tcPr>
          <w:p w:rsidR="0014304E" w:rsidRDefault="0014304E" w:rsidP="0014304E">
            <w:pPr>
              <w:jc w:val="center"/>
              <w:rPr>
                <w:b/>
                <w:sz w:val="16"/>
              </w:rPr>
            </w:pPr>
            <w:r>
              <w:rPr>
                <w:b/>
                <w:sz w:val="16"/>
              </w:rPr>
              <w:t>Length (Bytes)</w:t>
            </w:r>
          </w:p>
        </w:tc>
        <w:tc>
          <w:tcPr>
            <w:tcW w:w="720" w:type="dxa"/>
            <w:tcBorders>
              <w:bottom w:val="single" w:sz="12" w:space="0" w:color="000000"/>
            </w:tcBorders>
          </w:tcPr>
          <w:p w:rsidR="0014304E" w:rsidRDefault="0014304E" w:rsidP="0014304E">
            <w:pPr>
              <w:jc w:val="center"/>
              <w:rPr>
                <w:b/>
                <w:sz w:val="16"/>
              </w:rPr>
            </w:pPr>
            <w:r>
              <w:rPr>
                <w:b/>
                <w:sz w:val="16"/>
              </w:rPr>
              <w:t>Data Type</w:t>
            </w:r>
          </w:p>
        </w:tc>
        <w:tc>
          <w:tcPr>
            <w:tcW w:w="2160" w:type="dxa"/>
            <w:tcBorders>
              <w:bottom w:val="single" w:sz="12" w:space="0" w:color="000000"/>
            </w:tcBorders>
          </w:tcPr>
          <w:p w:rsidR="0014304E" w:rsidRDefault="0014304E" w:rsidP="0014304E">
            <w:pPr>
              <w:jc w:val="center"/>
              <w:rPr>
                <w:b/>
                <w:sz w:val="16"/>
              </w:rPr>
            </w:pPr>
            <w:r>
              <w:rPr>
                <w:b/>
                <w:sz w:val="16"/>
              </w:rPr>
              <w:t>Range</w:t>
            </w:r>
          </w:p>
        </w:tc>
        <w:tc>
          <w:tcPr>
            <w:tcW w:w="2160" w:type="dxa"/>
            <w:tcBorders>
              <w:bottom w:val="single" w:sz="12" w:space="0" w:color="000000"/>
            </w:tcBorders>
          </w:tcPr>
          <w:p w:rsidR="0014304E" w:rsidRDefault="0014304E" w:rsidP="0014304E">
            <w:pPr>
              <w:jc w:val="center"/>
              <w:rPr>
                <w:b/>
                <w:sz w:val="16"/>
              </w:rPr>
            </w:pPr>
            <w:r>
              <w:rPr>
                <w:b/>
                <w:sz w:val="16"/>
              </w:rPr>
              <w:t>Conversion</w:t>
            </w:r>
          </w:p>
        </w:tc>
      </w:tr>
      <w:tr w:rsidR="0014304E" w:rsidTr="0014304E">
        <w:trPr>
          <w:cantSplit/>
          <w:jc w:val="center"/>
        </w:trPr>
        <w:tc>
          <w:tcPr>
            <w:tcW w:w="720" w:type="dxa"/>
            <w:tcBorders>
              <w:top w:val="nil"/>
            </w:tcBorders>
          </w:tcPr>
          <w:p w:rsidR="0014304E" w:rsidRDefault="0014304E" w:rsidP="0014304E">
            <w:pPr>
              <w:jc w:val="right"/>
              <w:rPr>
                <w:rFonts w:ascii="Arial" w:hAnsi="Arial"/>
                <w:sz w:val="16"/>
              </w:rPr>
            </w:pPr>
            <w:r>
              <w:rPr>
                <w:rFonts w:ascii="Arial" w:hAnsi="Arial"/>
                <w:sz w:val="16"/>
              </w:rPr>
              <w:t>$2856</w:t>
            </w:r>
          </w:p>
        </w:tc>
        <w:tc>
          <w:tcPr>
            <w:tcW w:w="2880" w:type="dxa"/>
            <w:tcBorders>
              <w:top w:val="nil"/>
            </w:tcBorders>
          </w:tcPr>
          <w:p w:rsidR="0014304E" w:rsidRPr="00F372DF" w:rsidRDefault="0014304E" w:rsidP="0014304E">
            <w:pPr>
              <w:rPr>
                <w:rFonts w:ascii="Arial" w:hAnsi="Arial" w:cs="Arial"/>
                <w:sz w:val="16"/>
                <w:szCs w:val="16"/>
              </w:rPr>
            </w:pPr>
            <w:r w:rsidRPr="00F372DF">
              <w:rPr>
                <w:rFonts w:ascii="Arial" w:hAnsi="Arial" w:cs="Arial"/>
                <w:sz w:val="16"/>
                <w:szCs w:val="16"/>
              </w:rPr>
              <w:t>Accelerator Pedal Fully Applied Learned Position</w:t>
            </w:r>
            <w:r>
              <w:rPr>
                <w:rFonts w:ascii="Arial" w:hAnsi="Arial" w:cs="Arial"/>
                <w:sz w:val="16"/>
                <w:szCs w:val="16"/>
              </w:rPr>
              <w:t xml:space="preserve"> Sensor 1</w:t>
            </w:r>
          </w:p>
        </w:tc>
        <w:tc>
          <w:tcPr>
            <w:tcW w:w="720" w:type="dxa"/>
            <w:tcBorders>
              <w:top w:val="nil"/>
            </w:tcBorders>
          </w:tcPr>
          <w:p w:rsidR="0014304E" w:rsidRDefault="0014304E" w:rsidP="0014304E">
            <w:pPr>
              <w:jc w:val="right"/>
              <w:rPr>
                <w:rFonts w:ascii="Arial" w:hAnsi="Arial"/>
                <w:sz w:val="16"/>
              </w:rPr>
            </w:pPr>
            <w:r>
              <w:rPr>
                <w:rFonts w:ascii="Arial" w:hAnsi="Arial"/>
                <w:sz w:val="16"/>
              </w:rPr>
              <w:t>1</w:t>
            </w:r>
          </w:p>
        </w:tc>
        <w:tc>
          <w:tcPr>
            <w:tcW w:w="720" w:type="dxa"/>
            <w:tcBorders>
              <w:top w:val="nil"/>
            </w:tcBorders>
          </w:tcPr>
          <w:p w:rsidR="0014304E" w:rsidRDefault="0014304E" w:rsidP="0014304E">
            <w:pPr>
              <w:rPr>
                <w:rFonts w:ascii="Arial" w:hAnsi="Arial"/>
                <w:sz w:val="16"/>
              </w:rPr>
            </w:pPr>
            <w:r>
              <w:rPr>
                <w:rFonts w:ascii="Arial" w:hAnsi="Arial"/>
                <w:sz w:val="16"/>
              </w:rPr>
              <w:t>UNM</w:t>
            </w:r>
          </w:p>
        </w:tc>
        <w:tc>
          <w:tcPr>
            <w:tcW w:w="2160" w:type="dxa"/>
            <w:tcBorders>
              <w:top w:val="nil"/>
            </w:tcBorders>
          </w:tcPr>
          <w:p w:rsidR="0014304E" w:rsidRDefault="0014304E" w:rsidP="0014304E">
            <w:pPr>
              <w:rPr>
                <w:rFonts w:ascii="Arial" w:hAnsi="Arial"/>
                <w:sz w:val="16"/>
              </w:rPr>
            </w:pPr>
            <w:r>
              <w:rPr>
                <w:rFonts w:ascii="Arial" w:hAnsi="Arial"/>
                <w:sz w:val="16"/>
              </w:rPr>
              <w:t>0 - 100 %</w:t>
            </w:r>
          </w:p>
        </w:tc>
        <w:tc>
          <w:tcPr>
            <w:tcW w:w="2160" w:type="dxa"/>
            <w:tcBorders>
              <w:top w:val="nil"/>
            </w:tcBorders>
          </w:tcPr>
          <w:p w:rsidR="0014304E" w:rsidRDefault="0014304E" w:rsidP="0014304E">
            <w:pPr>
              <w:rPr>
                <w:rFonts w:ascii="Arial" w:hAnsi="Arial"/>
                <w:sz w:val="16"/>
              </w:rPr>
            </w:pPr>
            <w:r>
              <w:rPr>
                <w:rFonts w:ascii="Arial" w:hAnsi="Arial"/>
                <w:sz w:val="16"/>
              </w:rPr>
              <w:t>E = N * 100 / 255</w:t>
            </w:r>
          </w:p>
        </w:tc>
      </w:tr>
    </w:tbl>
    <w:p w:rsidR="0014304E" w:rsidRDefault="0014304E" w:rsidP="0014304E"/>
    <w:p w:rsidR="0014304E" w:rsidRPr="004E405D" w:rsidRDefault="0014304E" w:rsidP="0014304E">
      <w:r w:rsidRPr="004E405D">
        <w:rPr>
          <w:color w:val="000000"/>
        </w:rPr>
        <w:t xml:space="preserve">This PID contains the learned maximum </w:t>
      </w:r>
      <w:r>
        <w:rPr>
          <w:color w:val="000000"/>
        </w:rPr>
        <w:t xml:space="preserve">(fully applied) </w:t>
      </w:r>
      <w:r w:rsidRPr="004E405D">
        <w:rPr>
          <w:color w:val="000000"/>
        </w:rPr>
        <w:t xml:space="preserve">accelerator pedal position </w:t>
      </w:r>
      <w:r>
        <w:rPr>
          <w:color w:val="000000"/>
        </w:rPr>
        <w:t xml:space="preserve">relating to </w:t>
      </w:r>
      <w:r>
        <w:t>absolute accelerator pedal position (no correction or normalization based upon learned minimum or maximum positions) from accelerator pedal position sensor 1.</w:t>
      </w:r>
    </w:p>
    <w:p w:rsidR="0014304E" w:rsidRDefault="0014304E" w:rsidP="0014304E">
      <w:pPr>
        <w:keepNext w:val="0"/>
        <w:keepLines w:val="0"/>
      </w:pPr>
    </w:p>
    <w:p w:rsidR="0014304E" w:rsidRDefault="0014304E" w:rsidP="0014304E">
      <w:pPr>
        <w:pStyle w:val="Heading3"/>
      </w:pPr>
      <w:bookmarkStart w:id="1019" w:name="_Toc223513258"/>
      <w:r>
        <w:t>APSR – PID $2857 – Accelerator Pedal Fully Applied Learned Position Sensor 2</w:t>
      </w:r>
      <w:bookmarkEnd w:id="1019"/>
    </w:p>
    <w:p w:rsidR="0014304E" w:rsidRDefault="0014304E" w:rsidP="0014304E"/>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14304E" w:rsidTr="0014304E">
        <w:trPr>
          <w:cantSplit/>
          <w:jc w:val="center"/>
        </w:trPr>
        <w:tc>
          <w:tcPr>
            <w:tcW w:w="720" w:type="dxa"/>
            <w:tcBorders>
              <w:bottom w:val="single" w:sz="12" w:space="0" w:color="000000"/>
            </w:tcBorders>
          </w:tcPr>
          <w:p w:rsidR="0014304E" w:rsidRDefault="0014304E" w:rsidP="0014304E">
            <w:pPr>
              <w:jc w:val="center"/>
              <w:rPr>
                <w:b/>
                <w:sz w:val="16"/>
              </w:rPr>
            </w:pPr>
            <w:r>
              <w:rPr>
                <w:b/>
                <w:sz w:val="16"/>
              </w:rPr>
              <w:t>PID</w:t>
            </w:r>
          </w:p>
        </w:tc>
        <w:tc>
          <w:tcPr>
            <w:tcW w:w="2880" w:type="dxa"/>
            <w:tcBorders>
              <w:bottom w:val="single" w:sz="12" w:space="0" w:color="000000"/>
            </w:tcBorders>
          </w:tcPr>
          <w:p w:rsidR="0014304E" w:rsidRDefault="0014304E" w:rsidP="0014304E">
            <w:pPr>
              <w:jc w:val="center"/>
              <w:rPr>
                <w:b/>
                <w:sz w:val="16"/>
              </w:rPr>
            </w:pPr>
            <w:r>
              <w:rPr>
                <w:b/>
                <w:sz w:val="16"/>
              </w:rPr>
              <w:t>Signal</w:t>
            </w:r>
          </w:p>
        </w:tc>
        <w:tc>
          <w:tcPr>
            <w:tcW w:w="720" w:type="dxa"/>
            <w:tcBorders>
              <w:bottom w:val="single" w:sz="12" w:space="0" w:color="000000"/>
            </w:tcBorders>
          </w:tcPr>
          <w:p w:rsidR="0014304E" w:rsidRDefault="0014304E" w:rsidP="0014304E">
            <w:pPr>
              <w:jc w:val="center"/>
              <w:rPr>
                <w:b/>
                <w:sz w:val="16"/>
              </w:rPr>
            </w:pPr>
            <w:r>
              <w:rPr>
                <w:b/>
                <w:sz w:val="16"/>
              </w:rPr>
              <w:t>Length (Bytes)</w:t>
            </w:r>
          </w:p>
        </w:tc>
        <w:tc>
          <w:tcPr>
            <w:tcW w:w="720" w:type="dxa"/>
            <w:tcBorders>
              <w:bottom w:val="single" w:sz="12" w:space="0" w:color="000000"/>
            </w:tcBorders>
          </w:tcPr>
          <w:p w:rsidR="0014304E" w:rsidRDefault="0014304E" w:rsidP="0014304E">
            <w:pPr>
              <w:jc w:val="center"/>
              <w:rPr>
                <w:b/>
                <w:sz w:val="16"/>
              </w:rPr>
            </w:pPr>
            <w:r>
              <w:rPr>
                <w:b/>
                <w:sz w:val="16"/>
              </w:rPr>
              <w:t>Data Type</w:t>
            </w:r>
          </w:p>
        </w:tc>
        <w:tc>
          <w:tcPr>
            <w:tcW w:w="2160" w:type="dxa"/>
            <w:tcBorders>
              <w:bottom w:val="single" w:sz="12" w:space="0" w:color="000000"/>
            </w:tcBorders>
          </w:tcPr>
          <w:p w:rsidR="0014304E" w:rsidRDefault="0014304E" w:rsidP="0014304E">
            <w:pPr>
              <w:jc w:val="center"/>
              <w:rPr>
                <w:b/>
                <w:sz w:val="16"/>
              </w:rPr>
            </w:pPr>
            <w:r>
              <w:rPr>
                <w:b/>
                <w:sz w:val="16"/>
              </w:rPr>
              <w:t>Range</w:t>
            </w:r>
          </w:p>
        </w:tc>
        <w:tc>
          <w:tcPr>
            <w:tcW w:w="2160" w:type="dxa"/>
            <w:tcBorders>
              <w:bottom w:val="single" w:sz="12" w:space="0" w:color="000000"/>
            </w:tcBorders>
          </w:tcPr>
          <w:p w:rsidR="0014304E" w:rsidRDefault="0014304E" w:rsidP="0014304E">
            <w:pPr>
              <w:jc w:val="center"/>
              <w:rPr>
                <w:b/>
                <w:sz w:val="16"/>
              </w:rPr>
            </w:pPr>
            <w:r>
              <w:rPr>
                <w:b/>
                <w:sz w:val="16"/>
              </w:rPr>
              <w:t>Conversion</w:t>
            </w:r>
          </w:p>
        </w:tc>
      </w:tr>
      <w:tr w:rsidR="0014304E" w:rsidTr="0014304E">
        <w:trPr>
          <w:cantSplit/>
          <w:jc w:val="center"/>
        </w:trPr>
        <w:tc>
          <w:tcPr>
            <w:tcW w:w="720" w:type="dxa"/>
            <w:tcBorders>
              <w:top w:val="nil"/>
            </w:tcBorders>
          </w:tcPr>
          <w:p w:rsidR="0014304E" w:rsidRDefault="0014304E" w:rsidP="0014304E">
            <w:pPr>
              <w:jc w:val="right"/>
              <w:rPr>
                <w:rFonts w:ascii="Arial" w:hAnsi="Arial"/>
                <w:sz w:val="16"/>
              </w:rPr>
            </w:pPr>
            <w:r>
              <w:rPr>
                <w:rFonts w:ascii="Arial" w:hAnsi="Arial"/>
                <w:sz w:val="16"/>
              </w:rPr>
              <w:t>$2857</w:t>
            </w:r>
          </w:p>
        </w:tc>
        <w:tc>
          <w:tcPr>
            <w:tcW w:w="2880" w:type="dxa"/>
            <w:tcBorders>
              <w:top w:val="nil"/>
            </w:tcBorders>
          </w:tcPr>
          <w:p w:rsidR="0014304E" w:rsidRPr="00F372DF" w:rsidRDefault="0014304E" w:rsidP="0014304E">
            <w:pPr>
              <w:rPr>
                <w:rFonts w:ascii="Arial" w:hAnsi="Arial" w:cs="Arial"/>
                <w:sz w:val="16"/>
                <w:szCs w:val="16"/>
              </w:rPr>
            </w:pPr>
            <w:r w:rsidRPr="00F372DF">
              <w:rPr>
                <w:rFonts w:ascii="Arial" w:hAnsi="Arial" w:cs="Arial"/>
                <w:sz w:val="16"/>
                <w:szCs w:val="16"/>
              </w:rPr>
              <w:t>Accelerator Pedal Fully Applied Learned Position</w:t>
            </w:r>
            <w:r>
              <w:rPr>
                <w:rFonts w:ascii="Arial" w:hAnsi="Arial" w:cs="Arial"/>
                <w:sz w:val="16"/>
                <w:szCs w:val="16"/>
              </w:rPr>
              <w:t xml:space="preserve"> Sensor 2</w:t>
            </w:r>
          </w:p>
        </w:tc>
        <w:tc>
          <w:tcPr>
            <w:tcW w:w="720" w:type="dxa"/>
            <w:tcBorders>
              <w:top w:val="nil"/>
            </w:tcBorders>
          </w:tcPr>
          <w:p w:rsidR="0014304E" w:rsidRDefault="0014304E" w:rsidP="0014304E">
            <w:pPr>
              <w:jc w:val="right"/>
              <w:rPr>
                <w:rFonts w:ascii="Arial" w:hAnsi="Arial"/>
                <w:sz w:val="16"/>
              </w:rPr>
            </w:pPr>
            <w:r>
              <w:rPr>
                <w:rFonts w:ascii="Arial" w:hAnsi="Arial"/>
                <w:sz w:val="16"/>
              </w:rPr>
              <w:t>1</w:t>
            </w:r>
          </w:p>
        </w:tc>
        <w:tc>
          <w:tcPr>
            <w:tcW w:w="720" w:type="dxa"/>
            <w:tcBorders>
              <w:top w:val="nil"/>
            </w:tcBorders>
          </w:tcPr>
          <w:p w:rsidR="0014304E" w:rsidRDefault="0014304E" w:rsidP="0014304E">
            <w:pPr>
              <w:rPr>
                <w:rFonts w:ascii="Arial" w:hAnsi="Arial"/>
                <w:sz w:val="16"/>
              </w:rPr>
            </w:pPr>
            <w:r>
              <w:rPr>
                <w:rFonts w:ascii="Arial" w:hAnsi="Arial"/>
                <w:sz w:val="16"/>
              </w:rPr>
              <w:t>UNM</w:t>
            </w:r>
          </w:p>
        </w:tc>
        <w:tc>
          <w:tcPr>
            <w:tcW w:w="2160" w:type="dxa"/>
            <w:tcBorders>
              <w:top w:val="nil"/>
            </w:tcBorders>
          </w:tcPr>
          <w:p w:rsidR="0014304E" w:rsidRDefault="0014304E" w:rsidP="0014304E">
            <w:pPr>
              <w:rPr>
                <w:rFonts w:ascii="Arial" w:hAnsi="Arial"/>
                <w:sz w:val="16"/>
              </w:rPr>
            </w:pPr>
            <w:r>
              <w:rPr>
                <w:rFonts w:ascii="Arial" w:hAnsi="Arial"/>
                <w:sz w:val="16"/>
              </w:rPr>
              <w:t>0 - 100 %</w:t>
            </w:r>
          </w:p>
        </w:tc>
        <w:tc>
          <w:tcPr>
            <w:tcW w:w="2160" w:type="dxa"/>
            <w:tcBorders>
              <w:top w:val="nil"/>
            </w:tcBorders>
          </w:tcPr>
          <w:p w:rsidR="0014304E" w:rsidRDefault="0014304E" w:rsidP="0014304E">
            <w:pPr>
              <w:rPr>
                <w:rFonts w:ascii="Arial" w:hAnsi="Arial"/>
                <w:sz w:val="16"/>
              </w:rPr>
            </w:pPr>
            <w:r>
              <w:rPr>
                <w:rFonts w:ascii="Arial" w:hAnsi="Arial"/>
                <w:sz w:val="16"/>
              </w:rPr>
              <w:t>E = N * 100 / 255</w:t>
            </w:r>
          </w:p>
        </w:tc>
      </w:tr>
    </w:tbl>
    <w:p w:rsidR="0014304E" w:rsidRDefault="0014304E" w:rsidP="0014304E"/>
    <w:p w:rsidR="0014304E" w:rsidRPr="004E405D" w:rsidRDefault="0014304E" w:rsidP="0014304E">
      <w:r w:rsidRPr="004E405D">
        <w:rPr>
          <w:color w:val="000000"/>
        </w:rPr>
        <w:t xml:space="preserve">This PID contains the learned maximum </w:t>
      </w:r>
      <w:r>
        <w:rPr>
          <w:color w:val="000000"/>
        </w:rPr>
        <w:t xml:space="preserve">(fully applied) </w:t>
      </w:r>
      <w:r w:rsidRPr="004E405D">
        <w:rPr>
          <w:color w:val="000000"/>
        </w:rPr>
        <w:t xml:space="preserve">accelerator pedal position </w:t>
      </w:r>
      <w:r>
        <w:rPr>
          <w:color w:val="000000"/>
        </w:rPr>
        <w:t xml:space="preserve">relating to </w:t>
      </w:r>
      <w:r>
        <w:t>absolute accelerator pedal position (no correction or normalization based upon learned minimum or maximum positions) from accelerator pedal position sensor 2.</w:t>
      </w:r>
    </w:p>
    <w:p w:rsidR="0014304E" w:rsidRDefault="0014304E" w:rsidP="0014304E">
      <w:pPr>
        <w:keepNext w:val="0"/>
        <w:keepLines w:val="0"/>
      </w:pPr>
    </w:p>
    <w:p w:rsidR="008120E3" w:rsidRPr="008120E3" w:rsidRDefault="008120E3" w:rsidP="008120E3">
      <w:pPr>
        <w:pStyle w:val="Heading3"/>
      </w:pPr>
      <w:bookmarkStart w:id="1020" w:name="_Toc223513259"/>
      <w:bookmarkStart w:id="1021" w:name="_Toc158706917"/>
      <w:r w:rsidRPr="008120E3">
        <w:lastRenderedPageBreak/>
        <w:t>TUDR – PID $2861 – Transmission Tap Up/Down Switch 2 Status</w:t>
      </w:r>
      <w:bookmarkEnd w:id="1020"/>
    </w:p>
    <w:p w:rsidR="008120E3" w:rsidRPr="008120E3" w:rsidRDefault="008120E3" w:rsidP="008120E3"/>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8120E3" w:rsidRPr="008120E3" w:rsidTr="00975B45">
        <w:trPr>
          <w:cantSplit/>
          <w:jc w:val="center"/>
        </w:trPr>
        <w:tc>
          <w:tcPr>
            <w:tcW w:w="720" w:type="dxa"/>
            <w:tcBorders>
              <w:bottom w:val="single" w:sz="12" w:space="0" w:color="000000"/>
            </w:tcBorders>
          </w:tcPr>
          <w:p w:rsidR="008120E3" w:rsidRPr="008120E3" w:rsidRDefault="008120E3" w:rsidP="00975B45">
            <w:pPr>
              <w:jc w:val="center"/>
              <w:rPr>
                <w:b/>
                <w:sz w:val="16"/>
              </w:rPr>
            </w:pPr>
            <w:r w:rsidRPr="008120E3">
              <w:rPr>
                <w:b/>
                <w:sz w:val="16"/>
              </w:rPr>
              <w:t>PID</w:t>
            </w:r>
          </w:p>
        </w:tc>
        <w:tc>
          <w:tcPr>
            <w:tcW w:w="2880" w:type="dxa"/>
            <w:tcBorders>
              <w:bottom w:val="single" w:sz="12" w:space="0" w:color="000000"/>
            </w:tcBorders>
          </w:tcPr>
          <w:p w:rsidR="008120E3" w:rsidRPr="008120E3" w:rsidRDefault="008120E3" w:rsidP="00975B45">
            <w:pPr>
              <w:jc w:val="center"/>
              <w:rPr>
                <w:b/>
                <w:sz w:val="16"/>
              </w:rPr>
            </w:pPr>
            <w:r w:rsidRPr="008120E3">
              <w:rPr>
                <w:b/>
                <w:sz w:val="16"/>
              </w:rPr>
              <w:t>Signal</w:t>
            </w:r>
          </w:p>
        </w:tc>
        <w:tc>
          <w:tcPr>
            <w:tcW w:w="720" w:type="dxa"/>
            <w:tcBorders>
              <w:bottom w:val="single" w:sz="12" w:space="0" w:color="000000"/>
            </w:tcBorders>
          </w:tcPr>
          <w:p w:rsidR="008120E3" w:rsidRPr="008120E3" w:rsidRDefault="008120E3" w:rsidP="00975B45">
            <w:pPr>
              <w:jc w:val="center"/>
              <w:rPr>
                <w:b/>
                <w:sz w:val="16"/>
              </w:rPr>
            </w:pPr>
            <w:r w:rsidRPr="008120E3">
              <w:rPr>
                <w:b/>
                <w:sz w:val="16"/>
              </w:rPr>
              <w:t>Length (Bytes)</w:t>
            </w:r>
          </w:p>
        </w:tc>
        <w:tc>
          <w:tcPr>
            <w:tcW w:w="720" w:type="dxa"/>
            <w:tcBorders>
              <w:bottom w:val="single" w:sz="12" w:space="0" w:color="000000"/>
            </w:tcBorders>
          </w:tcPr>
          <w:p w:rsidR="008120E3" w:rsidRPr="008120E3" w:rsidRDefault="008120E3" w:rsidP="00975B45">
            <w:pPr>
              <w:jc w:val="center"/>
              <w:rPr>
                <w:b/>
                <w:sz w:val="16"/>
              </w:rPr>
            </w:pPr>
            <w:r w:rsidRPr="008120E3">
              <w:rPr>
                <w:b/>
                <w:sz w:val="16"/>
              </w:rPr>
              <w:t>Data Type</w:t>
            </w:r>
          </w:p>
        </w:tc>
        <w:tc>
          <w:tcPr>
            <w:tcW w:w="2160" w:type="dxa"/>
            <w:tcBorders>
              <w:bottom w:val="single" w:sz="12" w:space="0" w:color="000000"/>
            </w:tcBorders>
          </w:tcPr>
          <w:p w:rsidR="008120E3" w:rsidRPr="008120E3" w:rsidRDefault="008120E3" w:rsidP="00975B45">
            <w:pPr>
              <w:jc w:val="center"/>
              <w:rPr>
                <w:b/>
                <w:sz w:val="16"/>
              </w:rPr>
            </w:pPr>
            <w:r w:rsidRPr="008120E3">
              <w:rPr>
                <w:b/>
                <w:sz w:val="16"/>
              </w:rPr>
              <w:t>Range</w:t>
            </w:r>
          </w:p>
        </w:tc>
        <w:tc>
          <w:tcPr>
            <w:tcW w:w="2160" w:type="dxa"/>
            <w:tcBorders>
              <w:bottom w:val="single" w:sz="12" w:space="0" w:color="000000"/>
            </w:tcBorders>
          </w:tcPr>
          <w:p w:rsidR="008120E3" w:rsidRPr="008120E3" w:rsidRDefault="008120E3" w:rsidP="00975B45">
            <w:pPr>
              <w:jc w:val="center"/>
              <w:rPr>
                <w:b/>
                <w:sz w:val="16"/>
              </w:rPr>
            </w:pPr>
            <w:r w:rsidRPr="008120E3">
              <w:rPr>
                <w:b/>
                <w:sz w:val="16"/>
              </w:rPr>
              <w:t>Conversion</w:t>
            </w:r>
          </w:p>
        </w:tc>
      </w:tr>
      <w:tr w:rsidR="008120E3" w:rsidRPr="008120E3" w:rsidTr="00975B45">
        <w:trPr>
          <w:cantSplit/>
          <w:jc w:val="center"/>
        </w:trPr>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$2861</w:t>
            </w:r>
          </w:p>
        </w:tc>
        <w:tc>
          <w:tcPr>
            <w:tcW w:w="2880" w:type="dxa"/>
            <w:tcBorders>
              <w:top w:val="nil"/>
            </w:tcBorders>
          </w:tcPr>
          <w:p w:rsidR="008120E3" w:rsidRPr="008120E3" w:rsidRDefault="008120E3" w:rsidP="00975B45">
            <w:pPr>
              <w:rPr>
                <w:rFonts w:ascii="Arial" w:hAnsi="Arial"/>
                <w:sz w:val="16"/>
              </w:rPr>
            </w:pPr>
            <w:r w:rsidRPr="008120E3">
              <w:rPr>
                <w:rFonts w:ascii="Arial" w:hAnsi="Arial"/>
                <w:sz w:val="16"/>
              </w:rPr>
              <w:t>Transmission Tap Up/Down Switch 2 Status</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1</w:t>
            </w:r>
          </w:p>
        </w:tc>
        <w:tc>
          <w:tcPr>
            <w:tcW w:w="720" w:type="dxa"/>
            <w:tcBorders>
              <w:top w:val="nil"/>
            </w:tcBorders>
          </w:tcPr>
          <w:p w:rsidR="008120E3" w:rsidRPr="008120E3" w:rsidRDefault="008120E3" w:rsidP="00975B45">
            <w:pPr>
              <w:rPr>
                <w:rFonts w:ascii="Arial" w:hAnsi="Arial"/>
                <w:sz w:val="16"/>
              </w:rPr>
            </w:pPr>
            <w:r w:rsidRPr="008120E3">
              <w:rPr>
                <w:rFonts w:ascii="Arial" w:hAnsi="Arial"/>
                <w:sz w:val="16"/>
              </w:rPr>
              <w:t>PKT</w:t>
            </w:r>
          </w:p>
        </w:tc>
        <w:tc>
          <w:tcPr>
            <w:tcW w:w="2160" w:type="dxa"/>
            <w:tcBorders>
              <w:top w:val="nil"/>
            </w:tcBorders>
          </w:tcPr>
          <w:p w:rsidR="008120E3" w:rsidRPr="008120E3" w:rsidRDefault="008120E3" w:rsidP="00975B45">
            <w:pPr>
              <w:rPr>
                <w:rFonts w:ascii="Arial" w:hAnsi="Arial"/>
                <w:sz w:val="16"/>
              </w:rPr>
            </w:pPr>
            <w:r w:rsidRPr="008120E3">
              <w:rPr>
                <w:rFonts w:ascii="Arial" w:hAnsi="Arial"/>
                <w:sz w:val="16"/>
              </w:rPr>
              <w:t>N/A</w:t>
            </w:r>
          </w:p>
        </w:tc>
        <w:tc>
          <w:tcPr>
            <w:tcW w:w="2160" w:type="dxa"/>
            <w:tcBorders>
              <w:top w:val="nil"/>
            </w:tcBorders>
          </w:tcPr>
          <w:p w:rsidR="008120E3" w:rsidRPr="008120E3" w:rsidRDefault="008120E3" w:rsidP="00975B45">
            <w:pPr>
              <w:rPr>
                <w:rFonts w:ascii="Arial" w:hAnsi="Arial"/>
                <w:sz w:val="16"/>
              </w:rPr>
            </w:pPr>
            <w:r w:rsidRPr="008120E3">
              <w:rPr>
                <w:rFonts w:ascii="Arial" w:hAnsi="Arial"/>
                <w:sz w:val="16"/>
              </w:rPr>
              <w:t>N/A</w:t>
            </w:r>
          </w:p>
        </w:tc>
      </w:tr>
    </w:tbl>
    <w:p w:rsidR="008120E3" w:rsidRPr="008120E3" w:rsidRDefault="008120E3" w:rsidP="008120E3"/>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8120E3" w:rsidRPr="008120E3" w:rsidTr="00975B45">
        <w:trPr>
          <w:cantSplit/>
          <w:jc w:val="center"/>
        </w:trPr>
        <w:tc>
          <w:tcPr>
            <w:tcW w:w="2448" w:type="dxa"/>
            <w:tcBorders>
              <w:bottom w:val="single" w:sz="12" w:space="0" w:color="000000"/>
            </w:tcBorders>
          </w:tcPr>
          <w:p w:rsidR="008120E3" w:rsidRPr="008120E3" w:rsidRDefault="008120E3" w:rsidP="00975B45">
            <w:pPr>
              <w:jc w:val="center"/>
              <w:rPr>
                <w:b/>
                <w:sz w:val="16"/>
              </w:rPr>
            </w:pPr>
            <w:r w:rsidRPr="008120E3">
              <w:rPr>
                <w:b/>
                <w:sz w:val="16"/>
              </w:rPr>
              <w:t>Signal</w:t>
            </w:r>
          </w:p>
        </w:tc>
        <w:tc>
          <w:tcPr>
            <w:tcW w:w="720" w:type="dxa"/>
            <w:tcBorders>
              <w:bottom w:val="single" w:sz="12" w:space="0" w:color="000000"/>
            </w:tcBorders>
          </w:tcPr>
          <w:p w:rsidR="008120E3" w:rsidRPr="008120E3" w:rsidRDefault="008120E3" w:rsidP="00975B45">
            <w:pPr>
              <w:jc w:val="center"/>
              <w:rPr>
                <w:b/>
                <w:sz w:val="16"/>
              </w:rPr>
            </w:pPr>
            <w:r w:rsidRPr="008120E3">
              <w:rPr>
                <w:b/>
                <w:sz w:val="16"/>
              </w:rPr>
              <w:t>Start Byte</w:t>
            </w:r>
          </w:p>
        </w:tc>
        <w:tc>
          <w:tcPr>
            <w:tcW w:w="720" w:type="dxa"/>
            <w:tcBorders>
              <w:bottom w:val="single" w:sz="12" w:space="0" w:color="000000"/>
            </w:tcBorders>
          </w:tcPr>
          <w:p w:rsidR="008120E3" w:rsidRPr="008120E3" w:rsidRDefault="008120E3" w:rsidP="00975B45">
            <w:pPr>
              <w:jc w:val="center"/>
              <w:rPr>
                <w:b/>
                <w:sz w:val="16"/>
              </w:rPr>
            </w:pPr>
            <w:r w:rsidRPr="008120E3">
              <w:rPr>
                <w:b/>
                <w:sz w:val="16"/>
              </w:rPr>
              <w:t>Start Bit</w:t>
            </w:r>
          </w:p>
        </w:tc>
        <w:tc>
          <w:tcPr>
            <w:tcW w:w="720" w:type="dxa"/>
            <w:tcBorders>
              <w:bottom w:val="single" w:sz="12" w:space="0" w:color="000000"/>
            </w:tcBorders>
          </w:tcPr>
          <w:p w:rsidR="008120E3" w:rsidRPr="008120E3" w:rsidRDefault="008120E3" w:rsidP="00975B45">
            <w:pPr>
              <w:jc w:val="center"/>
              <w:rPr>
                <w:b/>
                <w:sz w:val="16"/>
              </w:rPr>
            </w:pPr>
            <w:r w:rsidRPr="008120E3">
              <w:rPr>
                <w:b/>
                <w:sz w:val="16"/>
              </w:rPr>
              <w:t>Length (Bits)</w:t>
            </w:r>
          </w:p>
        </w:tc>
        <w:tc>
          <w:tcPr>
            <w:tcW w:w="720" w:type="dxa"/>
            <w:tcBorders>
              <w:bottom w:val="single" w:sz="12" w:space="0" w:color="000000"/>
            </w:tcBorders>
          </w:tcPr>
          <w:p w:rsidR="008120E3" w:rsidRPr="008120E3" w:rsidRDefault="008120E3" w:rsidP="00975B45">
            <w:pPr>
              <w:jc w:val="center"/>
              <w:rPr>
                <w:b/>
                <w:sz w:val="16"/>
              </w:rPr>
            </w:pPr>
            <w:r w:rsidRPr="008120E3">
              <w:rPr>
                <w:b/>
                <w:sz w:val="16"/>
              </w:rPr>
              <w:t>Data Type</w:t>
            </w:r>
          </w:p>
        </w:tc>
        <w:tc>
          <w:tcPr>
            <w:tcW w:w="2016" w:type="dxa"/>
            <w:tcBorders>
              <w:bottom w:val="single" w:sz="12" w:space="0" w:color="000000"/>
            </w:tcBorders>
          </w:tcPr>
          <w:p w:rsidR="008120E3" w:rsidRPr="008120E3" w:rsidRDefault="008120E3" w:rsidP="00975B45">
            <w:pPr>
              <w:jc w:val="center"/>
              <w:rPr>
                <w:b/>
                <w:sz w:val="16"/>
              </w:rPr>
            </w:pPr>
            <w:r w:rsidRPr="008120E3">
              <w:rPr>
                <w:b/>
                <w:sz w:val="16"/>
              </w:rPr>
              <w:t>Range</w:t>
            </w:r>
          </w:p>
        </w:tc>
        <w:tc>
          <w:tcPr>
            <w:tcW w:w="2016" w:type="dxa"/>
            <w:tcBorders>
              <w:bottom w:val="single" w:sz="12" w:space="0" w:color="000000"/>
            </w:tcBorders>
          </w:tcPr>
          <w:p w:rsidR="008120E3" w:rsidRPr="008120E3" w:rsidRDefault="008120E3" w:rsidP="00975B45">
            <w:pPr>
              <w:jc w:val="center"/>
              <w:rPr>
                <w:b/>
                <w:sz w:val="16"/>
              </w:rPr>
            </w:pPr>
            <w:r w:rsidRPr="008120E3">
              <w:rPr>
                <w:b/>
                <w:sz w:val="16"/>
              </w:rPr>
              <w:t>Conversion</w:t>
            </w:r>
          </w:p>
        </w:tc>
      </w:tr>
      <w:tr w:rsidR="008120E3" w:rsidRPr="008120E3" w:rsidTr="00975B45">
        <w:trPr>
          <w:cantSplit/>
          <w:jc w:val="center"/>
        </w:trPr>
        <w:tc>
          <w:tcPr>
            <w:tcW w:w="2448" w:type="dxa"/>
            <w:tcBorders>
              <w:top w:val="nil"/>
            </w:tcBorders>
          </w:tcPr>
          <w:p w:rsidR="008120E3" w:rsidRPr="008120E3" w:rsidRDefault="008120E3" w:rsidP="00975B45">
            <w:pPr>
              <w:rPr>
                <w:rFonts w:ascii="Arial" w:hAnsi="Arial"/>
                <w:sz w:val="16"/>
              </w:rPr>
            </w:pPr>
            <w:r w:rsidRPr="008120E3">
              <w:rPr>
                <w:rFonts w:ascii="Arial" w:hAnsi="Arial"/>
                <w:sz w:val="16"/>
              </w:rPr>
              <w:t>Transmission Tap Up/Down Switch 2 Invalid</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0</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7</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1</w:t>
            </w:r>
          </w:p>
        </w:tc>
        <w:tc>
          <w:tcPr>
            <w:tcW w:w="720" w:type="dxa"/>
            <w:tcBorders>
              <w:top w:val="nil"/>
            </w:tcBorders>
          </w:tcPr>
          <w:p w:rsidR="008120E3" w:rsidRPr="008120E3" w:rsidRDefault="008120E3" w:rsidP="00975B45">
            <w:pPr>
              <w:pStyle w:val="FootnoteText"/>
              <w:rPr>
                <w:rFonts w:ascii="Arial" w:hAnsi="Arial"/>
              </w:rPr>
            </w:pPr>
            <w:r w:rsidRPr="008120E3">
              <w:rPr>
                <w:rFonts w:ascii="Arial" w:hAnsi="Arial"/>
              </w:rPr>
              <w:t>BLN</w:t>
            </w:r>
          </w:p>
        </w:tc>
        <w:tc>
          <w:tcPr>
            <w:tcW w:w="2016" w:type="dxa"/>
            <w:tcBorders>
              <w:top w:val="nil"/>
            </w:tcBorders>
          </w:tcPr>
          <w:p w:rsidR="008120E3" w:rsidRPr="008120E3" w:rsidRDefault="008120E3" w:rsidP="00975B45">
            <w:pPr>
              <w:rPr>
                <w:rFonts w:ascii="Arial" w:hAnsi="Arial"/>
                <w:sz w:val="16"/>
              </w:rPr>
            </w:pPr>
            <w:r w:rsidRPr="008120E3">
              <w:rPr>
                <w:rFonts w:ascii="Arial" w:hAnsi="Arial"/>
                <w:sz w:val="16"/>
              </w:rPr>
              <w:t>N/A</w:t>
            </w:r>
          </w:p>
        </w:tc>
        <w:tc>
          <w:tcPr>
            <w:tcW w:w="2016" w:type="dxa"/>
            <w:tcBorders>
              <w:top w:val="nil"/>
            </w:tcBorders>
          </w:tcPr>
          <w:p w:rsidR="008120E3" w:rsidRPr="008120E3" w:rsidRDefault="008120E3" w:rsidP="00975B45">
            <w:pPr>
              <w:rPr>
                <w:rFonts w:ascii="Arial" w:hAnsi="Arial"/>
                <w:sz w:val="16"/>
              </w:rPr>
            </w:pPr>
            <w:r w:rsidRPr="008120E3">
              <w:rPr>
                <w:rFonts w:ascii="Arial" w:hAnsi="Arial"/>
                <w:sz w:val="16"/>
              </w:rPr>
              <w:t>$1=True; $0=False</w:t>
            </w:r>
          </w:p>
        </w:tc>
      </w:tr>
      <w:tr w:rsidR="008120E3" w:rsidRPr="008120E3" w:rsidTr="00975B45">
        <w:trPr>
          <w:cantSplit/>
          <w:jc w:val="center"/>
        </w:trPr>
        <w:tc>
          <w:tcPr>
            <w:tcW w:w="2448" w:type="dxa"/>
            <w:tcBorders>
              <w:top w:val="nil"/>
            </w:tcBorders>
          </w:tcPr>
          <w:p w:rsidR="008120E3" w:rsidRPr="008120E3" w:rsidRDefault="008120E3" w:rsidP="00975B45">
            <w:pPr>
              <w:rPr>
                <w:rFonts w:ascii="Arial" w:hAnsi="Arial"/>
                <w:sz w:val="16"/>
              </w:rPr>
            </w:pPr>
            <w:r w:rsidRPr="008120E3">
              <w:rPr>
                <w:rFonts w:ascii="Arial" w:hAnsi="Arial"/>
                <w:sz w:val="16"/>
              </w:rPr>
              <w:t>Reserved</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0</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6</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1</w:t>
            </w:r>
          </w:p>
        </w:tc>
        <w:tc>
          <w:tcPr>
            <w:tcW w:w="720" w:type="dxa"/>
            <w:tcBorders>
              <w:top w:val="nil"/>
            </w:tcBorders>
          </w:tcPr>
          <w:p w:rsidR="008120E3" w:rsidRPr="008120E3" w:rsidRDefault="008120E3" w:rsidP="00975B45">
            <w:pPr>
              <w:pStyle w:val="FootnoteText"/>
              <w:rPr>
                <w:rFonts w:ascii="Arial" w:hAnsi="Arial"/>
              </w:rPr>
            </w:pPr>
          </w:p>
        </w:tc>
        <w:tc>
          <w:tcPr>
            <w:tcW w:w="2016" w:type="dxa"/>
            <w:tcBorders>
              <w:top w:val="nil"/>
            </w:tcBorders>
          </w:tcPr>
          <w:p w:rsidR="008120E3" w:rsidRPr="008120E3" w:rsidRDefault="008120E3" w:rsidP="00975B45">
            <w:pPr>
              <w:rPr>
                <w:rFonts w:ascii="Arial" w:hAnsi="Arial"/>
                <w:sz w:val="16"/>
              </w:rPr>
            </w:pPr>
          </w:p>
        </w:tc>
        <w:tc>
          <w:tcPr>
            <w:tcW w:w="2016" w:type="dxa"/>
            <w:tcBorders>
              <w:top w:val="nil"/>
            </w:tcBorders>
          </w:tcPr>
          <w:p w:rsidR="008120E3" w:rsidRPr="008120E3" w:rsidRDefault="008120E3" w:rsidP="00975B45">
            <w:pPr>
              <w:rPr>
                <w:rFonts w:ascii="Arial" w:hAnsi="Arial"/>
                <w:sz w:val="16"/>
              </w:rPr>
            </w:pPr>
          </w:p>
        </w:tc>
      </w:tr>
      <w:tr w:rsidR="008120E3" w:rsidRPr="008120E3" w:rsidTr="00975B45">
        <w:trPr>
          <w:cantSplit/>
          <w:jc w:val="center"/>
        </w:trPr>
        <w:tc>
          <w:tcPr>
            <w:tcW w:w="2448" w:type="dxa"/>
            <w:tcBorders>
              <w:top w:val="nil"/>
            </w:tcBorders>
          </w:tcPr>
          <w:p w:rsidR="008120E3" w:rsidRPr="008120E3" w:rsidRDefault="008120E3" w:rsidP="00975B45">
            <w:pPr>
              <w:rPr>
                <w:rFonts w:ascii="Arial" w:hAnsi="Arial"/>
                <w:sz w:val="16"/>
              </w:rPr>
            </w:pPr>
            <w:r w:rsidRPr="008120E3">
              <w:rPr>
                <w:rFonts w:ascii="Arial" w:hAnsi="Arial"/>
                <w:sz w:val="16"/>
              </w:rPr>
              <w:t>Reserved</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0</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5</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1</w:t>
            </w:r>
          </w:p>
        </w:tc>
        <w:tc>
          <w:tcPr>
            <w:tcW w:w="720" w:type="dxa"/>
            <w:tcBorders>
              <w:top w:val="nil"/>
            </w:tcBorders>
          </w:tcPr>
          <w:p w:rsidR="008120E3" w:rsidRPr="008120E3" w:rsidRDefault="008120E3" w:rsidP="00975B45">
            <w:pPr>
              <w:pStyle w:val="FootnoteText"/>
              <w:rPr>
                <w:rFonts w:ascii="Arial" w:hAnsi="Arial"/>
              </w:rPr>
            </w:pPr>
          </w:p>
        </w:tc>
        <w:tc>
          <w:tcPr>
            <w:tcW w:w="2016" w:type="dxa"/>
            <w:tcBorders>
              <w:top w:val="nil"/>
            </w:tcBorders>
          </w:tcPr>
          <w:p w:rsidR="008120E3" w:rsidRPr="008120E3" w:rsidRDefault="008120E3" w:rsidP="00975B45">
            <w:pPr>
              <w:rPr>
                <w:rFonts w:ascii="Arial" w:hAnsi="Arial"/>
                <w:sz w:val="16"/>
              </w:rPr>
            </w:pPr>
          </w:p>
        </w:tc>
        <w:tc>
          <w:tcPr>
            <w:tcW w:w="2016" w:type="dxa"/>
            <w:tcBorders>
              <w:top w:val="nil"/>
            </w:tcBorders>
          </w:tcPr>
          <w:p w:rsidR="008120E3" w:rsidRPr="008120E3" w:rsidRDefault="008120E3" w:rsidP="00975B45">
            <w:pPr>
              <w:rPr>
                <w:rFonts w:ascii="Arial" w:hAnsi="Arial"/>
                <w:sz w:val="16"/>
              </w:rPr>
            </w:pPr>
          </w:p>
        </w:tc>
      </w:tr>
      <w:tr w:rsidR="008120E3" w:rsidRPr="008120E3" w:rsidTr="00975B45">
        <w:trPr>
          <w:cantSplit/>
          <w:jc w:val="center"/>
        </w:trPr>
        <w:tc>
          <w:tcPr>
            <w:tcW w:w="2448" w:type="dxa"/>
            <w:tcBorders>
              <w:top w:val="nil"/>
            </w:tcBorders>
          </w:tcPr>
          <w:p w:rsidR="008120E3" w:rsidRPr="008120E3" w:rsidRDefault="008120E3" w:rsidP="00975B45">
            <w:pPr>
              <w:rPr>
                <w:rFonts w:ascii="Arial" w:hAnsi="Arial"/>
                <w:sz w:val="16"/>
              </w:rPr>
            </w:pPr>
            <w:r w:rsidRPr="008120E3">
              <w:rPr>
                <w:rFonts w:ascii="Arial" w:hAnsi="Arial"/>
                <w:sz w:val="16"/>
              </w:rPr>
              <w:t>Reserved</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0</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4</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1</w:t>
            </w:r>
          </w:p>
        </w:tc>
        <w:tc>
          <w:tcPr>
            <w:tcW w:w="720" w:type="dxa"/>
            <w:tcBorders>
              <w:top w:val="nil"/>
            </w:tcBorders>
          </w:tcPr>
          <w:p w:rsidR="008120E3" w:rsidRPr="008120E3" w:rsidRDefault="008120E3" w:rsidP="00975B45">
            <w:pPr>
              <w:pStyle w:val="FootnoteText"/>
              <w:rPr>
                <w:rFonts w:ascii="Arial" w:hAnsi="Arial"/>
              </w:rPr>
            </w:pPr>
          </w:p>
        </w:tc>
        <w:tc>
          <w:tcPr>
            <w:tcW w:w="2016" w:type="dxa"/>
            <w:tcBorders>
              <w:top w:val="nil"/>
            </w:tcBorders>
          </w:tcPr>
          <w:p w:rsidR="008120E3" w:rsidRPr="008120E3" w:rsidRDefault="008120E3" w:rsidP="00975B45">
            <w:pPr>
              <w:rPr>
                <w:rFonts w:ascii="Arial" w:hAnsi="Arial"/>
                <w:sz w:val="16"/>
              </w:rPr>
            </w:pPr>
          </w:p>
        </w:tc>
        <w:tc>
          <w:tcPr>
            <w:tcW w:w="2016" w:type="dxa"/>
            <w:tcBorders>
              <w:top w:val="nil"/>
            </w:tcBorders>
          </w:tcPr>
          <w:p w:rsidR="008120E3" w:rsidRPr="008120E3" w:rsidRDefault="008120E3" w:rsidP="00975B45">
            <w:pPr>
              <w:rPr>
                <w:rFonts w:ascii="Arial" w:hAnsi="Arial"/>
                <w:sz w:val="16"/>
              </w:rPr>
            </w:pPr>
          </w:p>
        </w:tc>
      </w:tr>
      <w:tr w:rsidR="008120E3" w:rsidRPr="008120E3" w:rsidTr="00975B45">
        <w:trPr>
          <w:cantSplit/>
          <w:jc w:val="center"/>
        </w:trPr>
        <w:tc>
          <w:tcPr>
            <w:tcW w:w="2448" w:type="dxa"/>
            <w:tcBorders>
              <w:top w:val="nil"/>
            </w:tcBorders>
          </w:tcPr>
          <w:p w:rsidR="008120E3" w:rsidRPr="008120E3" w:rsidRDefault="008120E3" w:rsidP="00975B45">
            <w:pPr>
              <w:rPr>
                <w:rFonts w:ascii="Arial" w:hAnsi="Arial"/>
                <w:sz w:val="16"/>
              </w:rPr>
            </w:pPr>
            <w:r w:rsidRPr="008120E3">
              <w:rPr>
                <w:rFonts w:ascii="Arial" w:hAnsi="Arial"/>
                <w:sz w:val="16"/>
              </w:rPr>
              <w:t>Reserved</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0</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3</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1</w:t>
            </w:r>
          </w:p>
        </w:tc>
        <w:tc>
          <w:tcPr>
            <w:tcW w:w="720" w:type="dxa"/>
            <w:tcBorders>
              <w:top w:val="nil"/>
            </w:tcBorders>
          </w:tcPr>
          <w:p w:rsidR="008120E3" w:rsidRPr="008120E3" w:rsidRDefault="008120E3" w:rsidP="00975B45">
            <w:pPr>
              <w:pStyle w:val="FootnoteText"/>
              <w:rPr>
                <w:rFonts w:ascii="Arial" w:hAnsi="Arial"/>
              </w:rPr>
            </w:pPr>
          </w:p>
        </w:tc>
        <w:tc>
          <w:tcPr>
            <w:tcW w:w="2016" w:type="dxa"/>
            <w:tcBorders>
              <w:top w:val="nil"/>
            </w:tcBorders>
          </w:tcPr>
          <w:p w:rsidR="008120E3" w:rsidRPr="008120E3" w:rsidRDefault="008120E3" w:rsidP="00975B45">
            <w:pPr>
              <w:rPr>
                <w:rFonts w:ascii="Arial" w:hAnsi="Arial"/>
                <w:sz w:val="16"/>
              </w:rPr>
            </w:pPr>
          </w:p>
        </w:tc>
        <w:tc>
          <w:tcPr>
            <w:tcW w:w="2016" w:type="dxa"/>
            <w:tcBorders>
              <w:top w:val="nil"/>
            </w:tcBorders>
          </w:tcPr>
          <w:p w:rsidR="008120E3" w:rsidRPr="008120E3" w:rsidRDefault="008120E3" w:rsidP="00975B45">
            <w:pPr>
              <w:rPr>
                <w:rFonts w:ascii="Arial" w:hAnsi="Arial"/>
                <w:sz w:val="16"/>
              </w:rPr>
            </w:pPr>
          </w:p>
        </w:tc>
      </w:tr>
      <w:tr w:rsidR="008120E3" w:rsidRPr="008120E3" w:rsidTr="00975B45">
        <w:trPr>
          <w:cantSplit/>
          <w:jc w:val="center"/>
        </w:trPr>
        <w:tc>
          <w:tcPr>
            <w:tcW w:w="2448" w:type="dxa"/>
            <w:tcBorders>
              <w:top w:val="nil"/>
            </w:tcBorders>
          </w:tcPr>
          <w:p w:rsidR="008120E3" w:rsidRPr="008120E3" w:rsidRDefault="008120E3" w:rsidP="00975B45">
            <w:pPr>
              <w:rPr>
                <w:rFonts w:ascii="Arial" w:hAnsi="Arial"/>
                <w:sz w:val="16"/>
              </w:rPr>
            </w:pPr>
            <w:r w:rsidRPr="008120E3">
              <w:rPr>
                <w:rFonts w:ascii="Arial" w:hAnsi="Arial"/>
                <w:sz w:val="16"/>
              </w:rPr>
              <w:t>Transmission Tap Down Switch 2 Active</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0</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2</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1</w:t>
            </w:r>
          </w:p>
        </w:tc>
        <w:tc>
          <w:tcPr>
            <w:tcW w:w="720" w:type="dxa"/>
            <w:tcBorders>
              <w:top w:val="nil"/>
            </w:tcBorders>
          </w:tcPr>
          <w:p w:rsidR="008120E3" w:rsidRPr="008120E3" w:rsidRDefault="008120E3" w:rsidP="00975B45">
            <w:pPr>
              <w:pStyle w:val="FootnoteText"/>
              <w:rPr>
                <w:rFonts w:ascii="Arial" w:hAnsi="Arial"/>
              </w:rPr>
            </w:pPr>
            <w:r w:rsidRPr="008120E3">
              <w:rPr>
                <w:rFonts w:ascii="Arial" w:hAnsi="Arial"/>
              </w:rPr>
              <w:t>BLN</w:t>
            </w:r>
          </w:p>
        </w:tc>
        <w:tc>
          <w:tcPr>
            <w:tcW w:w="2016" w:type="dxa"/>
            <w:tcBorders>
              <w:top w:val="nil"/>
            </w:tcBorders>
          </w:tcPr>
          <w:p w:rsidR="008120E3" w:rsidRPr="008120E3" w:rsidRDefault="008120E3" w:rsidP="00975B45">
            <w:pPr>
              <w:rPr>
                <w:rFonts w:ascii="Arial" w:hAnsi="Arial"/>
                <w:sz w:val="16"/>
              </w:rPr>
            </w:pPr>
            <w:r w:rsidRPr="008120E3">
              <w:rPr>
                <w:rFonts w:ascii="Arial" w:hAnsi="Arial"/>
                <w:sz w:val="16"/>
              </w:rPr>
              <w:t>N/A</w:t>
            </w:r>
          </w:p>
        </w:tc>
        <w:tc>
          <w:tcPr>
            <w:tcW w:w="2016" w:type="dxa"/>
            <w:tcBorders>
              <w:top w:val="nil"/>
            </w:tcBorders>
          </w:tcPr>
          <w:p w:rsidR="008120E3" w:rsidRPr="008120E3" w:rsidRDefault="008120E3" w:rsidP="00975B45">
            <w:pPr>
              <w:rPr>
                <w:rFonts w:ascii="Arial" w:hAnsi="Arial"/>
                <w:sz w:val="16"/>
              </w:rPr>
            </w:pPr>
            <w:r w:rsidRPr="008120E3">
              <w:rPr>
                <w:rFonts w:ascii="Arial" w:hAnsi="Arial"/>
                <w:sz w:val="16"/>
              </w:rPr>
              <w:t>$1=True; $0=False</w:t>
            </w:r>
          </w:p>
        </w:tc>
      </w:tr>
      <w:tr w:rsidR="008120E3" w:rsidRPr="008120E3" w:rsidTr="00975B45">
        <w:trPr>
          <w:cantSplit/>
          <w:jc w:val="center"/>
        </w:trPr>
        <w:tc>
          <w:tcPr>
            <w:tcW w:w="2448" w:type="dxa"/>
            <w:tcBorders>
              <w:top w:val="nil"/>
            </w:tcBorders>
          </w:tcPr>
          <w:p w:rsidR="008120E3" w:rsidRPr="008120E3" w:rsidRDefault="008120E3" w:rsidP="00975B45">
            <w:pPr>
              <w:rPr>
                <w:rFonts w:ascii="Arial" w:hAnsi="Arial"/>
                <w:sz w:val="16"/>
              </w:rPr>
            </w:pPr>
            <w:r w:rsidRPr="008120E3">
              <w:rPr>
                <w:rFonts w:ascii="Arial" w:hAnsi="Arial"/>
                <w:sz w:val="16"/>
              </w:rPr>
              <w:t>Transmission Tap Up Switch 2 Active</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0</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1</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1</w:t>
            </w:r>
          </w:p>
        </w:tc>
        <w:tc>
          <w:tcPr>
            <w:tcW w:w="720" w:type="dxa"/>
            <w:tcBorders>
              <w:top w:val="nil"/>
            </w:tcBorders>
          </w:tcPr>
          <w:p w:rsidR="008120E3" w:rsidRPr="008120E3" w:rsidRDefault="008120E3" w:rsidP="00975B45">
            <w:pPr>
              <w:pStyle w:val="FootnoteText"/>
              <w:rPr>
                <w:rFonts w:ascii="Arial" w:hAnsi="Arial"/>
              </w:rPr>
            </w:pPr>
            <w:r w:rsidRPr="008120E3">
              <w:rPr>
                <w:rFonts w:ascii="Arial" w:hAnsi="Arial"/>
              </w:rPr>
              <w:t>BLN</w:t>
            </w:r>
          </w:p>
        </w:tc>
        <w:tc>
          <w:tcPr>
            <w:tcW w:w="2016" w:type="dxa"/>
            <w:tcBorders>
              <w:top w:val="nil"/>
            </w:tcBorders>
          </w:tcPr>
          <w:p w:rsidR="008120E3" w:rsidRPr="008120E3" w:rsidRDefault="008120E3" w:rsidP="00975B45">
            <w:pPr>
              <w:rPr>
                <w:rFonts w:ascii="Arial" w:hAnsi="Arial"/>
                <w:sz w:val="16"/>
              </w:rPr>
            </w:pPr>
            <w:r w:rsidRPr="008120E3">
              <w:rPr>
                <w:rFonts w:ascii="Arial" w:hAnsi="Arial"/>
                <w:sz w:val="16"/>
              </w:rPr>
              <w:t>N/A</w:t>
            </w:r>
          </w:p>
        </w:tc>
        <w:tc>
          <w:tcPr>
            <w:tcW w:w="2016" w:type="dxa"/>
            <w:tcBorders>
              <w:top w:val="nil"/>
            </w:tcBorders>
          </w:tcPr>
          <w:p w:rsidR="008120E3" w:rsidRPr="008120E3" w:rsidRDefault="008120E3" w:rsidP="00975B45">
            <w:pPr>
              <w:rPr>
                <w:rFonts w:ascii="Arial" w:hAnsi="Arial"/>
                <w:sz w:val="16"/>
              </w:rPr>
            </w:pPr>
            <w:r w:rsidRPr="008120E3">
              <w:rPr>
                <w:rFonts w:ascii="Arial" w:hAnsi="Arial"/>
                <w:sz w:val="16"/>
              </w:rPr>
              <w:t>$1=True; $0=False</w:t>
            </w:r>
          </w:p>
        </w:tc>
      </w:tr>
      <w:tr w:rsidR="008120E3" w:rsidRPr="008120E3" w:rsidTr="00975B45">
        <w:trPr>
          <w:cantSplit/>
          <w:jc w:val="center"/>
        </w:trPr>
        <w:tc>
          <w:tcPr>
            <w:tcW w:w="2448" w:type="dxa"/>
            <w:tcBorders>
              <w:top w:val="nil"/>
            </w:tcBorders>
          </w:tcPr>
          <w:p w:rsidR="008120E3" w:rsidRPr="008120E3" w:rsidRDefault="008120E3" w:rsidP="00975B45">
            <w:pPr>
              <w:rPr>
                <w:rFonts w:ascii="Arial" w:hAnsi="Arial"/>
                <w:sz w:val="16"/>
              </w:rPr>
            </w:pPr>
            <w:r w:rsidRPr="008120E3">
              <w:rPr>
                <w:rFonts w:ascii="Arial" w:hAnsi="Arial"/>
                <w:sz w:val="16"/>
              </w:rPr>
              <w:t>Reserved</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0</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0</w:t>
            </w:r>
          </w:p>
        </w:tc>
        <w:tc>
          <w:tcPr>
            <w:tcW w:w="720" w:type="dxa"/>
            <w:tcBorders>
              <w:top w:val="nil"/>
            </w:tcBorders>
          </w:tcPr>
          <w:p w:rsidR="008120E3" w:rsidRPr="008120E3" w:rsidRDefault="008120E3" w:rsidP="00975B45">
            <w:pPr>
              <w:jc w:val="right"/>
              <w:rPr>
                <w:rFonts w:ascii="Arial" w:hAnsi="Arial"/>
                <w:sz w:val="16"/>
              </w:rPr>
            </w:pPr>
            <w:r w:rsidRPr="008120E3">
              <w:rPr>
                <w:rFonts w:ascii="Arial" w:hAnsi="Arial"/>
                <w:sz w:val="16"/>
              </w:rPr>
              <w:t>1</w:t>
            </w:r>
          </w:p>
        </w:tc>
        <w:tc>
          <w:tcPr>
            <w:tcW w:w="720" w:type="dxa"/>
            <w:tcBorders>
              <w:top w:val="nil"/>
            </w:tcBorders>
          </w:tcPr>
          <w:p w:rsidR="008120E3" w:rsidRPr="008120E3" w:rsidRDefault="008120E3" w:rsidP="00975B45">
            <w:pPr>
              <w:pStyle w:val="FootnoteText"/>
              <w:rPr>
                <w:rFonts w:ascii="Arial" w:hAnsi="Arial"/>
              </w:rPr>
            </w:pPr>
          </w:p>
        </w:tc>
        <w:tc>
          <w:tcPr>
            <w:tcW w:w="2016" w:type="dxa"/>
            <w:tcBorders>
              <w:top w:val="nil"/>
            </w:tcBorders>
          </w:tcPr>
          <w:p w:rsidR="008120E3" w:rsidRPr="008120E3" w:rsidRDefault="008120E3" w:rsidP="00975B45">
            <w:pPr>
              <w:rPr>
                <w:rFonts w:ascii="Arial" w:hAnsi="Arial"/>
                <w:sz w:val="16"/>
              </w:rPr>
            </w:pPr>
          </w:p>
        </w:tc>
        <w:tc>
          <w:tcPr>
            <w:tcW w:w="2016" w:type="dxa"/>
            <w:tcBorders>
              <w:top w:val="nil"/>
            </w:tcBorders>
          </w:tcPr>
          <w:p w:rsidR="008120E3" w:rsidRPr="008120E3" w:rsidRDefault="008120E3" w:rsidP="00975B45">
            <w:pPr>
              <w:rPr>
                <w:rFonts w:ascii="Arial" w:hAnsi="Arial"/>
                <w:sz w:val="16"/>
              </w:rPr>
            </w:pPr>
          </w:p>
        </w:tc>
      </w:tr>
    </w:tbl>
    <w:p w:rsidR="008120E3" w:rsidRPr="008120E3" w:rsidRDefault="008120E3" w:rsidP="008120E3"/>
    <w:p w:rsidR="008120E3" w:rsidRPr="008120E3" w:rsidRDefault="008120E3" w:rsidP="008120E3">
      <w:r w:rsidRPr="008120E3">
        <w:t>This PID contains several signals associated with the status of the transmission driver shift control and transmission electronic range selection systems.  The content of each of these signals is described below.</w:t>
      </w:r>
    </w:p>
    <w:p w:rsidR="008120E3" w:rsidRPr="008120E3" w:rsidRDefault="008120E3" w:rsidP="008120E3"/>
    <w:p w:rsidR="008120E3" w:rsidRPr="008120E3" w:rsidRDefault="008120E3" w:rsidP="008120E3">
      <w:r w:rsidRPr="008120E3">
        <w:t>Transmission Tap Up/Down Switch 2 Invalid indicates that a failure condition associated with the tap up/down switch 2 has been detected.  In electrical architectures that precede PPEI 3.x, this signal is based upon the tap up/down switch hardwire input to the controller.  In electrical architectures from PPEI 3.x or later, this signal is based upon the tap up/down switch information received over serial communication from the platform electronics.</w:t>
      </w:r>
    </w:p>
    <w:p w:rsidR="008120E3" w:rsidRPr="008120E3" w:rsidRDefault="008120E3" w:rsidP="008120E3"/>
    <w:p w:rsidR="008120E3" w:rsidRPr="008120E3" w:rsidRDefault="008120E3" w:rsidP="008120E3">
      <w:r w:rsidRPr="008120E3">
        <w:t>Transmission Tap Down Switch 2 Active indicates that a driver request to decrease the transmission drive range or transmission gear is active as requested using the optional secondary TUTD switch.  This signal is based upon the tap up/down switch information received over serial communication from the platform electronics in Global A and later electrical architectures.</w:t>
      </w:r>
    </w:p>
    <w:p w:rsidR="008120E3" w:rsidRPr="008120E3" w:rsidRDefault="008120E3" w:rsidP="008120E3"/>
    <w:p w:rsidR="008120E3" w:rsidRPr="008120E3" w:rsidRDefault="008120E3" w:rsidP="008120E3">
      <w:r w:rsidRPr="008120E3">
        <w:t>Transmission Tap Up Switch 2 Active indicates that a driver request to increase the transmission drive range or transmission gear is active as requested using the optional secondary TUTD switch.  This signal is based upon the tap up/down switch information received over serial communication from the platform electronics in Global A and later electrical architectures.</w:t>
      </w:r>
    </w:p>
    <w:p w:rsidR="008120E3" w:rsidRPr="008120E3" w:rsidRDefault="008120E3" w:rsidP="008120E3"/>
    <w:p w:rsidR="00D732FA" w:rsidRDefault="00D732FA" w:rsidP="00D732FA">
      <w:pPr>
        <w:pStyle w:val="Heading3"/>
      </w:pPr>
      <w:bookmarkStart w:id="1022" w:name="_Toc223513260"/>
      <w:r>
        <w:t xml:space="preserve">TPCR – PID $2862 – </w:t>
      </w:r>
      <w:bookmarkEnd w:id="1021"/>
      <w:r>
        <w:t>Calculated Line Pressure</w:t>
      </w:r>
      <w:bookmarkEnd w:id="1022"/>
    </w:p>
    <w:p w:rsidR="00D732FA" w:rsidRDefault="00D732FA" w:rsidP="00D732FA"/>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D732FA" w:rsidTr="00620AA9">
        <w:trPr>
          <w:cantSplit/>
          <w:jc w:val="center"/>
        </w:trPr>
        <w:tc>
          <w:tcPr>
            <w:tcW w:w="720" w:type="dxa"/>
            <w:tcBorders>
              <w:bottom w:val="single" w:sz="12" w:space="0" w:color="000000"/>
            </w:tcBorders>
          </w:tcPr>
          <w:p w:rsidR="00D732FA" w:rsidRDefault="00D732FA" w:rsidP="00620AA9">
            <w:pPr>
              <w:jc w:val="center"/>
              <w:rPr>
                <w:b/>
                <w:sz w:val="16"/>
              </w:rPr>
            </w:pPr>
            <w:r>
              <w:rPr>
                <w:b/>
                <w:sz w:val="16"/>
              </w:rPr>
              <w:t>PID</w:t>
            </w:r>
          </w:p>
        </w:tc>
        <w:tc>
          <w:tcPr>
            <w:tcW w:w="2880" w:type="dxa"/>
            <w:tcBorders>
              <w:bottom w:val="single" w:sz="12" w:space="0" w:color="000000"/>
            </w:tcBorders>
          </w:tcPr>
          <w:p w:rsidR="00D732FA" w:rsidRDefault="00D732FA" w:rsidP="00620AA9">
            <w:pPr>
              <w:jc w:val="center"/>
              <w:rPr>
                <w:b/>
                <w:sz w:val="16"/>
              </w:rPr>
            </w:pPr>
            <w:r>
              <w:rPr>
                <w:b/>
                <w:sz w:val="16"/>
              </w:rPr>
              <w:t>Signal</w:t>
            </w:r>
          </w:p>
        </w:tc>
        <w:tc>
          <w:tcPr>
            <w:tcW w:w="720" w:type="dxa"/>
            <w:tcBorders>
              <w:bottom w:val="single" w:sz="12" w:space="0" w:color="000000"/>
            </w:tcBorders>
          </w:tcPr>
          <w:p w:rsidR="00D732FA" w:rsidRDefault="00D732FA" w:rsidP="00620AA9">
            <w:pPr>
              <w:jc w:val="center"/>
              <w:rPr>
                <w:b/>
                <w:sz w:val="16"/>
              </w:rPr>
            </w:pPr>
            <w:r>
              <w:rPr>
                <w:b/>
                <w:sz w:val="16"/>
              </w:rPr>
              <w:t>Length (Bytes)</w:t>
            </w:r>
          </w:p>
        </w:tc>
        <w:tc>
          <w:tcPr>
            <w:tcW w:w="720" w:type="dxa"/>
            <w:tcBorders>
              <w:bottom w:val="single" w:sz="12" w:space="0" w:color="000000"/>
            </w:tcBorders>
          </w:tcPr>
          <w:p w:rsidR="00D732FA" w:rsidRDefault="00D732FA" w:rsidP="00620AA9">
            <w:pPr>
              <w:jc w:val="center"/>
              <w:rPr>
                <w:b/>
                <w:sz w:val="16"/>
              </w:rPr>
            </w:pPr>
            <w:r>
              <w:rPr>
                <w:b/>
                <w:sz w:val="16"/>
              </w:rPr>
              <w:t>Data Type</w:t>
            </w:r>
          </w:p>
        </w:tc>
        <w:tc>
          <w:tcPr>
            <w:tcW w:w="2160" w:type="dxa"/>
            <w:tcBorders>
              <w:bottom w:val="single" w:sz="12" w:space="0" w:color="000000"/>
            </w:tcBorders>
          </w:tcPr>
          <w:p w:rsidR="00D732FA" w:rsidRDefault="00D732FA" w:rsidP="00620AA9">
            <w:pPr>
              <w:jc w:val="center"/>
              <w:rPr>
                <w:b/>
                <w:sz w:val="16"/>
              </w:rPr>
            </w:pPr>
            <w:r>
              <w:rPr>
                <w:b/>
                <w:sz w:val="16"/>
              </w:rPr>
              <w:t>Range</w:t>
            </w:r>
          </w:p>
        </w:tc>
        <w:tc>
          <w:tcPr>
            <w:tcW w:w="2160" w:type="dxa"/>
            <w:tcBorders>
              <w:bottom w:val="single" w:sz="12" w:space="0" w:color="000000"/>
            </w:tcBorders>
          </w:tcPr>
          <w:p w:rsidR="00D732FA" w:rsidRDefault="00D732FA" w:rsidP="00620AA9">
            <w:pPr>
              <w:jc w:val="center"/>
              <w:rPr>
                <w:b/>
                <w:sz w:val="16"/>
              </w:rPr>
            </w:pPr>
            <w:r>
              <w:rPr>
                <w:b/>
                <w:sz w:val="16"/>
              </w:rPr>
              <w:t>Conversion</w:t>
            </w:r>
          </w:p>
        </w:tc>
      </w:tr>
      <w:tr w:rsidR="00D732FA" w:rsidTr="00620AA9">
        <w:trPr>
          <w:cantSplit/>
          <w:jc w:val="center"/>
        </w:trPr>
        <w:tc>
          <w:tcPr>
            <w:tcW w:w="720" w:type="dxa"/>
            <w:tcBorders>
              <w:top w:val="nil"/>
            </w:tcBorders>
          </w:tcPr>
          <w:p w:rsidR="00D732FA" w:rsidRDefault="00D732FA" w:rsidP="00620AA9">
            <w:pPr>
              <w:jc w:val="right"/>
              <w:rPr>
                <w:rFonts w:ascii="Arial" w:hAnsi="Arial"/>
                <w:sz w:val="16"/>
              </w:rPr>
            </w:pPr>
            <w:r>
              <w:rPr>
                <w:rFonts w:ascii="Arial" w:hAnsi="Arial"/>
                <w:sz w:val="16"/>
              </w:rPr>
              <w:t>$2862</w:t>
            </w:r>
          </w:p>
        </w:tc>
        <w:tc>
          <w:tcPr>
            <w:tcW w:w="2880" w:type="dxa"/>
            <w:tcBorders>
              <w:top w:val="nil"/>
            </w:tcBorders>
          </w:tcPr>
          <w:p w:rsidR="00D732FA" w:rsidRDefault="00D732FA" w:rsidP="00620AA9">
            <w:pPr>
              <w:rPr>
                <w:rFonts w:ascii="Arial" w:hAnsi="Arial"/>
                <w:sz w:val="16"/>
              </w:rPr>
            </w:pPr>
            <w:r>
              <w:rPr>
                <w:rFonts w:ascii="Arial" w:hAnsi="Arial"/>
                <w:sz w:val="16"/>
              </w:rPr>
              <w:t>Calculated Line Pressure</w:t>
            </w:r>
          </w:p>
        </w:tc>
        <w:tc>
          <w:tcPr>
            <w:tcW w:w="720" w:type="dxa"/>
            <w:tcBorders>
              <w:top w:val="nil"/>
            </w:tcBorders>
          </w:tcPr>
          <w:p w:rsidR="00D732FA" w:rsidRDefault="00D732FA" w:rsidP="00620AA9">
            <w:pPr>
              <w:jc w:val="right"/>
              <w:rPr>
                <w:rFonts w:ascii="Arial" w:hAnsi="Arial"/>
                <w:sz w:val="16"/>
              </w:rPr>
            </w:pPr>
            <w:r>
              <w:rPr>
                <w:rFonts w:ascii="Arial" w:hAnsi="Arial"/>
                <w:sz w:val="16"/>
              </w:rPr>
              <w:t>2</w:t>
            </w:r>
          </w:p>
        </w:tc>
        <w:tc>
          <w:tcPr>
            <w:tcW w:w="720" w:type="dxa"/>
            <w:tcBorders>
              <w:top w:val="nil"/>
            </w:tcBorders>
          </w:tcPr>
          <w:p w:rsidR="00D732FA" w:rsidRDefault="00D732FA" w:rsidP="00620AA9">
            <w:pPr>
              <w:rPr>
                <w:rFonts w:ascii="Arial" w:hAnsi="Arial"/>
                <w:sz w:val="16"/>
              </w:rPr>
            </w:pPr>
            <w:r>
              <w:rPr>
                <w:rFonts w:ascii="Arial" w:hAnsi="Arial"/>
                <w:sz w:val="16"/>
              </w:rPr>
              <w:t>UNM</w:t>
            </w:r>
          </w:p>
        </w:tc>
        <w:tc>
          <w:tcPr>
            <w:tcW w:w="2160" w:type="dxa"/>
            <w:tcBorders>
              <w:top w:val="nil"/>
            </w:tcBorders>
          </w:tcPr>
          <w:p w:rsidR="00D732FA" w:rsidRDefault="00D732FA" w:rsidP="00620AA9">
            <w:pPr>
              <w:rPr>
                <w:rFonts w:ascii="Arial" w:hAnsi="Arial"/>
                <w:sz w:val="16"/>
              </w:rPr>
            </w:pPr>
            <w:r>
              <w:rPr>
                <w:rFonts w:ascii="Arial" w:hAnsi="Arial"/>
                <w:sz w:val="16"/>
              </w:rPr>
              <w:t>0 – 4095.9375 kPa</w:t>
            </w:r>
          </w:p>
        </w:tc>
        <w:tc>
          <w:tcPr>
            <w:tcW w:w="2160" w:type="dxa"/>
            <w:tcBorders>
              <w:top w:val="nil"/>
            </w:tcBorders>
          </w:tcPr>
          <w:p w:rsidR="00D732FA" w:rsidRDefault="00D732FA" w:rsidP="00620AA9">
            <w:pPr>
              <w:rPr>
                <w:rFonts w:ascii="Arial" w:hAnsi="Arial"/>
                <w:sz w:val="16"/>
              </w:rPr>
            </w:pPr>
            <w:r>
              <w:rPr>
                <w:rFonts w:ascii="Arial" w:hAnsi="Arial"/>
                <w:sz w:val="16"/>
              </w:rPr>
              <w:t>E = N / 16</w:t>
            </w:r>
          </w:p>
        </w:tc>
      </w:tr>
    </w:tbl>
    <w:p w:rsidR="00D732FA" w:rsidRDefault="00D732FA" w:rsidP="00D732FA"/>
    <w:p w:rsidR="00D732FA" w:rsidRDefault="00D732FA" w:rsidP="00D732FA">
      <w:r>
        <w:t>This PID contains the expected real line pressure after accounting for pump loss factors.</w:t>
      </w:r>
    </w:p>
    <w:p w:rsidR="00D732FA" w:rsidRDefault="00D732FA" w:rsidP="00D732FA"/>
    <w:p w:rsidR="00DE2E05" w:rsidRPr="007606A5" w:rsidRDefault="00DE2E05" w:rsidP="00DE2E05">
      <w:pPr>
        <w:pStyle w:val="Heading3"/>
      </w:pPr>
      <w:bookmarkStart w:id="1023" w:name="_Toc126385266"/>
      <w:bookmarkStart w:id="1024" w:name="_Toc139098230"/>
      <w:bookmarkStart w:id="1025" w:name="_Toc172098124"/>
      <w:bookmarkStart w:id="1026" w:name="_Toc183415165"/>
      <w:bookmarkStart w:id="1027" w:name="_Toc223513261"/>
      <w:r w:rsidRPr="007606A5">
        <w:t>EVPR – PID $</w:t>
      </w:r>
      <w:r>
        <w:t>3A00</w:t>
      </w:r>
      <w:r w:rsidRPr="007606A5">
        <w:t xml:space="preserve"> – </w:t>
      </w:r>
      <w:bookmarkEnd w:id="1023"/>
      <w:bookmarkEnd w:id="1024"/>
      <w:bookmarkEnd w:id="1025"/>
      <w:r w:rsidRPr="007606A5">
        <w:t>Engine Off Natural Vacuum Phase 1 Result Time</w:t>
      </w:r>
      <w:bookmarkEnd w:id="1026"/>
      <w:bookmarkEnd w:id="1027"/>
    </w:p>
    <w:p w:rsidR="00DE2E05" w:rsidRPr="007606A5"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DE2E05" w:rsidRPr="007606A5" w:rsidTr="00DE2E05">
        <w:trPr>
          <w:cantSplit/>
          <w:jc w:val="center"/>
        </w:trPr>
        <w:tc>
          <w:tcPr>
            <w:tcW w:w="720" w:type="dxa"/>
            <w:tcBorders>
              <w:bottom w:val="single" w:sz="12" w:space="0" w:color="000000"/>
            </w:tcBorders>
          </w:tcPr>
          <w:p w:rsidR="00DE2E05" w:rsidRPr="007606A5" w:rsidRDefault="00DE2E05" w:rsidP="00DE2E05">
            <w:pPr>
              <w:jc w:val="center"/>
              <w:rPr>
                <w:b/>
                <w:sz w:val="16"/>
              </w:rPr>
            </w:pPr>
            <w:r w:rsidRPr="007606A5">
              <w:rPr>
                <w:b/>
                <w:sz w:val="16"/>
              </w:rPr>
              <w:t>PID</w:t>
            </w:r>
          </w:p>
        </w:tc>
        <w:tc>
          <w:tcPr>
            <w:tcW w:w="2880" w:type="dxa"/>
            <w:tcBorders>
              <w:bottom w:val="single" w:sz="12" w:space="0" w:color="000000"/>
            </w:tcBorders>
          </w:tcPr>
          <w:p w:rsidR="00DE2E05" w:rsidRPr="007606A5" w:rsidRDefault="00DE2E05" w:rsidP="00DE2E05">
            <w:pPr>
              <w:jc w:val="center"/>
              <w:rPr>
                <w:b/>
                <w:sz w:val="16"/>
              </w:rPr>
            </w:pPr>
            <w:r w:rsidRPr="007606A5">
              <w:rPr>
                <w:b/>
                <w:sz w:val="16"/>
              </w:rPr>
              <w:t>Signal</w:t>
            </w:r>
          </w:p>
        </w:tc>
        <w:tc>
          <w:tcPr>
            <w:tcW w:w="720" w:type="dxa"/>
            <w:tcBorders>
              <w:bottom w:val="single" w:sz="12" w:space="0" w:color="000000"/>
            </w:tcBorders>
          </w:tcPr>
          <w:p w:rsidR="00DE2E05" w:rsidRPr="007606A5" w:rsidRDefault="00DE2E05" w:rsidP="00DE2E05">
            <w:pPr>
              <w:jc w:val="center"/>
              <w:rPr>
                <w:b/>
                <w:sz w:val="16"/>
              </w:rPr>
            </w:pPr>
            <w:r w:rsidRPr="007606A5">
              <w:rPr>
                <w:b/>
                <w:sz w:val="16"/>
              </w:rPr>
              <w:t>Length (Bytes)</w:t>
            </w:r>
          </w:p>
        </w:tc>
        <w:tc>
          <w:tcPr>
            <w:tcW w:w="720" w:type="dxa"/>
            <w:tcBorders>
              <w:bottom w:val="single" w:sz="12" w:space="0" w:color="000000"/>
            </w:tcBorders>
          </w:tcPr>
          <w:p w:rsidR="00DE2E05" w:rsidRPr="007606A5" w:rsidRDefault="00DE2E05" w:rsidP="00DE2E05">
            <w:pPr>
              <w:jc w:val="center"/>
              <w:rPr>
                <w:b/>
                <w:sz w:val="16"/>
              </w:rPr>
            </w:pPr>
            <w:r w:rsidRPr="007606A5">
              <w:rPr>
                <w:b/>
                <w:sz w:val="16"/>
              </w:rPr>
              <w:t>Data Type</w:t>
            </w:r>
          </w:p>
        </w:tc>
        <w:tc>
          <w:tcPr>
            <w:tcW w:w="2160" w:type="dxa"/>
            <w:tcBorders>
              <w:bottom w:val="single" w:sz="12" w:space="0" w:color="000000"/>
            </w:tcBorders>
          </w:tcPr>
          <w:p w:rsidR="00DE2E05" w:rsidRPr="007606A5" w:rsidRDefault="00DE2E05" w:rsidP="00DE2E05">
            <w:pPr>
              <w:jc w:val="center"/>
              <w:rPr>
                <w:b/>
                <w:sz w:val="16"/>
              </w:rPr>
            </w:pPr>
            <w:r w:rsidRPr="007606A5">
              <w:rPr>
                <w:b/>
                <w:sz w:val="16"/>
              </w:rPr>
              <w:t>Range</w:t>
            </w:r>
          </w:p>
        </w:tc>
        <w:tc>
          <w:tcPr>
            <w:tcW w:w="2160" w:type="dxa"/>
            <w:tcBorders>
              <w:bottom w:val="single" w:sz="12" w:space="0" w:color="000000"/>
            </w:tcBorders>
          </w:tcPr>
          <w:p w:rsidR="00DE2E05" w:rsidRPr="007606A5" w:rsidRDefault="00DE2E05" w:rsidP="00DE2E05">
            <w:pPr>
              <w:jc w:val="center"/>
              <w:rPr>
                <w:b/>
                <w:sz w:val="16"/>
              </w:rPr>
            </w:pPr>
            <w:r w:rsidRPr="007606A5">
              <w:rPr>
                <w:b/>
                <w:sz w:val="16"/>
              </w:rPr>
              <w:t>Conversion</w:t>
            </w:r>
          </w:p>
        </w:tc>
      </w:tr>
      <w:tr w:rsidR="00DE2E05" w:rsidRPr="007606A5" w:rsidTr="00DE2E05">
        <w:trPr>
          <w:cantSplit/>
          <w:jc w:val="center"/>
        </w:trPr>
        <w:tc>
          <w:tcPr>
            <w:tcW w:w="720" w:type="dxa"/>
            <w:tcBorders>
              <w:top w:val="nil"/>
            </w:tcBorders>
          </w:tcPr>
          <w:p w:rsidR="00DE2E05" w:rsidRPr="007606A5" w:rsidRDefault="00DE2E05" w:rsidP="00DE2E05">
            <w:pPr>
              <w:jc w:val="right"/>
              <w:rPr>
                <w:rFonts w:ascii="Arial" w:hAnsi="Arial"/>
                <w:sz w:val="16"/>
              </w:rPr>
            </w:pPr>
            <w:r w:rsidRPr="007606A5">
              <w:rPr>
                <w:rFonts w:ascii="Arial" w:hAnsi="Arial"/>
                <w:sz w:val="16"/>
              </w:rPr>
              <w:t>$</w:t>
            </w:r>
            <w:r>
              <w:rPr>
                <w:rFonts w:ascii="Arial" w:hAnsi="Arial"/>
                <w:sz w:val="16"/>
              </w:rPr>
              <w:t>3A00</w:t>
            </w:r>
          </w:p>
        </w:tc>
        <w:tc>
          <w:tcPr>
            <w:tcW w:w="2880" w:type="dxa"/>
            <w:tcBorders>
              <w:top w:val="nil"/>
            </w:tcBorders>
          </w:tcPr>
          <w:p w:rsidR="00DE2E05" w:rsidRPr="007606A5" w:rsidRDefault="00DE2E05" w:rsidP="00DE2E05">
            <w:pPr>
              <w:rPr>
                <w:rFonts w:ascii="Arial" w:hAnsi="Arial" w:cs="Arial"/>
                <w:sz w:val="16"/>
                <w:szCs w:val="16"/>
              </w:rPr>
            </w:pPr>
            <w:r w:rsidRPr="007606A5">
              <w:rPr>
                <w:rFonts w:ascii="Arial" w:hAnsi="Arial" w:cs="Arial"/>
                <w:sz w:val="16"/>
                <w:szCs w:val="16"/>
              </w:rPr>
              <w:t>Engine Off Natural Vacuum Phase 1 Result Time</w:t>
            </w:r>
          </w:p>
        </w:tc>
        <w:tc>
          <w:tcPr>
            <w:tcW w:w="720" w:type="dxa"/>
            <w:tcBorders>
              <w:top w:val="nil"/>
            </w:tcBorders>
          </w:tcPr>
          <w:p w:rsidR="00DE2E05" w:rsidRPr="007606A5" w:rsidRDefault="00DE2E05" w:rsidP="00DE2E05">
            <w:pPr>
              <w:jc w:val="right"/>
              <w:rPr>
                <w:rFonts w:ascii="Arial" w:hAnsi="Arial" w:cs="Arial"/>
                <w:sz w:val="16"/>
                <w:szCs w:val="16"/>
              </w:rPr>
            </w:pPr>
            <w:r w:rsidRPr="007606A5">
              <w:rPr>
                <w:rFonts w:ascii="Arial" w:hAnsi="Arial" w:cs="Arial"/>
                <w:sz w:val="16"/>
                <w:szCs w:val="16"/>
              </w:rPr>
              <w:t>2</w:t>
            </w:r>
          </w:p>
        </w:tc>
        <w:tc>
          <w:tcPr>
            <w:tcW w:w="720" w:type="dxa"/>
            <w:tcBorders>
              <w:top w:val="nil"/>
            </w:tcBorders>
          </w:tcPr>
          <w:p w:rsidR="00DE2E05" w:rsidRPr="007606A5" w:rsidRDefault="00DE2E05" w:rsidP="00DE2E05">
            <w:pPr>
              <w:rPr>
                <w:rFonts w:ascii="Arial" w:hAnsi="Arial" w:cs="Arial"/>
                <w:sz w:val="16"/>
                <w:szCs w:val="16"/>
              </w:rPr>
            </w:pPr>
            <w:r w:rsidRPr="007606A5">
              <w:rPr>
                <w:rFonts w:ascii="Arial" w:hAnsi="Arial" w:cs="Arial"/>
                <w:sz w:val="16"/>
                <w:szCs w:val="16"/>
              </w:rPr>
              <w:t>UNM</w:t>
            </w:r>
          </w:p>
        </w:tc>
        <w:tc>
          <w:tcPr>
            <w:tcW w:w="2160" w:type="dxa"/>
            <w:tcBorders>
              <w:top w:val="nil"/>
            </w:tcBorders>
          </w:tcPr>
          <w:p w:rsidR="00DE2E05" w:rsidRPr="007606A5" w:rsidRDefault="00DE2E05" w:rsidP="00DE2E05">
            <w:pPr>
              <w:rPr>
                <w:rFonts w:ascii="Arial" w:hAnsi="Arial" w:cs="Arial"/>
                <w:sz w:val="16"/>
                <w:szCs w:val="16"/>
              </w:rPr>
            </w:pPr>
            <w:r w:rsidRPr="007606A5">
              <w:rPr>
                <w:rFonts w:ascii="Arial" w:hAnsi="Arial" w:cs="Arial"/>
                <w:sz w:val="16"/>
                <w:szCs w:val="16"/>
                <w:u w:color="000000"/>
              </w:rPr>
              <w:t>0 - 3276.75 s</w:t>
            </w:r>
          </w:p>
        </w:tc>
        <w:tc>
          <w:tcPr>
            <w:tcW w:w="2160" w:type="dxa"/>
            <w:tcBorders>
              <w:top w:val="nil"/>
            </w:tcBorders>
          </w:tcPr>
          <w:p w:rsidR="00DE2E05" w:rsidRPr="007606A5" w:rsidRDefault="00DE2E05" w:rsidP="00DE2E05">
            <w:pPr>
              <w:rPr>
                <w:rFonts w:ascii="Arial" w:hAnsi="Arial"/>
                <w:sz w:val="16"/>
              </w:rPr>
            </w:pPr>
            <w:r w:rsidRPr="007606A5">
              <w:rPr>
                <w:rFonts w:ascii="Arial" w:hAnsi="Arial"/>
                <w:sz w:val="16"/>
              </w:rPr>
              <w:t>E = N * 0.05</w:t>
            </w:r>
          </w:p>
        </w:tc>
      </w:tr>
    </w:tbl>
    <w:p w:rsidR="00DE2E05" w:rsidRPr="007606A5" w:rsidRDefault="00DE2E05" w:rsidP="00DE2E05"/>
    <w:p w:rsidR="00DE2E05" w:rsidRPr="007606A5" w:rsidRDefault="00DE2E05" w:rsidP="00DE2E05">
      <w:r w:rsidRPr="007606A5">
        <w:t>This PID c</w:t>
      </w:r>
      <w:r w:rsidRPr="007606A5">
        <w:rPr>
          <w:rFonts w:ascii="Times" w:hAnsi="Times" w:cs="Times"/>
          <w:u w:color="000000"/>
        </w:rPr>
        <w:t>aptures the Engine Off Natural Vacuum (EONV) Phase 1 time result</w:t>
      </w:r>
      <w:r w:rsidRPr="007606A5">
        <w:t>.</w:t>
      </w:r>
      <w:r>
        <w:t xml:space="preserve">  (Engineering use only)</w:t>
      </w:r>
    </w:p>
    <w:p w:rsidR="00DE2E05" w:rsidRPr="007606A5" w:rsidRDefault="00DE2E05" w:rsidP="00DE2E05"/>
    <w:p w:rsidR="00DE2E05" w:rsidRDefault="00DE2E05" w:rsidP="00DE2E05">
      <w:pPr>
        <w:pStyle w:val="Heading3"/>
      </w:pPr>
      <w:bookmarkStart w:id="1028" w:name="_Toc183415166"/>
      <w:bookmarkStart w:id="1029" w:name="_Toc223513262"/>
      <w:r>
        <w:t xml:space="preserve">EVPR – PID $3A01 – </w:t>
      </w:r>
      <w:r w:rsidRPr="007606A5">
        <w:t>E</w:t>
      </w:r>
      <w:r>
        <w:t>ngine Off Natural Vacuum Phase 2</w:t>
      </w:r>
      <w:r w:rsidRPr="007606A5">
        <w:t xml:space="preserve"> </w:t>
      </w:r>
      <w:r>
        <w:t>End</w:t>
      </w:r>
      <w:r w:rsidRPr="007606A5">
        <w:t xml:space="preserve"> Time</w:t>
      </w:r>
      <w:bookmarkEnd w:id="1028"/>
      <w:bookmarkEnd w:id="1029"/>
    </w:p>
    <w:p w:rsidR="00DE2E05"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DE2E05" w:rsidTr="00DE2E05">
        <w:trPr>
          <w:cantSplit/>
          <w:jc w:val="center"/>
        </w:trPr>
        <w:tc>
          <w:tcPr>
            <w:tcW w:w="720" w:type="dxa"/>
            <w:tcBorders>
              <w:bottom w:val="single" w:sz="12" w:space="0" w:color="000000"/>
            </w:tcBorders>
          </w:tcPr>
          <w:p w:rsidR="00DE2E05" w:rsidRDefault="00DE2E05" w:rsidP="00DE2E05">
            <w:pPr>
              <w:jc w:val="center"/>
              <w:rPr>
                <w:b/>
                <w:sz w:val="16"/>
              </w:rPr>
            </w:pPr>
            <w:r>
              <w:rPr>
                <w:b/>
                <w:sz w:val="16"/>
              </w:rPr>
              <w:t>PID</w:t>
            </w:r>
          </w:p>
        </w:tc>
        <w:tc>
          <w:tcPr>
            <w:tcW w:w="2880" w:type="dxa"/>
            <w:tcBorders>
              <w:bottom w:val="single" w:sz="12" w:space="0" w:color="000000"/>
            </w:tcBorders>
          </w:tcPr>
          <w:p w:rsidR="00DE2E05" w:rsidRDefault="00DE2E05" w:rsidP="00DE2E05">
            <w:pPr>
              <w:jc w:val="center"/>
              <w:rPr>
                <w:b/>
                <w:sz w:val="16"/>
              </w:rPr>
            </w:pPr>
            <w:r>
              <w:rPr>
                <w:b/>
                <w:sz w:val="16"/>
              </w:rPr>
              <w:t>Signal</w:t>
            </w:r>
          </w:p>
        </w:tc>
        <w:tc>
          <w:tcPr>
            <w:tcW w:w="720" w:type="dxa"/>
            <w:tcBorders>
              <w:bottom w:val="single" w:sz="12" w:space="0" w:color="000000"/>
            </w:tcBorders>
          </w:tcPr>
          <w:p w:rsidR="00DE2E05" w:rsidRDefault="00DE2E05" w:rsidP="00DE2E05">
            <w:pPr>
              <w:jc w:val="center"/>
              <w:rPr>
                <w:b/>
                <w:sz w:val="16"/>
              </w:rPr>
            </w:pPr>
            <w:r>
              <w:rPr>
                <w:b/>
                <w:sz w:val="16"/>
              </w:rPr>
              <w:t>Length (Bytes)</w:t>
            </w:r>
          </w:p>
        </w:tc>
        <w:tc>
          <w:tcPr>
            <w:tcW w:w="720" w:type="dxa"/>
            <w:tcBorders>
              <w:bottom w:val="single" w:sz="12" w:space="0" w:color="000000"/>
            </w:tcBorders>
          </w:tcPr>
          <w:p w:rsidR="00DE2E05" w:rsidRDefault="00DE2E05" w:rsidP="00DE2E05">
            <w:pPr>
              <w:jc w:val="center"/>
              <w:rPr>
                <w:b/>
                <w:sz w:val="16"/>
              </w:rPr>
            </w:pPr>
            <w:r>
              <w:rPr>
                <w:b/>
                <w:sz w:val="16"/>
              </w:rPr>
              <w:t>Data Type</w:t>
            </w:r>
          </w:p>
        </w:tc>
        <w:tc>
          <w:tcPr>
            <w:tcW w:w="2160" w:type="dxa"/>
            <w:tcBorders>
              <w:bottom w:val="single" w:sz="12" w:space="0" w:color="000000"/>
            </w:tcBorders>
          </w:tcPr>
          <w:p w:rsidR="00DE2E05" w:rsidRDefault="00DE2E05" w:rsidP="00DE2E05">
            <w:pPr>
              <w:jc w:val="center"/>
              <w:rPr>
                <w:b/>
                <w:sz w:val="16"/>
              </w:rPr>
            </w:pPr>
            <w:r>
              <w:rPr>
                <w:b/>
                <w:sz w:val="16"/>
              </w:rPr>
              <w:t>Range</w:t>
            </w:r>
          </w:p>
        </w:tc>
        <w:tc>
          <w:tcPr>
            <w:tcW w:w="2160" w:type="dxa"/>
            <w:tcBorders>
              <w:bottom w:val="single" w:sz="12" w:space="0" w:color="000000"/>
            </w:tcBorders>
          </w:tcPr>
          <w:p w:rsidR="00DE2E05" w:rsidRDefault="00DE2E05" w:rsidP="00DE2E05">
            <w:pPr>
              <w:jc w:val="center"/>
              <w:rPr>
                <w:b/>
                <w:sz w:val="16"/>
              </w:rPr>
            </w:pPr>
            <w:r>
              <w:rPr>
                <w:b/>
                <w:sz w:val="16"/>
              </w:rPr>
              <w:t>Conversion</w:t>
            </w:r>
          </w:p>
        </w:tc>
      </w:tr>
      <w:tr w:rsidR="00DE2E05" w:rsidTr="00DE2E05">
        <w:trPr>
          <w:cantSplit/>
          <w:jc w:val="center"/>
        </w:trPr>
        <w:tc>
          <w:tcPr>
            <w:tcW w:w="720" w:type="dxa"/>
            <w:tcBorders>
              <w:top w:val="nil"/>
            </w:tcBorders>
          </w:tcPr>
          <w:p w:rsidR="00DE2E05" w:rsidRDefault="00DE2E05" w:rsidP="00DE2E05">
            <w:pPr>
              <w:jc w:val="right"/>
              <w:rPr>
                <w:rFonts w:ascii="Arial" w:hAnsi="Arial"/>
                <w:sz w:val="16"/>
              </w:rPr>
            </w:pPr>
            <w:r>
              <w:rPr>
                <w:rFonts w:ascii="Arial" w:hAnsi="Arial"/>
                <w:sz w:val="16"/>
              </w:rPr>
              <w:t>$3A01</w:t>
            </w:r>
          </w:p>
        </w:tc>
        <w:tc>
          <w:tcPr>
            <w:tcW w:w="2880" w:type="dxa"/>
            <w:tcBorders>
              <w:top w:val="nil"/>
            </w:tcBorders>
          </w:tcPr>
          <w:p w:rsidR="00DE2E05" w:rsidRPr="00202177" w:rsidRDefault="00DE2E05" w:rsidP="00DE2E05">
            <w:pPr>
              <w:rPr>
                <w:rFonts w:ascii="Arial" w:hAnsi="Arial" w:cs="Arial"/>
                <w:sz w:val="16"/>
                <w:szCs w:val="16"/>
              </w:rPr>
            </w:pPr>
            <w:r w:rsidRPr="00202177">
              <w:rPr>
                <w:rFonts w:ascii="Arial" w:hAnsi="Arial" w:cs="Arial"/>
                <w:sz w:val="16"/>
                <w:szCs w:val="16"/>
              </w:rPr>
              <w:t xml:space="preserve">Engine Off Natural Vacuum Phase 2 </w:t>
            </w:r>
            <w:r>
              <w:rPr>
                <w:rFonts w:ascii="Arial" w:hAnsi="Arial" w:cs="Arial"/>
                <w:sz w:val="16"/>
                <w:szCs w:val="16"/>
              </w:rPr>
              <w:t>End</w:t>
            </w:r>
            <w:r w:rsidRPr="00202177">
              <w:rPr>
                <w:rFonts w:ascii="Arial" w:hAnsi="Arial" w:cs="Arial"/>
                <w:sz w:val="16"/>
                <w:szCs w:val="16"/>
              </w:rPr>
              <w:t xml:space="preserve"> Time</w:t>
            </w:r>
          </w:p>
        </w:tc>
        <w:tc>
          <w:tcPr>
            <w:tcW w:w="720" w:type="dxa"/>
            <w:tcBorders>
              <w:top w:val="nil"/>
            </w:tcBorders>
          </w:tcPr>
          <w:p w:rsidR="00DE2E05" w:rsidRPr="00202177" w:rsidRDefault="00DE2E05" w:rsidP="00DE2E05">
            <w:pPr>
              <w:jc w:val="right"/>
              <w:rPr>
                <w:rFonts w:ascii="Arial" w:hAnsi="Arial" w:cs="Arial"/>
                <w:sz w:val="16"/>
                <w:szCs w:val="16"/>
              </w:rPr>
            </w:pPr>
            <w:r w:rsidRPr="00202177">
              <w:rPr>
                <w:rFonts w:ascii="Arial" w:hAnsi="Arial" w:cs="Arial"/>
                <w:sz w:val="16"/>
                <w:szCs w:val="16"/>
              </w:rPr>
              <w:t>2</w:t>
            </w:r>
          </w:p>
        </w:tc>
        <w:tc>
          <w:tcPr>
            <w:tcW w:w="720" w:type="dxa"/>
            <w:tcBorders>
              <w:top w:val="nil"/>
            </w:tcBorders>
          </w:tcPr>
          <w:p w:rsidR="00DE2E05" w:rsidRPr="00202177" w:rsidRDefault="00DE2E05" w:rsidP="00DE2E05">
            <w:pPr>
              <w:rPr>
                <w:rFonts w:ascii="Arial" w:hAnsi="Arial" w:cs="Arial"/>
                <w:sz w:val="16"/>
                <w:szCs w:val="16"/>
              </w:rPr>
            </w:pPr>
            <w:r w:rsidRPr="00202177">
              <w:rPr>
                <w:rFonts w:ascii="Arial" w:hAnsi="Arial" w:cs="Arial"/>
                <w:sz w:val="16"/>
                <w:szCs w:val="16"/>
              </w:rPr>
              <w:t>UNM</w:t>
            </w:r>
          </w:p>
        </w:tc>
        <w:tc>
          <w:tcPr>
            <w:tcW w:w="2160" w:type="dxa"/>
            <w:tcBorders>
              <w:top w:val="nil"/>
            </w:tcBorders>
          </w:tcPr>
          <w:p w:rsidR="00DE2E05" w:rsidRPr="00202177" w:rsidRDefault="00DE2E05" w:rsidP="00DE2E05">
            <w:pPr>
              <w:rPr>
                <w:rFonts w:ascii="Arial" w:hAnsi="Arial" w:cs="Arial"/>
                <w:sz w:val="16"/>
                <w:szCs w:val="16"/>
              </w:rPr>
            </w:pPr>
            <w:r w:rsidRPr="00202177">
              <w:rPr>
                <w:rFonts w:ascii="Arial" w:hAnsi="Arial" w:cs="Arial"/>
                <w:sz w:val="16"/>
                <w:szCs w:val="16"/>
                <w:u w:color="000000"/>
              </w:rPr>
              <w:t>0 - 3276.75 s</w:t>
            </w:r>
          </w:p>
        </w:tc>
        <w:tc>
          <w:tcPr>
            <w:tcW w:w="2160" w:type="dxa"/>
            <w:tcBorders>
              <w:top w:val="nil"/>
            </w:tcBorders>
          </w:tcPr>
          <w:p w:rsidR="00DE2E05" w:rsidRPr="00B037BB" w:rsidRDefault="00DE2E05" w:rsidP="00DE2E05">
            <w:pPr>
              <w:rPr>
                <w:rFonts w:ascii="Arial" w:hAnsi="Arial"/>
                <w:sz w:val="16"/>
              </w:rPr>
            </w:pPr>
            <w:r w:rsidRPr="00B037BB">
              <w:rPr>
                <w:rFonts w:ascii="Arial" w:hAnsi="Arial"/>
                <w:sz w:val="16"/>
              </w:rPr>
              <w:t xml:space="preserve">E = N * </w:t>
            </w:r>
            <w:r>
              <w:rPr>
                <w:rFonts w:ascii="Arial" w:hAnsi="Arial"/>
                <w:sz w:val="16"/>
              </w:rPr>
              <w:t>0.05</w:t>
            </w:r>
          </w:p>
        </w:tc>
      </w:tr>
    </w:tbl>
    <w:p w:rsidR="00DE2E05" w:rsidRPr="007643DD" w:rsidRDefault="00DE2E05" w:rsidP="00DE2E05"/>
    <w:p w:rsidR="00DE2E05" w:rsidRPr="00202177" w:rsidRDefault="00DE2E05" w:rsidP="00DE2E05">
      <w:r w:rsidRPr="00202177">
        <w:t>This PID c</w:t>
      </w:r>
      <w:r w:rsidRPr="00202177">
        <w:rPr>
          <w:rFonts w:ascii="Times" w:hAnsi="Times" w:cs="Times"/>
          <w:u w:color="000000"/>
        </w:rPr>
        <w:t>aptures the time at the end of Engine Off Natural Vacuum (EONV) Phase 2</w:t>
      </w:r>
      <w:r w:rsidRPr="00202177">
        <w:t>.</w:t>
      </w:r>
      <w:r>
        <w:t xml:space="preserve">  (Engineering use only)</w:t>
      </w:r>
    </w:p>
    <w:p w:rsidR="00DE2E05" w:rsidRPr="007643DD" w:rsidRDefault="00DE2E05" w:rsidP="00DE2E05"/>
    <w:p w:rsidR="00DE2E05" w:rsidRDefault="00DE2E05" w:rsidP="00DE2E05">
      <w:pPr>
        <w:pStyle w:val="Heading3"/>
      </w:pPr>
      <w:bookmarkStart w:id="1030" w:name="_Toc183415167"/>
      <w:bookmarkStart w:id="1031" w:name="_Toc223513263"/>
      <w:r>
        <w:t xml:space="preserve">EVPR – PID $3A02 – </w:t>
      </w:r>
      <w:r w:rsidRPr="007606A5">
        <w:t>E</w:t>
      </w:r>
      <w:r>
        <w:t>ngine Off Natural Vacuum EWMA Test Sample Counter</w:t>
      </w:r>
      <w:bookmarkEnd w:id="1030"/>
      <w:bookmarkEnd w:id="1031"/>
    </w:p>
    <w:p w:rsidR="00DE2E05"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DE2E05" w:rsidTr="00DE2E05">
        <w:trPr>
          <w:cantSplit/>
          <w:jc w:val="center"/>
        </w:trPr>
        <w:tc>
          <w:tcPr>
            <w:tcW w:w="720" w:type="dxa"/>
            <w:tcBorders>
              <w:bottom w:val="single" w:sz="12" w:space="0" w:color="000000"/>
            </w:tcBorders>
          </w:tcPr>
          <w:p w:rsidR="00DE2E05" w:rsidRDefault="00DE2E05" w:rsidP="00DE2E05">
            <w:pPr>
              <w:jc w:val="center"/>
              <w:rPr>
                <w:b/>
                <w:sz w:val="16"/>
              </w:rPr>
            </w:pPr>
            <w:r>
              <w:rPr>
                <w:b/>
                <w:sz w:val="16"/>
              </w:rPr>
              <w:t>PID</w:t>
            </w:r>
          </w:p>
        </w:tc>
        <w:tc>
          <w:tcPr>
            <w:tcW w:w="2880" w:type="dxa"/>
            <w:tcBorders>
              <w:bottom w:val="single" w:sz="12" w:space="0" w:color="000000"/>
            </w:tcBorders>
          </w:tcPr>
          <w:p w:rsidR="00DE2E05" w:rsidRDefault="00DE2E05" w:rsidP="00DE2E05">
            <w:pPr>
              <w:jc w:val="center"/>
              <w:rPr>
                <w:b/>
                <w:sz w:val="16"/>
              </w:rPr>
            </w:pPr>
            <w:r>
              <w:rPr>
                <w:b/>
                <w:sz w:val="16"/>
              </w:rPr>
              <w:t>Signal</w:t>
            </w:r>
          </w:p>
        </w:tc>
        <w:tc>
          <w:tcPr>
            <w:tcW w:w="720" w:type="dxa"/>
            <w:tcBorders>
              <w:bottom w:val="single" w:sz="12" w:space="0" w:color="000000"/>
            </w:tcBorders>
          </w:tcPr>
          <w:p w:rsidR="00DE2E05" w:rsidRDefault="00DE2E05" w:rsidP="00DE2E05">
            <w:pPr>
              <w:jc w:val="center"/>
              <w:rPr>
                <w:b/>
                <w:sz w:val="16"/>
              </w:rPr>
            </w:pPr>
            <w:r>
              <w:rPr>
                <w:b/>
                <w:sz w:val="16"/>
              </w:rPr>
              <w:t>Length (Bytes)</w:t>
            </w:r>
          </w:p>
        </w:tc>
        <w:tc>
          <w:tcPr>
            <w:tcW w:w="720" w:type="dxa"/>
            <w:tcBorders>
              <w:bottom w:val="single" w:sz="12" w:space="0" w:color="000000"/>
            </w:tcBorders>
          </w:tcPr>
          <w:p w:rsidR="00DE2E05" w:rsidRDefault="00DE2E05" w:rsidP="00DE2E05">
            <w:pPr>
              <w:jc w:val="center"/>
              <w:rPr>
                <w:b/>
                <w:sz w:val="16"/>
              </w:rPr>
            </w:pPr>
            <w:r>
              <w:rPr>
                <w:b/>
                <w:sz w:val="16"/>
              </w:rPr>
              <w:t>Data Type</w:t>
            </w:r>
          </w:p>
        </w:tc>
        <w:tc>
          <w:tcPr>
            <w:tcW w:w="2160" w:type="dxa"/>
            <w:tcBorders>
              <w:bottom w:val="single" w:sz="12" w:space="0" w:color="000000"/>
            </w:tcBorders>
          </w:tcPr>
          <w:p w:rsidR="00DE2E05" w:rsidRDefault="00DE2E05" w:rsidP="00DE2E05">
            <w:pPr>
              <w:jc w:val="center"/>
              <w:rPr>
                <w:b/>
                <w:sz w:val="16"/>
              </w:rPr>
            </w:pPr>
            <w:r>
              <w:rPr>
                <w:b/>
                <w:sz w:val="16"/>
              </w:rPr>
              <w:t>Range</w:t>
            </w:r>
          </w:p>
        </w:tc>
        <w:tc>
          <w:tcPr>
            <w:tcW w:w="2160" w:type="dxa"/>
            <w:tcBorders>
              <w:bottom w:val="single" w:sz="12" w:space="0" w:color="000000"/>
            </w:tcBorders>
          </w:tcPr>
          <w:p w:rsidR="00DE2E05" w:rsidRDefault="00DE2E05" w:rsidP="00DE2E05">
            <w:pPr>
              <w:jc w:val="center"/>
              <w:rPr>
                <w:b/>
                <w:sz w:val="16"/>
              </w:rPr>
            </w:pPr>
            <w:r>
              <w:rPr>
                <w:b/>
                <w:sz w:val="16"/>
              </w:rPr>
              <w:t>Conversion</w:t>
            </w:r>
          </w:p>
        </w:tc>
      </w:tr>
      <w:tr w:rsidR="00DE2E05" w:rsidTr="00DE2E05">
        <w:trPr>
          <w:cantSplit/>
          <w:jc w:val="center"/>
        </w:trPr>
        <w:tc>
          <w:tcPr>
            <w:tcW w:w="720" w:type="dxa"/>
            <w:tcBorders>
              <w:top w:val="nil"/>
            </w:tcBorders>
          </w:tcPr>
          <w:p w:rsidR="00DE2E05" w:rsidRDefault="00DE2E05" w:rsidP="00DE2E05">
            <w:pPr>
              <w:jc w:val="right"/>
              <w:rPr>
                <w:rFonts w:ascii="Arial" w:hAnsi="Arial"/>
                <w:sz w:val="16"/>
              </w:rPr>
            </w:pPr>
            <w:r>
              <w:rPr>
                <w:rFonts w:ascii="Arial" w:hAnsi="Arial"/>
                <w:sz w:val="16"/>
              </w:rPr>
              <w:t>$3A02</w:t>
            </w:r>
          </w:p>
        </w:tc>
        <w:tc>
          <w:tcPr>
            <w:tcW w:w="2880" w:type="dxa"/>
            <w:tcBorders>
              <w:top w:val="nil"/>
            </w:tcBorders>
          </w:tcPr>
          <w:p w:rsidR="00DE2E05" w:rsidRPr="00202177" w:rsidRDefault="00DE2E05" w:rsidP="00DE2E05">
            <w:pPr>
              <w:rPr>
                <w:rFonts w:ascii="Arial" w:hAnsi="Arial" w:cs="Arial"/>
                <w:sz w:val="16"/>
                <w:szCs w:val="16"/>
              </w:rPr>
            </w:pPr>
            <w:r w:rsidRPr="00202177">
              <w:rPr>
                <w:rFonts w:ascii="Arial" w:hAnsi="Arial" w:cs="Arial"/>
                <w:sz w:val="16"/>
                <w:szCs w:val="16"/>
              </w:rPr>
              <w:t>Engine Off Natural Vacuum EWMA Test Sample Counter</w:t>
            </w:r>
          </w:p>
        </w:tc>
        <w:tc>
          <w:tcPr>
            <w:tcW w:w="720" w:type="dxa"/>
            <w:tcBorders>
              <w:top w:val="nil"/>
            </w:tcBorders>
          </w:tcPr>
          <w:p w:rsidR="00DE2E05" w:rsidRPr="00202177" w:rsidRDefault="00DE2E05" w:rsidP="00DE2E05">
            <w:pPr>
              <w:jc w:val="right"/>
              <w:rPr>
                <w:rFonts w:ascii="Arial" w:hAnsi="Arial" w:cs="Arial"/>
                <w:sz w:val="16"/>
                <w:szCs w:val="16"/>
              </w:rPr>
            </w:pPr>
            <w:r w:rsidRPr="00202177">
              <w:rPr>
                <w:rFonts w:ascii="Arial" w:hAnsi="Arial" w:cs="Arial"/>
                <w:sz w:val="16"/>
                <w:szCs w:val="16"/>
              </w:rPr>
              <w:t>2</w:t>
            </w:r>
          </w:p>
        </w:tc>
        <w:tc>
          <w:tcPr>
            <w:tcW w:w="720" w:type="dxa"/>
            <w:tcBorders>
              <w:top w:val="nil"/>
            </w:tcBorders>
          </w:tcPr>
          <w:p w:rsidR="00DE2E05" w:rsidRPr="00202177" w:rsidRDefault="00DE2E05" w:rsidP="00DE2E05">
            <w:pPr>
              <w:rPr>
                <w:rFonts w:ascii="Arial" w:hAnsi="Arial" w:cs="Arial"/>
                <w:sz w:val="16"/>
                <w:szCs w:val="16"/>
              </w:rPr>
            </w:pPr>
            <w:r w:rsidRPr="00202177">
              <w:rPr>
                <w:rFonts w:ascii="Arial" w:hAnsi="Arial" w:cs="Arial"/>
                <w:sz w:val="16"/>
                <w:szCs w:val="16"/>
              </w:rPr>
              <w:t>UNM</w:t>
            </w:r>
          </w:p>
        </w:tc>
        <w:tc>
          <w:tcPr>
            <w:tcW w:w="2160" w:type="dxa"/>
            <w:tcBorders>
              <w:top w:val="nil"/>
            </w:tcBorders>
          </w:tcPr>
          <w:p w:rsidR="00DE2E05" w:rsidRPr="00202177" w:rsidRDefault="00DE2E05" w:rsidP="00DE2E05">
            <w:pPr>
              <w:rPr>
                <w:rFonts w:ascii="Arial" w:hAnsi="Arial" w:cs="Arial"/>
                <w:sz w:val="16"/>
                <w:szCs w:val="16"/>
              </w:rPr>
            </w:pPr>
            <w:r w:rsidRPr="00202177">
              <w:rPr>
                <w:rFonts w:ascii="Arial" w:hAnsi="Arial" w:cs="Arial"/>
                <w:sz w:val="16"/>
                <w:szCs w:val="16"/>
                <w:u w:color="000000"/>
              </w:rPr>
              <w:t xml:space="preserve">0 </w:t>
            </w:r>
            <w:r>
              <w:rPr>
                <w:rFonts w:ascii="Arial" w:hAnsi="Arial" w:cs="Arial"/>
                <w:sz w:val="16"/>
                <w:szCs w:val="16"/>
                <w:u w:color="000000"/>
              </w:rPr>
              <w:t>–</w:t>
            </w:r>
            <w:r w:rsidRPr="00202177">
              <w:rPr>
                <w:rFonts w:ascii="Arial" w:hAnsi="Arial" w:cs="Arial"/>
                <w:sz w:val="16"/>
                <w:szCs w:val="16"/>
                <w:u w:color="000000"/>
              </w:rPr>
              <w:t xml:space="preserve"> 65535</w:t>
            </w:r>
            <w:r>
              <w:rPr>
                <w:rFonts w:ascii="Arial" w:hAnsi="Arial" w:cs="Arial"/>
                <w:sz w:val="16"/>
                <w:szCs w:val="16"/>
                <w:u w:color="000000"/>
              </w:rPr>
              <w:t xml:space="preserve"> counts</w:t>
            </w:r>
          </w:p>
        </w:tc>
        <w:tc>
          <w:tcPr>
            <w:tcW w:w="2160" w:type="dxa"/>
            <w:tcBorders>
              <w:top w:val="nil"/>
            </w:tcBorders>
          </w:tcPr>
          <w:p w:rsidR="00DE2E05" w:rsidRPr="00B037BB" w:rsidRDefault="00DE2E05" w:rsidP="00DE2E05">
            <w:pPr>
              <w:rPr>
                <w:rFonts w:ascii="Arial" w:hAnsi="Arial"/>
                <w:sz w:val="16"/>
              </w:rPr>
            </w:pPr>
            <w:r w:rsidRPr="00B037BB">
              <w:rPr>
                <w:rFonts w:ascii="Arial" w:hAnsi="Arial"/>
                <w:sz w:val="16"/>
              </w:rPr>
              <w:t xml:space="preserve">E = N * </w:t>
            </w:r>
            <w:r>
              <w:rPr>
                <w:rFonts w:ascii="Arial" w:hAnsi="Arial"/>
                <w:sz w:val="16"/>
              </w:rPr>
              <w:t>1</w:t>
            </w:r>
          </w:p>
        </w:tc>
      </w:tr>
    </w:tbl>
    <w:p w:rsidR="00DE2E05" w:rsidRPr="007643DD" w:rsidRDefault="00DE2E05" w:rsidP="00DE2E05"/>
    <w:p w:rsidR="00DE2E05" w:rsidRPr="00202177" w:rsidRDefault="00DE2E05" w:rsidP="00DE2E05">
      <w:r w:rsidRPr="00202177">
        <w:t xml:space="preserve">This PID </w:t>
      </w:r>
      <w:r w:rsidRPr="00202177">
        <w:rPr>
          <w:rFonts w:ascii="Times" w:hAnsi="Times" w:cs="Times"/>
          <w:u w:color="000000"/>
        </w:rPr>
        <w:t>keeps track of how many times the 0.020 inch E</w:t>
      </w:r>
      <w:r>
        <w:rPr>
          <w:rFonts w:ascii="Times" w:hAnsi="Times" w:cs="Times"/>
          <w:u w:color="000000"/>
        </w:rPr>
        <w:t xml:space="preserve">xponentially </w:t>
      </w:r>
      <w:r w:rsidRPr="00202177">
        <w:rPr>
          <w:rFonts w:ascii="Times" w:hAnsi="Times" w:cs="Times"/>
          <w:u w:color="000000"/>
        </w:rPr>
        <w:t>W</w:t>
      </w:r>
      <w:r>
        <w:rPr>
          <w:rFonts w:ascii="Times" w:hAnsi="Times" w:cs="Times"/>
          <w:u w:color="000000"/>
        </w:rPr>
        <w:t xml:space="preserve">eighted </w:t>
      </w:r>
      <w:r w:rsidRPr="00202177">
        <w:rPr>
          <w:rFonts w:ascii="Times" w:hAnsi="Times" w:cs="Times"/>
          <w:u w:color="000000"/>
        </w:rPr>
        <w:t>M</w:t>
      </w:r>
      <w:r>
        <w:rPr>
          <w:rFonts w:ascii="Times" w:hAnsi="Times" w:cs="Times"/>
          <w:u w:color="000000"/>
        </w:rPr>
        <w:t xml:space="preserve">oving </w:t>
      </w:r>
      <w:r w:rsidRPr="00202177">
        <w:rPr>
          <w:rFonts w:ascii="Times" w:hAnsi="Times" w:cs="Times"/>
          <w:u w:color="000000"/>
        </w:rPr>
        <w:t>A</w:t>
      </w:r>
      <w:r>
        <w:rPr>
          <w:rFonts w:ascii="Times" w:hAnsi="Times" w:cs="Times"/>
          <w:u w:color="000000"/>
        </w:rPr>
        <w:t>verage (EWMA)</w:t>
      </w:r>
      <w:r w:rsidRPr="00202177">
        <w:rPr>
          <w:rFonts w:ascii="Times" w:hAnsi="Times" w:cs="Times"/>
          <w:u w:color="000000"/>
        </w:rPr>
        <w:t xml:space="preserve"> parameter has been updated</w:t>
      </w:r>
      <w:r w:rsidRPr="00202177">
        <w:t>.</w:t>
      </w:r>
      <w:r>
        <w:t xml:space="preserve">  (Engineering use only)</w:t>
      </w:r>
    </w:p>
    <w:p w:rsidR="00DE2E05" w:rsidRPr="007643DD" w:rsidRDefault="00DE2E05" w:rsidP="00DE2E05"/>
    <w:p w:rsidR="00DE2E05" w:rsidRDefault="00DE2E05" w:rsidP="00DE2E05">
      <w:pPr>
        <w:pStyle w:val="Heading3"/>
      </w:pPr>
      <w:bookmarkStart w:id="1032" w:name="_Toc183415168"/>
      <w:bookmarkStart w:id="1033" w:name="_Toc223513264"/>
      <w:r>
        <w:t>EVPR – PID $3A03 – Accumulated Distance Traveled During Previous Key On Cycles</w:t>
      </w:r>
      <w:bookmarkEnd w:id="1032"/>
      <w:bookmarkEnd w:id="1033"/>
    </w:p>
    <w:p w:rsidR="00DE2E05"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DE2E05" w:rsidTr="00DE2E05">
        <w:trPr>
          <w:cantSplit/>
          <w:jc w:val="center"/>
        </w:trPr>
        <w:tc>
          <w:tcPr>
            <w:tcW w:w="720" w:type="dxa"/>
            <w:tcBorders>
              <w:bottom w:val="single" w:sz="12" w:space="0" w:color="000000"/>
            </w:tcBorders>
          </w:tcPr>
          <w:p w:rsidR="00DE2E05" w:rsidRDefault="00DE2E05" w:rsidP="00DE2E05">
            <w:pPr>
              <w:jc w:val="center"/>
              <w:rPr>
                <w:b/>
                <w:sz w:val="16"/>
              </w:rPr>
            </w:pPr>
            <w:r>
              <w:rPr>
                <w:b/>
                <w:sz w:val="16"/>
              </w:rPr>
              <w:t>PID</w:t>
            </w:r>
          </w:p>
        </w:tc>
        <w:tc>
          <w:tcPr>
            <w:tcW w:w="2880" w:type="dxa"/>
            <w:tcBorders>
              <w:bottom w:val="single" w:sz="12" w:space="0" w:color="000000"/>
            </w:tcBorders>
          </w:tcPr>
          <w:p w:rsidR="00DE2E05" w:rsidRDefault="00DE2E05" w:rsidP="00DE2E05">
            <w:pPr>
              <w:jc w:val="center"/>
              <w:rPr>
                <w:b/>
                <w:sz w:val="16"/>
              </w:rPr>
            </w:pPr>
            <w:r>
              <w:rPr>
                <w:b/>
                <w:sz w:val="16"/>
              </w:rPr>
              <w:t>Signal</w:t>
            </w:r>
          </w:p>
        </w:tc>
        <w:tc>
          <w:tcPr>
            <w:tcW w:w="720" w:type="dxa"/>
            <w:tcBorders>
              <w:bottom w:val="single" w:sz="12" w:space="0" w:color="000000"/>
            </w:tcBorders>
          </w:tcPr>
          <w:p w:rsidR="00DE2E05" w:rsidRDefault="00DE2E05" w:rsidP="00DE2E05">
            <w:pPr>
              <w:jc w:val="center"/>
              <w:rPr>
                <w:b/>
                <w:sz w:val="16"/>
              </w:rPr>
            </w:pPr>
            <w:r>
              <w:rPr>
                <w:b/>
                <w:sz w:val="16"/>
              </w:rPr>
              <w:t>Length (Bytes)</w:t>
            </w:r>
          </w:p>
        </w:tc>
        <w:tc>
          <w:tcPr>
            <w:tcW w:w="720" w:type="dxa"/>
            <w:tcBorders>
              <w:bottom w:val="single" w:sz="12" w:space="0" w:color="000000"/>
            </w:tcBorders>
          </w:tcPr>
          <w:p w:rsidR="00DE2E05" w:rsidRDefault="00DE2E05" w:rsidP="00DE2E05">
            <w:pPr>
              <w:jc w:val="center"/>
              <w:rPr>
                <w:b/>
                <w:sz w:val="16"/>
              </w:rPr>
            </w:pPr>
            <w:r>
              <w:rPr>
                <w:b/>
                <w:sz w:val="16"/>
              </w:rPr>
              <w:t>Data Type</w:t>
            </w:r>
          </w:p>
        </w:tc>
        <w:tc>
          <w:tcPr>
            <w:tcW w:w="2160" w:type="dxa"/>
            <w:tcBorders>
              <w:bottom w:val="single" w:sz="12" w:space="0" w:color="000000"/>
            </w:tcBorders>
          </w:tcPr>
          <w:p w:rsidR="00DE2E05" w:rsidRDefault="00DE2E05" w:rsidP="00DE2E05">
            <w:pPr>
              <w:jc w:val="center"/>
              <w:rPr>
                <w:b/>
                <w:sz w:val="16"/>
              </w:rPr>
            </w:pPr>
            <w:r>
              <w:rPr>
                <w:b/>
                <w:sz w:val="16"/>
              </w:rPr>
              <w:t>Range</w:t>
            </w:r>
          </w:p>
        </w:tc>
        <w:tc>
          <w:tcPr>
            <w:tcW w:w="2160" w:type="dxa"/>
            <w:tcBorders>
              <w:bottom w:val="single" w:sz="12" w:space="0" w:color="000000"/>
            </w:tcBorders>
          </w:tcPr>
          <w:p w:rsidR="00DE2E05" w:rsidRDefault="00DE2E05" w:rsidP="00DE2E05">
            <w:pPr>
              <w:jc w:val="center"/>
              <w:rPr>
                <w:b/>
                <w:sz w:val="16"/>
              </w:rPr>
            </w:pPr>
            <w:r>
              <w:rPr>
                <w:b/>
                <w:sz w:val="16"/>
              </w:rPr>
              <w:t>Conversion</w:t>
            </w:r>
          </w:p>
        </w:tc>
      </w:tr>
      <w:tr w:rsidR="00DE2E05" w:rsidTr="00DE2E05">
        <w:trPr>
          <w:cantSplit/>
          <w:jc w:val="center"/>
        </w:trPr>
        <w:tc>
          <w:tcPr>
            <w:tcW w:w="720" w:type="dxa"/>
            <w:tcBorders>
              <w:top w:val="nil"/>
            </w:tcBorders>
          </w:tcPr>
          <w:p w:rsidR="00DE2E05" w:rsidRPr="00202177" w:rsidRDefault="00DE2E05" w:rsidP="00DE2E05">
            <w:pPr>
              <w:jc w:val="right"/>
              <w:rPr>
                <w:rFonts w:ascii="Arial" w:hAnsi="Arial"/>
                <w:sz w:val="16"/>
              </w:rPr>
            </w:pPr>
            <w:r w:rsidRPr="00202177">
              <w:rPr>
                <w:rFonts w:ascii="Arial" w:hAnsi="Arial"/>
                <w:sz w:val="16"/>
              </w:rPr>
              <w:t>$</w:t>
            </w:r>
            <w:r>
              <w:rPr>
                <w:rFonts w:ascii="Arial" w:hAnsi="Arial"/>
                <w:sz w:val="16"/>
              </w:rPr>
              <w:t>3A03</w:t>
            </w:r>
          </w:p>
        </w:tc>
        <w:tc>
          <w:tcPr>
            <w:tcW w:w="2880" w:type="dxa"/>
            <w:tcBorders>
              <w:top w:val="nil"/>
            </w:tcBorders>
          </w:tcPr>
          <w:p w:rsidR="00DE2E05" w:rsidRPr="00202177" w:rsidRDefault="00DE2E05" w:rsidP="00DE2E05">
            <w:pPr>
              <w:rPr>
                <w:rFonts w:ascii="Arial" w:hAnsi="Arial" w:cs="Arial"/>
                <w:sz w:val="16"/>
                <w:szCs w:val="16"/>
              </w:rPr>
            </w:pPr>
            <w:r w:rsidRPr="00202177">
              <w:rPr>
                <w:rFonts w:ascii="Arial" w:hAnsi="Arial" w:cs="Arial"/>
                <w:sz w:val="16"/>
                <w:szCs w:val="16"/>
              </w:rPr>
              <w:t>Accumulated Distance Traveled During Previous Key On Cycles</w:t>
            </w:r>
          </w:p>
        </w:tc>
        <w:tc>
          <w:tcPr>
            <w:tcW w:w="720" w:type="dxa"/>
            <w:tcBorders>
              <w:top w:val="nil"/>
            </w:tcBorders>
          </w:tcPr>
          <w:p w:rsidR="00DE2E05" w:rsidRPr="00202177" w:rsidRDefault="00DE2E05" w:rsidP="00DE2E05">
            <w:pPr>
              <w:jc w:val="right"/>
              <w:rPr>
                <w:rFonts w:ascii="Arial" w:hAnsi="Arial" w:cs="Arial"/>
                <w:sz w:val="16"/>
                <w:szCs w:val="16"/>
              </w:rPr>
            </w:pPr>
            <w:r w:rsidRPr="00202177">
              <w:rPr>
                <w:rFonts w:ascii="Arial" w:hAnsi="Arial" w:cs="Arial"/>
                <w:sz w:val="16"/>
                <w:szCs w:val="16"/>
              </w:rPr>
              <w:t>4</w:t>
            </w:r>
          </w:p>
        </w:tc>
        <w:tc>
          <w:tcPr>
            <w:tcW w:w="720" w:type="dxa"/>
            <w:tcBorders>
              <w:top w:val="nil"/>
            </w:tcBorders>
          </w:tcPr>
          <w:p w:rsidR="00DE2E05" w:rsidRPr="00202177" w:rsidRDefault="00DE2E05" w:rsidP="00DE2E05">
            <w:pPr>
              <w:rPr>
                <w:rFonts w:ascii="Arial" w:hAnsi="Arial" w:cs="Arial"/>
                <w:sz w:val="16"/>
                <w:szCs w:val="16"/>
              </w:rPr>
            </w:pPr>
            <w:r w:rsidRPr="00202177">
              <w:rPr>
                <w:rFonts w:ascii="Arial" w:hAnsi="Arial" w:cs="Arial"/>
                <w:sz w:val="16"/>
                <w:szCs w:val="16"/>
              </w:rPr>
              <w:t>UNM</w:t>
            </w:r>
          </w:p>
        </w:tc>
        <w:tc>
          <w:tcPr>
            <w:tcW w:w="2160" w:type="dxa"/>
            <w:tcBorders>
              <w:top w:val="nil"/>
            </w:tcBorders>
          </w:tcPr>
          <w:p w:rsidR="00DE2E05" w:rsidRPr="00202177" w:rsidRDefault="00DE2E05" w:rsidP="00DE2E05">
            <w:pPr>
              <w:rPr>
                <w:rFonts w:ascii="Arial" w:hAnsi="Arial" w:cs="Arial"/>
                <w:sz w:val="16"/>
                <w:szCs w:val="16"/>
              </w:rPr>
            </w:pPr>
            <w:r w:rsidRPr="00202177">
              <w:rPr>
                <w:rFonts w:ascii="Arial" w:hAnsi="Arial" w:cs="Arial"/>
                <w:sz w:val="16"/>
                <w:szCs w:val="16"/>
                <w:u w:color="000000"/>
              </w:rPr>
              <w:t>0 - 1048575.999755859375 km</w:t>
            </w:r>
          </w:p>
        </w:tc>
        <w:tc>
          <w:tcPr>
            <w:tcW w:w="2160" w:type="dxa"/>
            <w:tcBorders>
              <w:top w:val="nil"/>
            </w:tcBorders>
          </w:tcPr>
          <w:p w:rsidR="00DE2E05" w:rsidRPr="00202177" w:rsidRDefault="00DE2E05" w:rsidP="00DE2E05">
            <w:pPr>
              <w:rPr>
                <w:rFonts w:ascii="Arial" w:hAnsi="Arial" w:cs="Arial"/>
                <w:sz w:val="16"/>
                <w:szCs w:val="16"/>
              </w:rPr>
            </w:pPr>
            <w:r>
              <w:rPr>
                <w:rFonts w:ascii="Arial" w:hAnsi="Arial" w:cs="Arial"/>
                <w:sz w:val="16"/>
                <w:szCs w:val="16"/>
              </w:rPr>
              <w:t xml:space="preserve">E = N </w:t>
            </w:r>
            <w:r w:rsidRPr="00202177">
              <w:rPr>
                <w:rFonts w:ascii="Arial" w:hAnsi="Arial" w:cs="Arial"/>
                <w:sz w:val="16"/>
                <w:szCs w:val="16"/>
                <w:u w:color="000000"/>
              </w:rPr>
              <w:t>/ 4096</w:t>
            </w:r>
          </w:p>
        </w:tc>
      </w:tr>
    </w:tbl>
    <w:p w:rsidR="00DE2E05" w:rsidRPr="007643DD" w:rsidRDefault="00DE2E05" w:rsidP="00DE2E05"/>
    <w:p w:rsidR="00DE2E05" w:rsidRPr="00202177" w:rsidRDefault="00DE2E05" w:rsidP="00DE2E05">
      <w:r w:rsidRPr="00202177">
        <w:t>This PID stores the t</w:t>
      </w:r>
      <w:r w:rsidRPr="00202177">
        <w:rPr>
          <w:rFonts w:ascii="Times" w:hAnsi="Times" w:cs="Times"/>
          <w:u w:color="000000"/>
        </w:rPr>
        <w:t>otal accumulated distance occurring with the engine running above a minimum vehicle speed saved at shutdown</w:t>
      </w:r>
      <w:r w:rsidRPr="00202177">
        <w:t>.</w:t>
      </w:r>
      <w:r>
        <w:t xml:space="preserve">  (Engineering use only)</w:t>
      </w:r>
    </w:p>
    <w:p w:rsidR="00DE2E05" w:rsidRPr="007643DD" w:rsidRDefault="00DE2E05" w:rsidP="00DE2E05"/>
    <w:p w:rsidR="00DE2E05" w:rsidRDefault="00DE2E05" w:rsidP="00DE2E05">
      <w:pPr>
        <w:pStyle w:val="Heading3"/>
      </w:pPr>
      <w:bookmarkStart w:id="1034" w:name="_Toc183415169"/>
      <w:bookmarkStart w:id="1035" w:name="_Toc223513265"/>
      <w:r>
        <w:t xml:space="preserve">EVPR – PID $3A04 – </w:t>
      </w:r>
      <w:r w:rsidRPr="007606A5">
        <w:t>E</w:t>
      </w:r>
      <w:r>
        <w:t>ngine Off Natural Vacuum Corrected Phase 1 End Pressure</w:t>
      </w:r>
      <w:bookmarkEnd w:id="1034"/>
      <w:bookmarkEnd w:id="1035"/>
    </w:p>
    <w:p w:rsidR="00DE2E05"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DE2E05" w:rsidTr="00DE2E05">
        <w:trPr>
          <w:cantSplit/>
          <w:jc w:val="center"/>
        </w:trPr>
        <w:tc>
          <w:tcPr>
            <w:tcW w:w="720" w:type="dxa"/>
            <w:tcBorders>
              <w:bottom w:val="single" w:sz="12" w:space="0" w:color="000000"/>
            </w:tcBorders>
          </w:tcPr>
          <w:p w:rsidR="00DE2E05" w:rsidRDefault="00DE2E05" w:rsidP="00DE2E05">
            <w:pPr>
              <w:jc w:val="center"/>
              <w:rPr>
                <w:b/>
                <w:sz w:val="16"/>
              </w:rPr>
            </w:pPr>
            <w:r>
              <w:rPr>
                <w:b/>
                <w:sz w:val="16"/>
              </w:rPr>
              <w:t>PID</w:t>
            </w:r>
          </w:p>
        </w:tc>
        <w:tc>
          <w:tcPr>
            <w:tcW w:w="2880" w:type="dxa"/>
            <w:tcBorders>
              <w:bottom w:val="single" w:sz="12" w:space="0" w:color="000000"/>
            </w:tcBorders>
          </w:tcPr>
          <w:p w:rsidR="00DE2E05" w:rsidRDefault="00DE2E05" w:rsidP="00DE2E05">
            <w:pPr>
              <w:jc w:val="center"/>
              <w:rPr>
                <w:b/>
                <w:sz w:val="16"/>
              </w:rPr>
            </w:pPr>
            <w:r>
              <w:rPr>
                <w:b/>
                <w:sz w:val="16"/>
              </w:rPr>
              <w:t>Signal</w:t>
            </w:r>
          </w:p>
        </w:tc>
        <w:tc>
          <w:tcPr>
            <w:tcW w:w="720" w:type="dxa"/>
            <w:tcBorders>
              <w:bottom w:val="single" w:sz="12" w:space="0" w:color="000000"/>
            </w:tcBorders>
          </w:tcPr>
          <w:p w:rsidR="00DE2E05" w:rsidRDefault="00DE2E05" w:rsidP="00DE2E05">
            <w:pPr>
              <w:jc w:val="center"/>
              <w:rPr>
                <w:b/>
                <w:sz w:val="16"/>
              </w:rPr>
            </w:pPr>
            <w:r>
              <w:rPr>
                <w:b/>
                <w:sz w:val="16"/>
              </w:rPr>
              <w:t>Length (Bytes)</w:t>
            </w:r>
          </w:p>
        </w:tc>
        <w:tc>
          <w:tcPr>
            <w:tcW w:w="720" w:type="dxa"/>
            <w:tcBorders>
              <w:bottom w:val="single" w:sz="12" w:space="0" w:color="000000"/>
            </w:tcBorders>
          </w:tcPr>
          <w:p w:rsidR="00DE2E05" w:rsidRDefault="00DE2E05" w:rsidP="00DE2E05">
            <w:pPr>
              <w:jc w:val="center"/>
              <w:rPr>
                <w:b/>
                <w:sz w:val="16"/>
              </w:rPr>
            </w:pPr>
            <w:r>
              <w:rPr>
                <w:b/>
                <w:sz w:val="16"/>
              </w:rPr>
              <w:t>Data Type</w:t>
            </w:r>
          </w:p>
        </w:tc>
        <w:tc>
          <w:tcPr>
            <w:tcW w:w="2160" w:type="dxa"/>
            <w:tcBorders>
              <w:bottom w:val="single" w:sz="12" w:space="0" w:color="000000"/>
            </w:tcBorders>
          </w:tcPr>
          <w:p w:rsidR="00DE2E05" w:rsidRDefault="00DE2E05" w:rsidP="00DE2E05">
            <w:pPr>
              <w:jc w:val="center"/>
              <w:rPr>
                <w:b/>
                <w:sz w:val="16"/>
              </w:rPr>
            </w:pPr>
            <w:r>
              <w:rPr>
                <w:b/>
                <w:sz w:val="16"/>
              </w:rPr>
              <w:t>Range</w:t>
            </w:r>
          </w:p>
        </w:tc>
        <w:tc>
          <w:tcPr>
            <w:tcW w:w="2160" w:type="dxa"/>
            <w:tcBorders>
              <w:bottom w:val="single" w:sz="12" w:space="0" w:color="000000"/>
            </w:tcBorders>
          </w:tcPr>
          <w:p w:rsidR="00DE2E05" w:rsidRDefault="00DE2E05" w:rsidP="00DE2E05">
            <w:pPr>
              <w:jc w:val="center"/>
              <w:rPr>
                <w:b/>
                <w:sz w:val="16"/>
              </w:rPr>
            </w:pPr>
            <w:r>
              <w:rPr>
                <w:b/>
                <w:sz w:val="16"/>
              </w:rPr>
              <w:t>Conversion</w:t>
            </w:r>
          </w:p>
        </w:tc>
      </w:tr>
      <w:tr w:rsidR="00DE2E05" w:rsidTr="00DE2E05">
        <w:trPr>
          <w:cantSplit/>
          <w:jc w:val="center"/>
        </w:trPr>
        <w:tc>
          <w:tcPr>
            <w:tcW w:w="720" w:type="dxa"/>
            <w:tcBorders>
              <w:top w:val="nil"/>
            </w:tcBorders>
          </w:tcPr>
          <w:p w:rsidR="00DE2E05" w:rsidRDefault="00DE2E05" w:rsidP="00DE2E05">
            <w:pPr>
              <w:jc w:val="right"/>
              <w:rPr>
                <w:rFonts w:ascii="Arial" w:hAnsi="Arial"/>
                <w:sz w:val="16"/>
              </w:rPr>
            </w:pPr>
            <w:r>
              <w:rPr>
                <w:rFonts w:ascii="Arial" w:hAnsi="Arial"/>
                <w:sz w:val="16"/>
              </w:rPr>
              <w:t>$3A04</w:t>
            </w:r>
          </w:p>
        </w:tc>
        <w:tc>
          <w:tcPr>
            <w:tcW w:w="288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rPr>
              <w:t>Engine Off Natural Vacuum Corrected Phase 1 End Pressure</w:t>
            </w:r>
          </w:p>
        </w:tc>
        <w:tc>
          <w:tcPr>
            <w:tcW w:w="720" w:type="dxa"/>
            <w:tcBorders>
              <w:top w:val="nil"/>
            </w:tcBorders>
          </w:tcPr>
          <w:p w:rsidR="00DE2E05" w:rsidRPr="002A62C1" w:rsidRDefault="00DE2E05" w:rsidP="00DE2E05">
            <w:pPr>
              <w:jc w:val="right"/>
              <w:rPr>
                <w:rFonts w:ascii="Arial" w:hAnsi="Arial" w:cs="Arial"/>
                <w:sz w:val="16"/>
                <w:szCs w:val="16"/>
              </w:rPr>
            </w:pPr>
            <w:r w:rsidRPr="002A62C1">
              <w:rPr>
                <w:rFonts w:ascii="Arial" w:hAnsi="Arial" w:cs="Arial"/>
                <w:sz w:val="16"/>
                <w:szCs w:val="16"/>
              </w:rPr>
              <w:t>2</w:t>
            </w:r>
          </w:p>
        </w:tc>
        <w:tc>
          <w:tcPr>
            <w:tcW w:w="72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rPr>
              <w:t>SNM</w:t>
            </w:r>
          </w:p>
        </w:tc>
        <w:tc>
          <w:tcPr>
            <w:tcW w:w="216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u w:color="000000"/>
              </w:rPr>
              <w:t>-32 - 31.9990234375</w:t>
            </w:r>
            <w:r>
              <w:rPr>
                <w:rFonts w:ascii="Arial" w:hAnsi="Arial" w:cs="Arial"/>
                <w:sz w:val="16"/>
                <w:szCs w:val="16"/>
                <w:u w:color="000000"/>
              </w:rPr>
              <w:t xml:space="preserve"> in. H</w:t>
            </w:r>
            <w:r w:rsidRPr="00193990">
              <w:rPr>
                <w:rFonts w:ascii="Arial" w:hAnsi="Arial" w:cs="Arial"/>
                <w:sz w:val="16"/>
                <w:szCs w:val="16"/>
                <w:u w:color="000000"/>
                <w:vertAlign w:val="subscript"/>
              </w:rPr>
              <w:t>2</w:t>
            </w:r>
            <w:r>
              <w:rPr>
                <w:rFonts w:ascii="Arial" w:hAnsi="Arial" w:cs="Arial"/>
                <w:sz w:val="16"/>
                <w:szCs w:val="16"/>
                <w:u w:color="000000"/>
              </w:rPr>
              <w:t>0</w:t>
            </w:r>
          </w:p>
        </w:tc>
        <w:tc>
          <w:tcPr>
            <w:tcW w:w="216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rPr>
              <w:t>E = N / 1024</w:t>
            </w:r>
          </w:p>
        </w:tc>
      </w:tr>
    </w:tbl>
    <w:p w:rsidR="00DE2E05" w:rsidRPr="007643DD" w:rsidRDefault="00DE2E05" w:rsidP="00DE2E05"/>
    <w:p w:rsidR="00DE2E05" w:rsidRPr="002A62C1" w:rsidRDefault="00DE2E05" w:rsidP="00DE2E05">
      <w:r w:rsidRPr="002A62C1">
        <w:t xml:space="preserve">This PID indicates </w:t>
      </w:r>
      <w:r w:rsidRPr="002A62C1">
        <w:rPr>
          <w:rFonts w:ascii="Times" w:hAnsi="Times" w:cs="Times"/>
          <w:u w:color="000000"/>
        </w:rPr>
        <w:t>the pressure at the end of Phase 1</w:t>
      </w:r>
      <w:r>
        <w:rPr>
          <w:rFonts w:ascii="Times" w:hAnsi="Times" w:cs="Times"/>
          <w:u w:color="000000"/>
        </w:rPr>
        <w:t>, corrected for fuel volatility</w:t>
      </w:r>
      <w:r w:rsidRPr="002A62C1">
        <w:t>.</w:t>
      </w:r>
      <w:r>
        <w:t xml:space="preserve">  (Engineering use only)</w:t>
      </w:r>
    </w:p>
    <w:p w:rsidR="00DE2E05" w:rsidRDefault="00DE2E05" w:rsidP="00DE2E05"/>
    <w:p w:rsidR="00DE2E05" w:rsidRDefault="00DE2E05" w:rsidP="00DE2E05">
      <w:pPr>
        <w:pStyle w:val="Heading3"/>
        <w:rPr>
          <w:bCs/>
          <w:szCs w:val="24"/>
          <w:u w:color="000000"/>
        </w:rPr>
      </w:pPr>
      <w:bookmarkStart w:id="1036" w:name="_Toc183415170"/>
      <w:bookmarkStart w:id="1037" w:name="_Toc223513266"/>
      <w:r>
        <w:t xml:space="preserve">EVPR – PID $3A05 – </w:t>
      </w:r>
      <w:r w:rsidRPr="007606A5">
        <w:t>E</w:t>
      </w:r>
      <w:r>
        <w:t>ngine Off Natural Vacuum Phase 1 Result Pressur</w:t>
      </w:r>
      <w:r w:rsidRPr="002A62C1">
        <w:rPr>
          <w:szCs w:val="24"/>
        </w:rPr>
        <w:t>e</w:t>
      </w:r>
      <w:bookmarkEnd w:id="1036"/>
      <w:bookmarkEnd w:id="1037"/>
    </w:p>
    <w:p w:rsidR="00DE2E05" w:rsidRPr="002A62C1"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DE2E05" w:rsidTr="00DE2E05">
        <w:trPr>
          <w:cantSplit/>
          <w:jc w:val="center"/>
        </w:trPr>
        <w:tc>
          <w:tcPr>
            <w:tcW w:w="720" w:type="dxa"/>
            <w:tcBorders>
              <w:bottom w:val="single" w:sz="12" w:space="0" w:color="000000"/>
            </w:tcBorders>
          </w:tcPr>
          <w:p w:rsidR="00DE2E05" w:rsidRDefault="00DE2E05" w:rsidP="00DE2E05">
            <w:pPr>
              <w:jc w:val="center"/>
              <w:rPr>
                <w:b/>
                <w:sz w:val="16"/>
              </w:rPr>
            </w:pPr>
            <w:r>
              <w:rPr>
                <w:b/>
                <w:sz w:val="16"/>
              </w:rPr>
              <w:t>PID</w:t>
            </w:r>
          </w:p>
        </w:tc>
        <w:tc>
          <w:tcPr>
            <w:tcW w:w="2880" w:type="dxa"/>
            <w:tcBorders>
              <w:bottom w:val="single" w:sz="12" w:space="0" w:color="000000"/>
            </w:tcBorders>
          </w:tcPr>
          <w:p w:rsidR="00DE2E05" w:rsidRDefault="00DE2E05" w:rsidP="00DE2E05">
            <w:pPr>
              <w:jc w:val="center"/>
              <w:rPr>
                <w:b/>
                <w:sz w:val="16"/>
              </w:rPr>
            </w:pPr>
            <w:r>
              <w:rPr>
                <w:b/>
                <w:sz w:val="16"/>
              </w:rPr>
              <w:t>Signal</w:t>
            </w:r>
          </w:p>
        </w:tc>
        <w:tc>
          <w:tcPr>
            <w:tcW w:w="720" w:type="dxa"/>
            <w:tcBorders>
              <w:bottom w:val="single" w:sz="12" w:space="0" w:color="000000"/>
            </w:tcBorders>
          </w:tcPr>
          <w:p w:rsidR="00DE2E05" w:rsidRDefault="00DE2E05" w:rsidP="00DE2E05">
            <w:pPr>
              <w:jc w:val="center"/>
              <w:rPr>
                <w:b/>
                <w:sz w:val="16"/>
              </w:rPr>
            </w:pPr>
            <w:r>
              <w:rPr>
                <w:b/>
                <w:sz w:val="16"/>
              </w:rPr>
              <w:t>Length (Bytes)</w:t>
            </w:r>
          </w:p>
        </w:tc>
        <w:tc>
          <w:tcPr>
            <w:tcW w:w="720" w:type="dxa"/>
            <w:tcBorders>
              <w:bottom w:val="single" w:sz="12" w:space="0" w:color="000000"/>
            </w:tcBorders>
          </w:tcPr>
          <w:p w:rsidR="00DE2E05" w:rsidRDefault="00DE2E05" w:rsidP="00DE2E05">
            <w:pPr>
              <w:jc w:val="center"/>
              <w:rPr>
                <w:b/>
                <w:sz w:val="16"/>
              </w:rPr>
            </w:pPr>
            <w:r>
              <w:rPr>
                <w:b/>
                <w:sz w:val="16"/>
              </w:rPr>
              <w:t>Data Type</w:t>
            </w:r>
          </w:p>
        </w:tc>
        <w:tc>
          <w:tcPr>
            <w:tcW w:w="2160" w:type="dxa"/>
            <w:tcBorders>
              <w:bottom w:val="single" w:sz="12" w:space="0" w:color="000000"/>
            </w:tcBorders>
          </w:tcPr>
          <w:p w:rsidR="00DE2E05" w:rsidRDefault="00DE2E05" w:rsidP="00DE2E05">
            <w:pPr>
              <w:jc w:val="center"/>
              <w:rPr>
                <w:b/>
                <w:sz w:val="16"/>
              </w:rPr>
            </w:pPr>
            <w:r>
              <w:rPr>
                <w:b/>
                <w:sz w:val="16"/>
              </w:rPr>
              <w:t>Range</w:t>
            </w:r>
          </w:p>
        </w:tc>
        <w:tc>
          <w:tcPr>
            <w:tcW w:w="2160" w:type="dxa"/>
            <w:tcBorders>
              <w:bottom w:val="single" w:sz="12" w:space="0" w:color="000000"/>
            </w:tcBorders>
          </w:tcPr>
          <w:p w:rsidR="00DE2E05" w:rsidRDefault="00DE2E05" w:rsidP="00DE2E05">
            <w:pPr>
              <w:jc w:val="center"/>
              <w:rPr>
                <w:b/>
                <w:sz w:val="16"/>
              </w:rPr>
            </w:pPr>
            <w:r>
              <w:rPr>
                <w:b/>
                <w:sz w:val="16"/>
              </w:rPr>
              <w:t>Conversion</w:t>
            </w:r>
          </w:p>
        </w:tc>
      </w:tr>
      <w:tr w:rsidR="00DE2E05" w:rsidTr="00DE2E05">
        <w:trPr>
          <w:cantSplit/>
          <w:jc w:val="center"/>
        </w:trPr>
        <w:tc>
          <w:tcPr>
            <w:tcW w:w="720" w:type="dxa"/>
            <w:tcBorders>
              <w:top w:val="nil"/>
            </w:tcBorders>
          </w:tcPr>
          <w:p w:rsidR="00DE2E05" w:rsidRDefault="00DE2E05" w:rsidP="00DE2E05">
            <w:pPr>
              <w:jc w:val="right"/>
              <w:rPr>
                <w:rFonts w:ascii="Arial" w:hAnsi="Arial"/>
                <w:sz w:val="16"/>
              </w:rPr>
            </w:pPr>
            <w:r>
              <w:rPr>
                <w:rFonts w:ascii="Arial" w:hAnsi="Arial"/>
                <w:sz w:val="16"/>
              </w:rPr>
              <w:t>$3A05</w:t>
            </w:r>
          </w:p>
        </w:tc>
        <w:tc>
          <w:tcPr>
            <w:tcW w:w="288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rPr>
              <w:t>Engine Off Natural Vacuum Phase 1 Result Pressure</w:t>
            </w:r>
          </w:p>
        </w:tc>
        <w:tc>
          <w:tcPr>
            <w:tcW w:w="720" w:type="dxa"/>
            <w:tcBorders>
              <w:top w:val="nil"/>
            </w:tcBorders>
          </w:tcPr>
          <w:p w:rsidR="00DE2E05" w:rsidRDefault="00DE2E05" w:rsidP="00DE2E05">
            <w:pPr>
              <w:jc w:val="right"/>
              <w:rPr>
                <w:rFonts w:ascii="Arial" w:hAnsi="Arial"/>
                <w:sz w:val="16"/>
              </w:rPr>
            </w:pPr>
            <w:r>
              <w:rPr>
                <w:rFonts w:ascii="Arial" w:hAnsi="Arial"/>
                <w:sz w:val="16"/>
              </w:rPr>
              <w:t>2</w:t>
            </w:r>
          </w:p>
        </w:tc>
        <w:tc>
          <w:tcPr>
            <w:tcW w:w="720" w:type="dxa"/>
            <w:tcBorders>
              <w:top w:val="nil"/>
            </w:tcBorders>
          </w:tcPr>
          <w:p w:rsidR="00DE2E05" w:rsidRDefault="00DE2E05" w:rsidP="00DE2E05">
            <w:pPr>
              <w:rPr>
                <w:rFonts w:ascii="Arial" w:hAnsi="Arial"/>
                <w:sz w:val="16"/>
              </w:rPr>
            </w:pPr>
            <w:r>
              <w:rPr>
                <w:rFonts w:ascii="Arial" w:hAnsi="Arial"/>
                <w:sz w:val="16"/>
              </w:rPr>
              <w:t>SNM</w:t>
            </w:r>
          </w:p>
        </w:tc>
        <w:tc>
          <w:tcPr>
            <w:tcW w:w="216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u w:color="000000"/>
              </w:rPr>
              <w:t>-32 - 31.9990234375</w:t>
            </w:r>
            <w:r>
              <w:rPr>
                <w:rFonts w:ascii="Arial" w:hAnsi="Arial" w:cs="Arial"/>
                <w:sz w:val="16"/>
                <w:szCs w:val="16"/>
                <w:u w:color="000000"/>
              </w:rPr>
              <w:t xml:space="preserve"> in. H</w:t>
            </w:r>
            <w:r w:rsidRPr="00193990">
              <w:rPr>
                <w:rFonts w:ascii="Arial" w:hAnsi="Arial" w:cs="Arial"/>
                <w:sz w:val="16"/>
                <w:szCs w:val="16"/>
                <w:u w:color="000000"/>
                <w:vertAlign w:val="subscript"/>
              </w:rPr>
              <w:t>2</w:t>
            </w:r>
            <w:r>
              <w:rPr>
                <w:rFonts w:ascii="Arial" w:hAnsi="Arial" w:cs="Arial"/>
                <w:sz w:val="16"/>
                <w:szCs w:val="16"/>
                <w:u w:color="000000"/>
              </w:rPr>
              <w:t>0</w:t>
            </w:r>
          </w:p>
        </w:tc>
        <w:tc>
          <w:tcPr>
            <w:tcW w:w="216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rPr>
              <w:t>E = N / 1024</w:t>
            </w:r>
          </w:p>
        </w:tc>
      </w:tr>
    </w:tbl>
    <w:p w:rsidR="00DE2E05" w:rsidRPr="007643DD" w:rsidRDefault="00DE2E05" w:rsidP="00DE2E05"/>
    <w:p w:rsidR="00DE2E05" w:rsidRPr="002A62C1" w:rsidRDefault="00DE2E05" w:rsidP="00DE2E05">
      <w:r w:rsidRPr="002A62C1">
        <w:t xml:space="preserve">This PID indicates </w:t>
      </w:r>
      <w:r w:rsidRPr="002A62C1">
        <w:rPr>
          <w:rFonts w:ascii="Times" w:hAnsi="Times" w:cs="Times"/>
          <w:u w:color="000000"/>
        </w:rPr>
        <w:t>the pressure at the end of Phase 1</w:t>
      </w:r>
      <w:r w:rsidRPr="002A62C1">
        <w:t>.</w:t>
      </w:r>
      <w:r>
        <w:t xml:space="preserve">  (Engineering use only)</w:t>
      </w:r>
    </w:p>
    <w:p w:rsidR="00DE2E05" w:rsidRPr="002A62C1" w:rsidRDefault="00DE2E05" w:rsidP="00DE2E05"/>
    <w:p w:rsidR="00DE2E05" w:rsidRPr="002A62C1" w:rsidRDefault="00DE2E05" w:rsidP="00DE2E05">
      <w:pPr>
        <w:pStyle w:val="Heading3"/>
        <w:rPr>
          <w:rFonts w:ascii="Times" w:hAnsi="Times" w:cs="Times"/>
          <w:bCs/>
          <w:sz w:val="20"/>
          <w:u w:color="000000"/>
        </w:rPr>
      </w:pPr>
      <w:bookmarkStart w:id="1038" w:name="_Toc183415171"/>
      <w:bookmarkStart w:id="1039" w:name="_Toc223513267"/>
      <w:r w:rsidRPr="002A62C1">
        <w:lastRenderedPageBreak/>
        <w:t>EVPR – PID $</w:t>
      </w:r>
      <w:r>
        <w:t>3A06</w:t>
      </w:r>
      <w:r w:rsidRPr="002A62C1">
        <w:t xml:space="preserve"> – Engine Off Natural Vacuum Phase 2 Result Vacuum</w:t>
      </w:r>
      <w:bookmarkEnd w:id="1038"/>
      <w:bookmarkEnd w:id="1039"/>
    </w:p>
    <w:p w:rsidR="00DE2E05" w:rsidRPr="002A62C1"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DE2E05" w:rsidRPr="002A62C1" w:rsidTr="00DE2E05">
        <w:trPr>
          <w:cantSplit/>
          <w:jc w:val="center"/>
        </w:trPr>
        <w:tc>
          <w:tcPr>
            <w:tcW w:w="720" w:type="dxa"/>
            <w:tcBorders>
              <w:bottom w:val="single" w:sz="12" w:space="0" w:color="000000"/>
            </w:tcBorders>
          </w:tcPr>
          <w:p w:rsidR="00DE2E05" w:rsidRPr="002A62C1" w:rsidRDefault="00DE2E05" w:rsidP="00DE2E05">
            <w:pPr>
              <w:jc w:val="center"/>
              <w:rPr>
                <w:b/>
                <w:sz w:val="16"/>
              </w:rPr>
            </w:pPr>
            <w:r w:rsidRPr="002A62C1">
              <w:rPr>
                <w:b/>
                <w:sz w:val="16"/>
              </w:rPr>
              <w:t>PID</w:t>
            </w:r>
          </w:p>
        </w:tc>
        <w:tc>
          <w:tcPr>
            <w:tcW w:w="2880" w:type="dxa"/>
            <w:tcBorders>
              <w:bottom w:val="single" w:sz="12" w:space="0" w:color="000000"/>
            </w:tcBorders>
          </w:tcPr>
          <w:p w:rsidR="00DE2E05" w:rsidRPr="002A62C1" w:rsidRDefault="00DE2E05" w:rsidP="00DE2E05">
            <w:pPr>
              <w:jc w:val="center"/>
              <w:rPr>
                <w:b/>
                <w:sz w:val="16"/>
              </w:rPr>
            </w:pPr>
            <w:r w:rsidRPr="002A62C1">
              <w:rPr>
                <w:b/>
                <w:sz w:val="16"/>
              </w:rPr>
              <w:t>Signal</w:t>
            </w:r>
          </w:p>
        </w:tc>
        <w:tc>
          <w:tcPr>
            <w:tcW w:w="720" w:type="dxa"/>
            <w:tcBorders>
              <w:bottom w:val="single" w:sz="12" w:space="0" w:color="000000"/>
            </w:tcBorders>
          </w:tcPr>
          <w:p w:rsidR="00DE2E05" w:rsidRPr="002A62C1" w:rsidRDefault="00DE2E05" w:rsidP="00DE2E05">
            <w:pPr>
              <w:jc w:val="center"/>
              <w:rPr>
                <w:b/>
                <w:sz w:val="16"/>
              </w:rPr>
            </w:pPr>
            <w:r w:rsidRPr="002A62C1">
              <w:rPr>
                <w:b/>
                <w:sz w:val="16"/>
              </w:rPr>
              <w:t>Length (Bytes)</w:t>
            </w:r>
          </w:p>
        </w:tc>
        <w:tc>
          <w:tcPr>
            <w:tcW w:w="720" w:type="dxa"/>
            <w:tcBorders>
              <w:bottom w:val="single" w:sz="12" w:space="0" w:color="000000"/>
            </w:tcBorders>
          </w:tcPr>
          <w:p w:rsidR="00DE2E05" w:rsidRPr="002A62C1" w:rsidRDefault="00DE2E05" w:rsidP="00DE2E05">
            <w:pPr>
              <w:jc w:val="center"/>
              <w:rPr>
                <w:b/>
                <w:sz w:val="16"/>
              </w:rPr>
            </w:pPr>
            <w:r w:rsidRPr="002A62C1">
              <w:rPr>
                <w:b/>
                <w:sz w:val="16"/>
              </w:rPr>
              <w:t>Data Type</w:t>
            </w:r>
          </w:p>
        </w:tc>
        <w:tc>
          <w:tcPr>
            <w:tcW w:w="2160" w:type="dxa"/>
            <w:tcBorders>
              <w:bottom w:val="single" w:sz="12" w:space="0" w:color="000000"/>
            </w:tcBorders>
          </w:tcPr>
          <w:p w:rsidR="00DE2E05" w:rsidRPr="002A62C1" w:rsidRDefault="00DE2E05" w:rsidP="00DE2E05">
            <w:pPr>
              <w:jc w:val="center"/>
              <w:rPr>
                <w:b/>
                <w:sz w:val="16"/>
              </w:rPr>
            </w:pPr>
            <w:r w:rsidRPr="002A62C1">
              <w:rPr>
                <w:b/>
                <w:sz w:val="16"/>
              </w:rPr>
              <w:t>Range</w:t>
            </w:r>
          </w:p>
        </w:tc>
        <w:tc>
          <w:tcPr>
            <w:tcW w:w="2160" w:type="dxa"/>
            <w:tcBorders>
              <w:bottom w:val="single" w:sz="12" w:space="0" w:color="000000"/>
            </w:tcBorders>
          </w:tcPr>
          <w:p w:rsidR="00DE2E05" w:rsidRPr="002A62C1" w:rsidRDefault="00DE2E05" w:rsidP="00DE2E05">
            <w:pPr>
              <w:jc w:val="center"/>
              <w:rPr>
                <w:b/>
                <w:sz w:val="16"/>
              </w:rPr>
            </w:pPr>
            <w:r w:rsidRPr="002A62C1">
              <w:rPr>
                <w:b/>
                <w:sz w:val="16"/>
              </w:rPr>
              <w:t>Conversion</w:t>
            </w:r>
          </w:p>
        </w:tc>
      </w:tr>
      <w:tr w:rsidR="00DE2E05" w:rsidRPr="002A62C1" w:rsidTr="00DE2E05">
        <w:trPr>
          <w:cantSplit/>
          <w:jc w:val="center"/>
        </w:trPr>
        <w:tc>
          <w:tcPr>
            <w:tcW w:w="720" w:type="dxa"/>
            <w:tcBorders>
              <w:top w:val="nil"/>
            </w:tcBorders>
          </w:tcPr>
          <w:p w:rsidR="00DE2E05" w:rsidRPr="002A62C1" w:rsidRDefault="00DE2E05" w:rsidP="00DE2E05">
            <w:pPr>
              <w:jc w:val="right"/>
              <w:rPr>
                <w:rFonts w:ascii="Arial" w:hAnsi="Arial"/>
                <w:sz w:val="16"/>
              </w:rPr>
            </w:pPr>
            <w:r w:rsidRPr="002A62C1">
              <w:rPr>
                <w:rFonts w:ascii="Arial" w:hAnsi="Arial"/>
                <w:sz w:val="16"/>
              </w:rPr>
              <w:t>$</w:t>
            </w:r>
            <w:r>
              <w:rPr>
                <w:rFonts w:ascii="Arial" w:hAnsi="Arial"/>
                <w:sz w:val="16"/>
              </w:rPr>
              <w:t>3A06</w:t>
            </w:r>
          </w:p>
        </w:tc>
        <w:tc>
          <w:tcPr>
            <w:tcW w:w="288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rPr>
              <w:t>Engine Off Natural Vacuum Phase 2 Result Vacuum</w:t>
            </w:r>
          </w:p>
        </w:tc>
        <w:tc>
          <w:tcPr>
            <w:tcW w:w="720" w:type="dxa"/>
            <w:tcBorders>
              <w:top w:val="nil"/>
            </w:tcBorders>
          </w:tcPr>
          <w:p w:rsidR="00DE2E05" w:rsidRPr="002A62C1" w:rsidRDefault="00DE2E05" w:rsidP="00DE2E05">
            <w:pPr>
              <w:jc w:val="right"/>
              <w:rPr>
                <w:rFonts w:ascii="Arial" w:hAnsi="Arial"/>
                <w:sz w:val="16"/>
              </w:rPr>
            </w:pPr>
            <w:r w:rsidRPr="002A62C1">
              <w:rPr>
                <w:rFonts w:ascii="Arial" w:hAnsi="Arial"/>
                <w:sz w:val="16"/>
              </w:rPr>
              <w:t>2</w:t>
            </w:r>
          </w:p>
        </w:tc>
        <w:tc>
          <w:tcPr>
            <w:tcW w:w="720" w:type="dxa"/>
            <w:tcBorders>
              <w:top w:val="nil"/>
            </w:tcBorders>
          </w:tcPr>
          <w:p w:rsidR="00DE2E05" w:rsidRPr="002A62C1" w:rsidRDefault="00DE2E05" w:rsidP="00DE2E05">
            <w:pPr>
              <w:rPr>
                <w:rFonts w:ascii="Arial" w:hAnsi="Arial"/>
                <w:sz w:val="16"/>
              </w:rPr>
            </w:pPr>
            <w:r w:rsidRPr="002A62C1">
              <w:rPr>
                <w:rFonts w:ascii="Arial" w:hAnsi="Arial"/>
                <w:sz w:val="16"/>
              </w:rPr>
              <w:t>SNM</w:t>
            </w:r>
          </w:p>
        </w:tc>
        <w:tc>
          <w:tcPr>
            <w:tcW w:w="216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u w:color="000000"/>
              </w:rPr>
              <w:t>-32 - 31.9990234375</w:t>
            </w:r>
            <w:r>
              <w:rPr>
                <w:rFonts w:ascii="Arial" w:hAnsi="Arial" w:cs="Arial"/>
                <w:sz w:val="16"/>
                <w:szCs w:val="16"/>
                <w:u w:color="000000"/>
              </w:rPr>
              <w:t xml:space="preserve"> in. H</w:t>
            </w:r>
            <w:r w:rsidRPr="00193990">
              <w:rPr>
                <w:rFonts w:ascii="Arial" w:hAnsi="Arial" w:cs="Arial"/>
                <w:sz w:val="16"/>
                <w:szCs w:val="16"/>
                <w:u w:color="000000"/>
                <w:vertAlign w:val="subscript"/>
              </w:rPr>
              <w:t>2</w:t>
            </w:r>
            <w:r>
              <w:rPr>
                <w:rFonts w:ascii="Arial" w:hAnsi="Arial" w:cs="Arial"/>
                <w:sz w:val="16"/>
                <w:szCs w:val="16"/>
                <w:u w:color="000000"/>
              </w:rPr>
              <w:t>0</w:t>
            </w:r>
          </w:p>
        </w:tc>
        <w:tc>
          <w:tcPr>
            <w:tcW w:w="216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rPr>
              <w:t>E = N / 1024</w:t>
            </w:r>
          </w:p>
        </w:tc>
      </w:tr>
    </w:tbl>
    <w:p w:rsidR="00DE2E05" w:rsidRPr="002A62C1" w:rsidRDefault="00DE2E05" w:rsidP="00DE2E05"/>
    <w:p w:rsidR="00DE2E05" w:rsidRPr="002A62C1" w:rsidRDefault="00DE2E05" w:rsidP="00DE2E05">
      <w:r w:rsidRPr="002A62C1">
        <w:t xml:space="preserve">This PID </w:t>
      </w:r>
      <w:r>
        <w:t xml:space="preserve">indicates the </w:t>
      </w:r>
      <w:r w:rsidRPr="002A62C1">
        <w:rPr>
          <w:rFonts w:ascii="Times" w:hAnsi="Times" w:cs="Times"/>
          <w:u w:color="000000"/>
        </w:rPr>
        <w:t xml:space="preserve">vacuum level at </w:t>
      </w:r>
      <w:r>
        <w:rPr>
          <w:rFonts w:ascii="Times" w:hAnsi="Times" w:cs="Times"/>
          <w:u w:color="000000"/>
        </w:rPr>
        <w:t xml:space="preserve">the </w:t>
      </w:r>
      <w:r w:rsidRPr="002A62C1">
        <w:rPr>
          <w:rFonts w:ascii="Times" w:hAnsi="Times" w:cs="Times"/>
          <w:u w:color="000000"/>
        </w:rPr>
        <w:t>end of Phase 2.</w:t>
      </w:r>
      <w:r>
        <w:t xml:space="preserve">  (Engineering use only)</w:t>
      </w:r>
    </w:p>
    <w:p w:rsidR="00DE2E05" w:rsidRPr="002A62C1" w:rsidRDefault="00DE2E05" w:rsidP="00DE2E05"/>
    <w:p w:rsidR="00DE2E05" w:rsidRDefault="00DE2E05" w:rsidP="00DE2E05">
      <w:pPr>
        <w:pStyle w:val="Heading3"/>
      </w:pPr>
      <w:bookmarkStart w:id="1040" w:name="_Toc183415172"/>
      <w:bookmarkStart w:id="1041" w:name="_Toc223513268"/>
      <w:r>
        <w:t>EVPR – PID $3A07 – Engine Running EVAP Diagnostics</w:t>
      </w:r>
      <w:r w:rsidRPr="002A62C1">
        <w:t xml:space="preserve"> </w:t>
      </w:r>
      <w:r>
        <w:t>Fault History</w:t>
      </w:r>
      <w:bookmarkEnd w:id="1040"/>
      <w:bookmarkEnd w:id="1041"/>
    </w:p>
    <w:p w:rsidR="00DE2E05"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2880"/>
        <w:gridCol w:w="720"/>
        <w:gridCol w:w="720"/>
        <w:gridCol w:w="2160"/>
        <w:gridCol w:w="2160"/>
      </w:tblGrid>
      <w:tr w:rsidR="00DE2E05" w:rsidTr="00DE2E05">
        <w:trPr>
          <w:cantSplit/>
          <w:jc w:val="center"/>
        </w:trPr>
        <w:tc>
          <w:tcPr>
            <w:tcW w:w="720" w:type="dxa"/>
            <w:tcBorders>
              <w:bottom w:val="single" w:sz="12" w:space="0" w:color="000000"/>
            </w:tcBorders>
          </w:tcPr>
          <w:p w:rsidR="00DE2E05" w:rsidRDefault="00DE2E05" w:rsidP="00DE2E05">
            <w:pPr>
              <w:jc w:val="center"/>
              <w:rPr>
                <w:b/>
                <w:sz w:val="16"/>
              </w:rPr>
            </w:pPr>
            <w:r>
              <w:rPr>
                <w:b/>
                <w:sz w:val="16"/>
              </w:rPr>
              <w:t>PID</w:t>
            </w:r>
          </w:p>
        </w:tc>
        <w:tc>
          <w:tcPr>
            <w:tcW w:w="2880" w:type="dxa"/>
            <w:tcBorders>
              <w:bottom w:val="single" w:sz="12" w:space="0" w:color="000000"/>
            </w:tcBorders>
          </w:tcPr>
          <w:p w:rsidR="00DE2E05" w:rsidRDefault="00DE2E05" w:rsidP="00DE2E05">
            <w:pPr>
              <w:jc w:val="center"/>
              <w:rPr>
                <w:b/>
                <w:sz w:val="16"/>
              </w:rPr>
            </w:pPr>
            <w:r>
              <w:rPr>
                <w:b/>
                <w:sz w:val="16"/>
              </w:rPr>
              <w:t>Signal</w:t>
            </w:r>
          </w:p>
        </w:tc>
        <w:tc>
          <w:tcPr>
            <w:tcW w:w="720" w:type="dxa"/>
            <w:tcBorders>
              <w:bottom w:val="single" w:sz="12" w:space="0" w:color="000000"/>
            </w:tcBorders>
          </w:tcPr>
          <w:p w:rsidR="00DE2E05" w:rsidRDefault="00DE2E05" w:rsidP="00DE2E05">
            <w:pPr>
              <w:jc w:val="center"/>
              <w:rPr>
                <w:b/>
                <w:sz w:val="16"/>
              </w:rPr>
            </w:pPr>
            <w:r>
              <w:rPr>
                <w:b/>
                <w:sz w:val="16"/>
              </w:rPr>
              <w:t>Length (Bytes)</w:t>
            </w:r>
          </w:p>
        </w:tc>
        <w:tc>
          <w:tcPr>
            <w:tcW w:w="720" w:type="dxa"/>
            <w:tcBorders>
              <w:bottom w:val="single" w:sz="12" w:space="0" w:color="000000"/>
            </w:tcBorders>
          </w:tcPr>
          <w:p w:rsidR="00DE2E05" w:rsidRDefault="00DE2E05" w:rsidP="00DE2E05">
            <w:pPr>
              <w:jc w:val="center"/>
              <w:rPr>
                <w:b/>
                <w:sz w:val="16"/>
              </w:rPr>
            </w:pPr>
            <w:r>
              <w:rPr>
                <w:b/>
                <w:sz w:val="16"/>
              </w:rPr>
              <w:t>Data Type</w:t>
            </w:r>
          </w:p>
        </w:tc>
        <w:tc>
          <w:tcPr>
            <w:tcW w:w="2160" w:type="dxa"/>
            <w:tcBorders>
              <w:bottom w:val="single" w:sz="12" w:space="0" w:color="000000"/>
            </w:tcBorders>
          </w:tcPr>
          <w:p w:rsidR="00DE2E05" w:rsidRDefault="00DE2E05" w:rsidP="00DE2E05">
            <w:pPr>
              <w:jc w:val="center"/>
              <w:rPr>
                <w:b/>
                <w:sz w:val="16"/>
              </w:rPr>
            </w:pPr>
            <w:r>
              <w:rPr>
                <w:b/>
                <w:sz w:val="16"/>
              </w:rPr>
              <w:t>Range</w:t>
            </w:r>
          </w:p>
        </w:tc>
        <w:tc>
          <w:tcPr>
            <w:tcW w:w="2160" w:type="dxa"/>
            <w:tcBorders>
              <w:bottom w:val="single" w:sz="12" w:space="0" w:color="000000"/>
            </w:tcBorders>
          </w:tcPr>
          <w:p w:rsidR="00DE2E05" w:rsidRDefault="00DE2E05" w:rsidP="00DE2E05">
            <w:pPr>
              <w:jc w:val="center"/>
              <w:rPr>
                <w:b/>
                <w:sz w:val="16"/>
              </w:rPr>
            </w:pPr>
            <w:r>
              <w:rPr>
                <w:b/>
                <w:sz w:val="16"/>
              </w:rPr>
              <w:t>Conversion</w:t>
            </w:r>
          </w:p>
        </w:tc>
      </w:tr>
      <w:tr w:rsidR="00DE2E05" w:rsidTr="00DE2E05">
        <w:trPr>
          <w:cantSplit/>
          <w:jc w:val="center"/>
        </w:trPr>
        <w:tc>
          <w:tcPr>
            <w:tcW w:w="720" w:type="dxa"/>
            <w:tcBorders>
              <w:top w:val="nil"/>
            </w:tcBorders>
          </w:tcPr>
          <w:p w:rsidR="00DE2E05" w:rsidRDefault="00DE2E05" w:rsidP="00DE2E05">
            <w:pPr>
              <w:jc w:val="right"/>
              <w:rPr>
                <w:rFonts w:ascii="Arial" w:hAnsi="Arial"/>
                <w:sz w:val="16"/>
              </w:rPr>
            </w:pPr>
            <w:r>
              <w:rPr>
                <w:rFonts w:ascii="Arial" w:hAnsi="Arial"/>
                <w:sz w:val="16"/>
              </w:rPr>
              <w:t>$3A07</w:t>
            </w:r>
          </w:p>
        </w:tc>
        <w:tc>
          <w:tcPr>
            <w:tcW w:w="288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rPr>
              <w:t xml:space="preserve">Engine </w:t>
            </w:r>
            <w:r>
              <w:rPr>
                <w:rFonts w:ascii="Arial" w:hAnsi="Arial" w:cs="Arial"/>
                <w:sz w:val="16"/>
                <w:szCs w:val="16"/>
              </w:rPr>
              <w:t>Running EVAP Diagnostics</w:t>
            </w:r>
            <w:r w:rsidRPr="002A62C1">
              <w:rPr>
                <w:rFonts w:ascii="Arial" w:hAnsi="Arial" w:cs="Arial"/>
                <w:sz w:val="16"/>
                <w:szCs w:val="16"/>
              </w:rPr>
              <w:t xml:space="preserve"> Fault History</w:t>
            </w:r>
          </w:p>
        </w:tc>
        <w:tc>
          <w:tcPr>
            <w:tcW w:w="720" w:type="dxa"/>
            <w:tcBorders>
              <w:top w:val="nil"/>
            </w:tcBorders>
          </w:tcPr>
          <w:p w:rsidR="00DE2E05" w:rsidRPr="002A62C1" w:rsidRDefault="00DE2E05" w:rsidP="00DE2E05">
            <w:pPr>
              <w:jc w:val="right"/>
              <w:rPr>
                <w:rFonts w:ascii="Arial" w:hAnsi="Arial" w:cs="Arial"/>
                <w:sz w:val="16"/>
                <w:szCs w:val="16"/>
              </w:rPr>
            </w:pPr>
            <w:r w:rsidRPr="002A62C1">
              <w:rPr>
                <w:rFonts w:ascii="Arial" w:hAnsi="Arial" w:cs="Arial"/>
                <w:sz w:val="16"/>
                <w:szCs w:val="16"/>
              </w:rPr>
              <w:t>1</w:t>
            </w:r>
          </w:p>
        </w:tc>
        <w:tc>
          <w:tcPr>
            <w:tcW w:w="72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rPr>
              <w:t>ENM</w:t>
            </w:r>
          </w:p>
        </w:tc>
        <w:tc>
          <w:tcPr>
            <w:tcW w:w="2160" w:type="dxa"/>
            <w:tcBorders>
              <w:top w:val="nil"/>
            </w:tcBorders>
          </w:tcPr>
          <w:p w:rsidR="00DE2E05" w:rsidRPr="002A62C1" w:rsidRDefault="00DE2E05" w:rsidP="00DE2E05">
            <w:pPr>
              <w:rPr>
                <w:rFonts w:ascii="Arial" w:hAnsi="Arial" w:cs="Arial"/>
                <w:sz w:val="16"/>
                <w:szCs w:val="16"/>
              </w:rPr>
            </w:pPr>
            <w:r w:rsidRPr="002A62C1">
              <w:rPr>
                <w:rFonts w:ascii="Arial" w:hAnsi="Arial" w:cs="Arial"/>
                <w:sz w:val="16"/>
                <w:szCs w:val="16"/>
                <w:u w:color="000000"/>
              </w:rPr>
              <w:t>N/A</w:t>
            </w:r>
          </w:p>
        </w:tc>
        <w:tc>
          <w:tcPr>
            <w:tcW w:w="2160" w:type="dxa"/>
            <w:tcBorders>
              <w:top w:val="nil"/>
            </w:tcBorders>
          </w:tcPr>
          <w:p w:rsidR="00DE2E05" w:rsidRPr="00193990" w:rsidRDefault="00DE2E05" w:rsidP="00DE2E05">
            <w:pPr>
              <w:rPr>
                <w:rFonts w:ascii="Arial" w:hAnsi="Arial" w:cs="Arial"/>
                <w:sz w:val="16"/>
                <w:szCs w:val="16"/>
              </w:rPr>
            </w:pPr>
            <w:r w:rsidRPr="00193990">
              <w:rPr>
                <w:rFonts w:ascii="Arial" w:hAnsi="Arial" w:cs="Arial"/>
                <w:sz w:val="16"/>
                <w:szCs w:val="16"/>
              </w:rPr>
              <w:t>$00=</w:t>
            </w:r>
            <w:r w:rsidRPr="00193990">
              <w:rPr>
                <w:rFonts w:ascii="Arial" w:eastAsia="SimSun" w:hAnsi="Arial" w:cs="Arial"/>
                <w:color w:val="000000"/>
                <w:sz w:val="16"/>
                <w:szCs w:val="16"/>
                <w:lang w:eastAsia="zh-CN"/>
              </w:rPr>
              <w:t>No</w:t>
            </w:r>
            <w:r>
              <w:rPr>
                <w:rFonts w:ascii="Arial" w:eastAsia="SimSun" w:hAnsi="Arial" w:cs="Arial"/>
                <w:color w:val="000000"/>
                <w:sz w:val="16"/>
                <w:szCs w:val="16"/>
                <w:lang w:eastAsia="zh-CN"/>
              </w:rPr>
              <w:t xml:space="preserve"> </w:t>
            </w:r>
            <w:r w:rsidRPr="00193990">
              <w:rPr>
                <w:rFonts w:ascii="Arial" w:eastAsia="SimSun" w:hAnsi="Arial" w:cs="Arial"/>
                <w:color w:val="000000"/>
                <w:sz w:val="16"/>
                <w:szCs w:val="16"/>
                <w:lang w:eastAsia="zh-CN"/>
              </w:rPr>
              <w:t>Fault;</w:t>
            </w:r>
          </w:p>
          <w:p w:rsidR="00DE2E05" w:rsidRPr="00193990" w:rsidRDefault="00DE2E05" w:rsidP="00DE2E05">
            <w:pPr>
              <w:rPr>
                <w:rFonts w:ascii="Arial" w:eastAsia="SimSun" w:hAnsi="Arial" w:cs="Arial"/>
                <w:color w:val="000000"/>
                <w:sz w:val="16"/>
                <w:szCs w:val="16"/>
                <w:lang w:eastAsia="zh-CN"/>
              </w:rPr>
            </w:pPr>
            <w:r w:rsidRPr="00193990">
              <w:rPr>
                <w:rFonts w:ascii="Arial" w:hAnsi="Arial" w:cs="Arial"/>
                <w:sz w:val="16"/>
                <w:szCs w:val="16"/>
              </w:rPr>
              <w:t>$01=</w:t>
            </w:r>
            <w:r w:rsidRPr="00193990">
              <w:rPr>
                <w:rFonts w:ascii="Arial" w:eastAsia="SimSun" w:hAnsi="Arial" w:cs="Arial"/>
                <w:color w:val="000000"/>
                <w:sz w:val="16"/>
                <w:szCs w:val="16"/>
                <w:lang w:eastAsia="zh-CN"/>
              </w:rPr>
              <w:t>Can</w:t>
            </w:r>
            <w:r>
              <w:rPr>
                <w:rFonts w:ascii="Arial" w:eastAsia="SimSun" w:hAnsi="Arial" w:cs="Arial"/>
                <w:color w:val="000000"/>
                <w:sz w:val="16"/>
                <w:szCs w:val="16"/>
                <w:lang w:eastAsia="zh-CN"/>
              </w:rPr>
              <w:t xml:space="preserve">ister </w:t>
            </w:r>
            <w:r w:rsidRPr="00193990">
              <w:rPr>
                <w:rFonts w:ascii="Arial" w:eastAsia="SimSun" w:hAnsi="Arial" w:cs="Arial"/>
                <w:color w:val="000000"/>
                <w:sz w:val="16"/>
                <w:szCs w:val="16"/>
                <w:lang w:eastAsia="zh-CN"/>
              </w:rPr>
              <w:t>Vent</w:t>
            </w:r>
            <w:r>
              <w:rPr>
                <w:rFonts w:ascii="Arial" w:eastAsia="SimSun" w:hAnsi="Arial" w:cs="Arial"/>
                <w:color w:val="000000"/>
                <w:sz w:val="16"/>
                <w:szCs w:val="16"/>
                <w:lang w:eastAsia="zh-CN"/>
              </w:rPr>
              <w:t xml:space="preserve"> </w:t>
            </w:r>
            <w:r w:rsidRPr="00193990">
              <w:rPr>
                <w:rFonts w:ascii="Arial" w:eastAsia="SimSun" w:hAnsi="Arial" w:cs="Arial"/>
                <w:color w:val="000000"/>
                <w:sz w:val="16"/>
                <w:szCs w:val="16"/>
                <w:lang w:eastAsia="zh-CN"/>
              </w:rPr>
              <w:t>Restriction;</w:t>
            </w:r>
          </w:p>
          <w:p w:rsidR="00DE2E05" w:rsidRPr="00193990" w:rsidRDefault="00DE2E05" w:rsidP="00DE2E05">
            <w:pPr>
              <w:rPr>
                <w:rFonts w:ascii="Arial" w:eastAsia="SimSun" w:hAnsi="Arial" w:cs="Arial"/>
                <w:color w:val="000000"/>
                <w:sz w:val="16"/>
                <w:szCs w:val="16"/>
                <w:lang w:eastAsia="zh-CN"/>
              </w:rPr>
            </w:pPr>
            <w:r w:rsidRPr="00193990">
              <w:rPr>
                <w:rFonts w:ascii="Arial" w:eastAsia="SimSun" w:hAnsi="Arial" w:cs="Arial"/>
                <w:color w:val="000000"/>
                <w:sz w:val="16"/>
                <w:szCs w:val="16"/>
                <w:lang w:eastAsia="zh-CN"/>
              </w:rPr>
              <w:t>$02=Purge</w:t>
            </w:r>
            <w:r>
              <w:rPr>
                <w:rFonts w:ascii="Arial" w:eastAsia="SimSun" w:hAnsi="Arial" w:cs="Arial"/>
                <w:color w:val="000000"/>
                <w:sz w:val="16"/>
                <w:szCs w:val="16"/>
                <w:lang w:eastAsia="zh-CN"/>
              </w:rPr>
              <w:t xml:space="preserve"> </w:t>
            </w:r>
            <w:r w:rsidRPr="00193990">
              <w:rPr>
                <w:rFonts w:ascii="Arial" w:eastAsia="SimSun" w:hAnsi="Arial" w:cs="Arial"/>
                <w:color w:val="000000"/>
                <w:sz w:val="16"/>
                <w:szCs w:val="16"/>
                <w:lang w:eastAsia="zh-CN"/>
              </w:rPr>
              <w:t>V</w:t>
            </w:r>
            <w:r>
              <w:rPr>
                <w:rFonts w:ascii="Arial" w:eastAsia="SimSun" w:hAnsi="Arial" w:cs="Arial"/>
                <w:color w:val="000000"/>
                <w:sz w:val="16"/>
                <w:szCs w:val="16"/>
                <w:lang w:eastAsia="zh-CN"/>
              </w:rPr>
              <w:t>a</w:t>
            </w:r>
            <w:r w:rsidRPr="00193990">
              <w:rPr>
                <w:rFonts w:ascii="Arial" w:eastAsia="SimSun" w:hAnsi="Arial" w:cs="Arial"/>
                <w:color w:val="000000"/>
                <w:sz w:val="16"/>
                <w:szCs w:val="16"/>
                <w:lang w:eastAsia="zh-CN"/>
              </w:rPr>
              <w:t>lv</w:t>
            </w:r>
            <w:r>
              <w:rPr>
                <w:rFonts w:ascii="Arial" w:eastAsia="SimSun" w:hAnsi="Arial" w:cs="Arial"/>
                <w:color w:val="000000"/>
                <w:sz w:val="16"/>
                <w:szCs w:val="16"/>
                <w:lang w:eastAsia="zh-CN"/>
              </w:rPr>
              <w:t xml:space="preserve">e </w:t>
            </w:r>
            <w:r w:rsidRPr="00193990">
              <w:rPr>
                <w:rFonts w:ascii="Arial" w:eastAsia="SimSun" w:hAnsi="Arial" w:cs="Arial"/>
                <w:color w:val="000000"/>
                <w:sz w:val="16"/>
                <w:szCs w:val="16"/>
                <w:lang w:eastAsia="zh-CN"/>
              </w:rPr>
              <w:t>Leak;</w:t>
            </w:r>
          </w:p>
          <w:p w:rsidR="00DE2E05" w:rsidRPr="00193990" w:rsidRDefault="00DE2E05" w:rsidP="00DE2E05">
            <w:pPr>
              <w:rPr>
                <w:rFonts w:ascii="Arial" w:eastAsia="SimSun" w:hAnsi="Arial" w:cs="Arial"/>
                <w:color w:val="000000"/>
                <w:sz w:val="16"/>
                <w:szCs w:val="16"/>
                <w:lang w:eastAsia="zh-CN"/>
              </w:rPr>
            </w:pPr>
            <w:r w:rsidRPr="00193990">
              <w:rPr>
                <w:rFonts w:ascii="Arial" w:eastAsia="SimSun" w:hAnsi="Arial" w:cs="Arial"/>
                <w:color w:val="000000"/>
                <w:sz w:val="16"/>
                <w:szCs w:val="16"/>
                <w:lang w:eastAsia="zh-CN"/>
              </w:rPr>
              <w:t>$03=Small</w:t>
            </w:r>
            <w:r>
              <w:rPr>
                <w:rFonts w:ascii="Arial" w:eastAsia="SimSun" w:hAnsi="Arial" w:cs="Arial"/>
                <w:color w:val="000000"/>
                <w:sz w:val="16"/>
                <w:szCs w:val="16"/>
                <w:lang w:eastAsia="zh-CN"/>
              </w:rPr>
              <w:t xml:space="preserve"> </w:t>
            </w:r>
            <w:r w:rsidRPr="00193990">
              <w:rPr>
                <w:rFonts w:ascii="Arial" w:eastAsia="SimSun" w:hAnsi="Arial" w:cs="Arial"/>
                <w:color w:val="000000"/>
                <w:sz w:val="16"/>
                <w:szCs w:val="16"/>
                <w:lang w:eastAsia="zh-CN"/>
              </w:rPr>
              <w:t>Leak;</w:t>
            </w:r>
          </w:p>
          <w:p w:rsidR="00DE2E05" w:rsidRPr="00193990" w:rsidRDefault="00DE2E05" w:rsidP="00DE2E05">
            <w:pPr>
              <w:rPr>
                <w:rFonts w:ascii="Arial" w:eastAsia="SimSun" w:hAnsi="Arial" w:cs="Arial"/>
                <w:color w:val="000000"/>
                <w:sz w:val="16"/>
                <w:szCs w:val="16"/>
                <w:lang w:eastAsia="zh-CN"/>
              </w:rPr>
            </w:pPr>
            <w:r w:rsidRPr="00193990">
              <w:rPr>
                <w:rFonts w:ascii="Arial" w:eastAsia="SimSun" w:hAnsi="Arial" w:cs="Arial"/>
                <w:color w:val="000000"/>
                <w:sz w:val="16"/>
                <w:szCs w:val="16"/>
                <w:lang w:eastAsia="zh-CN"/>
              </w:rPr>
              <w:t>$04=Weak</w:t>
            </w:r>
            <w:r>
              <w:rPr>
                <w:rFonts w:ascii="Arial" w:eastAsia="SimSun" w:hAnsi="Arial" w:cs="Arial"/>
                <w:color w:val="000000"/>
                <w:sz w:val="16"/>
                <w:szCs w:val="16"/>
                <w:lang w:eastAsia="zh-CN"/>
              </w:rPr>
              <w:t xml:space="preserve"> </w:t>
            </w:r>
            <w:r w:rsidRPr="00193990">
              <w:rPr>
                <w:rFonts w:ascii="Arial" w:eastAsia="SimSun" w:hAnsi="Arial" w:cs="Arial"/>
                <w:color w:val="000000"/>
                <w:sz w:val="16"/>
                <w:szCs w:val="16"/>
                <w:lang w:eastAsia="zh-CN"/>
              </w:rPr>
              <w:t>Vacuum;</w:t>
            </w:r>
          </w:p>
          <w:p w:rsidR="00DE2E05" w:rsidRPr="002A62C1" w:rsidRDefault="00DE2E05" w:rsidP="00DE2E05">
            <w:pPr>
              <w:rPr>
                <w:rFonts w:ascii="Arial" w:hAnsi="Arial" w:cs="Arial"/>
                <w:sz w:val="16"/>
                <w:szCs w:val="16"/>
              </w:rPr>
            </w:pPr>
            <w:r w:rsidRPr="00193990">
              <w:rPr>
                <w:rFonts w:ascii="Arial" w:eastAsia="SimSun" w:hAnsi="Arial" w:cs="Arial"/>
                <w:color w:val="000000"/>
                <w:sz w:val="16"/>
                <w:szCs w:val="16"/>
                <w:lang w:eastAsia="zh-CN"/>
              </w:rPr>
              <w:t>$05=No</w:t>
            </w:r>
            <w:r>
              <w:rPr>
                <w:rFonts w:ascii="Arial" w:eastAsia="SimSun" w:hAnsi="Arial" w:cs="Arial"/>
                <w:color w:val="000000"/>
                <w:sz w:val="16"/>
                <w:szCs w:val="16"/>
                <w:lang w:eastAsia="zh-CN"/>
              </w:rPr>
              <w:t xml:space="preserve"> </w:t>
            </w:r>
            <w:r w:rsidRPr="00193990">
              <w:rPr>
                <w:rFonts w:ascii="Arial" w:eastAsia="SimSun" w:hAnsi="Arial" w:cs="Arial"/>
                <w:color w:val="000000"/>
                <w:sz w:val="16"/>
                <w:szCs w:val="16"/>
                <w:lang w:eastAsia="zh-CN"/>
              </w:rPr>
              <w:t>Test</w:t>
            </w:r>
            <w:r>
              <w:rPr>
                <w:rFonts w:ascii="Arial" w:eastAsia="SimSun" w:hAnsi="Arial" w:cs="Arial"/>
                <w:color w:val="000000"/>
                <w:sz w:val="16"/>
                <w:szCs w:val="16"/>
                <w:lang w:eastAsia="zh-CN"/>
              </w:rPr>
              <w:t xml:space="preserve"> </w:t>
            </w:r>
            <w:r w:rsidRPr="00193990">
              <w:rPr>
                <w:rFonts w:ascii="Arial" w:eastAsia="SimSun" w:hAnsi="Arial" w:cs="Arial"/>
                <w:color w:val="000000"/>
                <w:sz w:val="16"/>
                <w:szCs w:val="16"/>
                <w:lang w:eastAsia="zh-CN"/>
              </w:rPr>
              <w:t>Result</w:t>
            </w:r>
          </w:p>
        </w:tc>
      </w:tr>
    </w:tbl>
    <w:p w:rsidR="00DE2E05" w:rsidRPr="007643DD" w:rsidRDefault="00DE2E05" w:rsidP="00DE2E05"/>
    <w:p w:rsidR="00DE2E05" w:rsidRDefault="00DE2E05" w:rsidP="00DE2E05">
      <w:r w:rsidRPr="002A62C1">
        <w:t>This PID k</w:t>
      </w:r>
      <w:r w:rsidRPr="002A62C1">
        <w:rPr>
          <w:rFonts w:ascii="Times" w:hAnsi="Times" w:cs="Times"/>
          <w:u w:color="000000"/>
        </w:rPr>
        <w:t xml:space="preserve">eeps track of the test result from the previous trip where an </w:t>
      </w:r>
      <w:r>
        <w:rPr>
          <w:rFonts w:ascii="Times" w:hAnsi="Times" w:cs="Times"/>
          <w:u w:color="000000"/>
        </w:rPr>
        <w:t>Engine Running EVAP Diagnostics (</w:t>
      </w:r>
      <w:r w:rsidRPr="002A62C1">
        <w:rPr>
          <w:rFonts w:ascii="Times" w:hAnsi="Times" w:cs="Times"/>
          <w:u w:color="000000"/>
        </w:rPr>
        <w:t>EVPD</w:t>
      </w:r>
      <w:r>
        <w:rPr>
          <w:rFonts w:ascii="Times" w:hAnsi="Times" w:cs="Times"/>
          <w:u w:color="000000"/>
        </w:rPr>
        <w:t>)</w:t>
      </w:r>
      <w:r w:rsidRPr="002A62C1">
        <w:rPr>
          <w:rFonts w:ascii="Times" w:hAnsi="Times" w:cs="Times"/>
          <w:u w:color="000000"/>
        </w:rPr>
        <w:t xml:space="preserve"> test was completed.</w:t>
      </w:r>
      <w:r>
        <w:t xml:space="preserve">  (Engineering use only)</w:t>
      </w:r>
    </w:p>
    <w:p w:rsidR="00D732FA" w:rsidRDefault="00D732FA" w:rsidP="0014304E">
      <w:pPr>
        <w:keepNext w:val="0"/>
        <w:keepLines w:val="0"/>
      </w:pPr>
    </w:p>
    <w:p w:rsidR="00590331" w:rsidRDefault="00590331">
      <w:pPr>
        <w:keepNext w:val="0"/>
        <w:keepLines w:val="0"/>
      </w:pPr>
    </w:p>
    <w:p w:rsidR="00FF4F2F" w:rsidRDefault="00FF4F2F">
      <w:pPr>
        <w:pStyle w:val="Heading2"/>
      </w:pPr>
      <w:bookmarkStart w:id="1042" w:name="_Ref43794500"/>
      <w:bookmarkStart w:id="1043" w:name="_Toc223513269"/>
      <w:r>
        <w:t>Development PIDs</w:t>
      </w:r>
      <w:bookmarkEnd w:id="790"/>
      <w:bookmarkEnd w:id="991"/>
      <w:bookmarkEnd w:id="1042"/>
      <w:bookmarkEnd w:id="1043"/>
    </w:p>
    <w:p w:rsidR="00FF4F2F" w:rsidRDefault="00FF4F2F"/>
    <w:p w:rsidR="00FF4F2F" w:rsidRDefault="00FF4F2F">
      <w:r>
        <w:t>To be determined in a future version of this document.</w:t>
      </w:r>
    </w:p>
    <w:p w:rsidR="00FF4F2F" w:rsidRDefault="00FF4F2F">
      <w:pPr>
        <w:keepNext w:val="0"/>
        <w:keepLines w:val="0"/>
      </w:pPr>
    </w:p>
    <w:p w:rsidR="00FF4F2F" w:rsidRDefault="00FF4F2F">
      <w:pPr>
        <w:keepNext w:val="0"/>
        <w:keepLines w:val="0"/>
        <w:sectPr w:rsidR="00FF4F2F">
          <w:type w:val="oddPage"/>
          <w:pgSz w:w="12240" w:h="15840"/>
          <w:pgMar w:top="1440" w:right="1440" w:bottom="1440" w:left="1440" w:header="706" w:footer="706" w:gutter="0"/>
          <w:cols w:space="720"/>
        </w:sectPr>
      </w:pPr>
    </w:p>
    <w:p w:rsidR="00FF4F2F" w:rsidRDefault="00FF4F2F">
      <w:pPr>
        <w:pStyle w:val="Heading1"/>
      </w:pPr>
      <w:bookmarkStart w:id="1044" w:name="_Ref251003"/>
      <w:bookmarkStart w:id="1045" w:name="_Ref251007"/>
      <w:bookmarkStart w:id="1046" w:name="_Ref251102"/>
      <w:bookmarkStart w:id="1047" w:name="_Ref251105"/>
      <w:bookmarkStart w:id="1048" w:name="_Toc223513270"/>
      <w:r>
        <w:lastRenderedPageBreak/>
        <w:t>Data Identifiers (DIDs)</w:t>
      </w:r>
      <w:bookmarkEnd w:id="1044"/>
      <w:bookmarkEnd w:id="1045"/>
      <w:bookmarkEnd w:id="1046"/>
      <w:bookmarkEnd w:id="1047"/>
      <w:bookmarkEnd w:id="1048"/>
    </w:p>
    <w:p w:rsidR="00FF4F2F" w:rsidRDefault="00FF4F2F"/>
    <w:p w:rsidR="00167323" w:rsidRDefault="00FF4F2F" w:rsidP="00167323">
      <w:r>
        <w:t xml:space="preserve">DIDs are divided into several ranges that determine their usage and the ownership of their requirements, as shown in </w:t>
      </w:r>
      <w:r w:rsidR="00C03484">
        <w:fldChar w:fldCharType="begin"/>
      </w:r>
      <w:r>
        <w:instrText xml:space="preserve"> REF _Ref48963134 \h  \* MERGEFORMAT </w:instrText>
      </w:r>
      <w:r w:rsidR="00C03484">
        <w:fldChar w:fldCharType="separate"/>
      </w:r>
      <w:r w:rsidR="00167323">
        <w:t>Table 34: DID Ranges</w:t>
      </w:r>
    </w:p>
    <w:p w:rsidR="00FF4F2F" w:rsidRDefault="00C03484">
      <w:r>
        <w:fldChar w:fldCharType="end"/>
      </w:r>
      <w:r w:rsidR="00FF4F2F">
        <w:t>.  Definitions for application specific DIDs and corporate standard DIDs are provided in the following sections.  Definitions for controller specific DIDs must be provided in the associated controller specific diagnostic CTS.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1800"/>
        <w:gridCol w:w="5400"/>
      </w:tblGrid>
      <w:tr w:rsidR="00FF4F2F">
        <w:trPr>
          <w:cantSplit/>
          <w:jc w:val="center"/>
        </w:trPr>
        <w:tc>
          <w:tcPr>
            <w:tcW w:w="1800" w:type="dxa"/>
            <w:tcBorders>
              <w:bottom w:val="single" w:sz="12" w:space="0" w:color="000000"/>
            </w:tcBorders>
          </w:tcPr>
          <w:p w:rsidR="00FF4F2F" w:rsidRDefault="00FF4F2F">
            <w:pPr>
              <w:jc w:val="center"/>
              <w:rPr>
                <w:b/>
              </w:rPr>
            </w:pPr>
            <w:r>
              <w:rPr>
                <w:b/>
              </w:rPr>
              <w:t>Range</w:t>
            </w:r>
          </w:p>
        </w:tc>
        <w:tc>
          <w:tcPr>
            <w:tcW w:w="5400" w:type="dxa"/>
            <w:tcBorders>
              <w:bottom w:val="single" w:sz="12" w:space="0" w:color="000000"/>
            </w:tcBorders>
          </w:tcPr>
          <w:p w:rsidR="00FF4F2F" w:rsidRDefault="00FF4F2F">
            <w:pPr>
              <w:jc w:val="center"/>
              <w:rPr>
                <w:b/>
              </w:rPr>
            </w:pPr>
            <w:r>
              <w:rPr>
                <w:b/>
              </w:rPr>
              <w:t>Usage</w:t>
            </w:r>
          </w:p>
        </w:tc>
      </w:tr>
      <w:tr w:rsidR="00FF4F2F">
        <w:trPr>
          <w:cantSplit/>
          <w:jc w:val="center"/>
        </w:trPr>
        <w:tc>
          <w:tcPr>
            <w:tcW w:w="1800" w:type="dxa"/>
          </w:tcPr>
          <w:p w:rsidR="00FF4F2F" w:rsidRDefault="00FF4F2F">
            <w:r>
              <w:t>$00</w:t>
            </w:r>
          </w:p>
        </w:tc>
        <w:tc>
          <w:tcPr>
            <w:tcW w:w="5400" w:type="dxa"/>
          </w:tcPr>
          <w:p w:rsidR="00FF4F2F" w:rsidRDefault="00FF4F2F">
            <w:r>
              <w:t>Reserved</w:t>
            </w:r>
          </w:p>
        </w:tc>
      </w:tr>
      <w:tr w:rsidR="00FF4F2F">
        <w:trPr>
          <w:cantSplit/>
          <w:jc w:val="center"/>
        </w:trPr>
        <w:tc>
          <w:tcPr>
            <w:tcW w:w="1800" w:type="dxa"/>
          </w:tcPr>
          <w:p w:rsidR="00FF4F2F" w:rsidRDefault="00FF4F2F">
            <w:r>
              <w:t>$01 to $0F</w:t>
            </w:r>
          </w:p>
        </w:tc>
        <w:tc>
          <w:tcPr>
            <w:tcW w:w="5400" w:type="dxa"/>
          </w:tcPr>
          <w:p w:rsidR="00FF4F2F" w:rsidRDefault="00FF4F2F">
            <w:r>
              <w:t>Controller Specific DIDs</w:t>
            </w:r>
          </w:p>
        </w:tc>
      </w:tr>
      <w:tr w:rsidR="00FF4F2F">
        <w:trPr>
          <w:cantSplit/>
          <w:jc w:val="center"/>
        </w:trPr>
        <w:tc>
          <w:tcPr>
            <w:tcW w:w="1800" w:type="dxa"/>
          </w:tcPr>
          <w:p w:rsidR="00FF4F2F" w:rsidRDefault="00FF4F2F">
            <w:r>
              <w:t>$10 to $7F</w:t>
            </w:r>
          </w:p>
        </w:tc>
        <w:tc>
          <w:tcPr>
            <w:tcW w:w="5400" w:type="dxa"/>
          </w:tcPr>
          <w:p w:rsidR="00FF4F2F" w:rsidRDefault="00FF4F2F">
            <w:r>
              <w:t xml:space="preserve">Application Specific DIDs (see Section </w:t>
            </w:r>
            <w:fldSimple w:instr=" REF _Ref19947250 \r \h  \* MERGEFORMAT ">
              <w:r w:rsidR="00167323">
                <w:t>4.1</w:t>
              </w:r>
            </w:fldSimple>
            <w:r>
              <w:t>)</w:t>
            </w:r>
          </w:p>
        </w:tc>
      </w:tr>
      <w:tr w:rsidR="00FF4F2F">
        <w:trPr>
          <w:cantSplit/>
          <w:jc w:val="center"/>
        </w:trPr>
        <w:tc>
          <w:tcPr>
            <w:tcW w:w="1800" w:type="dxa"/>
          </w:tcPr>
          <w:p w:rsidR="00FF4F2F" w:rsidRDefault="00FF4F2F">
            <w:r>
              <w:t>$80 to $FF</w:t>
            </w:r>
          </w:p>
        </w:tc>
        <w:tc>
          <w:tcPr>
            <w:tcW w:w="5400" w:type="dxa"/>
          </w:tcPr>
          <w:p w:rsidR="00FF4F2F" w:rsidRDefault="00FF4F2F">
            <w:r>
              <w:t xml:space="preserve">Corporate Standard DIDs (see Section </w:t>
            </w:r>
            <w:bookmarkStart w:id="1049" w:name="_Hlt19947252"/>
            <w:r w:rsidR="00C03484">
              <w:fldChar w:fldCharType="begin"/>
            </w:r>
            <w:r>
              <w:instrText xml:space="preserve"> REF _Ref19947251 \r \h  \* MERGEFORMAT </w:instrText>
            </w:r>
            <w:r w:rsidR="00C03484">
              <w:fldChar w:fldCharType="separate"/>
            </w:r>
            <w:r w:rsidR="00167323">
              <w:t>4.2</w:t>
            </w:r>
            <w:r w:rsidR="00C03484">
              <w:fldChar w:fldCharType="end"/>
            </w:r>
            <w:bookmarkEnd w:id="1049"/>
            <w:r>
              <w:t>)</w:t>
            </w:r>
          </w:p>
        </w:tc>
      </w:tr>
    </w:tbl>
    <w:p w:rsidR="00FF4F2F" w:rsidRDefault="00FF4F2F">
      <w:pPr>
        <w:pStyle w:val="Caption"/>
      </w:pPr>
      <w:bookmarkStart w:id="1050" w:name="_Toc223513478"/>
      <w:bookmarkStart w:id="1051" w:name="_Ref19946338"/>
      <w:bookmarkStart w:id="1052" w:name="_Ref48963134"/>
      <w:r>
        <w:t xml:space="preserve">Table </w:t>
      </w:r>
      <w:fldSimple w:instr=" SEQ Table \* ARABIC ">
        <w:r w:rsidR="00167323">
          <w:rPr>
            <w:noProof/>
          </w:rPr>
          <w:t>34</w:t>
        </w:r>
      </w:fldSimple>
      <w:r>
        <w:t>: DID Ranges</w:t>
      </w:r>
      <w:bookmarkEnd w:id="1050"/>
    </w:p>
    <w:bookmarkEnd w:id="1051"/>
    <w:bookmarkEnd w:id="1052"/>
    <w:p w:rsidR="00FF4F2F" w:rsidRDefault="00FF4F2F">
      <w:pPr>
        <w:keepNext w:val="0"/>
        <w:keepLines w:val="0"/>
      </w:pPr>
    </w:p>
    <w:p w:rsidR="00FF4F2F" w:rsidRDefault="00FF4F2F">
      <w:pPr>
        <w:pStyle w:val="Heading2"/>
      </w:pPr>
      <w:bookmarkStart w:id="1053" w:name="_Ref19947250"/>
      <w:bookmarkStart w:id="1054" w:name="_Toc223513271"/>
      <w:r>
        <w:lastRenderedPageBreak/>
        <w:t>Application Specific DIDs</w:t>
      </w:r>
      <w:bookmarkEnd w:id="1053"/>
      <w:bookmarkEnd w:id="1054"/>
    </w:p>
    <w:p w:rsidR="00FF4F2F" w:rsidRDefault="00FF4F2F"/>
    <w:p w:rsidR="00DE2E05" w:rsidRPr="00D15979" w:rsidRDefault="00DE2E05" w:rsidP="00DE2E05">
      <w:pPr>
        <w:pStyle w:val="Heading3"/>
      </w:pPr>
      <w:bookmarkStart w:id="1055" w:name="_Toc131560293"/>
      <w:bookmarkStart w:id="1056" w:name="_Toc183415176"/>
      <w:bookmarkStart w:id="1057" w:name="_Toc223513272"/>
      <w:r w:rsidRPr="00D15979">
        <w:t>VINR – DID $28 – Odometer Vehicle Identification Number</w:t>
      </w:r>
      <w:bookmarkEnd w:id="1055"/>
      <w:bookmarkEnd w:id="1056"/>
      <w:bookmarkEnd w:id="1057"/>
    </w:p>
    <w:p w:rsidR="00DE2E05"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DE2E05" w:rsidTr="00DE2E05">
        <w:trPr>
          <w:cantSplit/>
          <w:jc w:val="center"/>
        </w:trPr>
        <w:tc>
          <w:tcPr>
            <w:tcW w:w="576" w:type="dxa"/>
            <w:tcBorders>
              <w:bottom w:val="single" w:sz="12" w:space="0" w:color="000000"/>
            </w:tcBorders>
          </w:tcPr>
          <w:p w:rsidR="00DE2E05" w:rsidRDefault="00DE2E05" w:rsidP="00DE2E05">
            <w:pPr>
              <w:jc w:val="center"/>
              <w:rPr>
                <w:b/>
                <w:sz w:val="16"/>
              </w:rPr>
            </w:pPr>
            <w:r>
              <w:rPr>
                <w:b/>
                <w:sz w:val="16"/>
              </w:rPr>
              <w:t>DID</w:t>
            </w:r>
          </w:p>
        </w:tc>
        <w:tc>
          <w:tcPr>
            <w:tcW w:w="2592" w:type="dxa"/>
            <w:tcBorders>
              <w:bottom w:val="single" w:sz="12" w:space="0" w:color="000000"/>
            </w:tcBorders>
          </w:tcPr>
          <w:p w:rsidR="00DE2E05" w:rsidRDefault="00DE2E05" w:rsidP="00DE2E05">
            <w:pPr>
              <w:jc w:val="center"/>
              <w:rPr>
                <w:b/>
                <w:sz w:val="16"/>
              </w:rPr>
            </w:pPr>
            <w:r>
              <w:rPr>
                <w:b/>
                <w:sz w:val="16"/>
              </w:rPr>
              <w:t>Signal</w:t>
            </w:r>
          </w:p>
        </w:tc>
        <w:tc>
          <w:tcPr>
            <w:tcW w:w="720" w:type="dxa"/>
            <w:tcBorders>
              <w:bottom w:val="single" w:sz="12" w:space="0" w:color="000000"/>
            </w:tcBorders>
          </w:tcPr>
          <w:p w:rsidR="00DE2E05" w:rsidRDefault="00DE2E05" w:rsidP="00DE2E05">
            <w:pPr>
              <w:jc w:val="center"/>
              <w:rPr>
                <w:b/>
                <w:sz w:val="16"/>
              </w:rPr>
            </w:pPr>
            <w:r>
              <w:rPr>
                <w:b/>
                <w:sz w:val="16"/>
              </w:rPr>
              <w:t>Length (Bytes)</w:t>
            </w:r>
          </w:p>
        </w:tc>
        <w:tc>
          <w:tcPr>
            <w:tcW w:w="720" w:type="dxa"/>
            <w:tcBorders>
              <w:bottom w:val="single" w:sz="12" w:space="0" w:color="000000"/>
            </w:tcBorders>
          </w:tcPr>
          <w:p w:rsidR="00DE2E05" w:rsidRDefault="00DE2E05" w:rsidP="00DE2E05">
            <w:pPr>
              <w:jc w:val="center"/>
              <w:rPr>
                <w:b/>
                <w:sz w:val="16"/>
              </w:rPr>
            </w:pPr>
            <w:r>
              <w:rPr>
                <w:b/>
                <w:sz w:val="16"/>
              </w:rPr>
              <w:t>Data Type</w:t>
            </w:r>
          </w:p>
        </w:tc>
        <w:tc>
          <w:tcPr>
            <w:tcW w:w="2016" w:type="dxa"/>
            <w:tcBorders>
              <w:bottom w:val="single" w:sz="12" w:space="0" w:color="000000"/>
            </w:tcBorders>
          </w:tcPr>
          <w:p w:rsidR="00DE2E05" w:rsidRDefault="00DE2E05" w:rsidP="00DE2E05">
            <w:pPr>
              <w:jc w:val="center"/>
              <w:rPr>
                <w:b/>
                <w:sz w:val="16"/>
              </w:rPr>
            </w:pPr>
            <w:r>
              <w:rPr>
                <w:b/>
                <w:sz w:val="16"/>
              </w:rPr>
              <w:t>Range</w:t>
            </w:r>
          </w:p>
        </w:tc>
        <w:tc>
          <w:tcPr>
            <w:tcW w:w="2016" w:type="dxa"/>
            <w:tcBorders>
              <w:bottom w:val="single" w:sz="12" w:space="0" w:color="000000"/>
            </w:tcBorders>
          </w:tcPr>
          <w:p w:rsidR="00DE2E05" w:rsidRDefault="00DE2E05" w:rsidP="00DE2E05">
            <w:pPr>
              <w:jc w:val="center"/>
              <w:rPr>
                <w:b/>
                <w:sz w:val="16"/>
              </w:rPr>
            </w:pPr>
            <w:r>
              <w:rPr>
                <w:b/>
                <w:sz w:val="16"/>
              </w:rPr>
              <w:t>Conversion</w:t>
            </w:r>
          </w:p>
        </w:tc>
        <w:tc>
          <w:tcPr>
            <w:tcW w:w="720" w:type="dxa"/>
            <w:tcBorders>
              <w:bottom w:val="single" w:sz="12" w:space="0" w:color="000000"/>
            </w:tcBorders>
          </w:tcPr>
          <w:p w:rsidR="00DE2E05" w:rsidRDefault="00DE2E05" w:rsidP="00DE2E05">
            <w:pPr>
              <w:jc w:val="center"/>
              <w:rPr>
                <w:b/>
                <w:sz w:val="16"/>
              </w:rPr>
            </w:pPr>
            <w:r>
              <w:rPr>
                <w:b/>
                <w:sz w:val="16"/>
              </w:rPr>
              <w:t>Access</w:t>
            </w:r>
          </w:p>
        </w:tc>
      </w:tr>
      <w:tr w:rsidR="00DE2E05" w:rsidTr="00DE2E05">
        <w:trPr>
          <w:cantSplit/>
          <w:jc w:val="center"/>
        </w:trPr>
        <w:tc>
          <w:tcPr>
            <w:tcW w:w="576" w:type="dxa"/>
            <w:tcBorders>
              <w:top w:val="nil"/>
            </w:tcBorders>
          </w:tcPr>
          <w:p w:rsidR="00DE2E05" w:rsidRDefault="00DE2E05" w:rsidP="00DE2E05">
            <w:pPr>
              <w:jc w:val="right"/>
              <w:rPr>
                <w:rFonts w:ascii="Arial" w:hAnsi="Arial"/>
                <w:sz w:val="16"/>
              </w:rPr>
            </w:pPr>
            <w:r>
              <w:rPr>
                <w:rFonts w:ascii="Arial" w:hAnsi="Arial"/>
                <w:sz w:val="16"/>
              </w:rPr>
              <w:t>$28</w:t>
            </w:r>
          </w:p>
        </w:tc>
        <w:tc>
          <w:tcPr>
            <w:tcW w:w="2592" w:type="dxa"/>
            <w:tcBorders>
              <w:top w:val="nil"/>
            </w:tcBorders>
          </w:tcPr>
          <w:p w:rsidR="00DE2E05" w:rsidRPr="00CB48B5" w:rsidRDefault="00DE2E05" w:rsidP="00DE2E05">
            <w:pPr>
              <w:rPr>
                <w:rFonts w:ascii="Arial" w:hAnsi="Arial" w:cs="Arial"/>
                <w:sz w:val="16"/>
                <w:szCs w:val="16"/>
              </w:rPr>
            </w:pPr>
            <w:r>
              <w:rPr>
                <w:rFonts w:ascii="Arial" w:hAnsi="Arial" w:cs="Arial"/>
                <w:sz w:val="16"/>
                <w:szCs w:val="16"/>
              </w:rPr>
              <w:t>Odometer Vehicle Identification Number</w:t>
            </w:r>
          </w:p>
        </w:tc>
        <w:tc>
          <w:tcPr>
            <w:tcW w:w="720" w:type="dxa"/>
            <w:tcBorders>
              <w:top w:val="nil"/>
            </w:tcBorders>
          </w:tcPr>
          <w:p w:rsidR="00DE2E05" w:rsidRDefault="00DE2E05" w:rsidP="00DE2E05">
            <w:pPr>
              <w:jc w:val="right"/>
              <w:rPr>
                <w:rFonts w:ascii="Arial" w:hAnsi="Arial"/>
                <w:sz w:val="16"/>
              </w:rPr>
            </w:pPr>
            <w:r>
              <w:rPr>
                <w:rFonts w:ascii="Arial" w:hAnsi="Arial"/>
                <w:sz w:val="16"/>
              </w:rPr>
              <w:t>17</w:t>
            </w:r>
          </w:p>
        </w:tc>
        <w:tc>
          <w:tcPr>
            <w:tcW w:w="720" w:type="dxa"/>
            <w:tcBorders>
              <w:top w:val="nil"/>
            </w:tcBorders>
          </w:tcPr>
          <w:p w:rsidR="00DE2E05" w:rsidRDefault="00DE2E05" w:rsidP="00DE2E05">
            <w:pPr>
              <w:rPr>
                <w:rFonts w:ascii="Arial" w:hAnsi="Arial"/>
                <w:sz w:val="16"/>
              </w:rPr>
            </w:pPr>
            <w:r>
              <w:rPr>
                <w:rFonts w:ascii="Arial" w:hAnsi="Arial"/>
                <w:sz w:val="16"/>
              </w:rPr>
              <w:t>PKT</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720" w:type="dxa"/>
            <w:tcBorders>
              <w:top w:val="nil"/>
            </w:tcBorders>
          </w:tcPr>
          <w:p w:rsidR="00DE2E05" w:rsidRDefault="00DE2E05" w:rsidP="00DE2E05">
            <w:pPr>
              <w:jc w:val="center"/>
              <w:rPr>
                <w:rFonts w:ascii="Arial" w:hAnsi="Arial"/>
                <w:sz w:val="16"/>
              </w:rPr>
            </w:pPr>
            <w:r>
              <w:rPr>
                <w:rFonts w:ascii="Arial" w:hAnsi="Arial"/>
                <w:sz w:val="16"/>
              </w:rPr>
              <w:t>R</w:t>
            </w:r>
          </w:p>
        </w:tc>
      </w:tr>
    </w:tbl>
    <w:p w:rsidR="00DE2E05"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DE2E05" w:rsidTr="00DE2E05">
        <w:trPr>
          <w:cantSplit/>
          <w:jc w:val="center"/>
        </w:trPr>
        <w:tc>
          <w:tcPr>
            <w:tcW w:w="2448" w:type="dxa"/>
            <w:tcBorders>
              <w:bottom w:val="single" w:sz="12" w:space="0" w:color="000000"/>
            </w:tcBorders>
          </w:tcPr>
          <w:p w:rsidR="00DE2E05" w:rsidRDefault="00DE2E05" w:rsidP="00DE2E05">
            <w:pPr>
              <w:jc w:val="center"/>
              <w:rPr>
                <w:b/>
                <w:sz w:val="16"/>
              </w:rPr>
            </w:pPr>
            <w:r>
              <w:rPr>
                <w:b/>
                <w:sz w:val="16"/>
              </w:rPr>
              <w:t>Signal</w:t>
            </w:r>
          </w:p>
        </w:tc>
        <w:tc>
          <w:tcPr>
            <w:tcW w:w="720" w:type="dxa"/>
            <w:tcBorders>
              <w:bottom w:val="single" w:sz="12" w:space="0" w:color="000000"/>
            </w:tcBorders>
          </w:tcPr>
          <w:p w:rsidR="00DE2E05" w:rsidRDefault="00DE2E05" w:rsidP="00DE2E05">
            <w:pPr>
              <w:jc w:val="center"/>
              <w:rPr>
                <w:b/>
                <w:sz w:val="16"/>
              </w:rPr>
            </w:pPr>
            <w:r>
              <w:rPr>
                <w:b/>
                <w:sz w:val="16"/>
              </w:rPr>
              <w:t>Start Byte</w:t>
            </w:r>
          </w:p>
        </w:tc>
        <w:tc>
          <w:tcPr>
            <w:tcW w:w="720" w:type="dxa"/>
            <w:tcBorders>
              <w:bottom w:val="single" w:sz="12" w:space="0" w:color="000000"/>
            </w:tcBorders>
          </w:tcPr>
          <w:p w:rsidR="00DE2E05" w:rsidRDefault="00DE2E05" w:rsidP="00DE2E05">
            <w:pPr>
              <w:jc w:val="center"/>
              <w:rPr>
                <w:b/>
                <w:sz w:val="16"/>
              </w:rPr>
            </w:pPr>
            <w:r>
              <w:rPr>
                <w:b/>
                <w:sz w:val="16"/>
              </w:rPr>
              <w:t>Start Bit</w:t>
            </w:r>
          </w:p>
        </w:tc>
        <w:tc>
          <w:tcPr>
            <w:tcW w:w="720" w:type="dxa"/>
            <w:tcBorders>
              <w:bottom w:val="single" w:sz="12" w:space="0" w:color="000000"/>
            </w:tcBorders>
          </w:tcPr>
          <w:p w:rsidR="00DE2E05" w:rsidRDefault="00DE2E05" w:rsidP="00DE2E05">
            <w:pPr>
              <w:jc w:val="center"/>
              <w:rPr>
                <w:b/>
                <w:sz w:val="16"/>
              </w:rPr>
            </w:pPr>
            <w:r>
              <w:rPr>
                <w:b/>
                <w:sz w:val="16"/>
              </w:rPr>
              <w:t>Length (Bits)</w:t>
            </w:r>
          </w:p>
        </w:tc>
        <w:tc>
          <w:tcPr>
            <w:tcW w:w="720" w:type="dxa"/>
            <w:tcBorders>
              <w:bottom w:val="single" w:sz="12" w:space="0" w:color="000000"/>
            </w:tcBorders>
          </w:tcPr>
          <w:p w:rsidR="00DE2E05" w:rsidRDefault="00DE2E05" w:rsidP="00DE2E05">
            <w:pPr>
              <w:jc w:val="center"/>
              <w:rPr>
                <w:b/>
                <w:sz w:val="16"/>
              </w:rPr>
            </w:pPr>
            <w:r>
              <w:rPr>
                <w:b/>
                <w:sz w:val="16"/>
              </w:rPr>
              <w:t>Data Type</w:t>
            </w:r>
          </w:p>
        </w:tc>
        <w:tc>
          <w:tcPr>
            <w:tcW w:w="2016" w:type="dxa"/>
            <w:tcBorders>
              <w:bottom w:val="single" w:sz="12" w:space="0" w:color="000000"/>
            </w:tcBorders>
          </w:tcPr>
          <w:p w:rsidR="00DE2E05" w:rsidRDefault="00DE2E05" w:rsidP="00DE2E05">
            <w:pPr>
              <w:jc w:val="center"/>
              <w:rPr>
                <w:b/>
                <w:sz w:val="16"/>
              </w:rPr>
            </w:pPr>
            <w:r>
              <w:rPr>
                <w:b/>
                <w:sz w:val="16"/>
              </w:rPr>
              <w:t>Range</w:t>
            </w:r>
          </w:p>
        </w:tc>
        <w:tc>
          <w:tcPr>
            <w:tcW w:w="2016" w:type="dxa"/>
            <w:tcBorders>
              <w:bottom w:val="single" w:sz="12" w:space="0" w:color="000000"/>
            </w:tcBorders>
          </w:tcPr>
          <w:p w:rsidR="00DE2E05" w:rsidRDefault="00DE2E05" w:rsidP="00DE2E05">
            <w:pPr>
              <w:jc w:val="center"/>
              <w:rPr>
                <w:b/>
                <w:sz w:val="16"/>
              </w:rPr>
            </w:pPr>
            <w:r>
              <w:rPr>
                <w:b/>
                <w:sz w:val="16"/>
              </w:rPr>
              <w:t>Conversion</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1</w:t>
            </w:r>
          </w:p>
        </w:tc>
        <w:tc>
          <w:tcPr>
            <w:tcW w:w="720" w:type="dxa"/>
            <w:tcBorders>
              <w:top w:val="nil"/>
            </w:tcBorders>
          </w:tcPr>
          <w:p w:rsidR="00DE2E05" w:rsidRDefault="00DE2E05" w:rsidP="00DE2E05">
            <w:pPr>
              <w:jc w:val="right"/>
              <w:rPr>
                <w:rFonts w:ascii="Arial" w:hAnsi="Arial"/>
                <w:sz w:val="16"/>
              </w:rPr>
            </w:pPr>
            <w:r>
              <w:rPr>
                <w:rFonts w:ascii="Arial" w:hAnsi="Arial"/>
                <w:sz w:val="16"/>
              </w:rPr>
              <w:t>0</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2</w:t>
            </w:r>
          </w:p>
        </w:tc>
        <w:tc>
          <w:tcPr>
            <w:tcW w:w="720" w:type="dxa"/>
            <w:tcBorders>
              <w:top w:val="nil"/>
            </w:tcBorders>
          </w:tcPr>
          <w:p w:rsidR="00DE2E05" w:rsidRDefault="00DE2E05" w:rsidP="00DE2E05">
            <w:pPr>
              <w:jc w:val="right"/>
              <w:rPr>
                <w:rFonts w:ascii="Arial" w:hAnsi="Arial"/>
                <w:sz w:val="16"/>
              </w:rPr>
            </w:pPr>
            <w:r>
              <w:rPr>
                <w:rFonts w:ascii="Arial" w:hAnsi="Arial"/>
                <w:sz w:val="16"/>
              </w:rPr>
              <w:t>1</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3</w:t>
            </w:r>
          </w:p>
        </w:tc>
        <w:tc>
          <w:tcPr>
            <w:tcW w:w="720" w:type="dxa"/>
            <w:tcBorders>
              <w:top w:val="nil"/>
            </w:tcBorders>
          </w:tcPr>
          <w:p w:rsidR="00DE2E05" w:rsidRDefault="00DE2E05" w:rsidP="00DE2E05">
            <w:pPr>
              <w:jc w:val="right"/>
              <w:rPr>
                <w:rFonts w:ascii="Arial" w:hAnsi="Arial"/>
                <w:sz w:val="16"/>
              </w:rPr>
            </w:pPr>
            <w:r>
              <w:rPr>
                <w:rFonts w:ascii="Arial" w:hAnsi="Arial"/>
                <w:sz w:val="16"/>
              </w:rPr>
              <w:t>2</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4</w:t>
            </w:r>
          </w:p>
        </w:tc>
        <w:tc>
          <w:tcPr>
            <w:tcW w:w="720" w:type="dxa"/>
            <w:tcBorders>
              <w:top w:val="nil"/>
            </w:tcBorders>
          </w:tcPr>
          <w:p w:rsidR="00DE2E05" w:rsidRDefault="00DE2E05" w:rsidP="00DE2E05">
            <w:pPr>
              <w:jc w:val="right"/>
              <w:rPr>
                <w:rFonts w:ascii="Arial" w:hAnsi="Arial"/>
                <w:sz w:val="16"/>
              </w:rPr>
            </w:pPr>
            <w:r>
              <w:rPr>
                <w:rFonts w:ascii="Arial" w:hAnsi="Arial"/>
                <w:sz w:val="16"/>
              </w:rPr>
              <w:t>3</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5</w:t>
            </w:r>
          </w:p>
        </w:tc>
        <w:tc>
          <w:tcPr>
            <w:tcW w:w="720" w:type="dxa"/>
            <w:tcBorders>
              <w:top w:val="nil"/>
            </w:tcBorders>
          </w:tcPr>
          <w:p w:rsidR="00DE2E05" w:rsidRDefault="00DE2E05" w:rsidP="00DE2E05">
            <w:pPr>
              <w:jc w:val="right"/>
              <w:rPr>
                <w:rFonts w:ascii="Arial" w:hAnsi="Arial"/>
                <w:sz w:val="16"/>
              </w:rPr>
            </w:pPr>
            <w:r>
              <w:rPr>
                <w:rFonts w:ascii="Arial" w:hAnsi="Arial"/>
                <w:sz w:val="16"/>
              </w:rPr>
              <w:t>4</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6</w:t>
            </w:r>
          </w:p>
        </w:tc>
        <w:tc>
          <w:tcPr>
            <w:tcW w:w="720" w:type="dxa"/>
            <w:tcBorders>
              <w:top w:val="nil"/>
            </w:tcBorders>
          </w:tcPr>
          <w:p w:rsidR="00DE2E05" w:rsidRDefault="00DE2E05" w:rsidP="00DE2E05">
            <w:pPr>
              <w:jc w:val="right"/>
              <w:rPr>
                <w:rFonts w:ascii="Arial" w:hAnsi="Arial"/>
                <w:sz w:val="16"/>
              </w:rPr>
            </w:pPr>
            <w:r>
              <w:rPr>
                <w:rFonts w:ascii="Arial" w:hAnsi="Arial"/>
                <w:sz w:val="16"/>
              </w:rPr>
              <w:t>5</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7</w:t>
            </w:r>
          </w:p>
        </w:tc>
        <w:tc>
          <w:tcPr>
            <w:tcW w:w="720" w:type="dxa"/>
            <w:tcBorders>
              <w:top w:val="nil"/>
            </w:tcBorders>
          </w:tcPr>
          <w:p w:rsidR="00DE2E05" w:rsidRDefault="00DE2E05" w:rsidP="00DE2E05">
            <w:pPr>
              <w:jc w:val="right"/>
              <w:rPr>
                <w:rFonts w:ascii="Arial" w:hAnsi="Arial"/>
                <w:sz w:val="16"/>
              </w:rPr>
            </w:pPr>
            <w:r>
              <w:rPr>
                <w:rFonts w:ascii="Arial" w:hAnsi="Arial"/>
                <w:sz w:val="16"/>
              </w:rPr>
              <w:t>6</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8</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9</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10</w:t>
            </w:r>
          </w:p>
        </w:tc>
        <w:tc>
          <w:tcPr>
            <w:tcW w:w="720" w:type="dxa"/>
            <w:tcBorders>
              <w:top w:val="nil"/>
            </w:tcBorders>
          </w:tcPr>
          <w:p w:rsidR="00DE2E05" w:rsidRDefault="00DE2E05" w:rsidP="00DE2E05">
            <w:pPr>
              <w:jc w:val="right"/>
              <w:rPr>
                <w:rFonts w:ascii="Arial" w:hAnsi="Arial"/>
                <w:sz w:val="16"/>
              </w:rPr>
            </w:pPr>
            <w:r>
              <w:rPr>
                <w:rFonts w:ascii="Arial" w:hAnsi="Arial"/>
                <w:sz w:val="16"/>
              </w:rPr>
              <w:t>9</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11</w:t>
            </w:r>
          </w:p>
        </w:tc>
        <w:tc>
          <w:tcPr>
            <w:tcW w:w="720" w:type="dxa"/>
            <w:tcBorders>
              <w:top w:val="nil"/>
            </w:tcBorders>
          </w:tcPr>
          <w:p w:rsidR="00DE2E05" w:rsidRDefault="00DE2E05" w:rsidP="00DE2E05">
            <w:pPr>
              <w:jc w:val="right"/>
              <w:rPr>
                <w:rFonts w:ascii="Arial" w:hAnsi="Arial"/>
                <w:sz w:val="16"/>
              </w:rPr>
            </w:pPr>
            <w:r>
              <w:rPr>
                <w:rFonts w:ascii="Arial" w:hAnsi="Arial"/>
                <w:sz w:val="16"/>
              </w:rPr>
              <w:t>10</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12</w:t>
            </w:r>
          </w:p>
        </w:tc>
        <w:tc>
          <w:tcPr>
            <w:tcW w:w="720" w:type="dxa"/>
            <w:tcBorders>
              <w:top w:val="nil"/>
            </w:tcBorders>
          </w:tcPr>
          <w:p w:rsidR="00DE2E05" w:rsidRDefault="00DE2E05" w:rsidP="00DE2E05">
            <w:pPr>
              <w:jc w:val="right"/>
              <w:rPr>
                <w:rFonts w:ascii="Arial" w:hAnsi="Arial"/>
                <w:sz w:val="16"/>
              </w:rPr>
            </w:pPr>
            <w:r>
              <w:rPr>
                <w:rFonts w:ascii="Arial" w:hAnsi="Arial"/>
                <w:sz w:val="16"/>
              </w:rPr>
              <w:t>11</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13</w:t>
            </w:r>
          </w:p>
        </w:tc>
        <w:tc>
          <w:tcPr>
            <w:tcW w:w="720" w:type="dxa"/>
            <w:tcBorders>
              <w:top w:val="nil"/>
            </w:tcBorders>
          </w:tcPr>
          <w:p w:rsidR="00DE2E05" w:rsidRDefault="00DE2E05" w:rsidP="00DE2E05">
            <w:pPr>
              <w:jc w:val="right"/>
              <w:rPr>
                <w:rFonts w:ascii="Arial" w:hAnsi="Arial"/>
                <w:sz w:val="16"/>
              </w:rPr>
            </w:pPr>
            <w:r>
              <w:rPr>
                <w:rFonts w:ascii="Arial" w:hAnsi="Arial"/>
                <w:sz w:val="16"/>
              </w:rPr>
              <w:t>12</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14</w:t>
            </w:r>
          </w:p>
        </w:tc>
        <w:tc>
          <w:tcPr>
            <w:tcW w:w="720" w:type="dxa"/>
            <w:tcBorders>
              <w:top w:val="nil"/>
            </w:tcBorders>
          </w:tcPr>
          <w:p w:rsidR="00DE2E05" w:rsidRDefault="00DE2E05" w:rsidP="00DE2E05">
            <w:pPr>
              <w:jc w:val="right"/>
              <w:rPr>
                <w:rFonts w:ascii="Arial" w:hAnsi="Arial"/>
                <w:sz w:val="16"/>
              </w:rPr>
            </w:pPr>
            <w:r>
              <w:rPr>
                <w:rFonts w:ascii="Arial" w:hAnsi="Arial"/>
                <w:sz w:val="16"/>
              </w:rPr>
              <w:t>13</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15</w:t>
            </w:r>
          </w:p>
        </w:tc>
        <w:tc>
          <w:tcPr>
            <w:tcW w:w="720" w:type="dxa"/>
            <w:tcBorders>
              <w:top w:val="nil"/>
            </w:tcBorders>
          </w:tcPr>
          <w:p w:rsidR="00DE2E05" w:rsidRDefault="00DE2E05" w:rsidP="00DE2E05">
            <w:pPr>
              <w:jc w:val="right"/>
              <w:rPr>
                <w:rFonts w:ascii="Arial" w:hAnsi="Arial"/>
                <w:sz w:val="16"/>
              </w:rPr>
            </w:pPr>
            <w:r>
              <w:rPr>
                <w:rFonts w:ascii="Arial" w:hAnsi="Arial"/>
                <w:sz w:val="16"/>
              </w:rPr>
              <w:t>14</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16</w:t>
            </w:r>
          </w:p>
        </w:tc>
        <w:tc>
          <w:tcPr>
            <w:tcW w:w="720" w:type="dxa"/>
            <w:tcBorders>
              <w:top w:val="nil"/>
            </w:tcBorders>
          </w:tcPr>
          <w:p w:rsidR="00DE2E05" w:rsidRDefault="00DE2E05" w:rsidP="00DE2E05">
            <w:pPr>
              <w:jc w:val="right"/>
              <w:rPr>
                <w:rFonts w:ascii="Arial" w:hAnsi="Arial"/>
                <w:sz w:val="16"/>
              </w:rPr>
            </w:pPr>
            <w:r>
              <w:rPr>
                <w:rFonts w:ascii="Arial" w:hAnsi="Arial"/>
                <w:sz w:val="16"/>
              </w:rPr>
              <w:t>15</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r w:rsidR="00DE2E05" w:rsidTr="00DE2E05">
        <w:trPr>
          <w:cantSplit/>
          <w:jc w:val="center"/>
        </w:trPr>
        <w:tc>
          <w:tcPr>
            <w:tcW w:w="2448" w:type="dxa"/>
            <w:tcBorders>
              <w:top w:val="nil"/>
            </w:tcBorders>
          </w:tcPr>
          <w:p w:rsidR="00DE2E05" w:rsidRDefault="00DE2E05" w:rsidP="00DE2E05">
            <w:pPr>
              <w:rPr>
                <w:rFonts w:ascii="Arial" w:hAnsi="Arial"/>
                <w:sz w:val="16"/>
              </w:rPr>
            </w:pPr>
            <w:r>
              <w:rPr>
                <w:rFonts w:ascii="Arial" w:hAnsi="Arial"/>
                <w:sz w:val="16"/>
              </w:rPr>
              <w:t>VIN character position 17</w:t>
            </w:r>
          </w:p>
        </w:tc>
        <w:tc>
          <w:tcPr>
            <w:tcW w:w="720" w:type="dxa"/>
            <w:tcBorders>
              <w:top w:val="nil"/>
            </w:tcBorders>
          </w:tcPr>
          <w:p w:rsidR="00DE2E05" w:rsidRDefault="00DE2E05" w:rsidP="00DE2E05">
            <w:pPr>
              <w:jc w:val="right"/>
              <w:rPr>
                <w:rFonts w:ascii="Arial" w:hAnsi="Arial"/>
                <w:sz w:val="16"/>
              </w:rPr>
            </w:pPr>
            <w:r>
              <w:rPr>
                <w:rFonts w:ascii="Arial" w:hAnsi="Arial"/>
                <w:sz w:val="16"/>
              </w:rPr>
              <w:t>16</w:t>
            </w:r>
          </w:p>
        </w:tc>
        <w:tc>
          <w:tcPr>
            <w:tcW w:w="720" w:type="dxa"/>
            <w:tcBorders>
              <w:top w:val="nil"/>
            </w:tcBorders>
          </w:tcPr>
          <w:p w:rsidR="00DE2E05" w:rsidRDefault="00DE2E05" w:rsidP="00DE2E05">
            <w:pPr>
              <w:jc w:val="right"/>
              <w:rPr>
                <w:rFonts w:ascii="Arial" w:hAnsi="Arial"/>
                <w:sz w:val="16"/>
              </w:rPr>
            </w:pPr>
            <w:r>
              <w:rPr>
                <w:rFonts w:ascii="Arial" w:hAnsi="Arial"/>
                <w:sz w:val="16"/>
              </w:rPr>
              <w:t>7</w:t>
            </w:r>
          </w:p>
        </w:tc>
        <w:tc>
          <w:tcPr>
            <w:tcW w:w="720" w:type="dxa"/>
            <w:tcBorders>
              <w:top w:val="nil"/>
            </w:tcBorders>
          </w:tcPr>
          <w:p w:rsidR="00DE2E05" w:rsidRDefault="00DE2E05" w:rsidP="00DE2E05">
            <w:pPr>
              <w:jc w:val="right"/>
              <w:rPr>
                <w:rFonts w:ascii="Arial" w:hAnsi="Arial"/>
                <w:sz w:val="16"/>
              </w:rPr>
            </w:pPr>
            <w:r>
              <w:rPr>
                <w:rFonts w:ascii="Arial" w:hAnsi="Arial"/>
                <w:sz w:val="16"/>
              </w:rPr>
              <w:t>8</w:t>
            </w:r>
          </w:p>
        </w:tc>
        <w:tc>
          <w:tcPr>
            <w:tcW w:w="720" w:type="dxa"/>
            <w:tcBorders>
              <w:top w:val="nil"/>
            </w:tcBorders>
          </w:tcPr>
          <w:p w:rsidR="00DE2E05" w:rsidRDefault="00DE2E05" w:rsidP="00DE2E05">
            <w:pPr>
              <w:pStyle w:val="FootnoteText"/>
              <w:rPr>
                <w:rFonts w:ascii="Arial" w:hAnsi="Arial"/>
              </w:rPr>
            </w:pPr>
            <w:r>
              <w:rPr>
                <w:rFonts w:ascii="Arial" w:hAnsi="Arial"/>
              </w:rPr>
              <w:t>ASCII</w:t>
            </w:r>
          </w:p>
        </w:tc>
        <w:tc>
          <w:tcPr>
            <w:tcW w:w="2016" w:type="dxa"/>
            <w:tcBorders>
              <w:top w:val="nil"/>
            </w:tcBorders>
          </w:tcPr>
          <w:p w:rsidR="00DE2E05" w:rsidRDefault="00DE2E05" w:rsidP="00DE2E05">
            <w:pPr>
              <w:rPr>
                <w:rFonts w:ascii="Arial" w:hAnsi="Arial"/>
                <w:sz w:val="16"/>
              </w:rPr>
            </w:pPr>
            <w:r>
              <w:rPr>
                <w:rFonts w:ascii="Arial" w:hAnsi="Arial"/>
                <w:sz w:val="16"/>
              </w:rPr>
              <w:t>N/A</w:t>
            </w:r>
          </w:p>
        </w:tc>
        <w:tc>
          <w:tcPr>
            <w:tcW w:w="2016" w:type="dxa"/>
            <w:tcBorders>
              <w:top w:val="nil"/>
            </w:tcBorders>
          </w:tcPr>
          <w:p w:rsidR="00DE2E05" w:rsidRDefault="00DE2E05" w:rsidP="00DE2E05">
            <w:pPr>
              <w:rPr>
                <w:rFonts w:ascii="Arial" w:hAnsi="Arial"/>
                <w:sz w:val="16"/>
              </w:rPr>
            </w:pPr>
            <w:r>
              <w:rPr>
                <w:rFonts w:ascii="Arial" w:hAnsi="Arial"/>
                <w:sz w:val="16"/>
              </w:rPr>
              <w:t>N/A</w:t>
            </w:r>
          </w:p>
        </w:tc>
      </w:tr>
    </w:tbl>
    <w:p w:rsidR="00DE2E05" w:rsidRDefault="00DE2E05" w:rsidP="00DE2E05"/>
    <w:p w:rsidR="00DE2E05" w:rsidRDefault="00DE2E05" w:rsidP="00DE2E05">
      <w:r>
        <w:t>This DID contains the Odometer Vehicle Identification Number (VIN).  The data content shall be specified by the vehicle manufacturer.  If the Odometer VIN has not yet been programmed into the ECU's permanent memory, those locations shall be either “$00” or “$FF”.</w:t>
      </w:r>
    </w:p>
    <w:p w:rsidR="00DE2E05" w:rsidRDefault="00DE2E05" w:rsidP="00DE2E05"/>
    <w:p w:rsidR="00DE2E05" w:rsidRDefault="00DE2E05" w:rsidP="00DE2E05">
      <w:r>
        <w:t>The Odometer VIN is to be used as part of the odometer strategy as a “write once” DID to store the Vehicle Identification Number (VIN) in the ECM.  The odometer strategy is detailed in the “Global A Electrical Architecture Vehicle Odometer Sense &amp; Display” functional requirements specification.</w:t>
      </w:r>
    </w:p>
    <w:p w:rsidR="00DE2E05" w:rsidRDefault="00DE2E05" w:rsidP="00DE2E05"/>
    <w:p w:rsidR="00DE2E05" w:rsidRDefault="00DE2E05" w:rsidP="00DE2E05">
      <w:r>
        <w:t>When the Manufacturing Enable Counter (MEC) is non-zero, the controller will populate the value in DID $28 so that it will mirror the value stored in DID $90 “Vehicle Identification Number”.  Any read of DID $28 while the MEC is non-zero will show its current contents.</w:t>
      </w:r>
    </w:p>
    <w:p w:rsidR="00DE2E05" w:rsidRDefault="00DE2E05" w:rsidP="00DE2E05"/>
    <w:p w:rsidR="00DE2E05" w:rsidRDefault="00DE2E05" w:rsidP="00DE2E05">
      <w:r>
        <w:t xml:space="preserve">When the MEC is equal to zero and DID $28 has been programmed with a valid VIN (defined as no characters equal to “$00” or “$FF”), the value of DID $28 shall be locked and the “ECU Odometer VIN Programmed” bit in PID $2049 “ECU Odometer Status” shall be set to true.  </w:t>
      </w:r>
    </w:p>
    <w:p w:rsidR="00DE2E05" w:rsidRDefault="00DE2E05" w:rsidP="00DE2E05"/>
    <w:p w:rsidR="00DE2E05" w:rsidRDefault="00DE2E05" w:rsidP="00DE2E05">
      <w:r>
        <w:t>When the MEC is equal to zero and DID $28 has not been programmed (as in the case of a service controller) an update will be allowed.  During an ignition cycle when DID $28 has not been programmed, the controller will populate the value in DID $28 so that it will mirror the value stored in DID $90 throughout the current ignition cycle.  Any read of DID $28 during the same ignition cycle as the DID $28 update will report back a value of “$FF” in all bytes.  (This behavior is intended to prevent someone from entering a VIN for the purpose of an odometer update and then returning the VIN to an invalid number so as not to lock the DID.)  Once a valid VIN is stored in DID $28 and the ignition key is cycled off, the value of DID $28 shall be locked and the “ECU Odometer VIN Programmed” bit in PID $2049 “ECU Odometer Status” shall be set to true.  Any read of DID $28 on any subsequent ignition cycles will show the actual contents of the DID.</w:t>
      </w:r>
    </w:p>
    <w:p w:rsidR="00DE2E05" w:rsidRDefault="00DE2E05" w:rsidP="00DE2E05">
      <w:pPr>
        <w:keepNext w:val="0"/>
        <w:keepLines w:val="0"/>
      </w:pPr>
    </w:p>
    <w:p w:rsidR="00DE2E05" w:rsidRDefault="00DE2E05" w:rsidP="00DE2E05">
      <w:pPr>
        <w:keepNext w:val="0"/>
        <w:keepLines w:val="0"/>
      </w:pPr>
      <w:r>
        <w:t>Example:</w:t>
      </w:r>
    </w:p>
    <w:p w:rsidR="00DE2E05" w:rsidRDefault="00DE2E05" w:rsidP="00DE2E05">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1531"/>
        <w:gridCol w:w="445"/>
        <w:gridCol w:w="468"/>
        <w:gridCol w:w="453"/>
        <w:gridCol w:w="423"/>
        <w:gridCol w:w="457"/>
        <w:gridCol w:w="449"/>
        <w:gridCol w:w="448"/>
        <w:gridCol w:w="451"/>
        <w:gridCol w:w="450"/>
        <w:gridCol w:w="450"/>
        <w:gridCol w:w="452"/>
        <w:gridCol w:w="390"/>
        <w:gridCol w:w="420"/>
        <w:gridCol w:w="382"/>
        <w:gridCol w:w="382"/>
        <w:gridCol w:w="382"/>
        <w:gridCol w:w="431"/>
      </w:tblGrid>
      <w:tr w:rsidR="00DE2E05" w:rsidTr="00DE2E05">
        <w:trPr>
          <w:cantSplit/>
        </w:trPr>
        <w:tc>
          <w:tcPr>
            <w:tcW w:w="1531"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lastRenderedPageBreak/>
              <w:t>Position</w:t>
            </w:r>
          </w:p>
        </w:tc>
        <w:tc>
          <w:tcPr>
            <w:tcW w:w="445"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1</w:t>
            </w:r>
          </w:p>
        </w:tc>
        <w:tc>
          <w:tcPr>
            <w:tcW w:w="468"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2</w:t>
            </w:r>
          </w:p>
        </w:tc>
        <w:tc>
          <w:tcPr>
            <w:tcW w:w="453"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3</w:t>
            </w:r>
          </w:p>
        </w:tc>
        <w:tc>
          <w:tcPr>
            <w:tcW w:w="423"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4</w:t>
            </w:r>
          </w:p>
        </w:tc>
        <w:tc>
          <w:tcPr>
            <w:tcW w:w="457"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5</w:t>
            </w:r>
          </w:p>
        </w:tc>
        <w:tc>
          <w:tcPr>
            <w:tcW w:w="449"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6</w:t>
            </w:r>
          </w:p>
        </w:tc>
        <w:tc>
          <w:tcPr>
            <w:tcW w:w="448"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7</w:t>
            </w:r>
          </w:p>
        </w:tc>
        <w:tc>
          <w:tcPr>
            <w:tcW w:w="451"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8</w:t>
            </w:r>
          </w:p>
        </w:tc>
        <w:tc>
          <w:tcPr>
            <w:tcW w:w="450"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9</w:t>
            </w:r>
          </w:p>
        </w:tc>
        <w:tc>
          <w:tcPr>
            <w:tcW w:w="450"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10</w:t>
            </w:r>
          </w:p>
        </w:tc>
        <w:tc>
          <w:tcPr>
            <w:tcW w:w="452"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11</w:t>
            </w:r>
          </w:p>
        </w:tc>
        <w:tc>
          <w:tcPr>
            <w:tcW w:w="390"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12</w:t>
            </w:r>
          </w:p>
        </w:tc>
        <w:tc>
          <w:tcPr>
            <w:tcW w:w="420"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13</w:t>
            </w:r>
          </w:p>
        </w:tc>
        <w:tc>
          <w:tcPr>
            <w:tcW w:w="382"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14</w:t>
            </w:r>
          </w:p>
        </w:tc>
        <w:tc>
          <w:tcPr>
            <w:tcW w:w="382"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15</w:t>
            </w:r>
          </w:p>
        </w:tc>
        <w:tc>
          <w:tcPr>
            <w:tcW w:w="382"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16</w:t>
            </w:r>
          </w:p>
        </w:tc>
        <w:tc>
          <w:tcPr>
            <w:tcW w:w="431" w:type="dxa"/>
            <w:tcBorders>
              <w:top w:val="single" w:sz="12" w:space="0" w:color="auto"/>
              <w:bottom w:val="single" w:sz="6" w:space="0" w:color="auto"/>
            </w:tcBorders>
          </w:tcPr>
          <w:p w:rsidR="00DE2E05" w:rsidRDefault="00DE2E05" w:rsidP="00DE2E05">
            <w:pPr>
              <w:pStyle w:val="TableDataByteArial9Centered"/>
              <w:spacing w:before="20" w:after="20"/>
              <w:rPr>
                <w:lang w:val="en-US"/>
              </w:rPr>
            </w:pPr>
            <w:r>
              <w:rPr>
                <w:lang w:val="en-US"/>
              </w:rPr>
              <w:t>17</w:t>
            </w:r>
          </w:p>
        </w:tc>
      </w:tr>
      <w:tr w:rsidR="00DE2E05" w:rsidTr="00DE2E05">
        <w:trPr>
          <w:cantSplit/>
        </w:trPr>
        <w:tc>
          <w:tcPr>
            <w:tcW w:w="1531" w:type="dxa"/>
            <w:tcBorders>
              <w:top w:val="nil"/>
            </w:tcBorders>
          </w:tcPr>
          <w:p w:rsidR="00DE2E05" w:rsidRDefault="00DE2E05" w:rsidP="00DE2E05">
            <w:pPr>
              <w:pStyle w:val="TableDataByteArial9Centered"/>
              <w:spacing w:before="20" w:after="20"/>
              <w:rPr>
                <w:lang w:val="en-US"/>
              </w:rPr>
            </w:pPr>
            <w:r>
              <w:rPr>
                <w:lang w:val="en-US"/>
              </w:rPr>
              <w:t>VIN</w:t>
            </w:r>
          </w:p>
        </w:tc>
        <w:tc>
          <w:tcPr>
            <w:tcW w:w="445" w:type="dxa"/>
            <w:tcBorders>
              <w:top w:val="nil"/>
            </w:tcBorders>
          </w:tcPr>
          <w:p w:rsidR="00DE2E05" w:rsidRDefault="00DE2E05" w:rsidP="00DE2E05">
            <w:pPr>
              <w:pStyle w:val="TableDataByteArial9Centered"/>
              <w:spacing w:before="20" w:after="20"/>
              <w:rPr>
                <w:lang w:val="en-US"/>
              </w:rPr>
            </w:pPr>
            <w:r>
              <w:rPr>
                <w:lang w:val="en-US"/>
              </w:rPr>
              <w:t>W</w:t>
            </w:r>
          </w:p>
        </w:tc>
        <w:tc>
          <w:tcPr>
            <w:tcW w:w="468" w:type="dxa"/>
            <w:tcBorders>
              <w:top w:val="nil"/>
            </w:tcBorders>
          </w:tcPr>
          <w:p w:rsidR="00DE2E05" w:rsidRDefault="00DE2E05" w:rsidP="00DE2E05">
            <w:pPr>
              <w:pStyle w:val="TableDataByteArial9Centered"/>
              <w:spacing w:before="20" w:after="20"/>
              <w:rPr>
                <w:lang w:val="en-US"/>
              </w:rPr>
            </w:pPr>
            <w:r>
              <w:rPr>
                <w:lang w:val="en-US"/>
              </w:rPr>
              <w:t>0</w:t>
            </w:r>
          </w:p>
        </w:tc>
        <w:tc>
          <w:tcPr>
            <w:tcW w:w="453" w:type="dxa"/>
            <w:tcBorders>
              <w:top w:val="nil"/>
            </w:tcBorders>
          </w:tcPr>
          <w:p w:rsidR="00DE2E05" w:rsidRDefault="00DE2E05" w:rsidP="00DE2E05">
            <w:pPr>
              <w:pStyle w:val="TableDataByteArial9Centered"/>
              <w:spacing w:before="20" w:after="20"/>
              <w:rPr>
                <w:lang w:val="en-US"/>
              </w:rPr>
            </w:pPr>
            <w:r>
              <w:rPr>
                <w:lang w:val="en-US"/>
              </w:rPr>
              <w:t>L</w:t>
            </w:r>
          </w:p>
        </w:tc>
        <w:tc>
          <w:tcPr>
            <w:tcW w:w="423" w:type="dxa"/>
            <w:tcBorders>
              <w:top w:val="nil"/>
            </w:tcBorders>
          </w:tcPr>
          <w:p w:rsidR="00DE2E05" w:rsidRDefault="00DE2E05" w:rsidP="00DE2E05">
            <w:pPr>
              <w:pStyle w:val="TableDataByteArial9Centered"/>
              <w:spacing w:before="20" w:after="20"/>
              <w:rPr>
                <w:lang w:val="en-US"/>
              </w:rPr>
            </w:pPr>
            <w:r>
              <w:rPr>
                <w:lang w:val="en-US"/>
              </w:rPr>
              <w:t>0</w:t>
            </w:r>
          </w:p>
        </w:tc>
        <w:tc>
          <w:tcPr>
            <w:tcW w:w="457" w:type="dxa"/>
            <w:tcBorders>
              <w:top w:val="nil"/>
            </w:tcBorders>
          </w:tcPr>
          <w:p w:rsidR="00DE2E05" w:rsidRDefault="00DE2E05" w:rsidP="00DE2E05">
            <w:pPr>
              <w:pStyle w:val="TableDataByteArial9Centered"/>
              <w:spacing w:before="20" w:after="20"/>
              <w:rPr>
                <w:lang w:val="en-US"/>
              </w:rPr>
            </w:pPr>
            <w:r>
              <w:rPr>
                <w:lang w:val="en-US"/>
              </w:rPr>
              <w:t>0</w:t>
            </w:r>
          </w:p>
        </w:tc>
        <w:tc>
          <w:tcPr>
            <w:tcW w:w="449" w:type="dxa"/>
            <w:tcBorders>
              <w:top w:val="nil"/>
            </w:tcBorders>
          </w:tcPr>
          <w:p w:rsidR="00DE2E05" w:rsidRDefault="00DE2E05" w:rsidP="00DE2E05">
            <w:pPr>
              <w:pStyle w:val="TableDataByteArial9Centered"/>
              <w:spacing w:before="20" w:after="20"/>
              <w:rPr>
                <w:lang w:val="en-US"/>
              </w:rPr>
            </w:pPr>
            <w:r>
              <w:rPr>
                <w:lang w:val="en-US"/>
              </w:rPr>
              <w:t>0</w:t>
            </w:r>
          </w:p>
        </w:tc>
        <w:tc>
          <w:tcPr>
            <w:tcW w:w="448" w:type="dxa"/>
            <w:tcBorders>
              <w:top w:val="nil"/>
            </w:tcBorders>
          </w:tcPr>
          <w:p w:rsidR="00DE2E05" w:rsidRDefault="00DE2E05" w:rsidP="00DE2E05">
            <w:pPr>
              <w:pStyle w:val="TableDataByteArial9Centered"/>
              <w:spacing w:before="20" w:after="20"/>
              <w:rPr>
                <w:lang w:val="en-US"/>
              </w:rPr>
            </w:pPr>
            <w:r>
              <w:rPr>
                <w:lang w:val="en-US"/>
              </w:rPr>
              <w:t>0</w:t>
            </w:r>
          </w:p>
        </w:tc>
        <w:tc>
          <w:tcPr>
            <w:tcW w:w="451" w:type="dxa"/>
            <w:tcBorders>
              <w:top w:val="nil"/>
            </w:tcBorders>
          </w:tcPr>
          <w:p w:rsidR="00DE2E05" w:rsidRDefault="00DE2E05" w:rsidP="00DE2E05">
            <w:pPr>
              <w:pStyle w:val="TableDataByteArial9Centered"/>
              <w:spacing w:before="20" w:after="20"/>
              <w:rPr>
                <w:lang w:val="en-US"/>
              </w:rPr>
            </w:pPr>
            <w:r>
              <w:rPr>
                <w:lang w:val="en-US"/>
              </w:rPr>
              <w:t>3</w:t>
            </w:r>
          </w:p>
        </w:tc>
        <w:tc>
          <w:tcPr>
            <w:tcW w:w="450" w:type="dxa"/>
            <w:tcBorders>
              <w:top w:val="nil"/>
            </w:tcBorders>
          </w:tcPr>
          <w:p w:rsidR="00DE2E05" w:rsidRDefault="00DE2E05" w:rsidP="00DE2E05">
            <w:pPr>
              <w:pStyle w:val="TableDataByteArial9Centered"/>
              <w:spacing w:before="20" w:after="20"/>
              <w:rPr>
                <w:lang w:val="en-US"/>
              </w:rPr>
            </w:pPr>
            <w:r>
              <w:rPr>
                <w:lang w:val="en-US"/>
              </w:rPr>
              <w:t>6</w:t>
            </w:r>
          </w:p>
        </w:tc>
        <w:tc>
          <w:tcPr>
            <w:tcW w:w="450" w:type="dxa"/>
            <w:tcBorders>
              <w:top w:val="nil"/>
            </w:tcBorders>
          </w:tcPr>
          <w:p w:rsidR="00DE2E05" w:rsidRDefault="00DE2E05" w:rsidP="00DE2E05">
            <w:pPr>
              <w:pStyle w:val="TableDataByteArial9Centered"/>
              <w:spacing w:before="20" w:after="20"/>
              <w:rPr>
                <w:lang w:val="en-US"/>
              </w:rPr>
            </w:pPr>
            <w:r>
              <w:rPr>
                <w:lang w:val="en-US"/>
              </w:rPr>
              <w:t>T</w:t>
            </w:r>
          </w:p>
        </w:tc>
        <w:tc>
          <w:tcPr>
            <w:tcW w:w="452" w:type="dxa"/>
            <w:tcBorders>
              <w:top w:val="nil"/>
            </w:tcBorders>
          </w:tcPr>
          <w:p w:rsidR="00DE2E05" w:rsidRDefault="00DE2E05" w:rsidP="00DE2E05">
            <w:pPr>
              <w:pStyle w:val="TableDataByteArial9Centered"/>
              <w:spacing w:before="20" w:after="20"/>
              <w:rPr>
                <w:lang w:val="en-US"/>
              </w:rPr>
            </w:pPr>
            <w:r>
              <w:rPr>
                <w:lang w:val="en-US"/>
              </w:rPr>
              <w:t>1</w:t>
            </w:r>
          </w:p>
        </w:tc>
        <w:tc>
          <w:tcPr>
            <w:tcW w:w="390" w:type="dxa"/>
            <w:tcBorders>
              <w:top w:val="nil"/>
            </w:tcBorders>
          </w:tcPr>
          <w:p w:rsidR="00DE2E05" w:rsidRDefault="00DE2E05" w:rsidP="00DE2E05">
            <w:pPr>
              <w:pStyle w:val="TableDataByteArial9Centered"/>
              <w:spacing w:before="20" w:after="20"/>
              <w:rPr>
                <w:lang w:val="en-US"/>
              </w:rPr>
            </w:pPr>
            <w:r>
              <w:rPr>
                <w:lang w:val="en-US"/>
              </w:rPr>
              <w:t>0</w:t>
            </w:r>
          </w:p>
        </w:tc>
        <w:tc>
          <w:tcPr>
            <w:tcW w:w="420" w:type="dxa"/>
            <w:tcBorders>
              <w:top w:val="nil"/>
            </w:tcBorders>
          </w:tcPr>
          <w:p w:rsidR="00DE2E05" w:rsidRDefault="00DE2E05" w:rsidP="00DE2E05">
            <w:pPr>
              <w:pStyle w:val="TableDataByteArial9Centered"/>
              <w:spacing w:before="20" w:after="20"/>
              <w:rPr>
                <w:lang w:val="en-US"/>
              </w:rPr>
            </w:pPr>
            <w:r>
              <w:rPr>
                <w:lang w:val="en-US"/>
              </w:rPr>
              <w:t>0</w:t>
            </w:r>
          </w:p>
        </w:tc>
        <w:tc>
          <w:tcPr>
            <w:tcW w:w="382" w:type="dxa"/>
            <w:tcBorders>
              <w:top w:val="nil"/>
            </w:tcBorders>
          </w:tcPr>
          <w:p w:rsidR="00DE2E05" w:rsidRDefault="00DE2E05" w:rsidP="00DE2E05">
            <w:pPr>
              <w:pStyle w:val="TableDataByteArial9Centered"/>
              <w:spacing w:before="20" w:after="20"/>
              <w:rPr>
                <w:lang w:val="en-US"/>
              </w:rPr>
            </w:pPr>
            <w:r>
              <w:rPr>
                <w:lang w:val="en-US"/>
              </w:rPr>
              <w:t>0</w:t>
            </w:r>
          </w:p>
        </w:tc>
        <w:tc>
          <w:tcPr>
            <w:tcW w:w="382" w:type="dxa"/>
            <w:tcBorders>
              <w:top w:val="nil"/>
            </w:tcBorders>
          </w:tcPr>
          <w:p w:rsidR="00DE2E05" w:rsidRDefault="00DE2E05" w:rsidP="00DE2E05">
            <w:pPr>
              <w:pStyle w:val="TableDataByteArial9Centered"/>
              <w:spacing w:before="20" w:after="20"/>
              <w:rPr>
                <w:lang w:val="en-US"/>
              </w:rPr>
            </w:pPr>
            <w:r>
              <w:rPr>
                <w:lang w:val="en-US"/>
              </w:rPr>
              <w:t>0</w:t>
            </w:r>
          </w:p>
        </w:tc>
        <w:tc>
          <w:tcPr>
            <w:tcW w:w="382" w:type="dxa"/>
            <w:tcBorders>
              <w:top w:val="nil"/>
            </w:tcBorders>
          </w:tcPr>
          <w:p w:rsidR="00DE2E05" w:rsidRDefault="00DE2E05" w:rsidP="00DE2E05">
            <w:pPr>
              <w:pStyle w:val="TableDataByteArial9Centered"/>
              <w:spacing w:before="20" w:after="20"/>
              <w:rPr>
                <w:lang w:val="en-US"/>
              </w:rPr>
            </w:pPr>
            <w:r>
              <w:rPr>
                <w:lang w:val="en-US"/>
              </w:rPr>
              <w:t>8</w:t>
            </w:r>
          </w:p>
        </w:tc>
        <w:tc>
          <w:tcPr>
            <w:tcW w:w="431" w:type="dxa"/>
            <w:tcBorders>
              <w:top w:val="nil"/>
            </w:tcBorders>
          </w:tcPr>
          <w:p w:rsidR="00DE2E05" w:rsidRDefault="00DE2E05" w:rsidP="00DE2E05">
            <w:pPr>
              <w:pStyle w:val="TableDataByteArial9Centered"/>
              <w:spacing w:before="20" w:after="20"/>
              <w:rPr>
                <w:lang w:val="en-US"/>
              </w:rPr>
            </w:pPr>
            <w:r>
              <w:rPr>
                <w:lang w:val="en-US"/>
              </w:rPr>
              <w:t>5</w:t>
            </w:r>
          </w:p>
        </w:tc>
      </w:tr>
      <w:tr w:rsidR="00DE2E05" w:rsidTr="00DE2E05">
        <w:trPr>
          <w:cantSplit/>
        </w:trPr>
        <w:tc>
          <w:tcPr>
            <w:tcW w:w="1531" w:type="dxa"/>
            <w:tcBorders>
              <w:top w:val="nil"/>
            </w:tcBorders>
          </w:tcPr>
          <w:p w:rsidR="00DE2E05" w:rsidRDefault="00DE2E05" w:rsidP="00DE2E05">
            <w:pPr>
              <w:pStyle w:val="TableDataByteArial9Centered"/>
              <w:spacing w:before="20" w:after="20"/>
              <w:rPr>
                <w:lang w:val="en-US"/>
              </w:rPr>
            </w:pPr>
            <w:r>
              <w:rPr>
                <w:lang w:val="en-US"/>
              </w:rPr>
              <w:t>Hex value</w:t>
            </w:r>
          </w:p>
        </w:tc>
        <w:tc>
          <w:tcPr>
            <w:tcW w:w="445" w:type="dxa"/>
          </w:tcPr>
          <w:p w:rsidR="00DE2E05" w:rsidRDefault="00DE2E05" w:rsidP="00DE2E05">
            <w:pPr>
              <w:pStyle w:val="TableDataByteArial9Centered"/>
              <w:spacing w:before="20" w:after="20"/>
              <w:rPr>
                <w:lang w:val="en-US"/>
              </w:rPr>
            </w:pPr>
            <w:r>
              <w:rPr>
                <w:lang w:val="en-US"/>
              </w:rPr>
              <w:t>57</w:t>
            </w:r>
          </w:p>
        </w:tc>
        <w:tc>
          <w:tcPr>
            <w:tcW w:w="468" w:type="dxa"/>
          </w:tcPr>
          <w:p w:rsidR="00DE2E05" w:rsidRDefault="00DE2E05" w:rsidP="00DE2E05">
            <w:pPr>
              <w:pStyle w:val="TableDataByteArial9Centered"/>
              <w:spacing w:before="20" w:after="20"/>
              <w:rPr>
                <w:lang w:val="en-US"/>
              </w:rPr>
            </w:pPr>
            <w:r>
              <w:rPr>
                <w:lang w:val="en-US"/>
              </w:rPr>
              <w:t>30</w:t>
            </w:r>
          </w:p>
        </w:tc>
        <w:tc>
          <w:tcPr>
            <w:tcW w:w="453" w:type="dxa"/>
          </w:tcPr>
          <w:p w:rsidR="00DE2E05" w:rsidRDefault="00DE2E05" w:rsidP="00DE2E05">
            <w:pPr>
              <w:pStyle w:val="TableDataByteArial9Centered"/>
              <w:spacing w:before="20" w:after="20"/>
              <w:rPr>
                <w:lang w:val="en-US"/>
              </w:rPr>
            </w:pPr>
            <w:r>
              <w:rPr>
                <w:lang w:val="en-US"/>
              </w:rPr>
              <w:t>4C</w:t>
            </w:r>
          </w:p>
        </w:tc>
        <w:tc>
          <w:tcPr>
            <w:tcW w:w="423" w:type="dxa"/>
          </w:tcPr>
          <w:p w:rsidR="00DE2E05" w:rsidRDefault="00DE2E05" w:rsidP="00DE2E05">
            <w:pPr>
              <w:pStyle w:val="TableDataByteArial9Centered"/>
              <w:spacing w:before="20" w:after="20"/>
              <w:rPr>
                <w:lang w:val="en-US"/>
              </w:rPr>
            </w:pPr>
            <w:r>
              <w:rPr>
                <w:lang w:val="en-US"/>
              </w:rPr>
              <w:t>30</w:t>
            </w:r>
          </w:p>
        </w:tc>
        <w:tc>
          <w:tcPr>
            <w:tcW w:w="457" w:type="dxa"/>
          </w:tcPr>
          <w:p w:rsidR="00DE2E05" w:rsidRDefault="00DE2E05" w:rsidP="00DE2E05">
            <w:pPr>
              <w:pStyle w:val="TableDataByteArial9Centered"/>
              <w:spacing w:before="20" w:after="20"/>
              <w:rPr>
                <w:lang w:val="en-US"/>
              </w:rPr>
            </w:pPr>
            <w:r>
              <w:rPr>
                <w:lang w:val="en-US"/>
              </w:rPr>
              <w:t>30</w:t>
            </w:r>
          </w:p>
        </w:tc>
        <w:tc>
          <w:tcPr>
            <w:tcW w:w="449" w:type="dxa"/>
          </w:tcPr>
          <w:p w:rsidR="00DE2E05" w:rsidRDefault="00DE2E05" w:rsidP="00DE2E05">
            <w:pPr>
              <w:pStyle w:val="TableDataByteArial9Centered"/>
              <w:spacing w:before="20" w:after="20"/>
              <w:rPr>
                <w:lang w:val="en-US"/>
              </w:rPr>
            </w:pPr>
            <w:r>
              <w:rPr>
                <w:lang w:val="en-US"/>
              </w:rPr>
              <w:t>30</w:t>
            </w:r>
          </w:p>
        </w:tc>
        <w:tc>
          <w:tcPr>
            <w:tcW w:w="448" w:type="dxa"/>
          </w:tcPr>
          <w:p w:rsidR="00DE2E05" w:rsidRDefault="00DE2E05" w:rsidP="00DE2E05">
            <w:pPr>
              <w:pStyle w:val="TableDataByteArial9Centered"/>
              <w:spacing w:before="20" w:after="20"/>
              <w:rPr>
                <w:lang w:val="en-US"/>
              </w:rPr>
            </w:pPr>
            <w:r>
              <w:rPr>
                <w:lang w:val="en-US"/>
              </w:rPr>
              <w:t>30</w:t>
            </w:r>
          </w:p>
        </w:tc>
        <w:tc>
          <w:tcPr>
            <w:tcW w:w="451" w:type="dxa"/>
          </w:tcPr>
          <w:p w:rsidR="00DE2E05" w:rsidRDefault="00DE2E05" w:rsidP="00DE2E05">
            <w:pPr>
              <w:pStyle w:val="TableDataByteArial9Centered"/>
              <w:spacing w:before="20" w:after="20"/>
              <w:rPr>
                <w:lang w:val="en-US"/>
              </w:rPr>
            </w:pPr>
            <w:r>
              <w:rPr>
                <w:lang w:val="en-US"/>
              </w:rPr>
              <w:t>33</w:t>
            </w:r>
          </w:p>
        </w:tc>
        <w:tc>
          <w:tcPr>
            <w:tcW w:w="450" w:type="dxa"/>
          </w:tcPr>
          <w:p w:rsidR="00DE2E05" w:rsidRDefault="00DE2E05" w:rsidP="00DE2E05">
            <w:pPr>
              <w:pStyle w:val="TableDataByteArial9Centered"/>
              <w:spacing w:before="20" w:after="20"/>
              <w:rPr>
                <w:lang w:val="en-US"/>
              </w:rPr>
            </w:pPr>
            <w:r>
              <w:rPr>
                <w:lang w:val="en-US"/>
              </w:rPr>
              <w:t>36</w:t>
            </w:r>
          </w:p>
        </w:tc>
        <w:tc>
          <w:tcPr>
            <w:tcW w:w="450" w:type="dxa"/>
          </w:tcPr>
          <w:p w:rsidR="00DE2E05" w:rsidRDefault="00DE2E05" w:rsidP="00DE2E05">
            <w:pPr>
              <w:pStyle w:val="TableDataByteArial9Centered"/>
              <w:spacing w:before="20" w:after="20"/>
              <w:rPr>
                <w:lang w:val="en-US"/>
              </w:rPr>
            </w:pPr>
            <w:r>
              <w:rPr>
                <w:lang w:val="en-US"/>
              </w:rPr>
              <w:t>54</w:t>
            </w:r>
          </w:p>
        </w:tc>
        <w:tc>
          <w:tcPr>
            <w:tcW w:w="452" w:type="dxa"/>
          </w:tcPr>
          <w:p w:rsidR="00DE2E05" w:rsidRDefault="00DE2E05" w:rsidP="00DE2E05">
            <w:pPr>
              <w:pStyle w:val="TableDataByteArial9Centered"/>
              <w:spacing w:before="20" w:after="20"/>
              <w:rPr>
                <w:lang w:val="en-US"/>
              </w:rPr>
            </w:pPr>
            <w:r>
              <w:rPr>
                <w:lang w:val="en-US"/>
              </w:rPr>
              <w:t>31</w:t>
            </w:r>
          </w:p>
        </w:tc>
        <w:tc>
          <w:tcPr>
            <w:tcW w:w="390" w:type="dxa"/>
          </w:tcPr>
          <w:p w:rsidR="00DE2E05" w:rsidRDefault="00DE2E05" w:rsidP="00DE2E05">
            <w:pPr>
              <w:pStyle w:val="TableDataByteArial9Centered"/>
              <w:spacing w:before="20" w:after="20"/>
              <w:rPr>
                <w:lang w:val="en-US"/>
              </w:rPr>
            </w:pPr>
            <w:r>
              <w:rPr>
                <w:lang w:val="en-US"/>
              </w:rPr>
              <w:t>30</w:t>
            </w:r>
          </w:p>
        </w:tc>
        <w:tc>
          <w:tcPr>
            <w:tcW w:w="420" w:type="dxa"/>
          </w:tcPr>
          <w:p w:rsidR="00DE2E05" w:rsidRDefault="00DE2E05" w:rsidP="00DE2E05">
            <w:pPr>
              <w:pStyle w:val="TableDataByteArial9Centered"/>
              <w:spacing w:before="20" w:after="20"/>
              <w:rPr>
                <w:lang w:val="en-US"/>
              </w:rPr>
            </w:pPr>
            <w:r>
              <w:rPr>
                <w:lang w:val="en-US"/>
              </w:rPr>
              <w:t>30</w:t>
            </w:r>
          </w:p>
        </w:tc>
        <w:tc>
          <w:tcPr>
            <w:tcW w:w="382" w:type="dxa"/>
          </w:tcPr>
          <w:p w:rsidR="00DE2E05" w:rsidRDefault="00DE2E05" w:rsidP="00DE2E05">
            <w:pPr>
              <w:pStyle w:val="TableDataByteArial9Centered"/>
              <w:spacing w:before="20" w:after="20"/>
              <w:rPr>
                <w:lang w:val="en-US"/>
              </w:rPr>
            </w:pPr>
            <w:r>
              <w:rPr>
                <w:lang w:val="en-US"/>
              </w:rPr>
              <w:t>30</w:t>
            </w:r>
          </w:p>
        </w:tc>
        <w:tc>
          <w:tcPr>
            <w:tcW w:w="382" w:type="dxa"/>
          </w:tcPr>
          <w:p w:rsidR="00DE2E05" w:rsidRDefault="00DE2E05" w:rsidP="00DE2E05">
            <w:pPr>
              <w:pStyle w:val="TableDataByteArial9Centered"/>
              <w:spacing w:before="20" w:after="20"/>
              <w:rPr>
                <w:lang w:val="en-US"/>
              </w:rPr>
            </w:pPr>
            <w:r>
              <w:rPr>
                <w:lang w:val="en-US"/>
              </w:rPr>
              <w:t>30</w:t>
            </w:r>
          </w:p>
        </w:tc>
        <w:tc>
          <w:tcPr>
            <w:tcW w:w="382" w:type="dxa"/>
          </w:tcPr>
          <w:p w:rsidR="00DE2E05" w:rsidRDefault="00DE2E05" w:rsidP="00DE2E05">
            <w:pPr>
              <w:pStyle w:val="TableDataByteArial9Centered"/>
              <w:spacing w:before="20" w:after="20"/>
              <w:rPr>
                <w:lang w:val="en-US"/>
              </w:rPr>
            </w:pPr>
            <w:r>
              <w:rPr>
                <w:lang w:val="en-US"/>
              </w:rPr>
              <w:t>38</w:t>
            </w:r>
          </w:p>
        </w:tc>
        <w:tc>
          <w:tcPr>
            <w:tcW w:w="431" w:type="dxa"/>
          </w:tcPr>
          <w:p w:rsidR="00DE2E05" w:rsidRDefault="00DE2E05" w:rsidP="00DE2E05">
            <w:pPr>
              <w:pStyle w:val="TableDataByteArial9Centered"/>
              <w:spacing w:before="20" w:after="20"/>
              <w:rPr>
                <w:lang w:val="en-US"/>
              </w:rPr>
            </w:pPr>
            <w:r>
              <w:rPr>
                <w:lang w:val="en-US"/>
              </w:rPr>
              <w:t>35</w:t>
            </w:r>
          </w:p>
        </w:tc>
      </w:tr>
    </w:tbl>
    <w:p w:rsidR="00DE2E05" w:rsidRDefault="00DE2E05" w:rsidP="00DE2E05">
      <w:pPr>
        <w:keepNext w:val="0"/>
        <w:keepLines w:val="0"/>
      </w:pPr>
    </w:p>
    <w:p w:rsidR="009D2E89" w:rsidRPr="00D15979" w:rsidRDefault="009D2E89" w:rsidP="009D2E89">
      <w:pPr>
        <w:pStyle w:val="Heading3"/>
      </w:pPr>
      <w:bookmarkStart w:id="1058" w:name="_Toc223513273"/>
      <w:r>
        <w:lastRenderedPageBreak/>
        <w:t>MEMR</w:t>
      </w:r>
      <w:r w:rsidRPr="00D15979">
        <w:t xml:space="preserve"> – DID $</w:t>
      </w:r>
      <w:r>
        <w:t>29</w:t>
      </w:r>
      <w:r w:rsidRPr="00D15979">
        <w:t xml:space="preserve"> – </w:t>
      </w:r>
      <w:r>
        <w:t>Primary Calibration Flash History</w:t>
      </w:r>
      <w:bookmarkEnd w:id="1058"/>
    </w:p>
    <w:p w:rsidR="009D2E89" w:rsidRDefault="009D2E89" w:rsidP="009D2E89"/>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9D2E89" w:rsidTr="00591157">
        <w:trPr>
          <w:cantSplit/>
          <w:jc w:val="center"/>
        </w:trPr>
        <w:tc>
          <w:tcPr>
            <w:tcW w:w="576" w:type="dxa"/>
            <w:tcBorders>
              <w:bottom w:val="single" w:sz="12" w:space="0" w:color="000000"/>
            </w:tcBorders>
          </w:tcPr>
          <w:p w:rsidR="009D2E89" w:rsidRDefault="009D2E89" w:rsidP="00591157">
            <w:pPr>
              <w:jc w:val="center"/>
              <w:rPr>
                <w:b/>
                <w:sz w:val="16"/>
              </w:rPr>
            </w:pPr>
            <w:r>
              <w:rPr>
                <w:b/>
                <w:sz w:val="16"/>
              </w:rPr>
              <w:t>DID</w:t>
            </w:r>
          </w:p>
        </w:tc>
        <w:tc>
          <w:tcPr>
            <w:tcW w:w="2592" w:type="dxa"/>
            <w:tcBorders>
              <w:bottom w:val="single" w:sz="12" w:space="0" w:color="000000"/>
            </w:tcBorders>
          </w:tcPr>
          <w:p w:rsidR="009D2E89" w:rsidRDefault="009D2E89" w:rsidP="00591157">
            <w:pPr>
              <w:jc w:val="center"/>
              <w:rPr>
                <w:b/>
                <w:sz w:val="16"/>
              </w:rPr>
            </w:pPr>
            <w:r>
              <w:rPr>
                <w:b/>
                <w:sz w:val="16"/>
              </w:rPr>
              <w:t>Signal</w:t>
            </w:r>
          </w:p>
        </w:tc>
        <w:tc>
          <w:tcPr>
            <w:tcW w:w="720" w:type="dxa"/>
            <w:tcBorders>
              <w:bottom w:val="single" w:sz="12" w:space="0" w:color="000000"/>
            </w:tcBorders>
          </w:tcPr>
          <w:p w:rsidR="009D2E89" w:rsidRDefault="009D2E89" w:rsidP="00591157">
            <w:pPr>
              <w:jc w:val="center"/>
              <w:rPr>
                <w:b/>
                <w:sz w:val="16"/>
              </w:rPr>
            </w:pPr>
            <w:r>
              <w:rPr>
                <w:b/>
                <w:sz w:val="16"/>
              </w:rPr>
              <w:t>Length (Bytes)</w:t>
            </w:r>
          </w:p>
        </w:tc>
        <w:tc>
          <w:tcPr>
            <w:tcW w:w="720" w:type="dxa"/>
            <w:tcBorders>
              <w:bottom w:val="single" w:sz="12" w:space="0" w:color="000000"/>
            </w:tcBorders>
          </w:tcPr>
          <w:p w:rsidR="009D2E89" w:rsidRDefault="009D2E89" w:rsidP="00591157">
            <w:pPr>
              <w:jc w:val="center"/>
              <w:rPr>
                <w:b/>
                <w:sz w:val="16"/>
              </w:rPr>
            </w:pPr>
            <w:r>
              <w:rPr>
                <w:b/>
                <w:sz w:val="16"/>
              </w:rPr>
              <w:t>Data Type</w:t>
            </w:r>
          </w:p>
        </w:tc>
        <w:tc>
          <w:tcPr>
            <w:tcW w:w="2016" w:type="dxa"/>
            <w:tcBorders>
              <w:bottom w:val="single" w:sz="12" w:space="0" w:color="000000"/>
            </w:tcBorders>
          </w:tcPr>
          <w:p w:rsidR="009D2E89" w:rsidRDefault="009D2E89" w:rsidP="00591157">
            <w:pPr>
              <w:jc w:val="center"/>
              <w:rPr>
                <w:b/>
                <w:sz w:val="16"/>
              </w:rPr>
            </w:pPr>
            <w:r>
              <w:rPr>
                <w:b/>
                <w:sz w:val="16"/>
              </w:rPr>
              <w:t>Range</w:t>
            </w:r>
          </w:p>
        </w:tc>
        <w:tc>
          <w:tcPr>
            <w:tcW w:w="2016" w:type="dxa"/>
            <w:tcBorders>
              <w:bottom w:val="single" w:sz="12" w:space="0" w:color="000000"/>
            </w:tcBorders>
          </w:tcPr>
          <w:p w:rsidR="009D2E89" w:rsidRDefault="009D2E89" w:rsidP="00591157">
            <w:pPr>
              <w:jc w:val="center"/>
              <w:rPr>
                <w:b/>
                <w:sz w:val="16"/>
              </w:rPr>
            </w:pPr>
            <w:r>
              <w:rPr>
                <w:b/>
                <w:sz w:val="16"/>
              </w:rPr>
              <w:t>Conversion</w:t>
            </w:r>
          </w:p>
        </w:tc>
        <w:tc>
          <w:tcPr>
            <w:tcW w:w="720" w:type="dxa"/>
            <w:tcBorders>
              <w:bottom w:val="single" w:sz="12" w:space="0" w:color="000000"/>
            </w:tcBorders>
          </w:tcPr>
          <w:p w:rsidR="009D2E89" w:rsidRDefault="009D2E89" w:rsidP="00591157">
            <w:pPr>
              <w:jc w:val="center"/>
              <w:rPr>
                <w:b/>
                <w:sz w:val="16"/>
              </w:rPr>
            </w:pPr>
            <w:r>
              <w:rPr>
                <w:b/>
                <w:sz w:val="16"/>
              </w:rPr>
              <w:t>Access</w:t>
            </w:r>
          </w:p>
        </w:tc>
      </w:tr>
      <w:tr w:rsidR="009D2E89" w:rsidTr="00591157">
        <w:trPr>
          <w:cantSplit/>
          <w:jc w:val="center"/>
        </w:trPr>
        <w:tc>
          <w:tcPr>
            <w:tcW w:w="576" w:type="dxa"/>
            <w:tcBorders>
              <w:top w:val="nil"/>
            </w:tcBorders>
          </w:tcPr>
          <w:p w:rsidR="009D2E89" w:rsidRDefault="009D2E89" w:rsidP="00591157">
            <w:pPr>
              <w:jc w:val="right"/>
              <w:rPr>
                <w:rFonts w:ascii="Arial" w:hAnsi="Arial"/>
                <w:sz w:val="16"/>
              </w:rPr>
            </w:pPr>
            <w:r>
              <w:rPr>
                <w:rFonts w:ascii="Arial" w:hAnsi="Arial"/>
                <w:sz w:val="16"/>
              </w:rPr>
              <w:t>$29</w:t>
            </w:r>
          </w:p>
        </w:tc>
        <w:tc>
          <w:tcPr>
            <w:tcW w:w="2592" w:type="dxa"/>
            <w:tcBorders>
              <w:top w:val="nil"/>
            </w:tcBorders>
          </w:tcPr>
          <w:p w:rsidR="009D2E89" w:rsidRPr="00A93077" w:rsidRDefault="009D2E89" w:rsidP="00591157">
            <w:pPr>
              <w:rPr>
                <w:rFonts w:ascii="Arial" w:hAnsi="Arial" w:cs="Arial"/>
                <w:sz w:val="16"/>
                <w:szCs w:val="16"/>
              </w:rPr>
            </w:pPr>
            <w:r w:rsidRPr="00A93077">
              <w:rPr>
                <w:rFonts w:ascii="Arial" w:hAnsi="Arial" w:cs="Arial"/>
                <w:sz w:val="16"/>
                <w:szCs w:val="16"/>
              </w:rPr>
              <w:t>Primary Calibration Flash History</w:t>
            </w:r>
          </w:p>
        </w:tc>
        <w:tc>
          <w:tcPr>
            <w:tcW w:w="720" w:type="dxa"/>
            <w:tcBorders>
              <w:top w:val="nil"/>
            </w:tcBorders>
          </w:tcPr>
          <w:p w:rsidR="009D2E89" w:rsidRDefault="009D2E89" w:rsidP="00591157">
            <w:pPr>
              <w:jc w:val="right"/>
              <w:rPr>
                <w:rFonts w:ascii="Arial" w:hAnsi="Arial"/>
                <w:sz w:val="16"/>
              </w:rPr>
            </w:pPr>
            <w:r>
              <w:rPr>
                <w:rFonts w:ascii="Arial" w:hAnsi="Arial"/>
                <w:sz w:val="16"/>
              </w:rPr>
              <w:t>92</w:t>
            </w:r>
          </w:p>
        </w:tc>
        <w:tc>
          <w:tcPr>
            <w:tcW w:w="720" w:type="dxa"/>
            <w:tcBorders>
              <w:top w:val="nil"/>
            </w:tcBorders>
          </w:tcPr>
          <w:p w:rsidR="009D2E89" w:rsidRDefault="009D2E89" w:rsidP="00591157">
            <w:pPr>
              <w:rPr>
                <w:rFonts w:ascii="Arial" w:hAnsi="Arial"/>
                <w:sz w:val="16"/>
              </w:rPr>
            </w:pPr>
            <w:r>
              <w:rPr>
                <w:rFonts w:ascii="Arial" w:hAnsi="Arial"/>
                <w:sz w:val="16"/>
              </w:rPr>
              <w:t>PKT</w:t>
            </w:r>
          </w:p>
        </w:tc>
        <w:tc>
          <w:tcPr>
            <w:tcW w:w="2016" w:type="dxa"/>
            <w:tcBorders>
              <w:top w:val="nil"/>
            </w:tcBorders>
          </w:tcPr>
          <w:p w:rsidR="009D2E89" w:rsidRDefault="009D2E89" w:rsidP="00591157">
            <w:pPr>
              <w:rPr>
                <w:rFonts w:ascii="Arial" w:hAnsi="Arial"/>
                <w:sz w:val="16"/>
              </w:rPr>
            </w:pPr>
            <w:r>
              <w:rPr>
                <w:rFonts w:ascii="Arial" w:hAnsi="Arial"/>
                <w:sz w:val="16"/>
              </w:rPr>
              <w:t>N/A</w:t>
            </w:r>
          </w:p>
        </w:tc>
        <w:tc>
          <w:tcPr>
            <w:tcW w:w="2016" w:type="dxa"/>
            <w:tcBorders>
              <w:top w:val="nil"/>
            </w:tcBorders>
          </w:tcPr>
          <w:p w:rsidR="009D2E89" w:rsidRDefault="009D2E89" w:rsidP="00591157">
            <w:pPr>
              <w:rPr>
                <w:rFonts w:ascii="Arial" w:hAnsi="Arial"/>
                <w:sz w:val="16"/>
              </w:rPr>
            </w:pPr>
            <w:r>
              <w:rPr>
                <w:rFonts w:ascii="Arial" w:hAnsi="Arial"/>
                <w:sz w:val="16"/>
              </w:rPr>
              <w:t>N/A</w:t>
            </w:r>
          </w:p>
        </w:tc>
        <w:tc>
          <w:tcPr>
            <w:tcW w:w="720" w:type="dxa"/>
            <w:tcBorders>
              <w:top w:val="nil"/>
            </w:tcBorders>
          </w:tcPr>
          <w:p w:rsidR="009D2E89" w:rsidRDefault="009D2E89" w:rsidP="00591157">
            <w:pPr>
              <w:jc w:val="center"/>
              <w:rPr>
                <w:rFonts w:ascii="Arial" w:hAnsi="Arial"/>
                <w:sz w:val="16"/>
              </w:rPr>
            </w:pPr>
            <w:r>
              <w:rPr>
                <w:rFonts w:ascii="Arial" w:hAnsi="Arial"/>
                <w:sz w:val="16"/>
              </w:rPr>
              <w:t>R</w:t>
            </w:r>
          </w:p>
        </w:tc>
      </w:tr>
    </w:tbl>
    <w:p w:rsidR="008F6CB9" w:rsidRDefault="008F6CB9" w:rsidP="008F6CB9"/>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8F6CB9" w:rsidTr="00591157">
        <w:trPr>
          <w:cantSplit/>
          <w:jc w:val="center"/>
        </w:trPr>
        <w:tc>
          <w:tcPr>
            <w:tcW w:w="2448" w:type="dxa"/>
            <w:tcBorders>
              <w:bottom w:val="single" w:sz="12" w:space="0" w:color="000000"/>
            </w:tcBorders>
          </w:tcPr>
          <w:p w:rsidR="008F6CB9" w:rsidRDefault="008F6CB9" w:rsidP="00591157">
            <w:pPr>
              <w:jc w:val="center"/>
              <w:rPr>
                <w:b/>
                <w:sz w:val="16"/>
              </w:rPr>
            </w:pPr>
            <w:r>
              <w:rPr>
                <w:b/>
                <w:sz w:val="16"/>
              </w:rPr>
              <w:t>Signal</w:t>
            </w:r>
          </w:p>
        </w:tc>
        <w:tc>
          <w:tcPr>
            <w:tcW w:w="720" w:type="dxa"/>
            <w:tcBorders>
              <w:bottom w:val="single" w:sz="12" w:space="0" w:color="000000"/>
            </w:tcBorders>
          </w:tcPr>
          <w:p w:rsidR="008F6CB9" w:rsidRDefault="008F6CB9" w:rsidP="00591157">
            <w:pPr>
              <w:jc w:val="center"/>
              <w:rPr>
                <w:b/>
                <w:sz w:val="16"/>
              </w:rPr>
            </w:pPr>
            <w:r>
              <w:rPr>
                <w:b/>
                <w:sz w:val="16"/>
              </w:rPr>
              <w:t>Start Byte</w:t>
            </w:r>
          </w:p>
        </w:tc>
        <w:tc>
          <w:tcPr>
            <w:tcW w:w="720" w:type="dxa"/>
            <w:tcBorders>
              <w:bottom w:val="single" w:sz="12" w:space="0" w:color="000000"/>
            </w:tcBorders>
          </w:tcPr>
          <w:p w:rsidR="008F6CB9" w:rsidRDefault="008F6CB9" w:rsidP="00591157">
            <w:pPr>
              <w:jc w:val="center"/>
              <w:rPr>
                <w:b/>
                <w:sz w:val="16"/>
              </w:rPr>
            </w:pPr>
            <w:r>
              <w:rPr>
                <w:b/>
                <w:sz w:val="16"/>
              </w:rPr>
              <w:t>Start Bit</w:t>
            </w:r>
          </w:p>
        </w:tc>
        <w:tc>
          <w:tcPr>
            <w:tcW w:w="720" w:type="dxa"/>
            <w:tcBorders>
              <w:bottom w:val="single" w:sz="12" w:space="0" w:color="000000"/>
            </w:tcBorders>
          </w:tcPr>
          <w:p w:rsidR="008F6CB9" w:rsidRDefault="008F6CB9" w:rsidP="00591157">
            <w:pPr>
              <w:jc w:val="center"/>
              <w:rPr>
                <w:b/>
                <w:sz w:val="16"/>
              </w:rPr>
            </w:pPr>
            <w:r>
              <w:rPr>
                <w:b/>
                <w:sz w:val="16"/>
              </w:rPr>
              <w:t>Length (Bits)</w:t>
            </w:r>
          </w:p>
        </w:tc>
        <w:tc>
          <w:tcPr>
            <w:tcW w:w="720" w:type="dxa"/>
            <w:tcBorders>
              <w:bottom w:val="single" w:sz="12" w:space="0" w:color="000000"/>
            </w:tcBorders>
          </w:tcPr>
          <w:p w:rsidR="008F6CB9" w:rsidRDefault="008F6CB9" w:rsidP="00591157">
            <w:pPr>
              <w:jc w:val="center"/>
              <w:rPr>
                <w:b/>
                <w:sz w:val="16"/>
              </w:rPr>
            </w:pPr>
            <w:r>
              <w:rPr>
                <w:b/>
                <w:sz w:val="16"/>
              </w:rPr>
              <w:t>Data Type</w:t>
            </w:r>
          </w:p>
        </w:tc>
        <w:tc>
          <w:tcPr>
            <w:tcW w:w="2016" w:type="dxa"/>
            <w:tcBorders>
              <w:bottom w:val="single" w:sz="12" w:space="0" w:color="000000"/>
            </w:tcBorders>
          </w:tcPr>
          <w:p w:rsidR="008F6CB9" w:rsidRDefault="008F6CB9" w:rsidP="00591157">
            <w:pPr>
              <w:jc w:val="center"/>
              <w:rPr>
                <w:b/>
                <w:sz w:val="16"/>
              </w:rPr>
            </w:pPr>
            <w:r>
              <w:rPr>
                <w:b/>
                <w:sz w:val="16"/>
              </w:rPr>
              <w:t>Range</w:t>
            </w:r>
          </w:p>
        </w:tc>
        <w:tc>
          <w:tcPr>
            <w:tcW w:w="2016" w:type="dxa"/>
            <w:tcBorders>
              <w:bottom w:val="single" w:sz="12" w:space="0" w:color="000000"/>
            </w:tcBorders>
          </w:tcPr>
          <w:p w:rsidR="008F6CB9" w:rsidRDefault="008F6CB9" w:rsidP="00591157">
            <w:pPr>
              <w:jc w:val="center"/>
              <w:rPr>
                <w:b/>
                <w:sz w:val="16"/>
              </w:rPr>
            </w:pPr>
            <w:r>
              <w:rPr>
                <w:b/>
                <w:sz w:val="16"/>
              </w:rPr>
              <w:t>Conversion</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Number of Entries</w:t>
            </w:r>
          </w:p>
        </w:tc>
        <w:tc>
          <w:tcPr>
            <w:tcW w:w="720" w:type="dxa"/>
            <w:tcBorders>
              <w:top w:val="nil"/>
            </w:tcBorders>
          </w:tcPr>
          <w:p w:rsidR="008F6CB9" w:rsidRDefault="008F6CB9" w:rsidP="00591157">
            <w:pPr>
              <w:jc w:val="right"/>
              <w:rPr>
                <w:rFonts w:ascii="Arial" w:hAnsi="Arial"/>
                <w:sz w:val="16"/>
              </w:rPr>
            </w:pPr>
            <w:r>
              <w:rPr>
                <w:rFonts w:ascii="Arial" w:hAnsi="Arial"/>
                <w:sz w:val="16"/>
              </w:rPr>
              <w:t>0</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8</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0 – 255</w:t>
            </w:r>
          </w:p>
        </w:tc>
        <w:tc>
          <w:tcPr>
            <w:tcW w:w="2016" w:type="dxa"/>
            <w:tcBorders>
              <w:top w:val="nil"/>
            </w:tcBorders>
          </w:tcPr>
          <w:p w:rsidR="008F6CB9" w:rsidRDefault="008F6CB9" w:rsidP="00591157">
            <w:pPr>
              <w:rPr>
                <w:rFonts w:ascii="Arial" w:hAnsi="Arial"/>
                <w:sz w:val="16"/>
              </w:rPr>
            </w:pPr>
            <w:r>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History Buffer Locked</w:t>
            </w:r>
          </w:p>
        </w:tc>
        <w:tc>
          <w:tcPr>
            <w:tcW w:w="720" w:type="dxa"/>
            <w:tcBorders>
              <w:top w:val="nil"/>
            </w:tcBorders>
          </w:tcPr>
          <w:p w:rsidR="008F6CB9" w:rsidRDefault="008F6CB9" w:rsidP="00591157">
            <w:pPr>
              <w:jc w:val="right"/>
              <w:rPr>
                <w:rFonts w:ascii="Arial" w:hAnsi="Arial"/>
                <w:sz w:val="16"/>
              </w:rPr>
            </w:pPr>
            <w:r>
              <w:rPr>
                <w:rFonts w:ascii="Arial" w:hAnsi="Arial"/>
                <w:sz w:val="16"/>
              </w:rPr>
              <w:t>1</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1</w:t>
            </w:r>
          </w:p>
        </w:tc>
        <w:tc>
          <w:tcPr>
            <w:tcW w:w="720" w:type="dxa"/>
            <w:tcBorders>
              <w:top w:val="nil"/>
            </w:tcBorders>
          </w:tcPr>
          <w:p w:rsidR="008F6CB9" w:rsidRDefault="008F6CB9" w:rsidP="00591157">
            <w:pPr>
              <w:pStyle w:val="FootnoteText"/>
              <w:rPr>
                <w:rFonts w:ascii="Arial" w:hAnsi="Arial"/>
              </w:rPr>
            </w:pPr>
            <w:r>
              <w:rPr>
                <w:rFonts w:ascii="Arial" w:hAnsi="Arial"/>
              </w:rPr>
              <w:t>BLN</w:t>
            </w:r>
          </w:p>
        </w:tc>
        <w:tc>
          <w:tcPr>
            <w:tcW w:w="2016" w:type="dxa"/>
            <w:tcBorders>
              <w:top w:val="nil"/>
            </w:tcBorders>
          </w:tcPr>
          <w:p w:rsidR="008F6CB9" w:rsidRDefault="008F6CB9" w:rsidP="00591157">
            <w:pPr>
              <w:rPr>
                <w:rFonts w:ascii="Arial" w:hAnsi="Arial"/>
                <w:sz w:val="16"/>
              </w:rPr>
            </w:pPr>
            <w:r>
              <w:rPr>
                <w:rFonts w:ascii="Arial" w:hAnsi="Arial"/>
                <w:sz w:val="16"/>
              </w:rPr>
              <w:t>N/A</w:t>
            </w:r>
          </w:p>
        </w:tc>
        <w:tc>
          <w:tcPr>
            <w:tcW w:w="2016" w:type="dxa"/>
            <w:tcBorders>
              <w:top w:val="nil"/>
            </w:tcBorders>
          </w:tcPr>
          <w:p w:rsidR="008F6CB9" w:rsidRDefault="008F6CB9" w:rsidP="00591157">
            <w:pPr>
              <w:rPr>
                <w:rFonts w:ascii="Arial" w:hAnsi="Arial"/>
                <w:sz w:val="16"/>
              </w:rPr>
            </w:pPr>
            <w:r>
              <w:rPr>
                <w:rFonts w:ascii="Arial" w:hAnsi="Arial"/>
                <w:sz w:val="16"/>
              </w:rPr>
              <w:t>$1=True; $0=False</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Reserved</w:t>
            </w:r>
          </w:p>
        </w:tc>
        <w:tc>
          <w:tcPr>
            <w:tcW w:w="720" w:type="dxa"/>
            <w:tcBorders>
              <w:top w:val="nil"/>
            </w:tcBorders>
          </w:tcPr>
          <w:p w:rsidR="008F6CB9" w:rsidRDefault="008F6CB9" w:rsidP="00591157">
            <w:pPr>
              <w:jc w:val="right"/>
            </w:pPr>
            <w:r w:rsidRPr="00D66ED9">
              <w:rPr>
                <w:rFonts w:ascii="Arial" w:hAnsi="Arial"/>
                <w:sz w:val="16"/>
              </w:rPr>
              <w:t>1</w:t>
            </w:r>
          </w:p>
        </w:tc>
        <w:tc>
          <w:tcPr>
            <w:tcW w:w="720" w:type="dxa"/>
            <w:tcBorders>
              <w:top w:val="nil"/>
            </w:tcBorders>
          </w:tcPr>
          <w:p w:rsidR="008F6CB9" w:rsidRDefault="008F6CB9" w:rsidP="00591157">
            <w:pPr>
              <w:jc w:val="right"/>
              <w:rPr>
                <w:rFonts w:ascii="Arial" w:hAnsi="Arial"/>
                <w:sz w:val="16"/>
              </w:rPr>
            </w:pPr>
            <w:r>
              <w:rPr>
                <w:rFonts w:ascii="Arial" w:hAnsi="Arial"/>
                <w:sz w:val="16"/>
              </w:rPr>
              <w:t>6</w:t>
            </w:r>
          </w:p>
        </w:tc>
        <w:tc>
          <w:tcPr>
            <w:tcW w:w="720" w:type="dxa"/>
            <w:tcBorders>
              <w:top w:val="nil"/>
            </w:tcBorders>
          </w:tcPr>
          <w:p w:rsidR="008F6CB9" w:rsidRDefault="008F6CB9" w:rsidP="00591157">
            <w:pPr>
              <w:jc w:val="right"/>
              <w:rPr>
                <w:rFonts w:ascii="Arial" w:hAnsi="Arial"/>
                <w:sz w:val="16"/>
              </w:rPr>
            </w:pPr>
            <w:r>
              <w:rPr>
                <w:rFonts w:ascii="Arial" w:hAnsi="Arial"/>
                <w:sz w:val="16"/>
              </w:rPr>
              <w:t>1</w:t>
            </w:r>
          </w:p>
        </w:tc>
        <w:tc>
          <w:tcPr>
            <w:tcW w:w="720" w:type="dxa"/>
            <w:tcBorders>
              <w:top w:val="nil"/>
            </w:tcBorders>
          </w:tcPr>
          <w:p w:rsidR="008F6CB9" w:rsidRDefault="008F6CB9" w:rsidP="00591157">
            <w:pPr>
              <w:pStyle w:val="FootnoteText"/>
              <w:rPr>
                <w:rFonts w:ascii="Arial" w:hAnsi="Arial"/>
              </w:rPr>
            </w:pPr>
          </w:p>
        </w:tc>
        <w:tc>
          <w:tcPr>
            <w:tcW w:w="2016" w:type="dxa"/>
            <w:tcBorders>
              <w:top w:val="nil"/>
            </w:tcBorders>
          </w:tcPr>
          <w:p w:rsidR="008F6CB9" w:rsidRDefault="008F6CB9" w:rsidP="00591157">
            <w:pPr>
              <w:rPr>
                <w:rFonts w:ascii="Arial" w:hAnsi="Arial"/>
                <w:sz w:val="16"/>
              </w:rPr>
            </w:pPr>
          </w:p>
        </w:tc>
        <w:tc>
          <w:tcPr>
            <w:tcW w:w="2016" w:type="dxa"/>
            <w:tcBorders>
              <w:top w:val="nil"/>
            </w:tcBorders>
          </w:tcPr>
          <w:p w:rsidR="008F6CB9" w:rsidRPr="00120EF2" w:rsidRDefault="008F6CB9" w:rsidP="00591157">
            <w:pPr>
              <w:rPr>
                <w:rFonts w:ascii="Arial" w:hAnsi="Arial"/>
                <w:sz w:val="16"/>
              </w:rPr>
            </w:pPr>
          </w:p>
        </w:tc>
      </w:tr>
      <w:tr w:rsidR="008F6CB9" w:rsidTr="00591157">
        <w:trPr>
          <w:cantSplit/>
          <w:jc w:val="center"/>
        </w:trPr>
        <w:tc>
          <w:tcPr>
            <w:tcW w:w="2448" w:type="dxa"/>
            <w:tcBorders>
              <w:top w:val="nil"/>
            </w:tcBorders>
          </w:tcPr>
          <w:p w:rsidR="008F6CB9" w:rsidRDefault="008F6CB9" w:rsidP="00591157">
            <w:r w:rsidRPr="009412B0">
              <w:rPr>
                <w:rFonts w:ascii="Arial" w:hAnsi="Arial"/>
                <w:sz w:val="16"/>
              </w:rPr>
              <w:t>Reserved</w:t>
            </w:r>
          </w:p>
        </w:tc>
        <w:tc>
          <w:tcPr>
            <w:tcW w:w="720" w:type="dxa"/>
            <w:tcBorders>
              <w:top w:val="nil"/>
            </w:tcBorders>
          </w:tcPr>
          <w:p w:rsidR="008F6CB9" w:rsidRDefault="008F6CB9" w:rsidP="00591157">
            <w:pPr>
              <w:jc w:val="right"/>
            </w:pPr>
            <w:r w:rsidRPr="00D66ED9">
              <w:rPr>
                <w:rFonts w:ascii="Arial" w:hAnsi="Arial"/>
                <w:sz w:val="16"/>
              </w:rPr>
              <w:t>1</w:t>
            </w:r>
          </w:p>
        </w:tc>
        <w:tc>
          <w:tcPr>
            <w:tcW w:w="720" w:type="dxa"/>
            <w:tcBorders>
              <w:top w:val="nil"/>
            </w:tcBorders>
          </w:tcPr>
          <w:p w:rsidR="008F6CB9" w:rsidRDefault="008F6CB9" w:rsidP="00591157">
            <w:pPr>
              <w:jc w:val="right"/>
              <w:rPr>
                <w:rFonts w:ascii="Arial" w:hAnsi="Arial"/>
                <w:sz w:val="16"/>
              </w:rPr>
            </w:pPr>
            <w:r>
              <w:rPr>
                <w:rFonts w:ascii="Arial" w:hAnsi="Arial"/>
                <w:sz w:val="16"/>
              </w:rPr>
              <w:t>5</w:t>
            </w:r>
          </w:p>
        </w:tc>
        <w:tc>
          <w:tcPr>
            <w:tcW w:w="720" w:type="dxa"/>
            <w:tcBorders>
              <w:top w:val="nil"/>
            </w:tcBorders>
          </w:tcPr>
          <w:p w:rsidR="008F6CB9" w:rsidRDefault="008F6CB9" w:rsidP="00591157">
            <w:pPr>
              <w:jc w:val="right"/>
              <w:rPr>
                <w:rFonts w:ascii="Arial" w:hAnsi="Arial"/>
                <w:sz w:val="16"/>
              </w:rPr>
            </w:pPr>
            <w:r>
              <w:rPr>
                <w:rFonts w:ascii="Arial" w:hAnsi="Arial"/>
                <w:sz w:val="16"/>
              </w:rPr>
              <w:t>1</w:t>
            </w:r>
          </w:p>
        </w:tc>
        <w:tc>
          <w:tcPr>
            <w:tcW w:w="720" w:type="dxa"/>
            <w:tcBorders>
              <w:top w:val="nil"/>
            </w:tcBorders>
          </w:tcPr>
          <w:p w:rsidR="008F6CB9" w:rsidRDefault="008F6CB9" w:rsidP="00591157">
            <w:pPr>
              <w:pStyle w:val="FootnoteText"/>
              <w:rPr>
                <w:rFonts w:ascii="Arial" w:hAnsi="Arial"/>
              </w:rPr>
            </w:pPr>
          </w:p>
        </w:tc>
        <w:tc>
          <w:tcPr>
            <w:tcW w:w="2016" w:type="dxa"/>
            <w:tcBorders>
              <w:top w:val="nil"/>
            </w:tcBorders>
          </w:tcPr>
          <w:p w:rsidR="008F6CB9" w:rsidRDefault="008F6CB9" w:rsidP="00591157">
            <w:pPr>
              <w:rPr>
                <w:rFonts w:ascii="Arial" w:hAnsi="Arial"/>
                <w:sz w:val="16"/>
              </w:rPr>
            </w:pPr>
          </w:p>
        </w:tc>
        <w:tc>
          <w:tcPr>
            <w:tcW w:w="2016" w:type="dxa"/>
            <w:tcBorders>
              <w:top w:val="nil"/>
            </w:tcBorders>
          </w:tcPr>
          <w:p w:rsidR="008F6CB9" w:rsidRPr="00120EF2" w:rsidRDefault="008F6CB9" w:rsidP="00591157">
            <w:pPr>
              <w:rPr>
                <w:rFonts w:ascii="Arial" w:hAnsi="Arial"/>
                <w:sz w:val="16"/>
              </w:rPr>
            </w:pPr>
          </w:p>
        </w:tc>
      </w:tr>
      <w:tr w:rsidR="008F6CB9" w:rsidTr="00591157">
        <w:trPr>
          <w:cantSplit/>
          <w:jc w:val="center"/>
        </w:trPr>
        <w:tc>
          <w:tcPr>
            <w:tcW w:w="2448" w:type="dxa"/>
            <w:tcBorders>
              <w:top w:val="nil"/>
            </w:tcBorders>
          </w:tcPr>
          <w:p w:rsidR="008F6CB9" w:rsidRDefault="008F6CB9" w:rsidP="00591157">
            <w:r w:rsidRPr="009412B0">
              <w:rPr>
                <w:rFonts w:ascii="Arial" w:hAnsi="Arial"/>
                <w:sz w:val="16"/>
              </w:rPr>
              <w:t>Reserved</w:t>
            </w:r>
          </w:p>
        </w:tc>
        <w:tc>
          <w:tcPr>
            <w:tcW w:w="720" w:type="dxa"/>
            <w:tcBorders>
              <w:top w:val="nil"/>
            </w:tcBorders>
          </w:tcPr>
          <w:p w:rsidR="008F6CB9" w:rsidRDefault="008F6CB9" w:rsidP="00591157">
            <w:pPr>
              <w:jc w:val="right"/>
            </w:pPr>
            <w:r w:rsidRPr="00D66ED9">
              <w:rPr>
                <w:rFonts w:ascii="Arial" w:hAnsi="Arial"/>
                <w:sz w:val="16"/>
              </w:rPr>
              <w:t>1</w:t>
            </w:r>
          </w:p>
        </w:tc>
        <w:tc>
          <w:tcPr>
            <w:tcW w:w="720" w:type="dxa"/>
            <w:tcBorders>
              <w:top w:val="nil"/>
            </w:tcBorders>
          </w:tcPr>
          <w:p w:rsidR="008F6CB9" w:rsidRDefault="008F6CB9" w:rsidP="00591157">
            <w:pPr>
              <w:jc w:val="right"/>
              <w:rPr>
                <w:rFonts w:ascii="Arial" w:hAnsi="Arial"/>
                <w:sz w:val="16"/>
              </w:rPr>
            </w:pPr>
            <w:r>
              <w:rPr>
                <w:rFonts w:ascii="Arial" w:hAnsi="Arial"/>
                <w:sz w:val="16"/>
              </w:rPr>
              <w:t>4</w:t>
            </w:r>
          </w:p>
        </w:tc>
        <w:tc>
          <w:tcPr>
            <w:tcW w:w="720" w:type="dxa"/>
            <w:tcBorders>
              <w:top w:val="nil"/>
            </w:tcBorders>
          </w:tcPr>
          <w:p w:rsidR="008F6CB9" w:rsidRDefault="008F6CB9" w:rsidP="00591157">
            <w:pPr>
              <w:jc w:val="right"/>
              <w:rPr>
                <w:rFonts w:ascii="Arial" w:hAnsi="Arial"/>
                <w:sz w:val="16"/>
              </w:rPr>
            </w:pPr>
            <w:r>
              <w:rPr>
                <w:rFonts w:ascii="Arial" w:hAnsi="Arial"/>
                <w:sz w:val="16"/>
              </w:rPr>
              <w:t>1</w:t>
            </w:r>
          </w:p>
        </w:tc>
        <w:tc>
          <w:tcPr>
            <w:tcW w:w="720" w:type="dxa"/>
            <w:tcBorders>
              <w:top w:val="nil"/>
            </w:tcBorders>
          </w:tcPr>
          <w:p w:rsidR="008F6CB9" w:rsidRDefault="008F6CB9" w:rsidP="00591157">
            <w:pPr>
              <w:pStyle w:val="FootnoteText"/>
              <w:rPr>
                <w:rFonts w:ascii="Arial" w:hAnsi="Arial"/>
              </w:rPr>
            </w:pPr>
          </w:p>
        </w:tc>
        <w:tc>
          <w:tcPr>
            <w:tcW w:w="2016" w:type="dxa"/>
            <w:tcBorders>
              <w:top w:val="nil"/>
            </w:tcBorders>
          </w:tcPr>
          <w:p w:rsidR="008F6CB9" w:rsidRDefault="008F6CB9" w:rsidP="00591157">
            <w:pPr>
              <w:rPr>
                <w:rFonts w:ascii="Arial" w:hAnsi="Arial"/>
                <w:sz w:val="16"/>
              </w:rPr>
            </w:pPr>
          </w:p>
        </w:tc>
        <w:tc>
          <w:tcPr>
            <w:tcW w:w="2016" w:type="dxa"/>
            <w:tcBorders>
              <w:top w:val="nil"/>
            </w:tcBorders>
          </w:tcPr>
          <w:p w:rsidR="008F6CB9" w:rsidRPr="00120EF2" w:rsidRDefault="008F6CB9" w:rsidP="00591157">
            <w:pPr>
              <w:rPr>
                <w:rFonts w:ascii="Arial" w:hAnsi="Arial"/>
                <w:sz w:val="16"/>
              </w:rPr>
            </w:pPr>
          </w:p>
        </w:tc>
      </w:tr>
      <w:tr w:rsidR="008F6CB9" w:rsidTr="00591157">
        <w:trPr>
          <w:cantSplit/>
          <w:jc w:val="center"/>
        </w:trPr>
        <w:tc>
          <w:tcPr>
            <w:tcW w:w="2448" w:type="dxa"/>
            <w:tcBorders>
              <w:top w:val="nil"/>
            </w:tcBorders>
          </w:tcPr>
          <w:p w:rsidR="008F6CB9" w:rsidRDefault="008F6CB9" w:rsidP="00591157">
            <w:r w:rsidRPr="009412B0">
              <w:rPr>
                <w:rFonts w:ascii="Arial" w:hAnsi="Arial"/>
                <w:sz w:val="16"/>
              </w:rPr>
              <w:t>Reserved</w:t>
            </w:r>
          </w:p>
        </w:tc>
        <w:tc>
          <w:tcPr>
            <w:tcW w:w="720" w:type="dxa"/>
            <w:tcBorders>
              <w:top w:val="nil"/>
            </w:tcBorders>
          </w:tcPr>
          <w:p w:rsidR="008F6CB9" w:rsidRDefault="008F6CB9" w:rsidP="00591157">
            <w:pPr>
              <w:jc w:val="right"/>
            </w:pPr>
            <w:r w:rsidRPr="00D66ED9">
              <w:rPr>
                <w:rFonts w:ascii="Arial" w:hAnsi="Arial"/>
                <w:sz w:val="16"/>
              </w:rPr>
              <w:t>1</w:t>
            </w:r>
          </w:p>
        </w:tc>
        <w:tc>
          <w:tcPr>
            <w:tcW w:w="720" w:type="dxa"/>
            <w:tcBorders>
              <w:top w:val="nil"/>
            </w:tcBorders>
          </w:tcPr>
          <w:p w:rsidR="008F6CB9" w:rsidRDefault="008F6CB9" w:rsidP="00591157">
            <w:pPr>
              <w:jc w:val="right"/>
              <w:rPr>
                <w:rFonts w:ascii="Arial" w:hAnsi="Arial"/>
                <w:sz w:val="16"/>
              </w:rPr>
            </w:pPr>
            <w:r>
              <w:rPr>
                <w:rFonts w:ascii="Arial" w:hAnsi="Arial"/>
                <w:sz w:val="16"/>
              </w:rPr>
              <w:t>3</w:t>
            </w:r>
          </w:p>
        </w:tc>
        <w:tc>
          <w:tcPr>
            <w:tcW w:w="720" w:type="dxa"/>
            <w:tcBorders>
              <w:top w:val="nil"/>
            </w:tcBorders>
          </w:tcPr>
          <w:p w:rsidR="008F6CB9" w:rsidRDefault="008F6CB9" w:rsidP="00591157">
            <w:pPr>
              <w:jc w:val="right"/>
              <w:rPr>
                <w:rFonts w:ascii="Arial" w:hAnsi="Arial"/>
                <w:sz w:val="16"/>
              </w:rPr>
            </w:pPr>
            <w:r>
              <w:rPr>
                <w:rFonts w:ascii="Arial" w:hAnsi="Arial"/>
                <w:sz w:val="16"/>
              </w:rPr>
              <w:t>1</w:t>
            </w:r>
          </w:p>
        </w:tc>
        <w:tc>
          <w:tcPr>
            <w:tcW w:w="720" w:type="dxa"/>
            <w:tcBorders>
              <w:top w:val="nil"/>
            </w:tcBorders>
          </w:tcPr>
          <w:p w:rsidR="008F6CB9" w:rsidRDefault="008F6CB9" w:rsidP="00591157">
            <w:pPr>
              <w:pStyle w:val="FootnoteText"/>
              <w:rPr>
                <w:rFonts w:ascii="Arial" w:hAnsi="Arial"/>
              </w:rPr>
            </w:pPr>
          </w:p>
        </w:tc>
        <w:tc>
          <w:tcPr>
            <w:tcW w:w="2016" w:type="dxa"/>
            <w:tcBorders>
              <w:top w:val="nil"/>
            </w:tcBorders>
          </w:tcPr>
          <w:p w:rsidR="008F6CB9" w:rsidRDefault="008F6CB9" w:rsidP="00591157">
            <w:pPr>
              <w:rPr>
                <w:rFonts w:ascii="Arial" w:hAnsi="Arial"/>
                <w:sz w:val="16"/>
              </w:rPr>
            </w:pPr>
          </w:p>
        </w:tc>
        <w:tc>
          <w:tcPr>
            <w:tcW w:w="2016" w:type="dxa"/>
            <w:tcBorders>
              <w:top w:val="nil"/>
            </w:tcBorders>
          </w:tcPr>
          <w:p w:rsidR="008F6CB9" w:rsidRPr="00120EF2" w:rsidRDefault="008F6CB9" w:rsidP="00591157">
            <w:pPr>
              <w:rPr>
                <w:rFonts w:ascii="Arial" w:hAnsi="Arial"/>
                <w:sz w:val="16"/>
              </w:rPr>
            </w:pPr>
          </w:p>
        </w:tc>
      </w:tr>
      <w:tr w:rsidR="008F6CB9" w:rsidTr="00591157">
        <w:trPr>
          <w:cantSplit/>
          <w:jc w:val="center"/>
        </w:trPr>
        <w:tc>
          <w:tcPr>
            <w:tcW w:w="2448" w:type="dxa"/>
            <w:tcBorders>
              <w:top w:val="nil"/>
            </w:tcBorders>
          </w:tcPr>
          <w:p w:rsidR="008F6CB9" w:rsidRDefault="008F6CB9" w:rsidP="00591157">
            <w:r w:rsidRPr="009412B0">
              <w:rPr>
                <w:rFonts w:ascii="Arial" w:hAnsi="Arial"/>
                <w:sz w:val="16"/>
              </w:rPr>
              <w:t>Reserved</w:t>
            </w:r>
          </w:p>
        </w:tc>
        <w:tc>
          <w:tcPr>
            <w:tcW w:w="720" w:type="dxa"/>
            <w:tcBorders>
              <w:top w:val="nil"/>
            </w:tcBorders>
          </w:tcPr>
          <w:p w:rsidR="008F6CB9" w:rsidRDefault="008F6CB9" w:rsidP="00591157">
            <w:pPr>
              <w:jc w:val="right"/>
            </w:pPr>
            <w:r w:rsidRPr="00D66ED9">
              <w:rPr>
                <w:rFonts w:ascii="Arial" w:hAnsi="Arial"/>
                <w:sz w:val="16"/>
              </w:rPr>
              <w:t>1</w:t>
            </w:r>
          </w:p>
        </w:tc>
        <w:tc>
          <w:tcPr>
            <w:tcW w:w="720" w:type="dxa"/>
            <w:tcBorders>
              <w:top w:val="nil"/>
            </w:tcBorders>
          </w:tcPr>
          <w:p w:rsidR="008F6CB9" w:rsidRDefault="008F6CB9" w:rsidP="00591157">
            <w:pPr>
              <w:jc w:val="right"/>
              <w:rPr>
                <w:rFonts w:ascii="Arial" w:hAnsi="Arial"/>
                <w:sz w:val="16"/>
              </w:rPr>
            </w:pPr>
            <w:r>
              <w:rPr>
                <w:rFonts w:ascii="Arial" w:hAnsi="Arial"/>
                <w:sz w:val="16"/>
              </w:rPr>
              <w:t>2</w:t>
            </w:r>
          </w:p>
        </w:tc>
        <w:tc>
          <w:tcPr>
            <w:tcW w:w="720" w:type="dxa"/>
            <w:tcBorders>
              <w:top w:val="nil"/>
            </w:tcBorders>
          </w:tcPr>
          <w:p w:rsidR="008F6CB9" w:rsidRDefault="008F6CB9" w:rsidP="00591157">
            <w:pPr>
              <w:jc w:val="right"/>
              <w:rPr>
                <w:rFonts w:ascii="Arial" w:hAnsi="Arial"/>
                <w:sz w:val="16"/>
              </w:rPr>
            </w:pPr>
            <w:r>
              <w:rPr>
                <w:rFonts w:ascii="Arial" w:hAnsi="Arial"/>
                <w:sz w:val="16"/>
              </w:rPr>
              <w:t>1</w:t>
            </w:r>
          </w:p>
        </w:tc>
        <w:tc>
          <w:tcPr>
            <w:tcW w:w="720" w:type="dxa"/>
            <w:tcBorders>
              <w:top w:val="nil"/>
            </w:tcBorders>
          </w:tcPr>
          <w:p w:rsidR="008F6CB9" w:rsidRDefault="008F6CB9" w:rsidP="00591157">
            <w:pPr>
              <w:pStyle w:val="FootnoteText"/>
              <w:rPr>
                <w:rFonts w:ascii="Arial" w:hAnsi="Arial"/>
              </w:rPr>
            </w:pPr>
          </w:p>
        </w:tc>
        <w:tc>
          <w:tcPr>
            <w:tcW w:w="2016" w:type="dxa"/>
            <w:tcBorders>
              <w:top w:val="nil"/>
            </w:tcBorders>
          </w:tcPr>
          <w:p w:rsidR="008F6CB9" w:rsidRDefault="008F6CB9" w:rsidP="00591157">
            <w:pPr>
              <w:rPr>
                <w:rFonts w:ascii="Arial" w:hAnsi="Arial"/>
                <w:sz w:val="16"/>
              </w:rPr>
            </w:pPr>
          </w:p>
        </w:tc>
        <w:tc>
          <w:tcPr>
            <w:tcW w:w="2016" w:type="dxa"/>
            <w:tcBorders>
              <w:top w:val="nil"/>
            </w:tcBorders>
          </w:tcPr>
          <w:p w:rsidR="008F6CB9" w:rsidRPr="00120EF2" w:rsidRDefault="008F6CB9" w:rsidP="00591157">
            <w:pPr>
              <w:rPr>
                <w:rFonts w:ascii="Arial" w:hAnsi="Arial"/>
                <w:sz w:val="16"/>
              </w:rPr>
            </w:pPr>
          </w:p>
        </w:tc>
      </w:tr>
      <w:tr w:rsidR="008F6CB9" w:rsidTr="00591157">
        <w:trPr>
          <w:cantSplit/>
          <w:jc w:val="center"/>
        </w:trPr>
        <w:tc>
          <w:tcPr>
            <w:tcW w:w="2448" w:type="dxa"/>
            <w:tcBorders>
              <w:top w:val="nil"/>
            </w:tcBorders>
          </w:tcPr>
          <w:p w:rsidR="008F6CB9" w:rsidRDefault="008F6CB9" w:rsidP="00591157">
            <w:r w:rsidRPr="009412B0">
              <w:rPr>
                <w:rFonts w:ascii="Arial" w:hAnsi="Arial"/>
                <w:sz w:val="16"/>
              </w:rPr>
              <w:t>Reserved</w:t>
            </w:r>
          </w:p>
        </w:tc>
        <w:tc>
          <w:tcPr>
            <w:tcW w:w="720" w:type="dxa"/>
            <w:tcBorders>
              <w:top w:val="nil"/>
            </w:tcBorders>
          </w:tcPr>
          <w:p w:rsidR="008F6CB9" w:rsidRDefault="008F6CB9" w:rsidP="00591157">
            <w:pPr>
              <w:jc w:val="right"/>
            </w:pPr>
            <w:r w:rsidRPr="00D66ED9">
              <w:rPr>
                <w:rFonts w:ascii="Arial" w:hAnsi="Arial"/>
                <w:sz w:val="16"/>
              </w:rPr>
              <w:t>1</w:t>
            </w:r>
          </w:p>
        </w:tc>
        <w:tc>
          <w:tcPr>
            <w:tcW w:w="720" w:type="dxa"/>
            <w:tcBorders>
              <w:top w:val="nil"/>
            </w:tcBorders>
          </w:tcPr>
          <w:p w:rsidR="008F6CB9" w:rsidRDefault="008F6CB9" w:rsidP="00591157">
            <w:pPr>
              <w:jc w:val="right"/>
              <w:rPr>
                <w:rFonts w:ascii="Arial" w:hAnsi="Arial"/>
                <w:sz w:val="16"/>
              </w:rPr>
            </w:pPr>
            <w:r>
              <w:rPr>
                <w:rFonts w:ascii="Arial" w:hAnsi="Arial"/>
                <w:sz w:val="16"/>
              </w:rPr>
              <w:t>1</w:t>
            </w:r>
          </w:p>
        </w:tc>
        <w:tc>
          <w:tcPr>
            <w:tcW w:w="720" w:type="dxa"/>
            <w:tcBorders>
              <w:top w:val="nil"/>
            </w:tcBorders>
          </w:tcPr>
          <w:p w:rsidR="008F6CB9" w:rsidRDefault="008F6CB9" w:rsidP="00591157">
            <w:pPr>
              <w:jc w:val="right"/>
              <w:rPr>
                <w:rFonts w:ascii="Arial" w:hAnsi="Arial"/>
                <w:sz w:val="16"/>
              </w:rPr>
            </w:pPr>
            <w:r>
              <w:rPr>
                <w:rFonts w:ascii="Arial" w:hAnsi="Arial"/>
                <w:sz w:val="16"/>
              </w:rPr>
              <w:t>1</w:t>
            </w:r>
          </w:p>
        </w:tc>
        <w:tc>
          <w:tcPr>
            <w:tcW w:w="720" w:type="dxa"/>
            <w:tcBorders>
              <w:top w:val="nil"/>
            </w:tcBorders>
          </w:tcPr>
          <w:p w:rsidR="008F6CB9" w:rsidRDefault="008F6CB9" w:rsidP="00591157">
            <w:pPr>
              <w:pStyle w:val="FootnoteText"/>
              <w:rPr>
                <w:rFonts w:ascii="Arial" w:hAnsi="Arial"/>
              </w:rPr>
            </w:pPr>
          </w:p>
        </w:tc>
        <w:tc>
          <w:tcPr>
            <w:tcW w:w="2016" w:type="dxa"/>
            <w:tcBorders>
              <w:top w:val="nil"/>
            </w:tcBorders>
          </w:tcPr>
          <w:p w:rsidR="008F6CB9" w:rsidRDefault="008F6CB9" w:rsidP="00591157">
            <w:pPr>
              <w:rPr>
                <w:rFonts w:ascii="Arial" w:hAnsi="Arial"/>
                <w:sz w:val="16"/>
              </w:rPr>
            </w:pPr>
          </w:p>
        </w:tc>
        <w:tc>
          <w:tcPr>
            <w:tcW w:w="2016" w:type="dxa"/>
            <w:tcBorders>
              <w:top w:val="nil"/>
            </w:tcBorders>
          </w:tcPr>
          <w:p w:rsidR="008F6CB9" w:rsidRPr="00120EF2" w:rsidRDefault="008F6CB9" w:rsidP="00591157">
            <w:pPr>
              <w:rPr>
                <w:rFonts w:ascii="Arial" w:hAnsi="Arial"/>
                <w:sz w:val="16"/>
              </w:rPr>
            </w:pPr>
          </w:p>
        </w:tc>
      </w:tr>
      <w:tr w:rsidR="008F6CB9" w:rsidTr="00591157">
        <w:trPr>
          <w:cantSplit/>
          <w:jc w:val="center"/>
        </w:trPr>
        <w:tc>
          <w:tcPr>
            <w:tcW w:w="2448" w:type="dxa"/>
            <w:tcBorders>
              <w:top w:val="nil"/>
            </w:tcBorders>
          </w:tcPr>
          <w:p w:rsidR="008F6CB9" w:rsidRDefault="008F6CB9" w:rsidP="00591157">
            <w:r w:rsidRPr="009412B0">
              <w:rPr>
                <w:rFonts w:ascii="Arial" w:hAnsi="Arial"/>
                <w:sz w:val="16"/>
              </w:rPr>
              <w:t>Reserved</w:t>
            </w:r>
          </w:p>
        </w:tc>
        <w:tc>
          <w:tcPr>
            <w:tcW w:w="720" w:type="dxa"/>
            <w:tcBorders>
              <w:top w:val="nil"/>
            </w:tcBorders>
          </w:tcPr>
          <w:p w:rsidR="008F6CB9" w:rsidRDefault="008F6CB9" w:rsidP="00591157">
            <w:pPr>
              <w:jc w:val="right"/>
            </w:pPr>
            <w:r w:rsidRPr="00D66ED9">
              <w:rPr>
                <w:rFonts w:ascii="Arial" w:hAnsi="Arial"/>
                <w:sz w:val="16"/>
              </w:rPr>
              <w:t>1</w:t>
            </w:r>
          </w:p>
        </w:tc>
        <w:tc>
          <w:tcPr>
            <w:tcW w:w="720" w:type="dxa"/>
            <w:tcBorders>
              <w:top w:val="nil"/>
            </w:tcBorders>
          </w:tcPr>
          <w:p w:rsidR="008F6CB9" w:rsidRDefault="008F6CB9" w:rsidP="00591157">
            <w:pPr>
              <w:jc w:val="right"/>
              <w:rPr>
                <w:rFonts w:ascii="Arial" w:hAnsi="Arial"/>
                <w:sz w:val="16"/>
              </w:rPr>
            </w:pPr>
            <w:r>
              <w:rPr>
                <w:rFonts w:ascii="Arial" w:hAnsi="Arial"/>
                <w:sz w:val="16"/>
              </w:rPr>
              <w:t>0</w:t>
            </w:r>
          </w:p>
        </w:tc>
        <w:tc>
          <w:tcPr>
            <w:tcW w:w="720" w:type="dxa"/>
            <w:tcBorders>
              <w:top w:val="nil"/>
            </w:tcBorders>
          </w:tcPr>
          <w:p w:rsidR="008F6CB9" w:rsidRDefault="008F6CB9" w:rsidP="00591157">
            <w:pPr>
              <w:jc w:val="right"/>
              <w:rPr>
                <w:rFonts w:ascii="Arial" w:hAnsi="Arial"/>
                <w:sz w:val="16"/>
              </w:rPr>
            </w:pPr>
            <w:r>
              <w:rPr>
                <w:rFonts w:ascii="Arial" w:hAnsi="Arial"/>
                <w:sz w:val="16"/>
              </w:rPr>
              <w:t>1</w:t>
            </w:r>
          </w:p>
        </w:tc>
        <w:tc>
          <w:tcPr>
            <w:tcW w:w="720" w:type="dxa"/>
            <w:tcBorders>
              <w:top w:val="nil"/>
            </w:tcBorders>
          </w:tcPr>
          <w:p w:rsidR="008F6CB9" w:rsidRDefault="008F6CB9" w:rsidP="00591157">
            <w:pPr>
              <w:pStyle w:val="FootnoteText"/>
              <w:rPr>
                <w:rFonts w:ascii="Arial" w:hAnsi="Arial"/>
              </w:rPr>
            </w:pPr>
          </w:p>
        </w:tc>
        <w:tc>
          <w:tcPr>
            <w:tcW w:w="2016" w:type="dxa"/>
            <w:tcBorders>
              <w:top w:val="nil"/>
            </w:tcBorders>
          </w:tcPr>
          <w:p w:rsidR="008F6CB9" w:rsidRDefault="008F6CB9" w:rsidP="00591157">
            <w:pPr>
              <w:rPr>
                <w:rFonts w:ascii="Arial" w:hAnsi="Arial"/>
                <w:sz w:val="16"/>
              </w:rPr>
            </w:pPr>
          </w:p>
        </w:tc>
        <w:tc>
          <w:tcPr>
            <w:tcW w:w="2016" w:type="dxa"/>
            <w:tcBorders>
              <w:top w:val="nil"/>
            </w:tcBorders>
          </w:tcPr>
          <w:p w:rsidR="008F6CB9" w:rsidRPr="00120EF2" w:rsidRDefault="008F6CB9" w:rsidP="00591157">
            <w:pPr>
              <w:rPr>
                <w:rFonts w:ascii="Arial" w:hAnsi="Arial"/>
                <w:sz w:val="16"/>
              </w:rPr>
            </w:pP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0 - Part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2</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Pr="00A913C6"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0 - Calibration Verification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6</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0 - Programming Count</w:t>
            </w:r>
          </w:p>
        </w:tc>
        <w:tc>
          <w:tcPr>
            <w:tcW w:w="720" w:type="dxa"/>
            <w:tcBorders>
              <w:top w:val="nil"/>
            </w:tcBorders>
          </w:tcPr>
          <w:p w:rsidR="008F6CB9" w:rsidRDefault="008F6CB9" w:rsidP="00591157">
            <w:pPr>
              <w:jc w:val="right"/>
              <w:rPr>
                <w:rFonts w:ascii="Arial" w:hAnsi="Arial"/>
                <w:sz w:val="16"/>
              </w:rPr>
            </w:pPr>
            <w:r>
              <w:rPr>
                <w:rFonts w:ascii="Arial" w:hAnsi="Arial"/>
                <w:sz w:val="16"/>
              </w:rPr>
              <w:t>10</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8</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0 – 255 counts</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1 - Part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11</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Pr="00A913C6"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1 - Calibration Verification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15</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1 - Programming Count</w:t>
            </w:r>
          </w:p>
        </w:tc>
        <w:tc>
          <w:tcPr>
            <w:tcW w:w="720" w:type="dxa"/>
            <w:tcBorders>
              <w:top w:val="nil"/>
            </w:tcBorders>
          </w:tcPr>
          <w:p w:rsidR="008F6CB9" w:rsidRDefault="008F6CB9" w:rsidP="00591157">
            <w:pPr>
              <w:jc w:val="right"/>
              <w:rPr>
                <w:rFonts w:ascii="Arial" w:hAnsi="Arial"/>
                <w:sz w:val="16"/>
              </w:rPr>
            </w:pPr>
            <w:r>
              <w:rPr>
                <w:rFonts w:ascii="Arial" w:hAnsi="Arial"/>
                <w:sz w:val="16"/>
              </w:rPr>
              <w:t>19</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8</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0 – 255 counts</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2 - Part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20</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Pr="00A913C6"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2 - Calibration Verification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24</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2 - Programming Count</w:t>
            </w:r>
          </w:p>
        </w:tc>
        <w:tc>
          <w:tcPr>
            <w:tcW w:w="720" w:type="dxa"/>
            <w:tcBorders>
              <w:top w:val="nil"/>
            </w:tcBorders>
          </w:tcPr>
          <w:p w:rsidR="008F6CB9" w:rsidRDefault="008F6CB9" w:rsidP="00591157">
            <w:pPr>
              <w:jc w:val="right"/>
              <w:rPr>
                <w:rFonts w:ascii="Arial" w:hAnsi="Arial"/>
                <w:sz w:val="16"/>
              </w:rPr>
            </w:pPr>
            <w:r>
              <w:rPr>
                <w:rFonts w:ascii="Arial" w:hAnsi="Arial"/>
                <w:sz w:val="16"/>
              </w:rPr>
              <w:t>28</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8</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0 – 255 counts</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3 - Part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29</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Pr="00A913C6"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3 - Calibration Verification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33</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3 - Programming Count</w:t>
            </w:r>
          </w:p>
        </w:tc>
        <w:tc>
          <w:tcPr>
            <w:tcW w:w="720" w:type="dxa"/>
            <w:tcBorders>
              <w:top w:val="nil"/>
            </w:tcBorders>
          </w:tcPr>
          <w:p w:rsidR="008F6CB9" w:rsidRDefault="008F6CB9" w:rsidP="00591157">
            <w:pPr>
              <w:jc w:val="right"/>
              <w:rPr>
                <w:rFonts w:ascii="Arial" w:hAnsi="Arial"/>
                <w:sz w:val="16"/>
              </w:rPr>
            </w:pPr>
            <w:r>
              <w:rPr>
                <w:rFonts w:ascii="Arial" w:hAnsi="Arial"/>
                <w:sz w:val="16"/>
              </w:rPr>
              <w:t>37</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8</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0 – 255 counts</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4 - Part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38</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Pr="00A913C6"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4 – Calibration Verification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42</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4 - Programming Count</w:t>
            </w:r>
          </w:p>
        </w:tc>
        <w:tc>
          <w:tcPr>
            <w:tcW w:w="720" w:type="dxa"/>
            <w:tcBorders>
              <w:top w:val="nil"/>
            </w:tcBorders>
          </w:tcPr>
          <w:p w:rsidR="008F6CB9" w:rsidRDefault="008F6CB9" w:rsidP="00591157">
            <w:pPr>
              <w:jc w:val="right"/>
              <w:rPr>
                <w:rFonts w:ascii="Arial" w:hAnsi="Arial"/>
                <w:sz w:val="16"/>
              </w:rPr>
            </w:pPr>
            <w:r>
              <w:rPr>
                <w:rFonts w:ascii="Arial" w:hAnsi="Arial"/>
                <w:sz w:val="16"/>
              </w:rPr>
              <w:t>46</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8</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0 – 255 counts</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5 - Part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47</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Pr="00A913C6"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5 - Calibration Verification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51</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5 - Programming Count</w:t>
            </w:r>
          </w:p>
        </w:tc>
        <w:tc>
          <w:tcPr>
            <w:tcW w:w="720" w:type="dxa"/>
            <w:tcBorders>
              <w:top w:val="nil"/>
            </w:tcBorders>
          </w:tcPr>
          <w:p w:rsidR="008F6CB9" w:rsidRDefault="008F6CB9" w:rsidP="00591157">
            <w:pPr>
              <w:jc w:val="right"/>
              <w:rPr>
                <w:rFonts w:ascii="Arial" w:hAnsi="Arial"/>
                <w:sz w:val="16"/>
              </w:rPr>
            </w:pPr>
            <w:r>
              <w:rPr>
                <w:rFonts w:ascii="Arial" w:hAnsi="Arial"/>
                <w:sz w:val="16"/>
              </w:rPr>
              <w:t>55</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8</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0 – 255 counts</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6 - Part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56</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Pr="00A913C6"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6 - Calibration Verification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60</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6 - Programming Count</w:t>
            </w:r>
          </w:p>
        </w:tc>
        <w:tc>
          <w:tcPr>
            <w:tcW w:w="720" w:type="dxa"/>
            <w:tcBorders>
              <w:top w:val="nil"/>
            </w:tcBorders>
          </w:tcPr>
          <w:p w:rsidR="008F6CB9" w:rsidRDefault="008F6CB9" w:rsidP="00591157">
            <w:pPr>
              <w:jc w:val="right"/>
              <w:rPr>
                <w:rFonts w:ascii="Arial" w:hAnsi="Arial"/>
                <w:sz w:val="16"/>
              </w:rPr>
            </w:pPr>
            <w:r>
              <w:rPr>
                <w:rFonts w:ascii="Arial" w:hAnsi="Arial"/>
                <w:sz w:val="16"/>
              </w:rPr>
              <w:t>64</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8</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0 – 255 counts</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7 - Part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65</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Pr="00A913C6"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7 - Calibration Verification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69</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7 - Programming Count</w:t>
            </w:r>
          </w:p>
        </w:tc>
        <w:tc>
          <w:tcPr>
            <w:tcW w:w="720" w:type="dxa"/>
            <w:tcBorders>
              <w:top w:val="nil"/>
            </w:tcBorders>
          </w:tcPr>
          <w:p w:rsidR="008F6CB9" w:rsidRDefault="008F6CB9" w:rsidP="00591157">
            <w:pPr>
              <w:jc w:val="right"/>
              <w:rPr>
                <w:rFonts w:ascii="Arial" w:hAnsi="Arial"/>
                <w:sz w:val="16"/>
              </w:rPr>
            </w:pPr>
            <w:r>
              <w:rPr>
                <w:rFonts w:ascii="Arial" w:hAnsi="Arial"/>
                <w:sz w:val="16"/>
              </w:rPr>
              <w:t>73</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8</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0 – 255 counts</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8 – Part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74</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Pr="00A913C6"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8 - Calibration Verification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78</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8 - Programming Count</w:t>
            </w:r>
          </w:p>
        </w:tc>
        <w:tc>
          <w:tcPr>
            <w:tcW w:w="720" w:type="dxa"/>
            <w:tcBorders>
              <w:top w:val="nil"/>
            </w:tcBorders>
          </w:tcPr>
          <w:p w:rsidR="008F6CB9" w:rsidRDefault="008F6CB9" w:rsidP="00591157">
            <w:pPr>
              <w:jc w:val="right"/>
              <w:rPr>
                <w:rFonts w:ascii="Arial" w:hAnsi="Arial"/>
                <w:sz w:val="16"/>
              </w:rPr>
            </w:pPr>
            <w:r>
              <w:rPr>
                <w:rFonts w:ascii="Arial" w:hAnsi="Arial"/>
                <w:sz w:val="16"/>
              </w:rPr>
              <w:t>82</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8</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0 – 255 counts</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9 - Part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83</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Pr="00A913C6"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9 - Calibration Verification Number</w:t>
            </w:r>
          </w:p>
        </w:tc>
        <w:tc>
          <w:tcPr>
            <w:tcW w:w="720" w:type="dxa"/>
            <w:tcBorders>
              <w:top w:val="nil"/>
            </w:tcBorders>
          </w:tcPr>
          <w:p w:rsidR="008F6CB9" w:rsidRDefault="008F6CB9" w:rsidP="00591157">
            <w:pPr>
              <w:jc w:val="right"/>
              <w:rPr>
                <w:rFonts w:ascii="Arial" w:hAnsi="Arial"/>
                <w:sz w:val="16"/>
              </w:rPr>
            </w:pPr>
            <w:r>
              <w:rPr>
                <w:rFonts w:ascii="Arial" w:hAnsi="Arial"/>
                <w:sz w:val="16"/>
              </w:rPr>
              <w:t>87</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32</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 xml:space="preserve">0 – </w:t>
            </w:r>
            <w:r w:rsidRPr="00A913C6">
              <w:rPr>
                <w:rFonts w:ascii="Arial" w:hAnsi="Arial"/>
                <w:sz w:val="16"/>
              </w:rPr>
              <w:t>4</w:t>
            </w:r>
            <w:r>
              <w:rPr>
                <w:rFonts w:ascii="Arial" w:hAnsi="Arial"/>
                <w:sz w:val="16"/>
              </w:rPr>
              <w:t>,</w:t>
            </w:r>
            <w:r w:rsidRPr="00A913C6">
              <w:rPr>
                <w:rFonts w:ascii="Arial" w:hAnsi="Arial"/>
                <w:sz w:val="16"/>
              </w:rPr>
              <w:t>294</w:t>
            </w:r>
            <w:r>
              <w:rPr>
                <w:rFonts w:ascii="Arial" w:hAnsi="Arial"/>
                <w:sz w:val="16"/>
              </w:rPr>
              <w:t>,</w:t>
            </w:r>
            <w:r w:rsidRPr="00A913C6">
              <w:rPr>
                <w:rFonts w:ascii="Arial" w:hAnsi="Arial"/>
                <w:sz w:val="16"/>
              </w:rPr>
              <w:t>967</w:t>
            </w:r>
            <w:r>
              <w:rPr>
                <w:rFonts w:ascii="Arial" w:hAnsi="Arial"/>
                <w:sz w:val="16"/>
              </w:rPr>
              <w:t>,</w:t>
            </w:r>
            <w:r w:rsidRPr="00A913C6">
              <w:rPr>
                <w:rFonts w:ascii="Arial" w:hAnsi="Arial"/>
                <w:sz w:val="16"/>
              </w:rPr>
              <w:t>295</w:t>
            </w:r>
          </w:p>
        </w:tc>
        <w:tc>
          <w:tcPr>
            <w:tcW w:w="2016" w:type="dxa"/>
            <w:tcBorders>
              <w:top w:val="nil"/>
            </w:tcBorders>
          </w:tcPr>
          <w:p w:rsidR="008F6CB9" w:rsidRDefault="008F6CB9" w:rsidP="00591157">
            <w:r w:rsidRPr="00120EF2">
              <w:rPr>
                <w:rFonts w:ascii="Arial" w:hAnsi="Arial"/>
                <w:sz w:val="16"/>
              </w:rPr>
              <w:t>E = N * 1</w:t>
            </w:r>
          </w:p>
        </w:tc>
      </w:tr>
      <w:tr w:rsidR="008F6CB9" w:rsidTr="00591157">
        <w:trPr>
          <w:cantSplit/>
          <w:jc w:val="center"/>
        </w:trPr>
        <w:tc>
          <w:tcPr>
            <w:tcW w:w="2448" w:type="dxa"/>
            <w:tcBorders>
              <w:top w:val="nil"/>
            </w:tcBorders>
          </w:tcPr>
          <w:p w:rsidR="008F6CB9" w:rsidRDefault="008F6CB9" w:rsidP="00591157">
            <w:pPr>
              <w:rPr>
                <w:rFonts w:ascii="Arial" w:hAnsi="Arial"/>
                <w:sz w:val="16"/>
              </w:rPr>
            </w:pPr>
            <w:r>
              <w:rPr>
                <w:rFonts w:ascii="Arial" w:hAnsi="Arial"/>
                <w:sz w:val="16"/>
              </w:rPr>
              <w:t>Position 9 - Programming Count</w:t>
            </w:r>
          </w:p>
        </w:tc>
        <w:tc>
          <w:tcPr>
            <w:tcW w:w="720" w:type="dxa"/>
            <w:tcBorders>
              <w:top w:val="nil"/>
            </w:tcBorders>
          </w:tcPr>
          <w:p w:rsidR="008F6CB9" w:rsidRDefault="008F6CB9" w:rsidP="00591157">
            <w:pPr>
              <w:jc w:val="right"/>
              <w:rPr>
                <w:rFonts w:ascii="Arial" w:hAnsi="Arial"/>
                <w:sz w:val="16"/>
              </w:rPr>
            </w:pPr>
            <w:r>
              <w:rPr>
                <w:rFonts w:ascii="Arial" w:hAnsi="Arial"/>
                <w:sz w:val="16"/>
              </w:rPr>
              <w:t>91</w:t>
            </w:r>
          </w:p>
        </w:tc>
        <w:tc>
          <w:tcPr>
            <w:tcW w:w="720" w:type="dxa"/>
            <w:tcBorders>
              <w:top w:val="nil"/>
            </w:tcBorders>
          </w:tcPr>
          <w:p w:rsidR="008F6CB9" w:rsidRDefault="008F6CB9" w:rsidP="00591157">
            <w:pPr>
              <w:jc w:val="right"/>
              <w:rPr>
                <w:rFonts w:ascii="Arial" w:hAnsi="Arial"/>
                <w:sz w:val="16"/>
              </w:rPr>
            </w:pPr>
            <w:r>
              <w:rPr>
                <w:rFonts w:ascii="Arial" w:hAnsi="Arial"/>
                <w:sz w:val="16"/>
              </w:rPr>
              <w:t>7</w:t>
            </w:r>
          </w:p>
        </w:tc>
        <w:tc>
          <w:tcPr>
            <w:tcW w:w="720" w:type="dxa"/>
            <w:tcBorders>
              <w:top w:val="nil"/>
            </w:tcBorders>
          </w:tcPr>
          <w:p w:rsidR="008F6CB9" w:rsidRDefault="008F6CB9" w:rsidP="00591157">
            <w:pPr>
              <w:jc w:val="right"/>
              <w:rPr>
                <w:rFonts w:ascii="Arial" w:hAnsi="Arial"/>
                <w:sz w:val="16"/>
              </w:rPr>
            </w:pPr>
            <w:r>
              <w:rPr>
                <w:rFonts w:ascii="Arial" w:hAnsi="Arial"/>
                <w:sz w:val="16"/>
              </w:rPr>
              <w:t>8</w:t>
            </w:r>
          </w:p>
        </w:tc>
        <w:tc>
          <w:tcPr>
            <w:tcW w:w="720" w:type="dxa"/>
            <w:tcBorders>
              <w:top w:val="nil"/>
            </w:tcBorders>
          </w:tcPr>
          <w:p w:rsidR="008F6CB9" w:rsidRDefault="008F6CB9" w:rsidP="00591157">
            <w:pPr>
              <w:pStyle w:val="FootnoteText"/>
              <w:rPr>
                <w:rFonts w:ascii="Arial" w:hAnsi="Arial"/>
              </w:rPr>
            </w:pPr>
            <w:r>
              <w:rPr>
                <w:rFonts w:ascii="Arial" w:hAnsi="Arial"/>
              </w:rPr>
              <w:t>UNM</w:t>
            </w:r>
          </w:p>
        </w:tc>
        <w:tc>
          <w:tcPr>
            <w:tcW w:w="2016" w:type="dxa"/>
            <w:tcBorders>
              <w:top w:val="nil"/>
            </w:tcBorders>
          </w:tcPr>
          <w:p w:rsidR="008F6CB9" w:rsidRDefault="008F6CB9" w:rsidP="00591157">
            <w:pPr>
              <w:rPr>
                <w:rFonts w:ascii="Arial" w:hAnsi="Arial"/>
                <w:sz w:val="16"/>
              </w:rPr>
            </w:pPr>
            <w:r>
              <w:rPr>
                <w:rFonts w:ascii="Arial" w:hAnsi="Arial"/>
                <w:sz w:val="16"/>
              </w:rPr>
              <w:t>0 – 255 counts</w:t>
            </w:r>
          </w:p>
        </w:tc>
        <w:tc>
          <w:tcPr>
            <w:tcW w:w="2016" w:type="dxa"/>
            <w:tcBorders>
              <w:top w:val="nil"/>
            </w:tcBorders>
          </w:tcPr>
          <w:p w:rsidR="008F6CB9" w:rsidRDefault="008F6CB9" w:rsidP="00591157">
            <w:r w:rsidRPr="00120EF2">
              <w:rPr>
                <w:rFonts w:ascii="Arial" w:hAnsi="Arial"/>
                <w:sz w:val="16"/>
              </w:rPr>
              <w:t>E = N * 1</w:t>
            </w:r>
          </w:p>
        </w:tc>
      </w:tr>
    </w:tbl>
    <w:p w:rsidR="008F6CB9" w:rsidRDefault="008F6CB9" w:rsidP="008F6CB9"/>
    <w:p w:rsidR="009D2E89" w:rsidRDefault="009D2E89" w:rsidP="009D2E89">
      <w:r>
        <w:t>This DID contains the history buffer entries for the primary calibration part in the controller.  The first entry tells how many of the 10 possible locations are valid for this particular controller.  The History Buffer Locked signal will be set to true when the buffer has been locked against further updates due to detection of a non-production calibration. The remaining entries in the DID contain the flash history for the primary calibration.</w:t>
      </w:r>
    </w:p>
    <w:p w:rsidR="009D2E89" w:rsidRDefault="009D2E89" w:rsidP="009D2E89"/>
    <w:p w:rsidR="00FF4F2F" w:rsidRDefault="00FF4F2F">
      <w:pPr>
        <w:pStyle w:val="Heading3"/>
      </w:pPr>
      <w:bookmarkStart w:id="1059" w:name="_Toc223513274"/>
      <w:r>
        <w:lastRenderedPageBreak/>
        <w:t>IMOR – DID $30 – Powertrain Immobilizer Configuration</w:t>
      </w:r>
      <w:bookmarkEnd w:id="105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$30</w:t>
            </w:r>
          </w:p>
        </w:tc>
        <w:tc>
          <w:tcPr>
            <w:tcW w:w="2592" w:type="dxa"/>
            <w:tcBorders>
              <w:top w:val="nil"/>
            </w:tcBorders>
          </w:tcPr>
          <w:p w:rsidR="00FF4F2F" w:rsidRDefault="00FF4F2F">
            <w:pPr>
              <w:rPr>
                <w:rFonts w:ascii="Arial" w:hAnsi="Arial"/>
                <w:sz w:val="16"/>
              </w:rPr>
            </w:pPr>
            <w:r>
              <w:rPr>
                <w:rFonts w:ascii="Arial" w:hAnsi="Arial"/>
                <w:sz w:val="16"/>
              </w:rPr>
              <w:t>Powertrain Immobilizer Configuration</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Remote Vehicle Start Present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Power Take Off Remote Start Present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Free Starts Allowed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Immobilizer Deactivated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Reserved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Seed and Key Required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Autolearn Enabled</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Autolearn Count Threshold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counts</w:t>
            </w:r>
          </w:p>
        </w:tc>
        <w:tc>
          <w:tcPr>
            <w:tcW w:w="2016" w:type="dxa"/>
            <w:tcBorders>
              <w:top w:val="nil"/>
            </w:tcBorders>
          </w:tcPr>
          <w:p w:rsidR="00FF4F2F" w:rsidRDefault="00FF4F2F">
            <w:pPr>
              <w:rPr>
                <w:rFonts w:ascii="Arial" w:hAnsi="Arial"/>
                <w:sz w:val="16"/>
              </w:rPr>
            </w:pPr>
            <w:r>
              <w:rPr>
                <w:rFonts w:ascii="Arial" w:hAnsi="Arial"/>
                <w:sz w:val="16"/>
              </w:rPr>
              <w:t>E = N * 1</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Autolearn Delay Time Threshold</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0 - 2550 s</w:t>
            </w:r>
          </w:p>
        </w:tc>
        <w:tc>
          <w:tcPr>
            <w:tcW w:w="2016" w:type="dxa"/>
            <w:tcBorders>
              <w:top w:val="nil"/>
            </w:tcBorders>
          </w:tcPr>
          <w:p w:rsidR="00FF4F2F" w:rsidRDefault="00FF4F2F">
            <w:pPr>
              <w:rPr>
                <w:rFonts w:ascii="Arial" w:hAnsi="Arial"/>
                <w:sz w:val="16"/>
              </w:rPr>
            </w:pPr>
            <w:r>
              <w:rPr>
                <w:rFonts w:ascii="Arial" w:hAnsi="Arial"/>
                <w:sz w:val="16"/>
              </w:rPr>
              <w:t>E = N * 10</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Tool Learn Delay Time Threshold</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0 - 2550 s</w:t>
            </w:r>
          </w:p>
        </w:tc>
        <w:tc>
          <w:tcPr>
            <w:tcW w:w="2016" w:type="dxa"/>
            <w:tcBorders>
              <w:top w:val="nil"/>
            </w:tcBorders>
          </w:tcPr>
          <w:p w:rsidR="00FF4F2F" w:rsidRDefault="00FF4F2F">
            <w:pPr>
              <w:rPr>
                <w:rFonts w:ascii="Arial" w:hAnsi="Arial"/>
                <w:sz w:val="16"/>
              </w:rPr>
            </w:pPr>
            <w:r>
              <w:rPr>
                <w:rFonts w:ascii="Arial" w:hAnsi="Arial"/>
                <w:sz w:val="16"/>
              </w:rPr>
              <w:t>E = N * 10</w:t>
            </w:r>
          </w:p>
        </w:tc>
      </w:tr>
    </w:tbl>
    <w:p w:rsidR="00FF4F2F" w:rsidRDefault="00FF4F2F"/>
    <w:p w:rsidR="00FF4F2F" w:rsidRDefault="00FF4F2F">
      <w:r>
        <w:t>This DID contains several signals associated with the powertrain immobilizer configuration within the PPEI 3 immobilizer system.  The content of each of these signals is described below.</w:t>
      </w:r>
    </w:p>
    <w:p w:rsidR="00FF4F2F" w:rsidRDefault="00FF4F2F"/>
    <w:p w:rsidR="00FF4F2F" w:rsidRDefault="00FF4F2F">
      <w:r>
        <w:t>Remote Vehicle Start Present indicates that remote vehicle start (RVS) functionality within the immobilizer algorithm is enabled.</w:t>
      </w:r>
    </w:p>
    <w:p w:rsidR="00FF4F2F" w:rsidRDefault="00FF4F2F"/>
    <w:p w:rsidR="00FF4F2F" w:rsidRDefault="00FF4F2F">
      <w:r>
        <w:t>Power Take Off Remote Start Present indicates that power take off (PTO) remote start functionality within the immobilizer algorithm is enabled.</w:t>
      </w:r>
    </w:p>
    <w:p w:rsidR="00FF4F2F" w:rsidRDefault="00FF4F2F"/>
    <w:p w:rsidR="00FF4F2F" w:rsidRDefault="00FF4F2F">
      <w:r>
        <w:t>Free Starts Allowed indicates that free start functionality is enabled (i.e., engine operation will be enabled regardless of the authentication state while the manufacturer’s enable counter (MEC) is not zero).</w:t>
      </w:r>
    </w:p>
    <w:p w:rsidR="00FF4F2F" w:rsidRDefault="00FF4F2F"/>
    <w:p w:rsidR="00FF4F2F" w:rsidRDefault="00FF4F2F">
      <w:r>
        <w:t>Immobilizer Deactivated indicates that the immobilizer algorithm is disabled.</w:t>
      </w:r>
    </w:p>
    <w:p w:rsidR="00FF4F2F" w:rsidRDefault="00FF4F2F"/>
    <w:p w:rsidR="00FF4F2F" w:rsidRDefault="00FF4F2F">
      <w:r>
        <w:t>Seed and Key Required indicates that the seed and key procedure must be performed prior to inputting the security code to enable learning.</w:t>
      </w:r>
    </w:p>
    <w:p w:rsidR="00FF4F2F" w:rsidRDefault="00FF4F2F"/>
    <w:p w:rsidR="00FF4F2F" w:rsidRDefault="00FF4F2F">
      <w:r>
        <w:t>Autolearn Enabled indicates that the ability to enable learning without a service tool is enabled.</w:t>
      </w:r>
    </w:p>
    <w:p w:rsidR="00FF4F2F" w:rsidRDefault="00FF4F2F"/>
    <w:p w:rsidR="00FF4F2F" w:rsidRDefault="00FF4F2F">
      <w:r>
        <w:t>Autolearn Count Threshold contains the number of autolearn cycles required to enable learning.</w:t>
      </w:r>
    </w:p>
    <w:p w:rsidR="00FF4F2F" w:rsidRDefault="00FF4F2F"/>
    <w:p w:rsidR="00FF4F2F" w:rsidRDefault="00FF4F2F">
      <w:r>
        <w:t>Autolearn Delay Time Threshold contains the time required to complete an autolearn cycle.</w:t>
      </w:r>
    </w:p>
    <w:p w:rsidR="00FF4F2F" w:rsidRDefault="00FF4F2F"/>
    <w:p w:rsidR="00FF4F2F" w:rsidRDefault="00FF4F2F">
      <w:r>
        <w:t>Tool Learn Delay Time Threshold contains the time required to wait after the receipt of the correct security code to enable learning.</w:t>
      </w:r>
    </w:p>
    <w:p w:rsidR="00FF4F2F" w:rsidRDefault="00FF4F2F">
      <w:pPr>
        <w:keepNext w:val="0"/>
        <w:keepLines w:val="0"/>
      </w:pPr>
    </w:p>
    <w:p w:rsidR="00FF4F2F" w:rsidRDefault="00FF4F2F">
      <w:pPr>
        <w:pStyle w:val="Heading3"/>
      </w:pPr>
      <w:bookmarkStart w:id="1060" w:name="_Toc223513275"/>
      <w:r>
        <w:lastRenderedPageBreak/>
        <w:t>IMOR – DID $31 – Powertrain Immobilizer Calibrations</w:t>
      </w:r>
      <w:bookmarkEnd w:id="106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$31</w:t>
            </w:r>
          </w:p>
        </w:tc>
        <w:tc>
          <w:tcPr>
            <w:tcW w:w="2592" w:type="dxa"/>
            <w:tcBorders>
              <w:top w:val="nil"/>
            </w:tcBorders>
          </w:tcPr>
          <w:p w:rsidR="00FF4F2F" w:rsidRDefault="00FF4F2F">
            <w:pPr>
              <w:rPr>
                <w:rFonts w:ascii="Arial" w:hAnsi="Arial"/>
                <w:sz w:val="16"/>
              </w:rPr>
            </w:pPr>
            <w:r>
              <w:rPr>
                <w:rFonts w:ascii="Arial" w:hAnsi="Arial"/>
                <w:sz w:val="16"/>
              </w:rPr>
              <w:t>Powertrain Immobilizer Calibrations</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Incorrect Pre Release Password Time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s</w:t>
            </w:r>
          </w:p>
        </w:tc>
        <w:tc>
          <w:tcPr>
            <w:tcW w:w="2016" w:type="dxa"/>
            <w:tcBorders>
              <w:top w:val="nil"/>
            </w:tcBorders>
          </w:tcPr>
          <w:p w:rsidR="00FF4F2F" w:rsidRDefault="00FF4F2F">
            <w:pPr>
              <w:rPr>
                <w:rFonts w:ascii="Arial" w:hAnsi="Arial"/>
                <w:sz w:val="16"/>
              </w:rPr>
            </w:pPr>
            <w:r>
              <w:rPr>
                <w:rFonts w:ascii="Arial" w:hAnsi="Arial"/>
                <w:sz w:val="16"/>
              </w:rPr>
              <w:t>E = N * 0.1</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Immobilizer Engine Speed Threshold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0 - 1020 rpm</w:t>
            </w:r>
          </w:p>
        </w:tc>
        <w:tc>
          <w:tcPr>
            <w:tcW w:w="2016" w:type="dxa"/>
            <w:tcBorders>
              <w:top w:val="nil"/>
            </w:tcBorders>
          </w:tcPr>
          <w:p w:rsidR="00FF4F2F" w:rsidRDefault="00FF4F2F">
            <w:pPr>
              <w:rPr>
                <w:rFonts w:ascii="Arial" w:hAnsi="Arial"/>
                <w:sz w:val="16"/>
              </w:rPr>
            </w:pPr>
            <w:r>
              <w:rPr>
                <w:rFonts w:ascii="Arial" w:hAnsi="Arial"/>
                <w:sz w:val="16"/>
              </w:rPr>
              <w:t>E = N * 4</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Initial Release Time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s</w:t>
            </w:r>
          </w:p>
        </w:tc>
        <w:tc>
          <w:tcPr>
            <w:tcW w:w="2016" w:type="dxa"/>
            <w:tcBorders>
              <w:top w:val="nil"/>
            </w:tcBorders>
          </w:tcPr>
          <w:p w:rsidR="00FF4F2F" w:rsidRDefault="00FF4F2F">
            <w:pPr>
              <w:rPr>
                <w:rFonts w:ascii="Arial" w:hAnsi="Arial"/>
                <w:sz w:val="16"/>
              </w:rPr>
            </w:pPr>
            <w:r>
              <w:rPr>
                <w:rFonts w:ascii="Arial" w:hAnsi="Arial"/>
                <w:sz w:val="16"/>
              </w:rPr>
              <w:t>E = N * 0.1</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Maximum Authentication Time</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s</w:t>
            </w:r>
          </w:p>
        </w:tc>
        <w:tc>
          <w:tcPr>
            <w:tcW w:w="2016" w:type="dxa"/>
            <w:tcBorders>
              <w:top w:val="nil"/>
            </w:tcBorders>
          </w:tcPr>
          <w:p w:rsidR="00FF4F2F" w:rsidRDefault="00FF4F2F">
            <w:pPr>
              <w:rPr>
                <w:rFonts w:ascii="Arial" w:hAnsi="Arial"/>
                <w:sz w:val="16"/>
              </w:rPr>
            </w:pPr>
            <w:r>
              <w:rPr>
                <w:rFonts w:ascii="Arial" w:hAnsi="Arial"/>
                <w:sz w:val="16"/>
              </w:rPr>
              <w:t>E = N * 0.1</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Post Release Duration</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s</w:t>
            </w:r>
          </w:p>
        </w:tc>
        <w:tc>
          <w:tcPr>
            <w:tcW w:w="2016" w:type="dxa"/>
            <w:tcBorders>
              <w:top w:val="nil"/>
            </w:tcBorders>
          </w:tcPr>
          <w:p w:rsidR="00FF4F2F" w:rsidRDefault="00FF4F2F">
            <w:pPr>
              <w:rPr>
                <w:rFonts w:ascii="Arial" w:hAnsi="Arial"/>
                <w:sz w:val="16"/>
              </w:rPr>
            </w:pPr>
            <w:r>
              <w:rPr>
                <w:rFonts w:ascii="Arial" w:hAnsi="Arial"/>
                <w:sz w:val="16"/>
              </w:rPr>
              <w:t>E = N * 0.1</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Push Start Engine Speed Threshold</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0 - 1020 rpm</w:t>
            </w:r>
          </w:p>
        </w:tc>
        <w:tc>
          <w:tcPr>
            <w:tcW w:w="2016" w:type="dxa"/>
            <w:tcBorders>
              <w:top w:val="nil"/>
            </w:tcBorders>
          </w:tcPr>
          <w:p w:rsidR="00FF4F2F" w:rsidRDefault="00FF4F2F">
            <w:pPr>
              <w:rPr>
                <w:rFonts w:ascii="Arial" w:hAnsi="Arial"/>
                <w:sz w:val="16"/>
              </w:rPr>
            </w:pPr>
            <w:r>
              <w:rPr>
                <w:rFonts w:ascii="Arial" w:hAnsi="Arial"/>
                <w:sz w:val="16"/>
              </w:rPr>
              <w:t>E = N * 4</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Remote Start Response Delay</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s</w:t>
            </w:r>
          </w:p>
        </w:tc>
        <w:tc>
          <w:tcPr>
            <w:tcW w:w="2016" w:type="dxa"/>
            <w:tcBorders>
              <w:top w:val="nil"/>
            </w:tcBorders>
          </w:tcPr>
          <w:p w:rsidR="00FF4F2F" w:rsidRDefault="00FF4F2F">
            <w:pPr>
              <w:rPr>
                <w:rFonts w:ascii="Arial" w:hAnsi="Arial"/>
                <w:sz w:val="16"/>
              </w:rPr>
            </w:pPr>
            <w:r>
              <w:rPr>
                <w:rFonts w:ascii="Arial" w:hAnsi="Arial"/>
                <w:sz w:val="16"/>
              </w:rPr>
              <w:t>E = N * 0.1</w:t>
            </w:r>
          </w:p>
        </w:tc>
      </w:tr>
    </w:tbl>
    <w:p w:rsidR="00FF4F2F" w:rsidRDefault="00FF4F2F"/>
    <w:p w:rsidR="00FF4F2F" w:rsidRDefault="00FF4F2F">
      <w:r>
        <w:t>This DID contains several signals associated with the calibration of the PPEI 3 immobilizer system.  The content of each of these signals is described below.</w:t>
      </w:r>
    </w:p>
    <w:p w:rsidR="00FF4F2F" w:rsidRDefault="00FF4F2F"/>
    <w:p w:rsidR="00FF4F2F" w:rsidRDefault="00FF4F2F">
      <w:r>
        <w:t>Incorrect Pre Release Password Time contains the maximum time allowed to continue receiving incorrect passwords after initial receipt of an incorrect password prior to disabling crank.</w:t>
      </w:r>
    </w:p>
    <w:p w:rsidR="00FF4F2F" w:rsidRDefault="00FF4F2F"/>
    <w:p w:rsidR="00FF4F2F" w:rsidRDefault="00FF4F2F">
      <w:r>
        <w:t>Immobilizer Engine Speed Threshold contains the threshold below which engine speed must lie in order to extend the authentication time during challenge / response authentication.</w:t>
      </w:r>
    </w:p>
    <w:p w:rsidR="00FF4F2F" w:rsidRDefault="00FF4F2F"/>
    <w:p w:rsidR="00FF4F2F" w:rsidRDefault="00FF4F2F">
      <w:r>
        <w:t>Initial Release Time contains the maximum authentication time that engine operation is enabled by the pre release password functionality.</w:t>
      </w:r>
    </w:p>
    <w:p w:rsidR="00FF4F2F" w:rsidRDefault="00FF4F2F"/>
    <w:p w:rsidR="00FF4F2F" w:rsidRDefault="00FF4F2F">
      <w:r>
        <w:t>Maximum Authentication Time contains the maximum authentication time regardless of the state of engine operation.</w:t>
      </w:r>
    </w:p>
    <w:p w:rsidR="00FF4F2F" w:rsidRDefault="00FF4F2F"/>
    <w:p w:rsidR="00FF4F2F" w:rsidRDefault="00FF4F2F">
      <w:r>
        <w:t>Post Release Duration contains the maximum time that post release functionality may be active.</w:t>
      </w:r>
    </w:p>
    <w:p w:rsidR="00FF4F2F" w:rsidRDefault="00FF4F2F"/>
    <w:p w:rsidR="00FF4F2F" w:rsidRDefault="00FF4F2F">
      <w:r>
        <w:t>Push Start Engine Speed Threshold contains the minimum engine speed indicating a push start of a manual transmission vehicle.</w:t>
      </w:r>
    </w:p>
    <w:p w:rsidR="00FF4F2F" w:rsidRDefault="00FF4F2F"/>
    <w:p w:rsidR="00FF4F2F" w:rsidRDefault="00FF4F2F">
      <w:r>
        <w:t>Remote Start Response Delay contains the maximum time allowed to authenticate remote start.</w:t>
      </w:r>
    </w:p>
    <w:p w:rsidR="00FF4F2F" w:rsidRDefault="00FF4F2F">
      <w:pPr>
        <w:keepNext w:val="0"/>
        <w:keepLines w:val="0"/>
      </w:pPr>
    </w:p>
    <w:p w:rsidR="00FF4F2F" w:rsidRDefault="00FF4F2F">
      <w:pPr>
        <w:pStyle w:val="Heading3"/>
      </w:pPr>
      <w:bookmarkStart w:id="1061" w:name="_Toc223513276"/>
      <w:r>
        <w:t>RVSR – DID $32 – Remaining Remote Starts</w:t>
      </w:r>
      <w:bookmarkEnd w:id="106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$32</w:t>
            </w:r>
          </w:p>
        </w:tc>
        <w:tc>
          <w:tcPr>
            <w:tcW w:w="2592" w:type="dxa"/>
            <w:tcBorders>
              <w:top w:val="nil"/>
            </w:tcBorders>
          </w:tcPr>
          <w:p w:rsidR="00FF4F2F" w:rsidRDefault="00FF4F2F">
            <w:pPr>
              <w:rPr>
                <w:rFonts w:ascii="Arial" w:hAnsi="Arial"/>
                <w:sz w:val="16"/>
              </w:rPr>
            </w:pPr>
            <w:r>
              <w:rPr>
                <w:rFonts w:ascii="Arial" w:hAnsi="Arial"/>
                <w:sz w:val="16"/>
              </w:rPr>
              <w:t>Remaining Remote Starts</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016" w:type="dxa"/>
            <w:tcBorders>
              <w:top w:val="nil"/>
            </w:tcBorders>
          </w:tcPr>
          <w:p w:rsidR="00FF4F2F" w:rsidRDefault="00FF4F2F">
            <w:pPr>
              <w:rPr>
                <w:rFonts w:ascii="Arial" w:hAnsi="Arial"/>
                <w:sz w:val="16"/>
              </w:rPr>
            </w:pPr>
            <w:r>
              <w:rPr>
                <w:rFonts w:ascii="Arial" w:hAnsi="Arial"/>
                <w:sz w:val="16"/>
              </w:rPr>
              <w:t>0 - 255 counts</w:t>
            </w:r>
          </w:p>
        </w:tc>
        <w:tc>
          <w:tcPr>
            <w:tcW w:w="2016" w:type="dxa"/>
            <w:tcBorders>
              <w:top w:val="nil"/>
            </w:tcBorders>
          </w:tcPr>
          <w:p w:rsidR="00FF4F2F" w:rsidRDefault="00FF4F2F">
            <w:pPr>
              <w:rPr>
                <w:rFonts w:ascii="Arial" w:hAnsi="Arial"/>
                <w:sz w:val="16"/>
              </w:rPr>
            </w:pPr>
            <w:r>
              <w:rPr>
                <w:rFonts w:ascii="Arial" w:hAnsi="Arial"/>
                <w:sz w:val="16"/>
              </w:rPr>
              <w:t>E = N * 1</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p w:rsidR="00FF4F2F" w:rsidRDefault="00FF4F2F">
      <w:r>
        <w:t>This DID contains the number of remote starts remaining before full theft authentication is required.  The data contained in this DID is decremented each time the engine is running due to a remote vehicle start and is reset to a calibration each time theft passes full authentication.</w:t>
      </w:r>
    </w:p>
    <w:p w:rsidR="00FF4F2F" w:rsidRDefault="00FF4F2F"/>
    <w:p w:rsidR="00FF4F2F" w:rsidRDefault="00FF4F2F">
      <w:r>
        <w:t>This DID may be used to increase the number of remote starts remaining before full theft authentication is required in order to facilitate fob testing.  However, write access for this DID shall only be available when the manufacturer’s enable counter (MEC) is not zero.</w:t>
      </w:r>
    </w:p>
    <w:p w:rsidR="00FF4F2F" w:rsidRDefault="00FF4F2F">
      <w:pPr>
        <w:keepNext w:val="0"/>
        <w:keepLines w:val="0"/>
      </w:pPr>
    </w:p>
    <w:p w:rsidR="00FF4F2F" w:rsidRDefault="00FF4F2F">
      <w:pPr>
        <w:pStyle w:val="Heading3"/>
      </w:pPr>
      <w:bookmarkStart w:id="1062" w:name="_Toc223513277"/>
      <w:r>
        <w:lastRenderedPageBreak/>
        <w:t>SPRR – DID $41 – Transmission 1-2 Upshift Pressure Adapts</w:t>
      </w:r>
      <w:bookmarkEnd w:id="106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$41</w:t>
            </w:r>
          </w:p>
        </w:tc>
        <w:tc>
          <w:tcPr>
            <w:tcW w:w="2592" w:type="dxa"/>
            <w:tcBorders>
              <w:top w:val="nil"/>
            </w:tcBorders>
          </w:tcPr>
          <w:p w:rsidR="00FF4F2F" w:rsidRDefault="00FF4F2F">
            <w:pPr>
              <w:rPr>
                <w:rFonts w:ascii="Arial" w:hAnsi="Arial"/>
                <w:sz w:val="16"/>
              </w:rPr>
            </w:pPr>
            <w:r>
              <w:rPr>
                <w:rFonts w:ascii="Arial" w:hAnsi="Arial"/>
                <w:sz w:val="16"/>
              </w:rPr>
              <w:t>Transmission 1-2 Upshift Pressure Adapts</w:t>
            </w:r>
          </w:p>
        </w:tc>
        <w:tc>
          <w:tcPr>
            <w:tcW w:w="720" w:type="dxa"/>
            <w:tcBorders>
              <w:top w:val="nil"/>
            </w:tcBorders>
          </w:tcPr>
          <w:p w:rsidR="00FF4F2F" w:rsidRDefault="00FF4F2F">
            <w:pPr>
              <w:jc w:val="right"/>
              <w:rPr>
                <w:rFonts w:ascii="Arial" w:hAnsi="Arial"/>
                <w:sz w:val="16"/>
              </w:rPr>
            </w:pPr>
            <w:r>
              <w:rPr>
                <w:rFonts w:ascii="Arial" w:hAnsi="Arial"/>
                <w:sz w:val="16"/>
              </w:rPr>
              <w:t>17</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3</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4</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5</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6</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8</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9</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10</w:t>
            </w:r>
          </w:p>
        </w:tc>
        <w:tc>
          <w:tcPr>
            <w:tcW w:w="720"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11</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12</w:t>
            </w:r>
          </w:p>
        </w:tc>
        <w:tc>
          <w:tcPr>
            <w:tcW w:w="720"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13</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14</w:t>
            </w:r>
          </w:p>
        </w:tc>
        <w:tc>
          <w:tcPr>
            <w:tcW w:w="720"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15</w:t>
            </w:r>
          </w:p>
        </w:tc>
        <w:tc>
          <w:tcPr>
            <w:tcW w:w="720" w:type="dxa"/>
            <w:tcBorders>
              <w:top w:val="nil"/>
            </w:tcBorders>
          </w:tcPr>
          <w:p w:rsidR="00FF4F2F" w:rsidRDefault="00FF4F2F">
            <w:pPr>
              <w:jc w:val="right"/>
              <w:rPr>
                <w:rFonts w:ascii="Arial" w:hAnsi="Arial"/>
                <w:sz w:val="16"/>
              </w:rPr>
            </w:pPr>
            <w:r>
              <w:rPr>
                <w:rFonts w:ascii="Arial" w:hAnsi="Arial"/>
                <w:sz w:val="16"/>
              </w:rPr>
              <w:t>15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1-2 Upshift Pressure Adapt Cell 16</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bl>
    <w:p w:rsidR="00FF4F2F" w:rsidRDefault="00FF4F2F"/>
    <w:p w:rsidR="00FF4F2F" w:rsidRDefault="00FF4F2F">
      <w:r>
        <w:t>This DID contains the transmission 1-2 upshift pressure adapts as a function of shift torque.</w:t>
      </w:r>
    </w:p>
    <w:p w:rsidR="00FF4F2F" w:rsidRDefault="00FF4F2F">
      <w:pPr>
        <w:keepNext w:val="0"/>
        <w:keepLines w:val="0"/>
      </w:pPr>
    </w:p>
    <w:p w:rsidR="00FF4F2F" w:rsidRDefault="00FF4F2F">
      <w:pPr>
        <w:pStyle w:val="Heading3"/>
      </w:pPr>
      <w:bookmarkStart w:id="1063" w:name="_Toc223513278"/>
      <w:r>
        <w:lastRenderedPageBreak/>
        <w:t>SPRR – DID $42 – Transmission 2-3 Upshift Pressure Adapts</w:t>
      </w:r>
      <w:bookmarkEnd w:id="106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$42</w:t>
            </w:r>
          </w:p>
        </w:tc>
        <w:tc>
          <w:tcPr>
            <w:tcW w:w="2592" w:type="dxa"/>
            <w:tcBorders>
              <w:top w:val="nil"/>
            </w:tcBorders>
          </w:tcPr>
          <w:p w:rsidR="00FF4F2F" w:rsidRDefault="00FF4F2F">
            <w:pPr>
              <w:rPr>
                <w:rFonts w:ascii="Arial" w:hAnsi="Arial"/>
                <w:sz w:val="16"/>
              </w:rPr>
            </w:pPr>
            <w:r>
              <w:rPr>
                <w:rFonts w:ascii="Arial" w:hAnsi="Arial"/>
                <w:sz w:val="16"/>
              </w:rPr>
              <w:t>Transmission 2-3 Upshift Pressure Adapts</w:t>
            </w:r>
          </w:p>
        </w:tc>
        <w:tc>
          <w:tcPr>
            <w:tcW w:w="720" w:type="dxa"/>
            <w:tcBorders>
              <w:top w:val="nil"/>
            </w:tcBorders>
          </w:tcPr>
          <w:p w:rsidR="00FF4F2F" w:rsidRDefault="00FF4F2F">
            <w:pPr>
              <w:jc w:val="right"/>
              <w:rPr>
                <w:rFonts w:ascii="Arial" w:hAnsi="Arial"/>
                <w:sz w:val="16"/>
              </w:rPr>
            </w:pPr>
            <w:r>
              <w:rPr>
                <w:rFonts w:ascii="Arial" w:hAnsi="Arial"/>
                <w:sz w:val="16"/>
              </w:rPr>
              <w:t>17</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3</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4</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5</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6</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8</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9</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10</w:t>
            </w:r>
          </w:p>
        </w:tc>
        <w:tc>
          <w:tcPr>
            <w:tcW w:w="720"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11</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12</w:t>
            </w:r>
          </w:p>
        </w:tc>
        <w:tc>
          <w:tcPr>
            <w:tcW w:w="720"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13</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14</w:t>
            </w:r>
          </w:p>
        </w:tc>
        <w:tc>
          <w:tcPr>
            <w:tcW w:w="720"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15</w:t>
            </w:r>
          </w:p>
        </w:tc>
        <w:tc>
          <w:tcPr>
            <w:tcW w:w="720" w:type="dxa"/>
            <w:tcBorders>
              <w:top w:val="nil"/>
            </w:tcBorders>
          </w:tcPr>
          <w:p w:rsidR="00FF4F2F" w:rsidRDefault="00FF4F2F">
            <w:pPr>
              <w:jc w:val="right"/>
              <w:rPr>
                <w:rFonts w:ascii="Arial" w:hAnsi="Arial"/>
                <w:sz w:val="16"/>
              </w:rPr>
            </w:pPr>
            <w:r>
              <w:rPr>
                <w:rFonts w:ascii="Arial" w:hAnsi="Arial"/>
                <w:sz w:val="16"/>
              </w:rPr>
              <w:t>15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Pressure Adapt Cell 16</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bl>
    <w:p w:rsidR="00FF4F2F" w:rsidRDefault="00FF4F2F"/>
    <w:p w:rsidR="00FF4F2F" w:rsidRDefault="00FF4F2F">
      <w:r>
        <w:t>This DID contains the transmission 2-3 upshift pressure adapts as a function of shift torque.</w:t>
      </w:r>
    </w:p>
    <w:p w:rsidR="00FF4F2F" w:rsidRDefault="00FF4F2F">
      <w:pPr>
        <w:keepNext w:val="0"/>
        <w:keepLines w:val="0"/>
      </w:pPr>
    </w:p>
    <w:p w:rsidR="00FF4F2F" w:rsidRDefault="00FF4F2F">
      <w:pPr>
        <w:pStyle w:val="Heading3"/>
      </w:pPr>
      <w:bookmarkStart w:id="1064" w:name="_Toc223513279"/>
      <w:r>
        <w:lastRenderedPageBreak/>
        <w:t>SPRR – DID $43 – Transmission 3-4 Upshift Pressure Adapts</w:t>
      </w:r>
      <w:bookmarkEnd w:id="106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$43</w:t>
            </w:r>
          </w:p>
        </w:tc>
        <w:tc>
          <w:tcPr>
            <w:tcW w:w="2592" w:type="dxa"/>
            <w:tcBorders>
              <w:top w:val="nil"/>
            </w:tcBorders>
          </w:tcPr>
          <w:p w:rsidR="00FF4F2F" w:rsidRDefault="00FF4F2F">
            <w:pPr>
              <w:rPr>
                <w:rFonts w:ascii="Arial" w:hAnsi="Arial"/>
                <w:sz w:val="16"/>
              </w:rPr>
            </w:pPr>
            <w:r>
              <w:rPr>
                <w:rFonts w:ascii="Arial" w:hAnsi="Arial"/>
                <w:sz w:val="16"/>
              </w:rPr>
              <w:t>Transmission 3-4 Upshift Pressure Adapts</w:t>
            </w:r>
          </w:p>
        </w:tc>
        <w:tc>
          <w:tcPr>
            <w:tcW w:w="720" w:type="dxa"/>
            <w:tcBorders>
              <w:top w:val="nil"/>
            </w:tcBorders>
          </w:tcPr>
          <w:p w:rsidR="00FF4F2F" w:rsidRDefault="00FF4F2F">
            <w:pPr>
              <w:jc w:val="right"/>
              <w:rPr>
                <w:rFonts w:ascii="Arial" w:hAnsi="Arial"/>
                <w:sz w:val="16"/>
              </w:rPr>
            </w:pPr>
            <w:r>
              <w:rPr>
                <w:rFonts w:ascii="Arial" w:hAnsi="Arial"/>
                <w:sz w:val="16"/>
              </w:rPr>
              <w:t>17</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3</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4</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5</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6</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8</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9</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10</w:t>
            </w:r>
          </w:p>
        </w:tc>
        <w:tc>
          <w:tcPr>
            <w:tcW w:w="720"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11</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12</w:t>
            </w:r>
          </w:p>
        </w:tc>
        <w:tc>
          <w:tcPr>
            <w:tcW w:w="720"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13</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14</w:t>
            </w:r>
          </w:p>
        </w:tc>
        <w:tc>
          <w:tcPr>
            <w:tcW w:w="720"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15</w:t>
            </w:r>
          </w:p>
        </w:tc>
        <w:tc>
          <w:tcPr>
            <w:tcW w:w="720" w:type="dxa"/>
            <w:tcBorders>
              <w:top w:val="nil"/>
            </w:tcBorders>
          </w:tcPr>
          <w:p w:rsidR="00FF4F2F" w:rsidRDefault="00FF4F2F">
            <w:pPr>
              <w:jc w:val="right"/>
              <w:rPr>
                <w:rFonts w:ascii="Arial" w:hAnsi="Arial"/>
                <w:sz w:val="16"/>
              </w:rPr>
            </w:pPr>
            <w:r>
              <w:rPr>
                <w:rFonts w:ascii="Arial" w:hAnsi="Arial"/>
                <w:sz w:val="16"/>
              </w:rPr>
              <w:t>15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Pressure Adapt Cell 16</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bl>
    <w:p w:rsidR="00FF4F2F" w:rsidRDefault="00FF4F2F"/>
    <w:p w:rsidR="00FF4F2F" w:rsidRDefault="00FF4F2F">
      <w:r>
        <w:t>This DID contains the transmission 3-4 upshift pressure adapts as a function of shift torque.</w:t>
      </w:r>
    </w:p>
    <w:p w:rsidR="00FF4F2F" w:rsidRDefault="00FF4F2F">
      <w:pPr>
        <w:keepNext w:val="0"/>
        <w:keepLines w:val="0"/>
      </w:pPr>
    </w:p>
    <w:p w:rsidR="00FF4F2F" w:rsidRDefault="00FF4F2F">
      <w:pPr>
        <w:pStyle w:val="Heading3"/>
      </w:pPr>
      <w:bookmarkStart w:id="1065" w:name="_Toc223513280"/>
      <w:r>
        <w:lastRenderedPageBreak/>
        <w:t>SPRR – DID $44 – Transmission 4-5 Upshift Pressure Adapts</w:t>
      </w:r>
      <w:bookmarkEnd w:id="106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$44</w:t>
            </w:r>
          </w:p>
        </w:tc>
        <w:tc>
          <w:tcPr>
            <w:tcW w:w="2592" w:type="dxa"/>
            <w:tcBorders>
              <w:top w:val="nil"/>
            </w:tcBorders>
          </w:tcPr>
          <w:p w:rsidR="00FF4F2F" w:rsidRDefault="00FF4F2F">
            <w:pPr>
              <w:rPr>
                <w:rFonts w:ascii="Arial" w:hAnsi="Arial"/>
                <w:sz w:val="16"/>
              </w:rPr>
            </w:pPr>
            <w:r>
              <w:rPr>
                <w:rFonts w:ascii="Arial" w:hAnsi="Arial"/>
                <w:sz w:val="16"/>
              </w:rPr>
              <w:t>Transmission 4-5 Upshift Pressure Adapts</w:t>
            </w:r>
          </w:p>
        </w:tc>
        <w:tc>
          <w:tcPr>
            <w:tcW w:w="720" w:type="dxa"/>
            <w:tcBorders>
              <w:top w:val="nil"/>
            </w:tcBorders>
          </w:tcPr>
          <w:p w:rsidR="00FF4F2F" w:rsidRDefault="00FF4F2F">
            <w:pPr>
              <w:jc w:val="right"/>
              <w:rPr>
                <w:rFonts w:ascii="Arial" w:hAnsi="Arial"/>
                <w:sz w:val="16"/>
              </w:rPr>
            </w:pPr>
            <w:r>
              <w:rPr>
                <w:rFonts w:ascii="Arial" w:hAnsi="Arial"/>
                <w:sz w:val="16"/>
              </w:rPr>
              <w:t>17</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0</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2</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3</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4</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5</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6</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8</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9</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10</w:t>
            </w:r>
          </w:p>
        </w:tc>
        <w:tc>
          <w:tcPr>
            <w:tcW w:w="720"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11</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12</w:t>
            </w:r>
          </w:p>
        </w:tc>
        <w:tc>
          <w:tcPr>
            <w:tcW w:w="720"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13</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14</w:t>
            </w:r>
          </w:p>
        </w:tc>
        <w:tc>
          <w:tcPr>
            <w:tcW w:w="720"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15</w:t>
            </w:r>
          </w:p>
        </w:tc>
        <w:tc>
          <w:tcPr>
            <w:tcW w:w="720" w:type="dxa"/>
            <w:tcBorders>
              <w:top w:val="nil"/>
            </w:tcBorders>
          </w:tcPr>
          <w:p w:rsidR="00FF4F2F" w:rsidRDefault="00FF4F2F">
            <w:pPr>
              <w:jc w:val="right"/>
              <w:rPr>
                <w:rFonts w:ascii="Arial" w:hAnsi="Arial"/>
                <w:sz w:val="16"/>
              </w:rPr>
            </w:pPr>
            <w:r>
              <w:rPr>
                <w:rFonts w:ascii="Arial" w:hAnsi="Arial"/>
                <w:sz w:val="16"/>
              </w:rPr>
              <w:t>15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Pressure Adapt Cell 16</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-256 - 254 kPa</w:t>
            </w:r>
          </w:p>
        </w:tc>
        <w:tc>
          <w:tcPr>
            <w:tcW w:w="2016" w:type="dxa"/>
            <w:tcBorders>
              <w:top w:val="nil"/>
            </w:tcBorders>
          </w:tcPr>
          <w:p w:rsidR="00FF4F2F" w:rsidRDefault="00FF4F2F">
            <w:pPr>
              <w:rPr>
                <w:rFonts w:ascii="Arial" w:hAnsi="Arial"/>
                <w:sz w:val="16"/>
              </w:rPr>
            </w:pPr>
            <w:r>
              <w:rPr>
                <w:rFonts w:ascii="Arial" w:hAnsi="Arial"/>
                <w:sz w:val="16"/>
              </w:rPr>
              <w:t>E = N * 2</w:t>
            </w:r>
          </w:p>
        </w:tc>
      </w:tr>
    </w:tbl>
    <w:p w:rsidR="00FF4F2F" w:rsidRDefault="00FF4F2F"/>
    <w:p w:rsidR="00FF4F2F" w:rsidRDefault="00FF4F2F">
      <w:r>
        <w:t>This DID contains the transmission 4-5 upshift pressure adapts as a function of shift torque.</w:t>
      </w:r>
    </w:p>
    <w:p w:rsidR="00FF4F2F" w:rsidRDefault="00FF4F2F">
      <w:pPr>
        <w:keepNext w:val="0"/>
        <w:keepLines w:val="0"/>
      </w:pPr>
    </w:p>
    <w:p w:rsidR="00FF4F2F" w:rsidRDefault="00FF4F2F">
      <w:pPr>
        <w:pStyle w:val="Heading3"/>
      </w:pPr>
      <w:bookmarkStart w:id="1066" w:name="_Toc223513281"/>
      <w:r>
        <w:lastRenderedPageBreak/>
        <w:t>TPCR – DID $48 – Line Pressure Learned Characteristics</w:t>
      </w:r>
      <w:bookmarkEnd w:id="106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$48</w:t>
            </w:r>
          </w:p>
        </w:tc>
        <w:tc>
          <w:tcPr>
            <w:tcW w:w="2592" w:type="dxa"/>
            <w:tcBorders>
              <w:top w:val="nil"/>
            </w:tcBorders>
          </w:tcPr>
          <w:p w:rsidR="00FF4F2F" w:rsidRDefault="00FF4F2F">
            <w:pPr>
              <w:rPr>
                <w:rFonts w:ascii="Arial" w:hAnsi="Arial"/>
                <w:sz w:val="16"/>
              </w:rPr>
            </w:pPr>
            <w:r>
              <w:rPr>
                <w:rFonts w:ascii="Arial" w:hAnsi="Arial"/>
                <w:sz w:val="16"/>
              </w:rPr>
              <w:t>Line Pressure Learned Characteristics</w:t>
            </w:r>
          </w:p>
        </w:tc>
        <w:tc>
          <w:tcPr>
            <w:tcW w:w="720"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Minimum Line Pressure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0 - 4095.9375 kPa</w:t>
            </w:r>
          </w:p>
        </w:tc>
        <w:tc>
          <w:tcPr>
            <w:tcW w:w="2016" w:type="dxa"/>
            <w:tcBorders>
              <w:top w:val="nil"/>
            </w:tcBorders>
          </w:tcPr>
          <w:p w:rsidR="00FF4F2F" w:rsidRDefault="00FF4F2F">
            <w:pPr>
              <w:rPr>
                <w:rFonts w:ascii="Arial" w:hAnsi="Arial"/>
                <w:sz w:val="16"/>
              </w:rPr>
            </w:pPr>
            <w:r>
              <w:rPr>
                <w:rFonts w:ascii="Arial" w:hAnsi="Arial"/>
                <w:sz w:val="16"/>
              </w:rPr>
              <w:t>E = N * 0.0625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Engine Speed to Achieve First Maximum Line Pressure Point</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0 - 8191.875 rpm</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Minimum Line Pressure Knee Engine Speed</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0 - 8191.875 rpm</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Maximum Line Pressure</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0 - 4095.9375 kPa</w:t>
            </w:r>
          </w:p>
        </w:tc>
        <w:tc>
          <w:tcPr>
            <w:tcW w:w="2016" w:type="dxa"/>
            <w:tcBorders>
              <w:top w:val="nil"/>
            </w:tcBorders>
          </w:tcPr>
          <w:p w:rsidR="00FF4F2F" w:rsidRDefault="00FF4F2F">
            <w:pPr>
              <w:rPr>
                <w:rFonts w:ascii="Arial" w:hAnsi="Arial"/>
                <w:sz w:val="16"/>
              </w:rPr>
            </w:pPr>
            <w:r>
              <w:rPr>
                <w:rFonts w:ascii="Arial" w:hAnsi="Arial"/>
                <w:sz w:val="16"/>
              </w:rPr>
              <w:t>E = N * 0.0625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Engine Speed to Achieve Last Minimum Line Pressure Point</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0 - 8191.875 rpm</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Maximum Line Pressure Knee Engine Speed</w:t>
            </w:r>
          </w:p>
        </w:tc>
        <w:tc>
          <w:tcPr>
            <w:tcW w:w="720"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0 - 8191.875 rpm</w:t>
            </w:r>
          </w:p>
        </w:tc>
        <w:tc>
          <w:tcPr>
            <w:tcW w:w="2016"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DID is used to set various line pressure characteristics that are learned during C2C final test.</w:t>
      </w:r>
    </w:p>
    <w:p w:rsidR="00FF4F2F" w:rsidRDefault="00FF4F2F">
      <w:pPr>
        <w:keepNext w:val="0"/>
        <w:keepLines w:val="0"/>
      </w:pPr>
    </w:p>
    <w:p w:rsidR="00FF4F2F" w:rsidRDefault="00FF4F2F">
      <w:pPr>
        <w:pStyle w:val="Heading3"/>
      </w:pPr>
      <w:bookmarkStart w:id="1067" w:name="_Toc223513282"/>
      <w:r>
        <w:t>TQTR – DID $49 – Torque Converter Learned Characteristics</w:t>
      </w:r>
      <w:bookmarkEnd w:id="106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$49</w:t>
            </w:r>
          </w:p>
        </w:tc>
        <w:tc>
          <w:tcPr>
            <w:tcW w:w="2592" w:type="dxa"/>
            <w:tcBorders>
              <w:top w:val="nil"/>
            </w:tcBorders>
          </w:tcPr>
          <w:p w:rsidR="00FF4F2F" w:rsidRDefault="00FF4F2F">
            <w:pPr>
              <w:rPr>
                <w:rFonts w:ascii="Arial" w:hAnsi="Arial"/>
                <w:sz w:val="16"/>
              </w:rPr>
            </w:pPr>
            <w:r>
              <w:rPr>
                <w:rFonts w:ascii="Arial" w:hAnsi="Arial"/>
                <w:sz w:val="16"/>
              </w:rPr>
              <w:t>Torque Converter Learned Characteristics</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544"/>
        <w:gridCol w:w="624"/>
        <w:gridCol w:w="720"/>
        <w:gridCol w:w="720"/>
        <w:gridCol w:w="720"/>
        <w:gridCol w:w="2016"/>
        <w:gridCol w:w="2016"/>
      </w:tblGrid>
      <w:tr w:rsidR="00FF4F2F">
        <w:trPr>
          <w:cantSplit/>
          <w:jc w:val="center"/>
        </w:trPr>
        <w:tc>
          <w:tcPr>
            <w:tcW w:w="2544" w:type="dxa"/>
            <w:tcBorders>
              <w:bottom w:val="single" w:sz="6" w:space="0" w:color="000000"/>
            </w:tcBorders>
          </w:tcPr>
          <w:p w:rsidR="00FF4F2F" w:rsidRDefault="00FF4F2F">
            <w:pPr>
              <w:jc w:val="center"/>
              <w:rPr>
                <w:b/>
                <w:sz w:val="16"/>
              </w:rPr>
            </w:pPr>
            <w:r>
              <w:rPr>
                <w:b/>
                <w:sz w:val="16"/>
              </w:rPr>
              <w:t>Signal</w:t>
            </w:r>
          </w:p>
        </w:tc>
        <w:tc>
          <w:tcPr>
            <w:tcW w:w="624" w:type="dxa"/>
            <w:tcBorders>
              <w:bottom w:val="single" w:sz="6" w:space="0" w:color="000000"/>
            </w:tcBorders>
          </w:tcPr>
          <w:p w:rsidR="00FF4F2F" w:rsidRDefault="00FF4F2F">
            <w:pPr>
              <w:jc w:val="center"/>
              <w:rPr>
                <w:b/>
                <w:sz w:val="16"/>
              </w:rPr>
            </w:pPr>
            <w:r>
              <w:rPr>
                <w:b/>
                <w:sz w:val="16"/>
              </w:rPr>
              <w:t>Start Byte</w:t>
            </w:r>
          </w:p>
        </w:tc>
        <w:tc>
          <w:tcPr>
            <w:tcW w:w="720" w:type="dxa"/>
            <w:tcBorders>
              <w:bottom w:val="single" w:sz="6" w:space="0" w:color="000000"/>
            </w:tcBorders>
          </w:tcPr>
          <w:p w:rsidR="00FF4F2F" w:rsidRDefault="00FF4F2F">
            <w:pPr>
              <w:jc w:val="center"/>
              <w:rPr>
                <w:b/>
                <w:sz w:val="16"/>
              </w:rPr>
            </w:pPr>
            <w:r>
              <w:rPr>
                <w:b/>
                <w:sz w:val="16"/>
              </w:rPr>
              <w:t>Start Bit</w:t>
            </w:r>
          </w:p>
        </w:tc>
        <w:tc>
          <w:tcPr>
            <w:tcW w:w="720" w:type="dxa"/>
            <w:tcBorders>
              <w:bottom w:val="single" w:sz="6" w:space="0" w:color="000000"/>
            </w:tcBorders>
          </w:tcPr>
          <w:p w:rsidR="00FF4F2F" w:rsidRDefault="00FF4F2F">
            <w:pPr>
              <w:jc w:val="center"/>
              <w:rPr>
                <w:b/>
                <w:sz w:val="16"/>
              </w:rPr>
            </w:pPr>
            <w:r>
              <w:rPr>
                <w:b/>
                <w:sz w:val="16"/>
              </w:rPr>
              <w:t>Length (Bits)</w:t>
            </w:r>
          </w:p>
        </w:tc>
        <w:tc>
          <w:tcPr>
            <w:tcW w:w="720" w:type="dxa"/>
            <w:tcBorders>
              <w:bottom w:val="single" w:sz="6" w:space="0" w:color="000000"/>
            </w:tcBorders>
          </w:tcPr>
          <w:p w:rsidR="00FF4F2F" w:rsidRDefault="00FF4F2F">
            <w:pPr>
              <w:jc w:val="center"/>
              <w:rPr>
                <w:b/>
                <w:sz w:val="16"/>
              </w:rPr>
            </w:pPr>
            <w:r>
              <w:rPr>
                <w:b/>
                <w:sz w:val="16"/>
              </w:rPr>
              <w:t>Data Type</w:t>
            </w:r>
          </w:p>
        </w:tc>
        <w:tc>
          <w:tcPr>
            <w:tcW w:w="2016" w:type="dxa"/>
            <w:tcBorders>
              <w:bottom w:val="single" w:sz="6" w:space="0" w:color="000000"/>
            </w:tcBorders>
          </w:tcPr>
          <w:p w:rsidR="00FF4F2F" w:rsidRDefault="00FF4F2F">
            <w:pPr>
              <w:jc w:val="center"/>
              <w:rPr>
                <w:b/>
                <w:sz w:val="16"/>
              </w:rPr>
            </w:pPr>
            <w:r>
              <w:rPr>
                <w:b/>
                <w:sz w:val="16"/>
              </w:rPr>
              <w:t>Range</w:t>
            </w:r>
          </w:p>
        </w:tc>
        <w:tc>
          <w:tcPr>
            <w:tcW w:w="2016" w:type="dxa"/>
            <w:tcBorders>
              <w:bottom w:val="single" w:sz="6" w:space="0" w:color="000000"/>
            </w:tcBorders>
          </w:tcPr>
          <w:p w:rsidR="00FF4F2F" w:rsidRDefault="00FF4F2F">
            <w:pPr>
              <w:jc w:val="center"/>
              <w:rPr>
                <w:b/>
                <w:sz w:val="16"/>
              </w:rPr>
            </w:pPr>
            <w:r>
              <w:rPr>
                <w:b/>
                <w:sz w:val="16"/>
              </w:rPr>
              <w:t>Conversion</w:t>
            </w:r>
          </w:p>
        </w:tc>
      </w:tr>
      <w:tr w:rsidR="00FF4F2F">
        <w:trPr>
          <w:cantSplit/>
          <w:trHeight w:val="546"/>
          <w:jc w:val="center"/>
        </w:trPr>
        <w:tc>
          <w:tcPr>
            <w:tcW w:w="2544" w:type="dxa"/>
            <w:tcBorders>
              <w:top w:val="single" w:sz="6" w:space="0" w:color="000000"/>
              <w:left w:val="single" w:sz="12" w:space="0" w:color="000000"/>
              <w:bottom w:val="single" w:sz="6" w:space="0" w:color="000000"/>
            </w:tcBorders>
          </w:tcPr>
          <w:p w:rsidR="00FF4F2F" w:rsidRDefault="00FF4F2F">
            <w:pPr>
              <w:rPr>
                <w:rFonts w:ascii="Arial" w:hAnsi="Arial"/>
                <w:sz w:val="16"/>
              </w:rPr>
            </w:pPr>
            <w:r>
              <w:rPr>
                <w:rFonts w:ascii="Arial" w:hAnsi="Arial"/>
                <w:sz w:val="16"/>
              </w:rPr>
              <w:t>Transmission Torque Converter K Factor – Low Torque</w:t>
            </w:r>
          </w:p>
        </w:tc>
        <w:tc>
          <w:tcPr>
            <w:tcW w:w="624"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0</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7</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16</w:t>
            </w:r>
          </w:p>
        </w:tc>
        <w:tc>
          <w:tcPr>
            <w:tcW w:w="720" w:type="dxa"/>
            <w:tcBorders>
              <w:top w:val="single" w:sz="6" w:space="0" w:color="000000"/>
              <w:bottom w:val="single" w:sz="6" w:space="0" w:color="000000"/>
            </w:tcBorders>
          </w:tcPr>
          <w:p w:rsidR="00FF4F2F" w:rsidRDefault="00FF4F2F">
            <w:pPr>
              <w:pStyle w:val="FootnoteText"/>
              <w:rPr>
                <w:rFonts w:ascii="Arial" w:hAnsi="Arial"/>
              </w:rPr>
            </w:pPr>
            <w:r>
              <w:rPr>
                <w:rFonts w:ascii="Arial" w:hAnsi="Arial"/>
              </w:rPr>
              <w:t>UNM</w:t>
            </w:r>
          </w:p>
        </w:tc>
        <w:tc>
          <w:tcPr>
            <w:tcW w:w="2016"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0 - 1023.984375</w:t>
            </w:r>
          </w:p>
        </w:tc>
        <w:tc>
          <w:tcPr>
            <w:tcW w:w="2016" w:type="dxa"/>
            <w:tcBorders>
              <w:top w:val="single" w:sz="6" w:space="0" w:color="000000"/>
              <w:bottom w:val="single" w:sz="6" w:space="0" w:color="000000"/>
              <w:right w:val="single" w:sz="12" w:space="0" w:color="000000"/>
            </w:tcBorders>
          </w:tcPr>
          <w:p w:rsidR="00FF4F2F" w:rsidRDefault="00FF4F2F">
            <w:pPr>
              <w:rPr>
                <w:rFonts w:ascii="Arial" w:hAnsi="Arial"/>
                <w:sz w:val="16"/>
              </w:rPr>
            </w:pPr>
            <w:r>
              <w:rPr>
                <w:rFonts w:ascii="Arial" w:hAnsi="Arial"/>
                <w:sz w:val="16"/>
              </w:rPr>
              <w:t>E = N * 0.015625</w:t>
            </w:r>
          </w:p>
        </w:tc>
      </w:tr>
      <w:tr w:rsidR="00FF4F2F">
        <w:trPr>
          <w:cantSplit/>
          <w:trHeight w:val="546"/>
          <w:jc w:val="center"/>
        </w:trPr>
        <w:tc>
          <w:tcPr>
            <w:tcW w:w="2544"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Transmission Torque Converter K Factor – High Torque</w:t>
            </w:r>
          </w:p>
        </w:tc>
        <w:tc>
          <w:tcPr>
            <w:tcW w:w="624"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2</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7</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16</w:t>
            </w:r>
          </w:p>
        </w:tc>
        <w:tc>
          <w:tcPr>
            <w:tcW w:w="720" w:type="dxa"/>
            <w:tcBorders>
              <w:top w:val="single" w:sz="6" w:space="0" w:color="000000"/>
              <w:bottom w:val="single" w:sz="6" w:space="0" w:color="000000"/>
            </w:tcBorders>
          </w:tcPr>
          <w:p w:rsidR="00FF4F2F" w:rsidRDefault="00FF4F2F">
            <w:pPr>
              <w:pStyle w:val="FootnoteText"/>
              <w:rPr>
                <w:rFonts w:ascii="Arial" w:hAnsi="Arial"/>
              </w:rPr>
            </w:pPr>
            <w:r>
              <w:rPr>
                <w:rFonts w:ascii="Arial" w:hAnsi="Arial"/>
              </w:rPr>
              <w:t>UNM</w:t>
            </w:r>
          </w:p>
        </w:tc>
        <w:tc>
          <w:tcPr>
            <w:tcW w:w="2016"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0 - 1023.984375</w:t>
            </w:r>
          </w:p>
        </w:tc>
        <w:tc>
          <w:tcPr>
            <w:tcW w:w="2016"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E = N * 0.015625</w:t>
            </w:r>
          </w:p>
        </w:tc>
      </w:tr>
      <w:tr w:rsidR="00FF4F2F">
        <w:trPr>
          <w:cantSplit/>
          <w:jc w:val="center"/>
        </w:trPr>
        <w:tc>
          <w:tcPr>
            <w:tcW w:w="2544" w:type="dxa"/>
            <w:tcBorders>
              <w:top w:val="single" w:sz="6" w:space="0" w:color="000000"/>
              <w:bottom w:val="single" w:sz="6" w:space="0" w:color="000000"/>
            </w:tcBorders>
          </w:tcPr>
          <w:p w:rsidR="00FF4F2F" w:rsidRDefault="00FF4F2F">
            <w:pPr>
              <w:pStyle w:val="FootnoteText"/>
              <w:rPr>
                <w:rFonts w:ascii="Arial" w:hAnsi="Arial" w:cs="Arial"/>
              </w:rPr>
            </w:pPr>
            <w:r>
              <w:rPr>
                <w:rFonts w:ascii="Arial" w:hAnsi="Arial" w:cs="Arial"/>
              </w:rPr>
              <w:t>Transmission EOL Program Complete</w:t>
            </w:r>
          </w:p>
        </w:tc>
        <w:tc>
          <w:tcPr>
            <w:tcW w:w="624"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4</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7</w:t>
            </w:r>
          </w:p>
        </w:tc>
        <w:tc>
          <w:tcPr>
            <w:tcW w:w="720"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1</w:t>
            </w:r>
          </w:p>
        </w:tc>
        <w:tc>
          <w:tcPr>
            <w:tcW w:w="720" w:type="dxa"/>
            <w:tcBorders>
              <w:top w:val="single" w:sz="6" w:space="0" w:color="000000"/>
              <w:bottom w:val="single" w:sz="6" w:space="0" w:color="000000"/>
            </w:tcBorders>
          </w:tcPr>
          <w:p w:rsidR="00FF4F2F" w:rsidRDefault="00FF4F2F">
            <w:pPr>
              <w:pStyle w:val="FootnoteText"/>
              <w:rPr>
                <w:rFonts w:ascii="Arial" w:hAnsi="Arial"/>
              </w:rPr>
            </w:pPr>
            <w:r>
              <w:rPr>
                <w:rFonts w:ascii="Arial" w:hAnsi="Arial"/>
              </w:rPr>
              <w:t>BLN</w:t>
            </w:r>
          </w:p>
        </w:tc>
        <w:tc>
          <w:tcPr>
            <w:tcW w:w="2016"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N/A</w:t>
            </w:r>
          </w:p>
        </w:tc>
        <w:tc>
          <w:tcPr>
            <w:tcW w:w="2016"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544" w:type="dxa"/>
            <w:tcBorders>
              <w:top w:val="single" w:sz="6" w:space="0" w:color="000000"/>
            </w:tcBorders>
          </w:tcPr>
          <w:p w:rsidR="00FF4F2F" w:rsidRDefault="00FF4F2F">
            <w:pPr>
              <w:rPr>
                <w:rFonts w:ascii="Arial" w:hAnsi="Arial"/>
                <w:sz w:val="16"/>
              </w:rPr>
            </w:pPr>
            <w:r>
              <w:rPr>
                <w:rFonts w:ascii="Arial" w:hAnsi="Arial"/>
                <w:sz w:val="16"/>
              </w:rPr>
              <w:t>Reserved</w:t>
            </w:r>
          </w:p>
        </w:tc>
        <w:tc>
          <w:tcPr>
            <w:tcW w:w="624" w:type="dxa"/>
            <w:tcBorders>
              <w:top w:val="single" w:sz="6" w:space="0" w:color="000000"/>
            </w:tcBorders>
          </w:tcPr>
          <w:p w:rsidR="00FF4F2F" w:rsidRDefault="00FF4F2F">
            <w:pPr>
              <w:jc w:val="right"/>
            </w:pPr>
            <w:r>
              <w:rPr>
                <w:rFonts w:ascii="Arial" w:hAnsi="Arial"/>
                <w:sz w:val="16"/>
              </w:rPr>
              <w:t>4</w:t>
            </w:r>
          </w:p>
        </w:tc>
        <w:tc>
          <w:tcPr>
            <w:tcW w:w="720" w:type="dxa"/>
            <w:tcBorders>
              <w:top w:val="single" w:sz="6" w:space="0" w:color="000000"/>
            </w:tcBorders>
          </w:tcPr>
          <w:p w:rsidR="00FF4F2F" w:rsidRDefault="00FF4F2F">
            <w:pPr>
              <w:jc w:val="right"/>
              <w:rPr>
                <w:rFonts w:ascii="Arial" w:hAnsi="Arial"/>
                <w:sz w:val="16"/>
              </w:rPr>
            </w:pPr>
            <w:r>
              <w:rPr>
                <w:rFonts w:ascii="Arial" w:hAnsi="Arial"/>
                <w:sz w:val="16"/>
              </w:rPr>
              <w:t>6</w:t>
            </w:r>
          </w:p>
        </w:tc>
        <w:tc>
          <w:tcPr>
            <w:tcW w:w="720" w:type="dxa"/>
            <w:tcBorders>
              <w:top w:val="single" w:sz="6" w:space="0" w:color="000000"/>
            </w:tcBorders>
          </w:tcPr>
          <w:p w:rsidR="00FF4F2F" w:rsidRDefault="00FF4F2F">
            <w:pPr>
              <w:jc w:val="right"/>
              <w:rPr>
                <w:rFonts w:ascii="Arial" w:hAnsi="Arial"/>
                <w:sz w:val="16"/>
              </w:rPr>
            </w:pPr>
            <w:r>
              <w:rPr>
                <w:rFonts w:ascii="Arial" w:hAnsi="Arial"/>
                <w:sz w:val="16"/>
              </w:rPr>
              <w:t>1</w:t>
            </w:r>
          </w:p>
        </w:tc>
        <w:tc>
          <w:tcPr>
            <w:tcW w:w="720" w:type="dxa"/>
            <w:tcBorders>
              <w:top w:val="single" w:sz="6" w:space="0" w:color="000000"/>
            </w:tcBorders>
          </w:tcPr>
          <w:p w:rsidR="00FF4F2F" w:rsidRDefault="00FF4F2F">
            <w:pPr>
              <w:pStyle w:val="FootnoteText"/>
              <w:rPr>
                <w:rFonts w:ascii="Arial" w:hAnsi="Arial"/>
              </w:rPr>
            </w:pPr>
          </w:p>
        </w:tc>
        <w:tc>
          <w:tcPr>
            <w:tcW w:w="2016" w:type="dxa"/>
            <w:tcBorders>
              <w:top w:val="single" w:sz="6" w:space="0" w:color="000000"/>
            </w:tcBorders>
          </w:tcPr>
          <w:p w:rsidR="00FF4F2F" w:rsidRDefault="00FF4F2F">
            <w:pPr>
              <w:rPr>
                <w:rFonts w:ascii="Arial" w:hAnsi="Arial"/>
                <w:sz w:val="16"/>
              </w:rPr>
            </w:pPr>
          </w:p>
        </w:tc>
        <w:tc>
          <w:tcPr>
            <w:tcW w:w="2016" w:type="dxa"/>
            <w:tcBorders>
              <w:top w:val="single" w:sz="6" w:space="0" w:color="000000"/>
            </w:tcBorders>
          </w:tcPr>
          <w:p w:rsidR="00FF4F2F" w:rsidRDefault="00FF4F2F">
            <w:pPr>
              <w:rPr>
                <w:rFonts w:ascii="Arial" w:hAnsi="Arial"/>
                <w:sz w:val="16"/>
              </w:rPr>
            </w:pPr>
          </w:p>
        </w:tc>
      </w:tr>
      <w:tr w:rsidR="00FF4F2F">
        <w:trPr>
          <w:cantSplit/>
          <w:jc w:val="center"/>
        </w:trPr>
        <w:tc>
          <w:tcPr>
            <w:tcW w:w="2544" w:type="dxa"/>
            <w:tcBorders>
              <w:top w:val="nil"/>
            </w:tcBorders>
          </w:tcPr>
          <w:p w:rsidR="00FF4F2F" w:rsidRDefault="00FF4F2F">
            <w:pPr>
              <w:rPr>
                <w:rFonts w:ascii="Arial" w:hAnsi="Arial"/>
                <w:sz w:val="16"/>
              </w:rPr>
            </w:pPr>
            <w:r>
              <w:rPr>
                <w:rFonts w:ascii="Arial" w:hAnsi="Arial"/>
                <w:sz w:val="16"/>
              </w:rPr>
              <w:t>Reserved</w:t>
            </w:r>
          </w:p>
        </w:tc>
        <w:tc>
          <w:tcPr>
            <w:tcW w:w="624" w:type="dxa"/>
            <w:tcBorders>
              <w:top w:val="nil"/>
            </w:tcBorders>
          </w:tcPr>
          <w:p w:rsidR="00FF4F2F" w:rsidRDefault="00FF4F2F">
            <w:pPr>
              <w:jc w:val="right"/>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544" w:type="dxa"/>
            <w:tcBorders>
              <w:top w:val="nil"/>
            </w:tcBorders>
          </w:tcPr>
          <w:p w:rsidR="00FF4F2F" w:rsidRDefault="00FF4F2F">
            <w:pPr>
              <w:rPr>
                <w:rFonts w:ascii="Arial" w:hAnsi="Arial"/>
                <w:sz w:val="16"/>
              </w:rPr>
            </w:pPr>
            <w:r>
              <w:rPr>
                <w:rFonts w:ascii="Arial" w:hAnsi="Arial"/>
                <w:sz w:val="16"/>
              </w:rPr>
              <w:t>Reserved</w:t>
            </w:r>
          </w:p>
        </w:tc>
        <w:tc>
          <w:tcPr>
            <w:tcW w:w="624" w:type="dxa"/>
            <w:tcBorders>
              <w:top w:val="nil"/>
            </w:tcBorders>
          </w:tcPr>
          <w:p w:rsidR="00FF4F2F" w:rsidRDefault="00FF4F2F">
            <w:pPr>
              <w:jc w:val="right"/>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544" w:type="dxa"/>
            <w:tcBorders>
              <w:top w:val="nil"/>
            </w:tcBorders>
          </w:tcPr>
          <w:p w:rsidR="00FF4F2F" w:rsidRDefault="00FF4F2F">
            <w:pPr>
              <w:rPr>
                <w:rFonts w:ascii="Arial" w:hAnsi="Arial"/>
                <w:sz w:val="16"/>
              </w:rPr>
            </w:pPr>
            <w:r>
              <w:rPr>
                <w:rFonts w:ascii="Arial" w:hAnsi="Arial"/>
                <w:sz w:val="16"/>
              </w:rPr>
              <w:t>Reserved</w:t>
            </w:r>
          </w:p>
        </w:tc>
        <w:tc>
          <w:tcPr>
            <w:tcW w:w="624" w:type="dxa"/>
            <w:tcBorders>
              <w:top w:val="nil"/>
            </w:tcBorders>
          </w:tcPr>
          <w:p w:rsidR="00FF4F2F" w:rsidRDefault="00FF4F2F">
            <w:pPr>
              <w:jc w:val="right"/>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544" w:type="dxa"/>
            <w:tcBorders>
              <w:top w:val="nil"/>
            </w:tcBorders>
          </w:tcPr>
          <w:p w:rsidR="00FF4F2F" w:rsidRDefault="00FF4F2F">
            <w:pPr>
              <w:rPr>
                <w:rFonts w:ascii="Arial" w:hAnsi="Arial"/>
                <w:sz w:val="16"/>
              </w:rPr>
            </w:pPr>
            <w:r>
              <w:rPr>
                <w:rFonts w:ascii="Arial" w:hAnsi="Arial"/>
                <w:sz w:val="16"/>
              </w:rPr>
              <w:t>Reserved</w:t>
            </w:r>
          </w:p>
        </w:tc>
        <w:tc>
          <w:tcPr>
            <w:tcW w:w="624" w:type="dxa"/>
            <w:tcBorders>
              <w:top w:val="nil"/>
            </w:tcBorders>
          </w:tcPr>
          <w:p w:rsidR="00FF4F2F" w:rsidRDefault="00FF4F2F">
            <w:pPr>
              <w:jc w:val="right"/>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544" w:type="dxa"/>
            <w:tcBorders>
              <w:top w:val="nil"/>
            </w:tcBorders>
          </w:tcPr>
          <w:p w:rsidR="00FF4F2F" w:rsidRDefault="00FF4F2F">
            <w:pPr>
              <w:rPr>
                <w:rFonts w:ascii="Arial" w:hAnsi="Arial"/>
                <w:sz w:val="16"/>
              </w:rPr>
            </w:pPr>
            <w:r>
              <w:rPr>
                <w:rFonts w:ascii="Arial" w:hAnsi="Arial"/>
                <w:sz w:val="16"/>
              </w:rPr>
              <w:t>Reserved</w:t>
            </w:r>
          </w:p>
        </w:tc>
        <w:tc>
          <w:tcPr>
            <w:tcW w:w="624" w:type="dxa"/>
            <w:tcBorders>
              <w:top w:val="nil"/>
            </w:tcBorders>
          </w:tcPr>
          <w:p w:rsidR="00FF4F2F" w:rsidRDefault="00FF4F2F">
            <w:pPr>
              <w:jc w:val="right"/>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544" w:type="dxa"/>
            <w:tcBorders>
              <w:top w:val="nil"/>
            </w:tcBorders>
          </w:tcPr>
          <w:p w:rsidR="00FF4F2F" w:rsidRDefault="00FF4F2F">
            <w:pPr>
              <w:rPr>
                <w:rFonts w:ascii="Arial" w:hAnsi="Arial"/>
                <w:sz w:val="16"/>
              </w:rPr>
            </w:pPr>
            <w:r>
              <w:rPr>
                <w:rFonts w:ascii="Arial" w:hAnsi="Arial"/>
                <w:sz w:val="16"/>
              </w:rPr>
              <w:t>Reserved</w:t>
            </w:r>
          </w:p>
        </w:tc>
        <w:tc>
          <w:tcPr>
            <w:tcW w:w="624" w:type="dxa"/>
            <w:tcBorders>
              <w:top w:val="nil"/>
            </w:tcBorders>
          </w:tcPr>
          <w:p w:rsidR="00FF4F2F" w:rsidRDefault="00FF4F2F">
            <w:pPr>
              <w:jc w:val="right"/>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bl>
    <w:p w:rsidR="00FF4F2F" w:rsidRDefault="00FF4F2F"/>
    <w:p w:rsidR="00FF4F2F" w:rsidRDefault="00FF4F2F">
      <w:r>
        <w:t>This DID is used to set various Transmission characteristics that are learned during C2C final test and in plant testing.</w:t>
      </w:r>
    </w:p>
    <w:p w:rsidR="00FF4F2F" w:rsidRDefault="00FF4F2F"/>
    <w:p w:rsidR="00FF4F2F" w:rsidRDefault="00FF4F2F">
      <w:r>
        <w:t>Transmission Torque Converter K-Factor represents the K-Factor of the transmission torque converter as measured at the EOL transmission assembly for both low torque low engine speed, and high torque high engine speed.</w:t>
      </w:r>
    </w:p>
    <w:p w:rsidR="00FF4F2F" w:rsidRDefault="00FF4F2F"/>
    <w:p w:rsidR="00FF4F2F" w:rsidRDefault="00FF4F2F">
      <w:pPr>
        <w:pStyle w:val="BodyText"/>
        <w:rPr>
          <w:color w:val="auto"/>
          <w:u w:val="none"/>
        </w:rPr>
      </w:pPr>
      <w:r>
        <w:rPr>
          <w:color w:val="auto"/>
          <w:u w:val="none"/>
        </w:rPr>
        <w:t>Transmission EOL Program Complete Flag indicates the EOL programming is complete.</w:t>
      </w:r>
    </w:p>
    <w:p w:rsidR="00FF4F2F" w:rsidRDefault="00FF4F2F"/>
    <w:p w:rsidR="00FF4F2F" w:rsidRDefault="00FF4F2F">
      <w:pPr>
        <w:keepNext w:val="0"/>
        <w:keepLines w:val="0"/>
      </w:pPr>
    </w:p>
    <w:p w:rsidR="00FF4F2F" w:rsidRDefault="00FF4F2F">
      <w:pPr>
        <w:pStyle w:val="Heading3"/>
      </w:pPr>
      <w:bookmarkStart w:id="1068" w:name="_Toc223513283"/>
      <w:r>
        <w:lastRenderedPageBreak/>
        <w:t>RSCR – DID $4A – Clutch 1 Pressure Learned Characteristics</w:t>
      </w:r>
      <w:bookmarkEnd w:id="106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$4A</w:t>
            </w:r>
          </w:p>
        </w:tc>
        <w:tc>
          <w:tcPr>
            <w:tcW w:w="2592" w:type="dxa"/>
            <w:tcBorders>
              <w:top w:val="nil"/>
            </w:tcBorders>
          </w:tcPr>
          <w:p w:rsidR="00FF4F2F" w:rsidRDefault="00FF4F2F">
            <w:pPr>
              <w:rPr>
                <w:rFonts w:ascii="Arial" w:hAnsi="Arial"/>
                <w:sz w:val="16"/>
              </w:rPr>
            </w:pPr>
            <w:r>
              <w:rPr>
                <w:rFonts w:ascii="Arial" w:hAnsi="Arial"/>
                <w:sz w:val="16"/>
              </w:rPr>
              <w:t>Clutch 1 Pressure Learned Characteristics</w:t>
            </w:r>
          </w:p>
        </w:tc>
        <w:tc>
          <w:tcPr>
            <w:tcW w:w="720" w:type="dxa"/>
            <w:tcBorders>
              <w:top w:val="nil"/>
            </w:tcBorders>
          </w:tcPr>
          <w:p w:rsidR="00FF4F2F" w:rsidRDefault="00FF4F2F">
            <w:pPr>
              <w:jc w:val="center"/>
              <w:rPr>
                <w:rFonts w:ascii="Arial" w:hAnsi="Arial"/>
                <w:sz w:val="16"/>
              </w:rPr>
            </w:pPr>
            <w:r>
              <w:rPr>
                <w:rFonts w:ascii="Arial" w:hAnsi="Arial"/>
                <w:sz w:val="16"/>
              </w:rPr>
              <w:t>15</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30"/>
        <w:gridCol w:w="738"/>
        <w:gridCol w:w="720"/>
        <w:gridCol w:w="720"/>
        <w:gridCol w:w="720"/>
        <w:gridCol w:w="2232"/>
        <w:gridCol w:w="1800"/>
      </w:tblGrid>
      <w:tr w:rsidR="00FF4F2F">
        <w:trPr>
          <w:cantSplit/>
          <w:jc w:val="center"/>
        </w:trPr>
        <w:tc>
          <w:tcPr>
            <w:tcW w:w="2430" w:type="dxa"/>
            <w:tcBorders>
              <w:bottom w:val="single" w:sz="12" w:space="0" w:color="000000"/>
            </w:tcBorders>
          </w:tcPr>
          <w:p w:rsidR="00FF4F2F" w:rsidRDefault="00FF4F2F">
            <w:pPr>
              <w:jc w:val="center"/>
              <w:rPr>
                <w:b/>
                <w:sz w:val="16"/>
              </w:rPr>
            </w:pPr>
            <w:r>
              <w:rPr>
                <w:b/>
                <w:sz w:val="16"/>
              </w:rPr>
              <w:t>Signal</w:t>
            </w:r>
          </w:p>
        </w:tc>
        <w:tc>
          <w:tcPr>
            <w:tcW w:w="738"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232" w:type="dxa"/>
            <w:tcBorders>
              <w:bottom w:val="single" w:sz="12" w:space="0" w:color="000000"/>
            </w:tcBorders>
          </w:tcPr>
          <w:p w:rsidR="00FF4F2F" w:rsidRDefault="00FF4F2F">
            <w:pPr>
              <w:jc w:val="center"/>
              <w:rPr>
                <w:b/>
                <w:sz w:val="16"/>
              </w:rPr>
            </w:pPr>
            <w:r>
              <w:rPr>
                <w:b/>
                <w:sz w:val="16"/>
              </w:rPr>
              <w:t>Range</w:t>
            </w:r>
          </w:p>
        </w:tc>
        <w:tc>
          <w:tcPr>
            <w:tcW w:w="180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Pressure Gain</w:t>
            </w:r>
          </w:p>
        </w:tc>
        <w:tc>
          <w:tcPr>
            <w:tcW w:w="738"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232" w:type="dxa"/>
            <w:tcBorders>
              <w:top w:val="nil"/>
            </w:tcBorders>
          </w:tcPr>
          <w:p w:rsidR="00FF4F2F" w:rsidRDefault="00FF4F2F">
            <w:pPr>
              <w:rPr>
                <w:rFonts w:ascii="Arial" w:hAnsi="Arial"/>
                <w:sz w:val="16"/>
              </w:rPr>
            </w:pPr>
            <w:r>
              <w:rPr>
                <w:rFonts w:ascii="Arial" w:hAnsi="Arial"/>
                <w:sz w:val="16"/>
              </w:rPr>
              <w:t>0 - 3.999938964844 kPa/Nm</w:t>
            </w:r>
          </w:p>
        </w:tc>
        <w:tc>
          <w:tcPr>
            <w:tcW w:w="1800" w:type="dxa"/>
            <w:tcBorders>
              <w:top w:val="nil"/>
            </w:tcBorders>
          </w:tcPr>
          <w:p w:rsidR="00FF4F2F" w:rsidRDefault="00FF4F2F">
            <w:pPr>
              <w:rPr>
                <w:rFonts w:ascii="Arial" w:hAnsi="Arial"/>
                <w:sz w:val="16"/>
              </w:rPr>
            </w:pPr>
            <w:r>
              <w:rPr>
                <w:rFonts w:ascii="Arial" w:hAnsi="Arial"/>
                <w:sz w:val="16"/>
              </w:rPr>
              <w:t>E = N / 16384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Pressure Offset</w:t>
            </w:r>
          </w:p>
        </w:tc>
        <w:tc>
          <w:tcPr>
            <w:tcW w:w="738"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Fill Time</w:t>
            </w:r>
          </w:p>
        </w:tc>
        <w:tc>
          <w:tcPr>
            <w:tcW w:w="738"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-32 - 31.9990234375 s</w:t>
            </w:r>
          </w:p>
        </w:tc>
        <w:tc>
          <w:tcPr>
            <w:tcW w:w="1800" w:type="dxa"/>
            <w:tcBorders>
              <w:top w:val="nil"/>
            </w:tcBorders>
          </w:tcPr>
          <w:p w:rsidR="00FF4F2F" w:rsidRDefault="00FF4F2F">
            <w:pPr>
              <w:rPr>
                <w:rFonts w:ascii="Arial" w:hAnsi="Arial"/>
                <w:sz w:val="16"/>
              </w:rPr>
            </w:pPr>
            <w:r>
              <w:rPr>
                <w:rFonts w:ascii="Arial" w:hAnsi="Arial"/>
                <w:sz w:val="16"/>
              </w:rPr>
              <w:t>E = N / 1024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Full Feed Fill Pressure</w:t>
            </w:r>
          </w:p>
        </w:tc>
        <w:tc>
          <w:tcPr>
            <w:tcW w:w="738"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Fill Time</w:t>
            </w:r>
          </w:p>
        </w:tc>
        <w:tc>
          <w:tcPr>
            <w:tcW w:w="738"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-32 - 31.9990234375 s</w:t>
            </w:r>
          </w:p>
        </w:tc>
        <w:tc>
          <w:tcPr>
            <w:tcW w:w="1800" w:type="dxa"/>
            <w:tcBorders>
              <w:top w:val="nil"/>
            </w:tcBorders>
          </w:tcPr>
          <w:p w:rsidR="00FF4F2F" w:rsidRDefault="00FF4F2F">
            <w:pPr>
              <w:rPr>
                <w:rFonts w:ascii="Arial" w:hAnsi="Arial"/>
                <w:sz w:val="16"/>
              </w:rPr>
            </w:pPr>
            <w:r>
              <w:rPr>
                <w:rFonts w:ascii="Arial" w:hAnsi="Arial"/>
                <w:sz w:val="16"/>
              </w:rPr>
              <w:t>E = N / 1024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Full Feed Fill Pressure</w:t>
            </w:r>
          </w:p>
        </w:tc>
        <w:tc>
          <w:tcPr>
            <w:tcW w:w="738"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Pressure Offset</w:t>
            </w:r>
          </w:p>
        </w:tc>
        <w:tc>
          <w:tcPr>
            <w:tcW w:w="738"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Fill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Full Feed Fill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Pressure Offset Calculation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bl>
    <w:p w:rsidR="00FF4F2F" w:rsidRDefault="00FF4F2F"/>
    <w:p w:rsidR="00FF4F2F" w:rsidRDefault="00FF4F2F">
      <w:r>
        <w:t>This DID is used to set various clutch characteristics (for clutch 1) that are learned during C2C final test and the Service Fast Learn (SFL) procedure.  The write length for DID $4A should not include the SFL data and therefore be only 8 bytes in length.  For reading, all 15 bytes should be sent by the controller.</w:t>
      </w:r>
    </w:p>
    <w:p w:rsidR="00FF4F2F" w:rsidRDefault="00FF4F2F">
      <w:pPr>
        <w:pStyle w:val="Heading3"/>
      </w:pPr>
      <w:bookmarkStart w:id="1069" w:name="_Toc223513284"/>
      <w:r>
        <w:t>RSCR – DID $4B – Clutch 2 Pressure Learned Characteristics</w:t>
      </w:r>
      <w:bookmarkEnd w:id="106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$4B</w:t>
            </w:r>
          </w:p>
        </w:tc>
        <w:tc>
          <w:tcPr>
            <w:tcW w:w="2592" w:type="dxa"/>
            <w:tcBorders>
              <w:top w:val="nil"/>
            </w:tcBorders>
          </w:tcPr>
          <w:p w:rsidR="00FF4F2F" w:rsidRDefault="00FF4F2F">
            <w:pPr>
              <w:rPr>
                <w:rFonts w:ascii="Arial" w:hAnsi="Arial"/>
                <w:sz w:val="16"/>
              </w:rPr>
            </w:pPr>
            <w:r>
              <w:rPr>
                <w:rFonts w:ascii="Arial" w:hAnsi="Arial"/>
                <w:sz w:val="16"/>
              </w:rPr>
              <w:t>Clutch 2 Pressure Learned Characteristics</w:t>
            </w:r>
          </w:p>
        </w:tc>
        <w:tc>
          <w:tcPr>
            <w:tcW w:w="720" w:type="dxa"/>
            <w:tcBorders>
              <w:top w:val="nil"/>
            </w:tcBorders>
          </w:tcPr>
          <w:p w:rsidR="00FF4F2F" w:rsidRDefault="00FF4F2F">
            <w:pPr>
              <w:jc w:val="center"/>
              <w:rPr>
                <w:rFonts w:ascii="Arial" w:hAnsi="Arial"/>
                <w:sz w:val="16"/>
              </w:rPr>
            </w:pPr>
            <w:r>
              <w:rPr>
                <w:rFonts w:ascii="Arial" w:hAnsi="Arial"/>
                <w:sz w:val="16"/>
              </w:rPr>
              <w:t>15</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30"/>
        <w:gridCol w:w="738"/>
        <w:gridCol w:w="720"/>
        <w:gridCol w:w="720"/>
        <w:gridCol w:w="720"/>
        <w:gridCol w:w="2232"/>
        <w:gridCol w:w="1800"/>
      </w:tblGrid>
      <w:tr w:rsidR="00FF4F2F">
        <w:trPr>
          <w:cantSplit/>
          <w:jc w:val="center"/>
        </w:trPr>
        <w:tc>
          <w:tcPr>
            <w:tcW w:w="2430" w:type="dxa"/>
            <w:tcBorders>
              <w:bottom w:val="single" w:sz="12" w:space="0" w:color="000000"/>
            </w:tcBorders>
          </w:tcPr>
          <w:p w:rsidR="00FF4F2F" w:rsidRDefault="00FF4F2F">
            <w:pPr>
              <w:jc w:val="center"/>
              <w:rPr>
                <w:b/>
                <w:sz w:val="16"/>
              </w:rPr>
            </w:pPr>
            <w:r>
              <w:rPr>
                <w:b/>
                <w:sz w:val="16"/>
              </w:rPr>
              <w:t>Signal</w:t>
            </w:r>
          </w:p>
        </w:tc>
        <w:tc>
          <w:tcPr>
            <w:tcW w:w="738"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232" w:type="dxa"/>
            <w:tcBorders>
              <w:bottom w:val="single" w:sz="12" w:space="0" w:color="000000"/>
            </w:tcBorders>
          </w:tcPr>
          <w:p w:rsidR="00FF4F2F" w:rsidRDefault="00FF4F2F">
            <w:pPr>
              <w:jc w:val="center"/>
              <w:rPr>
                <w:b/>
                <w:sz w:val="16"/>
              </w:rPr>
            </w:pPr>
            <w:r>
              <w:rPr>
                <w:b/>
                <w:sz w:val="16"/>
              </w:rPr>
              <w:t>Range</w:t>
            </w:r>
          </w:p>
        </w:tc>
        <w:tc>
          <w:tcPr>
            <w:tcW w:w="180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Pressure Gain</w:t>
            </w:r>
          </w:p>
        </w:tc>
        <w:tc>
          <w:tcPr>
            <w:tcW w:w="738"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232" w:type="dxa"/>
            <w:tcBorders>
              <w:top w:val="nil"/>
            </w:tcBorders>
          </w:tcPr>
          <w:p w:rsidR="00FF4F2F" w:rsidRDefault="00FF4F2F">
            <w:pPr>
              <w:rPr>
                <w:rFonts w:ascii="Arial" w:hAnsi="Arial"/>
                <w:sz w:val="16"/>
              </w:rPr>
            </w:pPr>
            <w:r>
              <w:rPr>
                <w:rFonts w:ascii="Arial" w:hAnsi="Arial"/>
                <w:sz w:val="16"/>
              </w:rPr>
              <w:t>0 - 3.999938964844 kPa/Nm</w:t>
            </w:r>
          </w:p>
        </w:tc>
        <w:tc>
          <w:tcPr>
            <w:tcW w:w="1800" w:type="dxa"/>
            <w:tcBorders>
              <w:top w:val="nil"/>
            </w:tcBorders>
          </w:tcPr>
          <w:p w:rsidR="00FF4F2F" w:rsidRDefault="00FF4F2F">
            <w:pPr>
              <w:rPr>
                <w:rFonts w:ascii="Arial" w:hAnsi="Arial"/>
                <w:sz w:val="16"/>
              </w:rPr>
            </w:pPr>
            <w:r>
              <w:rPr>
                <w:rFonts w:ascii="Arial" w:hAnsi="Arial"/>
                <w:sz w:val="16"/>
              </w:rPr>
              <w:t>E = N / 16384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Pressure Offset</w:t>
            </w:r>
          </w:p>
        </w:tc>
        <w:tc>
          <w:tcPr>
            <w:tcW w:w="738"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Fill Time</w:t>
            </w:r>
          </w:p>
        </w:tc>
        <w:tc>
          <w:tcPr>
            <w:tcW w:w="738"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-32 - 31.9990234375 s</w:t>
            </w:r>
          </w:p>
        </w:tc>
        <w:tc>
          <w:tcPr>
            <w:tcW w:w="1800" w:type="dxa"/>
            <w:tcBorders>
              <w:top w:val="nil"/>
            </w:tcBorders>
          </w:tcPr>
          <w:p w:rsidR="00FF4F2F" w:rsidRDefault="00FF4F2F">
            <w:pPr>
              <w:rPr>
                <w:rFonts w:ascii="Arial" w:hAnsi="Arial"/>
                <w:sz w:val="16"/>
              </w:rPr>
            </w:pPr>
            <w:r>
              <w:rPr>
                <w:rFonts w:ascii="Arial" w:hAnsi="Arial"/>
                <w:sz w:val="16"/>
              </w:rPr>
              <w:t>E = N / 1024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Full Feed Fill Pressure</w:t>
            </w:r>
          </w:p>
        </w:tc>
        <w:tc>
          <w:tcPr>
            <w:tcW w:w="738"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Fill Time</w:t>
            </w:r>
          </w:p>
        </w:tc>
        <w:tc>
          <w:tcPr>
            <w:tcW w:w="738"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-32 - 31.9990234375 s</w:t>
            </w:r>
          </w:p>
        </w:tc>
        <w:tc>
          <w:tcPr>
            <w:tcW w:w="1800" w:type="dxa"/>
            <w:tcBorders>
              <w:top w:val="nil"/>
            </w:tcBorders>
          </w:tcPr>
          <w:p w:rsidR="00FF4F2F" w:rsidRDefault="00FF4F2F">
            <w:pPr>
              <w:rPr>
                <w:rFonts w:ascii="Arial" w:hAnsi="Arial"/>
                <w:sz w:val="16"/>
              </w:rPr>
            </w:pPr>
            <w:r>
              <w:rPr>
                <w:rFonts w:ascii="Arial" w:hAnsi="Arial"/>
                <w:sz w:val="16"/>
              </w:rPr>
              <w:t>E = N / 1024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Full Feed Fill Pressure</w:t>
            </w:r>
          </w:p>
        </w:tc>
        <w:tc>
          <w:tcPr>
            <w:tcW w:w="738"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Pressure Offset</w:t>
            </w:r>
          </w:p>
        </w:tc>
        <w:tc>
          <w:tcPr>
            <w:tcW w:w="738"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Fill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lastRenderedPageBreak/>
              <w:t>Service Fast Learn Clutch Full Feed Fill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Pressure Offset Calculation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bl>
    <w:p w:rsidR="00FF4F2F" w:rsidRDefault="00FF4F2F"/>
    <w:p w:rsidR="00FF4F2F" w:rsidRDefault="00FF4F2F">
      <w:r>
        <w:t>This DID is used to set various clutch characteristics (for clutch 2) that are learned during C2C final test and the Service Fast Learn (SFL) procedure.  The write length for DID $4B should not include the SFL data and therefore be only 8 bytes in length.  For reading, all 15 bytes should be sent by the controller.</w:t>
      </w:r>
    </w:p>
    <w:p w:rsidR="00FF4F2F" w:rsidRDefault="00FF4F2F"/>
    <w:p w:rsidR="00FF4F2F" w:rsidRDefault="00FF4F2F">
      <w:pPr>
        <w:pStyle w:val="Heading3"/>
      </w:pPr>
      <w:bookmarkStart w:id="1070" w:name="_Toc223513285"/>
      <w:r>
        <w:t>RSCR – DID $4C – Clutch 3 Pressure Learned Characteristics</w:t>
      </w:r>
      <w:bookmarkEnd w:id="107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$4C</w:t>
            </w:r>
          </w:p>
        </w:tc>
        <w:tc>
          <w:tcPr>
            <w:tcW w:w="2592" w:type="dxa"/>
            <w:tcBorders>
              <w:top w:val="nil"/>
            </w:tcBorders>
          </w:tcPr>
          <w:p w:rsidR="00FF4F2F" w:rsidRDefault="00FF4F2F">
            <w:pPr>
              <w:rPr>
                <w:rFonts w:ascii="Arial" w:hAnsi="Arial"/>
                <w:sz w:val="16"/>
              </w:rPr>
            </w:pPr>
            <w:r>
              <w:rPr>
                <w:rFonts w:ascii="Arial" w:hAnsi="Arial"/>
                <w:sz w:val="16"/>
              </w:rPr>
              <w:t>Clutch 3 Pressure Learned Characteristics</w:t>
            </w:r>
          </w:p>
        </w:tc>
        <w:tc>
          <w:tcPr>
            <w:tcW w:w="720" w:type="dxa"/>
            <w:tcBorders>
              <w:top w:val="nil"/>
            </w:tcBorders>
          </w:tcPr>
          <w:p w:rsidR="00FF4F2F" w:rsidRDefault="00FF4F2F">
            <w:pPr>
              <w:jc w:val="center"/>
              <w:rPr>
                <w:rFonts w:ascii="Arial" w:hAnsi="Arial"/>
                <w:sz w:val="16"/>
              </w:rPr>
            </w:pPr>
            <w:r>
              <w:rPr>
                <w:rFonts w:ascii="Arial" w:hAnsi="Arial"/>
                <w:sz w:val="16"/>
              </w:rPr>
              <w:t>15</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30"/>
        <w:gridCol w:w="738"/>
        <w:gridCol w:w="720"/>
        <w:gridCol w:w="720"/>
        <w:gridCol w:w="720"/>
        <w:gridCol w:w="2232"/>
        <w:gridCol w:w="1800"/>
      </w:tblGrid>
      <w:tr w:rsidR="00FF4F2F">
        <w:trPr>
          <w:cantSplit/>
          <w:jc w:val="center"/>
        </w:trPr>
        <w:tc>
          <w:tcPr>
            <w:tcW w:w="2430" w:type="dxa"/>
            <w:tcBorders>
              <w:bottom w:val="single" w:sz="12" w:space="0" w:color="000000"/>
            </w:tcBorders>
          </w:tcPr>
          <w:p w:rsidR="00FF4F2F" w:rsidRDefault="00FF4F2F">
            <w:pPr>
              <w:jc w:val="center"/>
              <w:rPr>
                <w:b/>
                <w:sz w:val="16"/>
              </w:rPr>
            </w:pPr>
            <w:r>
              <w:rPr>
                <w:b/>
                <w:sz w:val="16"/>
              </w:rPr>
              <w:t>Signal</w:t>
            </w:r>
          </w:p>
        </w:tc>
        <w:tc>
          <w:tcPr>
            <w:tcW w:w="738"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232" w:type="dxa"/>
            <w:tcBorders>
              <w:bottom w:val="single" w:sz="12" w:space="0" w:color="000000"/>
            </w:tcBorders>
          </w:tcPr>
          <w:p w:rsidR="00FF4F2F" w:rsidRDefault="00FF4F2F">
            <w:pPr>
              <w:jc w:val="center"/>
              <w:rPr>
                <w:b/>
                <w:sz w:val="16"/>
              </w:rPr>
            </w:pPr>
            <w:r>
              <w:rPr>
                <w:b/>
                <w:sz w:val="16"/>
              </w:rPr>
              <w:t>Range</w:t>
            </w:r>
          </w:p>
        </w:tc>
        <w:tc>
          <w:tcPr>
            <w:tcW w:w="180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Pressure Gain</w:t>
            </w:r>
          </w:p>
        </w:tc>
        <w:tc>
          <w:tcPr>
            <w:tcW w:w="738"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232" w:type="dxa"/>
            <w:tcBorders>
              <w:top w:val="nil"/>
            </w:tcBorders>
          </w:tcPr>
          <w:p w:rsidR="00FF4F2F" w:rsidRDefault="00FF4F2F">
            <w:pPr>
              <w:rPr>
                <w:rFonts w:ascii="Arial" w:hAnsi="Arial"/>
                <w:sz w:val="16"/>
              </w:rPr>
            </w:pPr>
            <w:r>
              <w:rPr>
                <w:rFonts w:ascii="Arial" w:hAnsi="Arial"/>
                <w:sz w:val="16"/>
              </w:rPr>
              <w:t>0 - 3.999938964844 kPa/Nm</w:t>
            </w:r>
          </w:p>
        </w:tc>
        <w:tc>
          <w:tcPr>
            <w:tcW w:w="1800" w:type="dxa"/>
            <w:tcBorders>
              <w:top w:val="nil"/>
            </w:tcBorders>
          </w:tcPr>
          <w:p w:rsidR="00FF4F2F" w:rsidRDefault="00FF4F2F">
            <w:pPr>
              <w:rPr>
                <w:rFonts w:ascii="Arial" w:hAnsi="Arial"/>
                <w:sz w:val="16"/>
              </w:rPr>
            </w:pPr>
            <w:r>
              <w:rPr>
                <w:rFonts w:ascii="Arial" w:hAnsi="Arial"/>
                <w:sz w:val="16"/>
              </w:rPr>
              <w:t>E = N / 16384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Pressure Offset</w:t>
            </w:r>
          </w:p>
        </w:tc>
        <w:tc>
          <w:tcPr>
            <w:tcW w:w="738"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Fill Time</w:t>
            </w:r>
          </w:p>
        </w:tc>
        <w:tc>
          <w:tcPr>
            <w:tcW w:w="738"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-32 - 31.9990234375 s</w:t>
            </w:r>
          </w:p>
        </w:tc>
        <w:tc>
          <w:tcPr>
            <w:tcW w:w="1800" w:type="dxa"/>
            <w:tcBorders>
              <w:top w:val="nil"/>
            </w:tcBorders>
          </w:tcPr>
          <w:p w:rsidR="00FF4F2F" w:rsidRDefault="00FF4F2F">
            <w:pPr>
              <w:rPr>
                <w:rFonts w:ascii="Arial" w:hAnsi="Arial"/>
                <w:sz w:val="16"/>
              </w:rPr>
            </w:pPr>
            <w:r>
              <w:rPr>
                <w:rFonts w:ascii="Arial" w:hAnsi="Arial"/>
                <w:sz w:val="16"/>
              </w:rPr>
              <w:t>E = N / 1024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Full Feed Fill Pressure</w:t>
            </w:r>
          </w:p>
        </w:tc>
        <w:tc>
          <w:tcPr>
            <w:tcW w:w="738"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Fill Time</w:t>
            </w:r>
          </w:p>
        </w:tc>
        <w:tc>
          <w:tcPr>
            <w:tcW w:w="738"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-32 - 31.9990234375 s</w:t>
            </w:r>
          </w:p>
        </w:tc>
        <w:tc>
          <w:tcPr>
            <w:tcW w:w="1800" w:type="dxa"/>
            <w:tcBorders>
              <w:top w:val="nil"/>
            </w:tcBorders>
          </w:tcPr>
          <w:p w:rsidR="00FF4F2F" w:rsidRDefault="00FF4F2F">
            <w:pPr>
              <w:rPr>
                <w:rFonts w:ascii="Arial" w:hAnsi="Arial"/>
                <w:sz w:val="16"/>
              </w:rPr>
            </w:pPr>
            <w:r>
              <w:rPr>
                <w:rFonts w:ascii="Arial" w:hAnsi="Arial"/>
                <w:sz w:val="16"/>
              </w:rPr>
              <w:t>E = N / 1024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Full Feed Fill Pressure</w:t>
            </w:r>
          </w:p>
        </w:tc>
        <w:tc>
          <w:tcPr>
            <w:tcW w:w="738"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Pressure Offset</w:t>
            </w:r>
          </w:p>
        </w:tc>
        <w:tc>
          <w:tcPr>
            <w:tcW w:w="738"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Fill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Full Feed Fill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Pressure Offset Calculation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bl>
    <w:p w:rsidR="00FF4F2F" w:rsidRDefault="00FF4F2F"/>
    <w:p w:rsidR="00FF4F2F" w:rsidRDefault="00FF4F2F">
      <w:r>
        <w:t>This DID is used to set various clutch characteristics (for clutch 3) that are learned during C2C final test and the Service Fast Learn (SFL) procedure.</w:t>
      </w:r>
      <w:r>
        <w:rPr>
          <w:color w:val="FF0000"/>
        </w:rPr>
        <w:t xml:space="preserve">  </w:t>
      </w:r>
      <w:r>
        <w:t>The write length for DID $4C should not include the SFL data and therefore be only 8 bytes in length.  For reading, all 15 bytes should be sent by the controller.</w:t>
      </w:r>
    </w:p>
    <w:p w:rsidR="00FF4F2F" w:rsidRDefault="00FF4F2F">
      <w:pPr>
        <w:pStyle w:val="Heading3"/>
      </w:pPr>
      <w:bookmarkStart w:id="1071" w:name="_Toc223513286"/>
      <w:r>
        <w:t>RSCR – DID $4D – Clutch 4 Pressure Learned Characteristics</w:t>
      </w:r>
      <w:bookmarkEnd w:id="107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$4D</w:t>
            </w:r>
          </w:p>
        </w:tc>
        <w:tc>
          <w:tcPr>
            <w:tcW w:w="2592" w:type="dxa"/>
            <w:tcBorders>
              <w:top w:val="nil"/>
            </w:tcBorders>
          </w:tcPr>
          <w:p w:rsidR="00FF4F2F" w:rsidRDefault="00FF4F2F">
            <w:pPr>
              <w:rPr>
                <w:rFonts w:ascii="Arial" w:hAnsi="Arial"/>
                <w:sz w:val="16"/>
              </w:rPr>
            </w:pPr>
            <w:r>
              <w:rPr>
                <w:rFonts w:ascii="Arial" w:hAnsi="Arial"/>
                <w:sz w:val="16"/>
              </w:rPr>
              <w:t>Clutch 4 Pressure Learned Characteristics</w:t>
            </w:r>
          </w:p>
        </w:tc>
        <w:tc>
          <w:tcPr>
            <w:tcW w:w="720" w:type="dxa"/>
            <w:tcBorders>
              <w:top w:val="nil"/>
            </w:tcBorders>
          </w:tcPr>
          <w:p w:rsidR="00FF4F2F" w:rsidRDefault="00FF4F2F">
            <w:pPr>
              <w:jc w:val="center"/>
              <w:rPr>
                <w:rFonts w:ascii="Arial" w:hAnsi="Arial"/>
                <w:sz w:val="16"/>
              </w:rPr>
            </w:pPr>
            <w:r>
              <w:rPr>
                <w:rFonts w:ascii="Arial" w:hAnsi="Arial"/>
                <w:sz w:val="16"/>
              </w:rPr>
              <w:t>15</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30"/>
        <w:gridCol w:w="738"/>
        <w:gridCol w:w="720"/>
        <w:gridCol w:w="720"/>
        <w:gridCol w:w="720"/>
        <w:gridCol w:w="2232"/>
        <w:gridCol w:w="1800"/>
      </w:tblGrid>
      <w:tr w:rsidR="00FF4F2F">
        <w:trPr>
          <w:cantSplit/>
          <w:jc w:val="center"/>
        </w:trPr>
        <w:tc>
          <w:tcPr>
            <w:tcW w:w="2430" w:type="dxa"/>
            <w:tcBorders>
              <w:bottom w:val="single" w:sz="12" w:space="0" w:color="000000"/>
            </w:tcBorders>
          </w:tcPr>
          <w:p w:rsidR="00FF4F2F" w:rsidRDefault="00FF4F2F">
            <w:pPr>
              <w:jc w:val="center"/>
              <w:rPr>
                <w:b/>
                <w:sz w:val="16"/>
              </w:rPr>
            </w:pPr>
            <w:r>
              <w:rPr>
                <w:b/>
                <w:sz w:val="16"/>
              </w:rPr>
              <w:lastRenderedPageBreak/>
              <w:t>Signal</w:t>
            </w:r>
          </w:p>
        </w:tc>
        <w:tc>
          <w:tcPr>
            <w:tcW w:w="738"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232" w:type="dxa"/>
            <w:tcBorders>
              <w:bottom w:val="single" w:sz="12" w:space="0" w:color="000000"/>
            </w:tcBorders>
          </w:tcPr>
          <w:p w:rsidR="00FF4F2F" w:rsidRDefault="00FF4F2F">
            <w:pPr>
              <w:jc w:val="center"/>
              <w:rPr>
                <w:b/>
                <w:sz w:val="16"/>
              </w:rPr>
            </w:pPr>
            <w:r>
              <w:rPr>
                <w:b/>
                <w:sz w:val="16"/>
              </w:rPr>
              <w:t>Range</w:t>
            </w:r>
          </w:p>
        </w:tc>
        <w:tc>
          <w:tcPr>
            <w:tcW w:w="180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Pressure Gain</w:t>
            </w:r>
          </w:p>
        </w:tc>
        <w:tc>
          <w:tcPr>
            <w:tcW w:w="738"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232" w:type="dxa"/>
            <w:tcBorders>
              <w:top w:val="nil"/>
            </w:tcBorders>
          </w:tcPr>
          <w:p w:rsidR="00FF4F2F" w:rsidRDefault="00FF4F2F">
            <w:pPr>
              <w:rPr>
                <w:rFonts w:ascii="Arial" w:hAnsi="Arial"/>
                <w:sz w:val="16"/>
              </w:rPr>
            </w:pPr>
            <w:r>
              <w:rPr>
                <w:rFonts w:ascii="Arial" w:hAnsi="Arial"/>
                <w:sz w:val="16"/>
              </w:rPr>
              <w:t>0 - 3.999938964844 kPa/Nm</w:t>
            </w:r>
          </w:p>
        </w:tc>
        <w:tc>
          <w:tcPr>
            <w:tcW w:w="1800" w:type="dxa"/>
            <w:tcBorders>
              <w:top w:val="nil"/>
            </w:tcBorders>
          </w:tcPr>
          <w:p w:rsidR="00FF4F2F" w:rsidRDefault="00FF4F2F">
            <w:pPr>
              <w:rPr>
                <w:rFonts w:ascii="Arial" w:hAnsi="Arial"/>
                <w:sz w:val="16"/>
              </w:rPr>
            </w:pPr>
            <w:r>
              <w:rPr>
                <w:rFonts w:ascii="Arial" w:hAnsi="Arial"/>
                <w:sz w:val="16"/>
              </w:rPr>
              <w:t>E = N / 16384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Pressure Offset</w:t>
            </w:r>
          </w:p>
        </w:tc>
        <w:tc>
          <w:tcPr>
            <w:tcW w:w="738"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Fill Time</w:t>
            </w:r>
          </w:p>
        </w:tc>
        <w:tc>
          <w:tcPr>
            <w:tcW w:w="738"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-32 - 31.9990234375 s</w:t>
            </w:r>
          </w:p>
        </w:tc>
        <w:tc>
          <w:tcPr>
            <w:tcW w:w="1800" w:type="dxa"/>
            <w:tcBorders>
              <w:top w:val="nil"/>
            </w:tcBorders>
          </w:tcPr>
          <w:p w:rsidR="00FF4F2F" w:rsidRDefault="00FF4F2F">
            <w:pPr>
              <w:rPr>
                <w:rFonts w:ascii="Arial" w:hAnsi="Arial"/>
                <w:sz w:val="16"/>
              </w:rPr>
            </w:pPr>
            <w:r>
              <w:rPr>
                <w:rFonts w:ascii="Arial" w:hAnsi="Arial"/>
                <w:sz w:val="16"/>
              </w:rPr>
              <w:t>E = N / 1024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Full Feed Fill Pressure</w:t>
            </w:r>
          </w:p>
        </w:tc>
        <w:tc>
          <w:tcPr>
            <w:tcW w:w="738"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Fill Time</w:t>
            </w:r>
          </w:p>
        </w:tc>
        <w:tc>
          <w:tcPr>
            <w:tcW w:w="738"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-32 - 31.9990234375 s</w:t>
            </w:r>
          </w:p>
        </w:tc>
        <w:tc>
          <w:tcPr>
            <w:tcW w:w="1800" w:type="dxa"/>
            <w:tcBorders>
              <w:top w:val="nil"/>
            </w:tcBorders>
          </w:tcPr>
          <w:p w:rsidR="00FF4F2F" w:rsidRDefault="00FF4F2F">
            <w:pPr>
              <w:rPr>
                <w:rFonts w:ascii="Arial" w:hAnsi="Arial"/>
                <w:sz w:val="16"/>
              </w:rPr>
            </w:pPr>
            <w:r>
              <w:rPr>
                <w:rFonts w:ascii="Arial" w:hAnsi="Arial"/>
                <w:sz w:val="16"/>
              </w:rPr>
              <w:t>E = N / 1024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Full Feed Fill Pressure</w:t>
            </w:r>
          </w:p>
        </w:tc>
        <w:tc>
          <w:tcPr>
            <w:tcW w:w="738"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Pressure Offset</w:t>
            </w:r>
          </w:p>
        </w:tc>
        <w:tc>
          <w:tcPr>
            <w:tcW w:w="738"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Fill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Full Feed Fill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Pressure Offset Calculation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bl>
    <w:p w:rsidR="00FF4F2F" w:rsidRDefault="00FF4F2F"/>
    <w:p w:rsidR="00FF4F2F" w:rsidRDefault="00FF4F2F">
      <w:r>
        <w:t>This DID is used to set various clutch characteristics (for clutch 4) that are learned during C2C final test and the Service Fast Learn (SFL) procedure.  The write length for DID $4D should not include the SFL data and therefore be only 8 bytes in length.  For reading, all 15 bytes should be sent by the controller.</w:t>
      </w:r>
    </w:p>
    <w:p w:rsidR="00FF4F2F" w:rsidRDefault="00FF4F2F"/>
    <w:p w:rsidR="00FF4F2F" w:rsidRDefault="00FF4F2F">
      <w:pPr>
        <w:pStyle w:val="Heading3"/>
      </w:pPr>
      <w:bookmarkStart w:id="1072" w:name="_Toc223513287"/>
      <w:r>
        <w:t>RSCR – DID $4E – Clutch 5 Pressure Learned Characteristics</w:t>
      </w:r>
      <w:bookmarkEnd w:id="107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$4E</w:t>
            </w:r>
          </w:p>
        </w:tc>
        <w:tc>
          <w:tcPr>
            <w:tcW w:w="2592" w:type="dxa"/>
            <w:tcBorders>
              <w:top w:val="nil"/>
            </w:tcBorders>
          </w:tcPr>
          <w:p w:rsidR="00FF4F2F" w:rsidRDefault="00FF4F2F">
            <w:pPr>
              <w:rPr>
                <w:rFonts w:ascii="Arial" w:hAnsi="Arial"/>
                <w:sz w:val="16"/>
              </w:rPr>
            </w:pPr>
            <w:r>
              <w:rPr>
                <w:rFonts w:ascii="Arial" w:hAnsi="Arial"/>
                <w:sz w:val="16"/>
              </w:rPr>
              <w:t>Clutch 5 Pressure Learned Characteristics</w:t>
            </w:r>
          </w:p>
        </w:tc>
        <w:tc>
          <w:tcPr>
            <w:tcW w:w="720" w:type="dxa"/>
            <w:tcBorders>
              <w:top w:val="nil"/>
            </w:tcBorders>
          </w:tcPr>
          <w:p w:rsidR="00FF4F2F" w:rsidRDefault="00FF4F2F">
            <w:pPr>
              <w:jc w:val="center"/>
              <w:rPr>
                <w:rFonts w:ascii="Arial" w:hAnsi="Arial"/>
                <w:sz w:val="16"/>
              </w:rPr>
            </w:pPr>
            <w:r>
              <w:rPr>
                <w:rFonts w:ascii="Arial" w:hAnsi="Arial"/>
                <w:sz w:val="16"/>
              </w:rPr>
              <w:t>15</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30"/>
        <w:gridCol w:w="738"/>
        <w:gridCol w:w="720"/>
        <w:gridCol w:w="720"/>
        <w:gridCol w:w="720"/>
        <w:gridCol w:w="2232"/>
        <w:gridCol w:w="1800"/>
      </w:tblGrid>
      <w:tr w:rsidR="00FF4F2F">
        <w:trPr>
          <w:cantSplit/>
          <w:jc w:val="center"/>
        </w:trPr>
        <w:tc>
          <w:tcPr>
            <w:tcW w:w="2430" w:type="dxa"/>
            <w:tcBorders>
              <w:bottom w:val="single" w:sz="12" w:space="0" w:color="000000"/>
            </w:tcBorders>
          </w:tcPr>
          <w:p w:rsidR="00FF4F2F" w:rsidRDefault="00FF4F2F">
            <w:pPr>
              <w:jc w:val="center"/>
              <w:rPr>
                <w:b/>
                <w:sz w:val="16"/>
              </w:rPr>
            </w:pPr>
            <w:r>
              <w:rPr>
                <w:b/>
                <w:sz w:val="16"/>
              </w:rPr>
              <w:t>Signal</w:t>
            </w:r>
          </w:p>
        </w:tc>
        <w:tc>
          <w:tcPr>
            <w:tcW w:w="738"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232" w:type="dxa"/>
            <w:tcBorders>
              <w:bottom w:val="single" w:sz="12" w:space="0" w:color="000000"/>
            </w:tcBorders>
          </w:tcPr>
          <w:p w:rsidR="00FF4F2F" w:rsidRDefault="00FF4F2F">
            <w:pPr>
              <w:jc w:val="center"/>
              <w:rPr>
                <w:b/>
                <w:sz w:val="16"/>
              </w:rPr>
            </w:pPr>
            <w:r>
              <w:rPr>
                <w:b/>
                <w:sz w:val="16"/>
              </w:rPr>
              <w:t>Range</w:t>
            </w:r>
          </w:p>
        </w:tc>
        <w:tc>
          <w:tcPr>
            <w:tcW w:w="180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Pressure Gain</w:t>
            </w:r>
          </w:p>
        </w:tc>
        <w:tc>
          <w:tcPr>
            <w:tcW w:w="738"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232" w:type="dxa"/>
            <w:tcBorders>
              <w:top w:val="nil"/>
            </w:tcBorders>
          </w:tcPr>
          <w:p w:rsidR="00FF4F2F" w:rsidRDefault="00FF4F2F">
            <w:pPr>
              <w:rPr>
                <w:rFonts w:ascii="Arial" w:hAnsi="Arial"/>
                <w:sz w:val="16"/>
              </w:rPr>
            </w:pPr>
            <w:r>
              <w:rPr>
                <w:rFonts w:ascii="Arial" w:hAnsi="Arial"/>
                <w:sz w:val="16"/>
              </w:rPr>
              <w:t>0 - 3.999938964844 kPa/Nm</w:t>
            </w:r>
          </w:p>
        </w:tc>
        <w:tc>
          <w:tcPr>
            <w:tcW w:w="1800" w:type="dxa"/>
            <w:tcBorders>
              <w:top w:val="nil"/>
            </w:tcBorders>
          </w:tcPr>
          <w:p w:rsidR="00FF4F2F" w:rsidRDefault="00FF4F2F">
            <w:pPr>
              <w:rPr>
                <w:rFonts w:ascii="Arial" w:hAnsi="Arial"/>
                <w:sz w:val="16"/>
              </w:rPr>
            </w:pPr>
            <w:r>
              <w:rPr>
                <w:rFonts w:ascii="Arial" w:hAnsi="Arial"/>
                <w:sz w:val="16"/>
              </w:rPr>
              <w:t>E = N / 16384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Pressure Offset</w:t>
            </w:r>
          </w:p>
        </w:tc>
        <w:tc>
          <w:tcPr>
            <w:tcW w:w="738"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Fill Time</w:t>
            </w:r>
          </w:p>
        </w:tc>
        <w:tc>
          <w:tcPr>
            <w:tcW w:w="738"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-32 - 31.9990234375 s</w:t>
            </w:r>
          </w:p>
        </w:tc>
        <w:tc>
          <w:tcPr>
            <w:tcW w:w="1800" w:type="dxa"/>
            <w:tcBorders>
              <w:top w:val="nil"/>
            </w:tcBorders>
          </w:tcPr>
          <w:p w:rsidR="00FF4F2F" w:rsidRDefault="00FF4F2F">
            <w:pPr>
              <w:rPr>
                <w:rFonts w:ascii="Arial" w:hAnsi="Arial"/>
                <w:sz w:val="16"/>
              </w:rPr>
            </w:pPr>
            <w:r>
              <w:rPr>
                <w:rFonts w:ascii="Arial" w:hAnsi="Arial"/>
                <w:sz w:val="16"/>
              </w:rPr>
              <w:t>E = N / 1024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Final Test Clutch Full Feed Fill Pressure</w:t>
            </w:r>
          </w:p>
        </w:tc>
        <w:tc>
          <w:tcPr>
            <w:tcW w:w="738"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Fill Time</w:t>
            </w:r>
          </w:p>
        </w:tc>
        <w:tc>
          <w:tcPr>
            <w:tcW w:w="738"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-32 - 31.9990234375 s</w:t>
            </w:r>
          </w:p>
        </w:tc>
        <w:tc>
          <w:tcPr>
            <w:tcW w:w="1800" w:type="dxa"/>
            <w:tcBorders>
              <w:top w:val="nil"/>
            </w:tcBorders>
          </w:tcPr>
          <w:p w:rsidR="00FF4F2F" w:rsidRDefault="00FF4F2F">
            <w:pPr>
              <w:rPr>
                <w:rFonts w:ascii="Arial" w:hAnsi="Arial"/>
                <w:sz w:val="16"/>
              </w:rPr>
            </w:pPr>
            <w:r>
              <w:rPr>
                <w:rFonts w:ascii="Arial" w:hAnsi="Arial"/>
                <w:sz w:val="16"/>
              </w:rPr>
              <w:t>E = N / 1024</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Full Feed Fill Pressure</w:t>
            </w:r>
          </w:p>
        </w:tc>
        <w:tc>
          <w:tcPr>
            <w:tcW w:w="738"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Pressure Offset</w:t>
            </w:r>
          </w:p>
        </w:tc>
        <w:tc>
          <w:tcPr>
            <w:tcW w:w="738"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232" w:type="dxa"/>
            <w:tcBorders>
              <w:top w:val="nil"/>
            </w:tcBorders>
          </w:tcPr>
          <w:p w:rsidR="00FF4F2F" w:rsidRDefault="00FF4F2F">
            <w:pPr>
              <w:rPr>
                <w:rFonts w:ascii="Arial" w:hAnsi="Arial"/>
                <w:sz w:val="16"/>
              </w:rPr>
            </w:pPr>
            <w:r>
              <w:rPr>
                <w:rFonts w:ascii="Arial" w:hAnsi="Arial"/>
                <w:sz w:val="16"/>
              </w:rPr>
              <w:t>-4096 - 4095.875 kPa</w:t>
            </w:r>
          </w:p>
        </w:tc>
        <w:tc>
          <w:tcPr>
            <w:tcW w:w="1800"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Fill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Full Feed Fill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Service Fast Learn Clutch Pressure Offset Calculation Complete</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r>
              <w:rPr>
                <w:rFonts w:ascii="Arial" w:hAnsi="Arial"/>
              </w:rPr>
              <w:t>BLN</w:t>
            </w:r>
          </w:p>
        </w:tc>
        <w:tc>
          <w:tcPr>
            <w:tcW w:w="2232" w:type="dxa"/>
            <w:tcBorders>
              <w:top w:val="nil"/>
            </w:tcBorders>
          </w:tcPr>
          <w:p w:rsidR="00FF4F2F" w:rsidRDefault="00FF4F2F">
            <w:pPr>
              <w:rPr>
                <w:rFonts w:ascii="Arial" w:hAnsi="Arial"/>
                <w:sz w:val="16"/>
              </w:rPr>
            </w:pPr>
            <w:r>
              <w:rPr>
                <w:rFonts w:ascii="Arial" w:hAnsi="Arial"/>
                <w:sz w:val="16"/>
              </w:rPr>
              <w:t>N/A</w:t>
            </w:r>
          </w:p>
        </w:tc>
        <w:tc>
          <w:tcPr>
            <w:tcW w:w="180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lastRenderedPageBreak/>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r w:rsidR="00FF4F2F">
        <w:trPr>
          <w:cantSplit/>
          <w:jc w:val="center"/>
        </w:trPr>
        <w:tc>
          <w:tcPr>
            <w:tcW w:w="2430" w:type="dxa"/>
            <w:tcBorders>
              <w:top w:val="nil"/>
            </w:tcBorders>
          </w:tcPr>
          <w:p w:rsidR="00FF4F2F" w:rsidRDefault="00FF4F2F">
            <w:pPr>
              <w:rPr>
                <w:rFonts w:ascii="Arial" w:hAnsi="Arial"/>
                <w:sz w:val="16"/>
              </w:rPr>
            </w:pPr>
            <w:r>
              <w:rPr>
                <w:rFonts w:ascii="Arial" w:hAnsi="Arial"/>
                <w:sz w:val="16"/>
              </w:rPr>
              <w:t>Reserved</w:t>
            </w:r>
          </w:p>
        </w:tc>
        <w:tc>
          <w:tcPr>
            <w:tcW w:w="73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pStyle w:val="FootnoteText"/>
              <w:rPr>
                <w:rFonts w:ascii="Arial" w:hAnsi="Arial"/>
              </w:rPr>
            </w:pPr>
          </w:p>
        </w:tc>
        <w:tc>
          <w:tcPr>
            <w:tcW w:w="2232" w:type="dxa"/>
            <w:tcBorders>
              <w:top w:val="nil"/>
            </w:tcBorders>
          </w:tcPr>
          <w:p w:rsidR="00FF4F2F" w:rsidRDefault="00FF4F2F">
            <w:pPr>
              <w:rPr>
                <w:rFonts w:ascii="Arial" w:hAnsi="Arial"/>
                <w:sz w:val="16"/>
              </w:rPr>
            </w:pPr>
          </w:p>
        </w:tc>
        <w:tc>
          <w:tcPr>
            <w:tcW w:w="1800" w:type="dxa"/>
            <w:tcBorders>
              <w:top w:val="nil"/>
            </w:tcBorders>
          </w:tcPr>
          <w:p w:rsidR="00FF4F2F" w:rsidRDefault="00FF4F2F">
            <w:pPr>
              <w:rPr>
                <w:rFonts w:ascii="Arial" w:hAnsi="Arial"/>
                <w:sz w:val="16"/>
              </w:rPr>
            </w:pPr>
          </w:p>
        </w:tc>
      </w:tr>
    </w:tbl>
    <w:p w:rsidR="00FF4F2F" w:rsidRDefault="00FF4F2F"/>
    <w:p w:rsidR="00FF4F2F" w:rsidRDefault="00FF4F2F">
      <w:r>
        <w:t>This DID is used to set various clutch characteristics (for clutch 5) that are learned during C2C final test and the Service Fast Learn (SFL) procedure.  The write length for DID $4E should not include the SFL data and therefore be only 8 bytes in length.  For reading, all 15 bytes should be sent by the controller.</w:t>
      </w:r>
    </w:p>
    <w:p w:rsidR="00FF4F2F" w:rsidRDefault="00FF4F2F"/>
    <w:p w:rsidR="00FF4F2F" w:rsidRDefault="00FF4F2F">
      <w:pPr>
        <w:keepNext w:val="0"/>
        <w:keepLines w:val="0"/>
      </w:pPr>
    </w:p>
    <w:p w:rsidR="00FF4F2F" w:rsidRDefault="00FF4F2F">
      <w:pPr>
        <w:pStyle w:val="Heading3"/>
      </w:pPr>
      <w:bookmarkStart w:id="1073" w:name="_Toc223513288"/>
      <w:r>
        <w:t>SSPR – DID $50 – Transmission Steady State Pressure Adapts</w:t>
      </w:r>
      <w:bookmarkEnd w:id="107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$50</w:t>
            </w:r>
          </w:p>
        </w:tc>
        <w:tc>
          <w:tcPr>
            <w:tcW w:w="2592" w:type="dxa"/>
            <w:tcBorders>
              <w:top w:val="nil"/>
            </w:tcBorders>
          </w:tcPr>
          <w:p w:rsidR="00FF4F2F" w:rsidRDefault="00FF4F2F">
            <w:pPr>
              <w:rPr>
                <w:rFonts w:ascii="Arial" w:hAnsi="Arial"/>
                <w:sz w:val="16"/>
              </w:rPr>
            </w:pPr>
            <w:r>
              <w:rPr>
                <w:rFonts w:ascii="Arial" w:hAnsi="Arial"/>
                <w:sz w:val="16"/>
              </w:rPr>
              <w:t>Transmission Steady State Pressure Adapts</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Reverse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First Gear TCC Off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First Gear TCC On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 Gear TCC Off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 Gear TCC On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Third Gear TCC Off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Third Gear TCC On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Fourth Gear TCC Off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Fourth Gear TCC On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Fifth Gear TCC Off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Fifth Gear TCC On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Sixth Gear TCC Off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Sixth Gear TCC On Steady State Pressure Adapt</w:t>
            </w:r>
          </w:p>
        </w:tc>
        <w:tc>
          <w:tcPr>
            <w:tcW w:w="720"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bl>
    <w:p w:rsidR="00FF4F2F" w:rsidRDefault="00FF4F2F"/>
    <w:p w:rsidR="00FF4F2F" w:rsidRDefault="00FF4F2F">
      <w:r>
        <w:t>This DID contains the transmission steady state pressure adapts.</w:t>
      </w:r>
    </w:p>
    <w:p w:rsidR="00FF4F2F" w:rsidRDefault="00FF4F2F">
      <w:pPr>
        <w:keepNext w:val="0"/>
        <w:keepLines w:val="0"/>
      </w:pPr>
    </w:p>
    <w:p w:rsidR="00FF4F2F" w:rsidRDefault="00FF4F2F">
      <w:pPr>
        <w:pStyle w:val="Heading3"/>
      </w:pPr>
      <w:bookmarkStart w:id="1074" w:name="_Toc223513289"/>
      <w:r>
        <w:lastRenderedPageBreak/>
        <w:t>SSPR – DID $51 – Transmission Steady State Pressure Braking Adapts</w:t>
      </w:r>
      <w:bookmarkEnd w:id="107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$51</w:t>
            </w:r>
          </w:p>
        </w:tc>
        <w:tc>
          <w:tcPr>
            <w:tcW w:w="2592" w:type="dxa"/>
            <w:tcBorders>
              <w:top w:val="nil"/>
            </w:tcBorders>
          </w:tcPr>
          <w:p w:rsidR="00FF4F2F" w:rsidRDefault="00FF4F2F">
            <w:pPr>
              <w:rPr>
                <w:rFonts w:ascii="Arial" w:hAnsi="Arial"/>
                <w:sz w:val="16"/>
              </w:rPr>
            </w:pPr>
            <w:r>
              <w:rPr>
                <w:rFonts w:ascii="Arial" w:hAnsi="Arial"/>
                <w:sz w:val="16"/>
              </w:rPr>
              <w:t>Transmission Steady State Pressure Braking Adapts</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Reverse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First Gear TCC Off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First Gear TCC On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 Gear TCC Off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Second Gear TCC On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Third Gear TCC Off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Third Gear TCC On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Fourth Gear TCC Off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Fourth Gear TCC On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Fifth Gear TCC Off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Fifth Gear TCC On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Sixth Gear TCC Off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Sixth Gear TCC On Steady State Pressure Braking Adapt</w:t>
            </w:r>
          </w:p>
        </w:tc>
        <w:tc>
          <w:tcPr>
            <w:tcW w:w="720"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0 - 510 kPa</w:t>
            </w:r>
          </w:p>
        </w:tc>
        <w:tc>
          <w:tcPr>
            <w:tcW w:w="2016" w:type="dxa"/>
            <w:tcBorders>
              <w:top w:val="nil"/>
            </w:tcBorders>
          </w:tcPr>
          <w:p w:rsidR="00FF4F2F" w:rsidRDefault="00FF4F2F">
            <w:pPr>
              <w:rPr>
                <w:rFonts w:ascii="Arial" w:hAnsi="Arial"/>
                <w:sz w:val="16"/>
              </w:rPr>
            </w:pPr>
            <w:r>
              <w:rPr>
                <w:rFonts w:ascii="Arial" w:hAnsi="Arial"/>
                <w:sz w:val="16"/>
              </w:rPr>
              <w:t>E = N * 2</w:t>
            </w:r>
          </w:p>
        </w:tc>
      </w:tr>
    </w:tbl>
    <w:p w:rsidR="00FF4F2F" w:rsidRDefault="00FF4F2F"/>
    <w:p w:rsidR="00FF4F2F" w:rsidRDefault="00FF4F2F">
      <w:r>
        <w:t>This DID contains the transmission steady state pressure braking adapts.</w:t>
      </w:r>
    </w:p>
    <w:p w:rsidR="00FF4F2F" w:rsidRDefault="00FF4F2F">
      <w:pPr>
        <w:keepNext w:val="0"/>
        <w:keepLines w:val="0"/>
      </w:pPr>
    </w:p>
    <w:p w:rsidR="00FF4F2F" w:rsidRDefault="00FF4F2F">
      <w:pPr>
        <w:pStyle w:val="Heading3"/>
      </w:pPr>
      <w:bookmarkStart w:id="1075" w:name="_Toc39375464"/>
      <w:bookmarkStart w:id="1076" w:name="_Toc223513290"/>
      <w:r>
        <w:lastRenderedPageBreak/>
        <w:t xml:space="preserve">RSCR – DID $52 – Transmission 1-2 Upshift </w:t>
      </w:r>
      <w:bookmarkEnd w:id="1075"/>
      <w:r>
        <w:t>Adaptive Shift Data</w:t>
      </w:r>
      <w:bookmarkEnd w:id="107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$52</w:t>
            </w:r>
          </w:p>
        </w:tc>
        <w:tc>
          <w:tcPr>
            <w:tcW w:w="2592" w:type="dxa"/>
            <w:tcBorders>
              <w:top w:val="nil"/>
            </w:tcBorders>
          </w:tcPr>
          <w:p w:rsidR="00FF4F2F" w:rsidRDefault="00FF4F2F">
            <w:pPr>
              <w:rPr>
                <w:rFonts w:ascii="Arial" w:hAnsi="Arial"/>
                <w:sz w:val="16"/>
              </w:rPr>
            </w:pPr>
            <w:r>
              <w:rPr>
                <w:rFonts w:ascii="Arial" w:hAnsi="Arial"/>
                <w:sz w:val="16"/>
              </w:rPr>
              <w:t>Transmission 1-2 Upshift Adaptive Shift Data</w:t>
            </w:r>
          </w:p>
        </w:tc>
        <w:tc>
          <w:tcPr>
            <w:tcW w:w="720" w:type="dxa"/>
            <w:tcBorders>
              <w:top w:val="nil"/>
            </w:tcBorders>
          </w:tcPr>
          <w:p w:rsidR="00FF4F2F" w:rsidRDefault="00FF4F2F">
            <w:pPr>
              <w:jc w:val="right"/>
              <w:rPr>
                <w:rFonts w:ascii="Arial" w:hAnsi="Arial"/>
                <w:sz w:val="16"/>
              </w:rPr>
            </w:pPr>
            <w:r>
              <w:rPr>
                <w:rFonts w:ascii="Arial" w:hAnsi="Arial"/>
                <w:sz w:val="16"/>
              </w:rPr>
              <w:t>26</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520"/>
        <w:gridCol w:w="648"/>
        <w:gridCol w:w="720"/>
        <w:gridCol w:w="720"/>
        <w:gridCol w:w="720"/>
        <w:gridCol w:w="2016"/>
        <w:gridCol w:w="2016"/>
      </w:tblGrid>
      <w:tr w:rsidR="00FF4F2F">
        <w:trPr>
          <w:cantSplit/>
          <w:jc w:val="center"/>
        </w:trPr>
        <w:tc>
          <w:tcPr>
            <w:tcW w:w="2520" w:type="dxa"/>
            <w:tcBorders>
              <w:bottom w:val="single" w:sz="12" w:space="0" w:color="000000"/>
            </w:tcBorders>
          </w:tcPr>
          <w:p w:rsidR="00FF4F2F" w:rsidRDefault="00FF4F2F">
            <w:pPr>
              <w:jc w:val="center"/>
              <w:rPr>
                <w:b/>
                <w:sz w:val="16"/>
              </w:rPr>
            </w:pPr>
            <w:r>
              <w:rPr>
                <w:b/>
                <w:sz w:val="16"/>
              </w:rPr>
              <w:t>Signal</w:t>
            </w:r>
          </w:p>
        </w:tc>
        <w:tc>
          <w:tcPr>
            <w:tcW w:w="648"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0 Oncoming Clutch Volume</w:t>
            </w:r>
          </w:p>
        </w:tc>
        <w:tc>
          <w:tcPr>
            <w:tcW w:w="648"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mL</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0 Oncoming Pressure Region 1</w:t>
            </w:r>
          </w:p>
        </w:tc>
        <w:tc>
          <w:tcPr>
            <w:tcW w:w="648"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0 Oncoming Pressure Region 2</w:t>
            </w:r>
          </w:p>
        </w:tc>
        <w:tc>
          <w:tcPr>
            <w:tcW w:w="648"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0 Oncoming Pressure Region 3</w:t>
            </w:r>
          </w:p>
        </w:tc>
        <w:tc>
          <w:tcPr>
            <w:tcW w:w="648"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0 Offgoing Pressure Region 1</w:t>
            </w:r>
          </w:p>
        </w:tc>
        <w:tc>
          <w:tcPr>
            <w:tcW w:w="648"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0 Offgoing Pressure Region 2</w:t>
            </w:r>
          </w:p>
        </w:tc>
        <w:tc>
          <w:tcPr>
            <w:tcW w:w="648"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0 Offgoing Pressure Region 3</w:t>
            </w:r>
          </w:p>
        </w:tc>
        <w:tc>
          <w:tcPr>
            <w:tcW w:w="648"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1 Oncoming Clutch Volume</w:t>
            </w:r>
          </w:p>
        </w:tc>
        <w:tc>
          <w:tcPr>
            <w:tcW w:w="648"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mL</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1 Oncoming Pressure Region 1</w:t>
            </w:r>
          </w:p>
        </w:tc>
        <w:tc>
          <w:tcPr>
            <w:tcW w:w="648"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1 Oncoming Pressure Region 2</w:t>
            </w:r>
          </w:p>
        </w:tc>
        <w:tc>
          <w:tcPr>
            <w:tcW w:w="648"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1 Oncoming Pressure Region 3</w:t>
            </w:r>
          </w:p>
        </w:tc>
        <w:tc>
          <w:tcPr>
            <w:tcW w:w="648" w:type="dxa"/>
            <w:tcBorders>
              <w:top w:val="nil"/>
            </w:tcBorders>
          </w:tcPr>
          <w:p w:rsidR="00FF4F2F" w:rsidRDefault="00FF4F2F">
            <w:pPr>
              <w:jc w:val="right"/>
              <w:rPr>
                <w:rFonts w:ascii="Arial" w:hAnsi="Arial"/>
                <w:sz w:val="16"/>
              </w:rPr>
            </w:pPr>
            <w:r>
              <w:rPr>
                <w:rFonts w:ascii="Arial" w:hAnsi="Arial"/>
                <w:sz w:val="16"/>
              </w:rPr>
              <w:t>18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1 Offgoing Pressure Region 1</w:t>
            </w:r>
          </w:p>
        </w:tc>
        <w:tc>
          <w:tcPr>
            <w:tcW w:w="648" w:type="dxa"/>
            <w:tcBorders>
              <w:top w:val="nil"/>
            </w:tcBorders>
          </w:tcPr>
          <w:p w:rsidR="00FF4F2F" w:rsidRDefault="00FF4F2F">
            <w:pPr>
              <w:jc w:val="right"/>
              <w:rPr>
                <w:rFonts w:ascii="Arial" w:hAnsi="Arial"/>
                <w:sz w:val="16"/>
              </w:rPr>
            </w:pPr>
            <w:r>
              <w:rPr>
                <w:rFonts w:ascii="Arial" w:hAnsi="Arial"/>
                <w:sz w:val="16"/>
              </w:rPr>
              <w:t>20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1 Offgoing Pressure Region 2</w:t>
            </w:r>
          </w:p>
        </w:tc>
        <w:tc>
          <w:tcPr>
            <w:tcW w:w="648" w:type="dxa"/>
            <w:tcBorders>
              <w:top w:val="nil"/>
            </w:tcBorders>
          </w:tcPr>
          <w:p w:rsidR="00FF4F2F" w:rsidRDefault="00FF4F2F">
            <w:pPr>
              <w:jc w:val="right"/>
              <w:rPr>
                <w:rFonts w:ascii="Arial" w:hAnsi="Arial"/>
                <w:sz w:val="16"/>
              </w:rPr>
            </w:pPr>
            <w:r>
              <w:rPr>
                <w:rFonts w:ascii="Arial" w:hAnsi="Arial"/>
                <w:sz w:val="16"/>
              </w:rPr>
              <w:t>22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520" w:type="dxa"/>
            <w:tcBorders>
              <w:top w:val="nil"/>
            </w:tcBorders>
          </w:tcPr>
          <w:p w:rsidR="00FF4F2F" w:rsidRDefault="00FF4F2F">
            <w:pPr>
              <w:rPr>
                <w:rFonts w:ascii="Arial" w:hAnsi="Arial"/>
                <w:sz w:val="16"/>
              </w:rPr>
            </w:pPr>
            <w:r>
              <w:rPr>
                <w:rFonts w:ascii="Arial" w:hAnsi="Arial"/>
                <w:sz w:val="16"/>
              </w:rPr>
              <w:t>Transmission 1-2 Upshift Pattern 1 Offgoing Pressure Region 3</w:t>
            </w:r>
          </w:p>
        </w:tc>
        <w:tc>
          <w:tcPr>
            <w:tcW w:w="648" w:type="dxa"/>
            <w:tcBorders>
              <w:top w:val="nil"/>
            </w:tcBorders>
          </w:tcPr>
          <w:p w:rsidR="00FF4F2F" w:rsidRDefault="00FF4F2F">
            <w:pPr>
              <w:jc w:val="right"/>
              <w:rPr>
                <w:rFonts w:ascii="Arial" w:hAnsi="Arial"/>
                <w:sz w:val="16"/>
              </w:rPr>
            </w:pPr>
            <w:r>
              <w:rPr>
                <w:rFonts w:ascii="Arial" w:hAnsi="Arial"/>
                <w:sz w:val="16"/>
              </w:rPr>
              <w:t>24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DID contains shift pattern 0 and shift pattern 1 transmission 1-2 upshift oncoming and offgoing pressure and clutch volume shift data used for adaptive purposes.  The clutch pressure data is indicated for torque regions 1, 2, and 3.</w:t>
      </w:r>
    </w:p>
    <w:p w:rsidR="00FF4F2F" w:rsidRDefault="00FF4F2F"/>
    <w:p w:rsidR="00FF4F2F" w:rsidRDefault="00FF4F2F">
      <w:pPr>
        <w:pStyle w:val="Heading3"/>
      </w:pPr>
      <w:bookmarkStart w:id="1077" w:name="_Toc223513291"/>
      <w:r>
        <w:t>RSCR – DID $53 – Transmission 2-3 Upshift Adaptive Shift Data</w:t>
      </w:r>
      <w:bookmarkEnd w:id="107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$53</w:t>
            </w:r>
          </w:p>
        </w:tc>
        <w:tc>
          <w:tcPr>
            <w:tcW w:w="2592" w:type="dxa"/>
            <w:tcBorders>
              <w:top w:val="nil"/>
            </w:tcBorders>
          </w:tcPr>
          <w:p w:rsidR="00FF4F2F" w:rsidRDefault="00FF4F2F">
            <w:pPr>
              <w:rPr>
                <w:rFonts w:ascii="Arial" w:hAnsi="Arial"/>
                <w:sz w:val="16"/>
              </w:rPr>
            </w:pPr>
            <w:r>
              <w:rPr>
                <w:rFonts w:ascii="Arial" w:hAnsi="Arial"/>
                <w:sz w:val="16"/>
              </w:rPr>
              <w:t>Transmission 2-3 Upshift Adaptive Shift Data</w:t>
            </w:r>
          </w:p>
        </w:tc>
        <w:tc>
          <w:tcPr>
            <w:tcW w:w="720" w:type="dxa"/>
            <w:tcBorders>
              <w:top w:val="nil"/>
            </w:tcBorders>
          </w:tcPr>
          <w:p w:rsidR="00FF4F2F" w:rsidRDefault="00FF4F2F">
            <w:pPr>
              <w:jc w:val="right"/>
              <w:rPr>
                <w:rFonts w:ascii="Arial" w:hAnsi="Arial"/>
                <w:sz w:val="16"/>
              </w:rPr>
            </w:pPr>
            <w:r>
              <w:rPr>
                <w:rFonts w:ascii="Arial" w:hAnsi="Arial"/>
                <w:sz w:val="16"/>
              </w:rPr>
              <w:t>26</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0 Oncoming Clutch Volume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mL</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0 Oncoming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0 Oncoming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lastRenderedPageBreak/>
              <w:t>Transmission 2-3 Upshift Pattern 0 Oncoming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0 Offgoing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0 Offgoing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0 Offgoing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1 Oncoming Clutch Volume</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mL</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1 Oncoming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1 Oncoming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1 Oncoming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18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1 Offgoing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20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1 Offgoing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22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2-3 Upshift Pattern 1 Offgoing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24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DID contains shift pattern 0 and shift pattern 1 transmission 2-3 upshift oncoming and offgoing pressure and clutch volume shift data used for adaptive purposes.  The clutch pressure data is indicated for torque regions 1, 2, and 3.</w:t>
      </w:r>
    </w:p>
    <w:p w:rsidR="00FF4F2F" w:rsidRDefault="00FF4F2F"/>
    <w:p w:rsidR="00FF4F2F" w:rsidRDefault="00FF4F2F">
      <w:pPr>
        <w:pStyle w:val="Heading3"/>
      </w:pPr>
      <w:bookmarkStart w:id="1078" w:name="_Toc223513292"/>
      <w:r>
        <w:t>RSCR – DID $54 – Transmission 3-4 Upshift Adaptive Shift Data</w:t>
      </w:r>
      <w:bookmarkEnd w:id="107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$54</w:t>
            </w:r>
          </w:p>
        </w:tc>
        <w:tc>
          <w:tcPr>
            <w:tcW w:w="2592" w:type="dxa"/>
            <w:tcBorders>
              <w:top w:val="nil"/>
            </w:tcBorders>
          </w:tcPr>
          <w:p w:rsidR="00FF4F2F" w:rsidRDefault="00FF4F2F">
            <w:pPr>
              <w:rPr>
                <w:rFonts w:ascii="Arial" w:hAnsi="Arial"/>
                <w:sz w:val="16"/>
              </w:rPr>
            </w:pPr>
            <w:r>
              <w:rPr>
                <w:rFonts w:ascii="Arial" w:hAnsi="Arial"/>
                <w:sz w:val="16"/>
              </w:rPr>
              <w:t>Transmission 3-4 Upshift Adaptive Shift Data</w:t>
            </w:r>
          </w:p>
        </w:tc>
        <w:tc>
          <w:tcPr>
            <w:tcW w:w="720" w:type="dxa"/>
            <w:tcBorders>
              <w:top w:val="nil"/>
            </w:tcBorders>
          </w:tcPr>
          <w:p w:rsidR="00FF4F2F" w:rsidRDefault="00FF4F2F">
            <w:pPr>
              <w:jc w:val="right"/>
              <w:rPr>
                <w:rFonts w:ascii="Arial" w:hAnsi="Arial"/>
                <w:sz w:val="16"/>
              </w:rPr>
            </w:pPr>
            <w:r>
              <w:rPr>
                <w:rFonts w:ascii="Arial" w:hAnsi="Arial"/>
                <w:sz w:val="16"/>
              </w:rPr>
              <w:t>26</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0 Oncoming Clutch Volume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mL</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0 Oncoming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0 Oncoming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0 Oncoming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0 Offgoing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lastRenderedPageBreak/>
              <w:t>Transmission 3-4 Upshift Pattern 0 Offgoing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0 Offgoing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1 Oncoming Clutch Volume</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mL</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1 Oncoming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1 Oncoming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1 Oncoming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18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1 Offgoing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20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1 Offgoing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22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3-4 Upshift Pattern 1 Offgoing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24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DID contains shift pattern 0 and shift pattern 1 transmission 3-4 upshift oncoming and offgoing pressure and clutch volume shift data used for adaptive purposes.  The clutch pressure data is indicated for torque regions 1, 2, and 3.</w:t>
      </w:r>
    </w:p>
    <w:p w:rsidR="00FF4F2F" w:rsidRDefault="00FF4F2F"/>
    <w:p w:rsidR="00FF4F2F" w:rsidRDefault="00FF4F2F">
      <w:pPr>
        <w:pStyle w:val="Heading3"/>
      </w:pPr>
      <w:bookmarkStart w:id="1079" w:name="_Toc223513293"/>
      <w:r>
        <w:t>RSCR – DID $55 – Transmission 4-5 Upshift Adaptive Shift Data</w:t>
      </w:r>
      <w:bookmarkEnd w:id="107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$55</w:t>
            </w:r>
          </w:p>
        </w:tc>
        <w:tc>
          <w:tcPr>
            <w:tcW w:w="2592" w:type="dxa"/>
            <w:tcBorders>
              <w:top w:val="nil"/>
            </w:tcBorders>
          </w:tcPr>
          <w:p w:rsidR="00FF4F2F" w:rsidRDefault="00FF4F2F">
            <w:pPr>
              <w:rPr>
                <w:rFonts w:ascii="Arial" w:hAnsi="Arial"/>
                <w:sz w:val="16"/>
              </w:rPr>
            </w:pPr>
            <w:r>
              <w:rPr>
                <w:rFonts w:ascii="Arial" w:hAnsi="Arial"/>
                <w:sz w:val="16"/>
              </w:rPr>
              <w:t>Transmission 4-5 Upshift Adaptive Shift Data</w:t>
            </w:r>
          </w:p>
        </w:tc>
        <w:tc>
          <w:tcPr>
            <w:tcW w:w="720" w:type="dxa"/>
            <w:tcBorders>
              <w:top w:val="nil"/>
            </w:tcBorders>
          </w:tcPr>
          <w:p w:rsidR="00FF4F2F" w:rsidRDefault="00FF4F2F">
            <w:pPr>
              <w:jc w:val="right"/>
              <w:rPr>
                <w:rFonts w:ascii="Arial" w:hAnsi="Arial"/>
                <w:sz w:val="16"/>
              </w:rPr>
            </w:pPr>
            <w:r>
              <w:rPr>
                <w:rFonts w:ascii="Arial" w:hAnsi="Arial"/>
                <w:sz w:val="16"/>
              </w:rPr>
              <w:t>26</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0 Oncoming Clutch Volume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mL</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0 Oncoming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0 Oncoming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0 Oncoming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0 Offgoing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0 Offgoing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0 Offgoing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lastRenderedPageBreak/>
              <w:t>Transmission 4-5 Upshift Pattern 1 Oncoming Clutch Volume</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mL</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1 Oncoming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1 Oncoming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1 Oncoming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18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1 Offgoing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20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1 Offgoing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22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4-5 Upshift Pattern 1 Offgoing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24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DID contains shift pattern 0 and shift pattern 1 transmission 4-5 upshift oncoming and offgoing pressure and clutch volume shift data used for adaptive purposes.  The clutch pressure data is indicated for torque regions 1, 2, and 3.</w:t>
      </w:r>
    </w:p>
    <w:p w:rsidR="00FF4F2F" w:rsidRDefault="00FF4F2F"/>
    <w:p w:rsidR="00FF4F2F" w:rsidRDefault="00FF4F2F">
      <w:pPr>
        <w:pStyle w:val="Heading3"/>
      </w:pPr>
      <w:bookmarkStart w:id="1080" w:name="_Toc223513294"/>
      <w:r>
        <w:t>RSCR – DID $56 – Transmission 5-6 Upshift Adaptive Shift Data</w:t>
      </w:r>
      <w:bookmarkEnd w:id="108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$56</w:t>
            </w:r>
          </w:p>
        </w:tc>
        <w:tc>
          <w:tcPr>
            <w:tcW w:w="2592" w:type="dxa"/>
            <w:tcBorders>
              <w:top w:val="nil"/>
            </w:tcBorders>
          </w:tcPr>
          <w:p w:rsidR="00FF4F2F" w:rsidRDefault="00FF4F2F">
            <w:pPr>
              <w:rPr>
                <w:rFonts w:ascii="Arial" w:hAnsi="Arial"/>
                <w:sz w:val="16"/>
              </w:rPr>
            </w:pPr>
            <w:r>
              <w:rPr>
                <w:rFonts w:ascii="Arial" w:hAnsi="Arial"/>
                <w:sz w:val="16"/>
              </w:rPr>
              <w:t>Transmission 5-6 Upshift Adaptive Shift Data</w:t>
            </w:r>
          </w:p>
        </w:tc>
        <w:tc>
          <w:tcPr>
            <w:tcW w:w="720" w:type="dxa"/>
            <w:tcBorders>
              <w:top w:val="nil"/>
            </w:tcBorders>
          </w:tcPr>
          <w:p w:rsidR="00FF4F2F" w:rsidRDefault="00FF4F2F">
            <w:pPr>
              <w:jc w:val="right"/>
              <w:rPr>
                <w:rFonts w:ascii="Arial" w:hAnsi="Arial"/>
                <w:sz w:val="16"/>
              </w:rPr>
            </w:pPr>
            <w:r>
              <w:rPr>
                <w:rFonts w:ascii="Arial" w:hAnsi="Arial"/>
                <w:sz w:val="16"/>
              </w:rPr>
              <w:t>26</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0 Oncoming Clutch Volume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mL</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0 Oncoming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0 Oncoming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0 Oncoming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0 Offgoing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0 Offgoing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0 Offgoing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1 Oncoming Clutch Volume</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mL</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1 Oncoming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lastRenderedPageBreak/>
              <w:t>Transmission 5-6 Upshift Pattern 1 Oncoming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1 Oncoming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18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1 Offgoing Pressure Region 1</w:t>
            </w:r>
          </w:p>
        </w:tc>
        <w:tc>
          <w:tcPr>
            <w:tcW w:w="720" w:type="dxa"/>
            <w:tcBorders>
              <w:top w:val="nil"/>
            </w:tcBorders>
          </w:tcPr>
          <w:p w:rsidR="00FF4F2F" w:rsidRDefault="00FF4F2F">
            <w:pPr>
              <w:jc w:val="right"/>
              <w:rPr>
                <w:rFonts w:ascii="Arial" w:hAnsi="Arial"/>
                <w:sz w:val="16"/>
              </w:rPr>
            </w:pPr>
            <w:r>
              <w:rPr>
                <w:rFonts w:ascii="Arial" w:hAnsi="Arial"/>
                <w:sz w:val="16"/>
              </w:rPr>
              <w:t>20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1 Offgoing Pressure Region 2</w:t>
            </w:r>
          </w:p>
        </w:tc>
        <w:tc>
          <w:tcPr>
            <w:tcW w:w="720" w:type="dxa"/>
            <w:tcBorders>
              <w:top w:val="nil"/>
            </w:tcBorders>
          </w:tcPr>
          <w:p w:rsidR="00FF4F2F" w:rsidRDefault="00FF4F2F">
            <w:pPr>
              <w:jc w:val="right"/>
              <w:rPr>
                <w:rFonts w:ascii="Arial" w:hAnsi="Arial"/>
                <w:sz w:val="16"/>
              </w:rPr>
            </w:pPr>
            <w:r>
              <w:rPr>
                <w:rFonts w:ascii="Arial" w:hAnsi="Arial"/>
                <w:sz w:val="16"/>
              </w:rPr>
              <w:t>22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5-6 Upshift Pattern 1 Offgoing Pressure Region 3</w:t>
            </w:r>
          </w:p>
        </w:tc>
        <w:tc>
          <w:tcPr>
            <w:tcW w:w="720" w:type="dxa"/>
            <w:tcBorders>
              <w:top w:val="nil"/>
            </w:tcBorders>
          </w:tcPr>
          <w:p w:rsidR="00FF4F2F" w:rsidRDefault="00FF4F2F">
            <w:pPr>
              <w:jc w:val="right"/>
              <w:rPr>
                <w:rFonts w:ascii="Arial" w:hAnsi="Arial"/>
                <w:sz w:val="16"/>
              </w:rPr>
            </w:pPr>
            <w:r>
              <w:rPr>
                <w:rFonts w:ascii="Arial" w:hAnsi="Arial"/>
                <w:sz w:val="16"/>
              </w:rPr>
              <w:t>24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bl>
    <w:p w:rsidR="00FF4F2F" w:rsidRDefault="00FF4F2F"/>
    <w:p w:rsidR="00FF4F2F" w:rsidRDefault="00FF4F2F">
      <w:r>
        <w:t>This DID contains shift pattern 0 and shift pattern 1 transmission 5-6 upshift oncoming and offgoing pressure and clutch volume shift data used for adaptive purposes.  The clutch pressure data is indicated for torque regions 1, 2, and 3.</w:t>
      </w:r>
    </w:p>
    <w:p w:rsidR="00FF4F2F" w:rsidRDefault="00FF4F2F"/>
    <w:p w:rsidR="00FF4F2F" w:rsidRDefault="00FF4F2F">
      <w:pPr>
        <w:pStyle w:val="Heading3"/>
      </w:pPr>
      <w:bookmarkStart w:id="1081" w:name="_Toc223513295"/>
      <w:r>
        <w:t>RSCR – DID $57 – Transmission D-R Shift Adaptive Shift Data</w:t>
      </w:r>
      <w:bookmarkEnd w:id="108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$57</w:t>
            </w:r>
          </w:p>
        </w:tc>
        <w:tc>
          <w:tcPr>
            <w:tcW w:w="2592" w:type="dxa"/>
            <w:tcBorders>
              <w:top w:val="nil"/>
            </w:tcBorders>
          </w:tcPr>
          <w:p w:rsidR="00FF4F2F" w:rsidRDefault="00FF4F2F">
            <w:pPr>
              <w:rPr>
                <w:rFonts w:ascii="Arial" w:hAnsi="Arial"/>
                <w:sz w:val="16"/>
              </w:rPr>
            </w:pPr>
            <w:r>
              <w:rPr>
                <w:rFonts w:ascii="Arial" w:hAnsi="Arial"/>
                <w:sz w:val="16"/>
              </w:rPr>
              <w:t xml:space="preserve">Transmission </w:t>
            </w:r>
            <w:r w:rsidR="00EA36DC">
              <w:rPr>
                <w:rFonts w:ascii="Arial" w:hAnsi="Arial"/>
                <w:sz w:val="16"/>
              </w:rPr>
              <w:t xml:space="preserve">D-R </w:t>
            </w:r>
            <w:r>
              <w:rPr>
                <w:rFonts w:ascii="Arial" w:hAnsi="Arial"/>
                <w:sz w:val="16"/>
              </w:rPr>
              <w:t>Shift Adaptive Shift Data</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D-R Oncoming Clutch Volume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mL</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D-R Minimum Oncoming Clutch Volume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0 - 255 mL</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D-R Oncoming Clutch Pressure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-4096 - 4095.875 kPa</w:t>
            </w:r>
          </w:p>
        </w:tc>
        <w:tc>
          <w:tcPr>
            <w:tcW w:w="2016" w:type="dxa"/>
            <w:tcBorders>
              <w:top w:val="nil"/>
            </w:tcBorders>
          </w:tcPr>
          <w:p w:rsidR="00FF4F2F" w:rsidRDefault="00FF4F2F">
            <w:pPr>
              <w:rPr>
                <w:rFonts w:ascii="Arial" w:hAnsi="Arial"/>
                <w:sz w:val="16"/>
              </w:rPr>
            </w:pPr>
            <w:r>
              <w:rPr>
                <w:rFonts w:ascii="Arial" w:hAnsi="Arial"/>
                <w:sz w:val="16"/>
              </w:rPr>
              <w:t>E = N * 0.125</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Transmission D-R Oncoming Fill Delay</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SNM</w:t>
            </w:r>
          </w:p>
        </w:tc>
        <w:tc>
          <w:tcPr>
            <w:tcW w:w="2016" w:type="dxa"/>
            <w:tcBorders>
              <w:top w:val="nil"/>
            </w:tcBorders>
          </w:tcPr>
          <w:p w:rsidR="00FF4F2F" w:rsidRDefault="00FF4F2F">
            <w:pPr>
              <w:rPr>
                <w:rFonts w:ascii="Arial" w:hAnsi="Arial"/>
                <w:sz w:val="16"/>
              </w:rPr>
            </w:pPr>
            <w:r>
              <w:rPr>
                <w:rFonts w:ascii="Arial" w:hAnsi="Arial"/>
                <w:sz w:val="16"/>
              </w:rPr>
              <w:t>-32 - 31.9990234375 s</w:t>
            </w:r>
          </w:p>
        </w:tc>
        <w:tc>
          <w:tcPr>
            <w:tcW w:w="2016" w:type="dxa"/>
            <w:tcBorders>
              <w:top w:val="nil"/>
            </w:tcBorders>
          </w:tcPr>
          <w:p w:rsidR="00FF4F2F" w:rsidRDefault="00FF4F2F">
            <w:pPr>
              <w:rPr>
                <w:rFonts w:ascii="Arial" w:hAnsi="Arial"/>
                <w:sz w:val="16"/>
              </w:rPr>
            </w:pPr>
            <w:r>
              <w:rPr>
                <w:rFonts w:ascii="Arial" w:hAnsi="Arial"/>
                <w:sz w:val="16"/>
              </w:rPr>
              <w:t>E = N / 1024</w:t>
            </w:r>
          </w:p>
        </w:tc>
      </w:tr>
    </w:tbl>
    <w:p w:rsidR="00FF4F2F" w:rsidRDefault="00FF4F2F"/>
    <w:p w:rsidR="00FF4F2F" w:rsidRDefault="00FF4F2F">
      <w:r>
        <w:t xml:space="preserve">This DID indicates the clutch volume, minimum clutch volume, oncoming clutch pressure, and oncoming fill delay for the oncoming clutch during drive to reverse gear transition events. </w:t>
      </w:r>
    </w:p>
    <w:p w:rsidR="00FF4F2F" w:rsidRDefault="00FF4F2F">
      <w:pPr>
        <w:keepNext w:val="0"/>
        <w:keepLines w:val="0"/>
      </w:pPr>
    </w:p>
    <w:p w:rsidR="00FF4F2F" w:rsidRDefault="00FF4F2F">
      <w:pPr>
        <w:pStyle w:val="Heading3"/>
      </w:pPr>
      <w:bookmarkStart w:id="1082" w:name="_Toc223513296"/>
      <w:r>
        <w:t>TFQR – DID $5F – Transmission Oil Remaining Life</w:t>
      </w:r>
      <w:bookmarkEnd w:id="108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$5F</w:t>
            </w:r>
          </w:p>
        </w:tc>
        <w:tc>
          <w:tcPr>
            <w:tcW w:w="2592" w:type="dxa"/>
            <w:tcBorders>
              <w:top w:val="nil"/>
            </w:tcBorders>
          </w:tcPr>
          <w:p w:rsidR="00FF4F2F" w:rsidRDefault="00FF4F2F">
            <w:pPr>
              <w:rPr>
                <w:rFonts w:ascii="Arial" w:hAnsi="Arial"/>
                <w:sz w:val="16"/>
              </w:rPr>
            </w:pPr>
            <w:r>
              <w:rPr>
                <w:rFonts w:ascii="Arial" w:hAnsi="Arial"/>
                <w:sz w:val="16"/>
              </w:rPr>
              <w:t>Transmission Oil Remaining Life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016" w:type="dxa"/>
            <w:tcBorders>
              <w:top w:val="nil"/>
            </w:tcBorders>
          </w:tcPr>
          <w:p w:rsidR="00FF4F2F" w:rsidRDefault="00FF4F2F">
            <w:pPr>
              <w:rPr>
                <w:rFonts w:ascii="Arial" w:hAnsi="Arial"/>
                <w:sz w:val="16"/>
              </w:rPr>
            </w:pPr>
            <w:r>
              <w:rPr>
                <w:rFonts w:ascii="Arial" w:hAnsi="Arial"/>
                <w:sz w:val="16"/>
              </w:rPr>
              <w:t>0 - 99.609375 %</w:t>
            </w:r>
          </w:p>
        </w:tc>
        <w:tc>
          <w:tcPr>
            <w:tcW w:w="2016" w:type="dxa"/>
            <w:tcBorders>
              <w:top w:val="nil"/>
            </w:tcBorders>
          </w:tcPr>
          <w:p w:rsidR="00FF4F2F" w:rsidRDefault="00FF4F2F">
            <w:pPr>
              <w:rPr>
                <w:rFonts w:ascii="Arial" w:hAnsi="Arial"/>
                <w:sz w:val="16"/>
              </w:rPr>
            </w:pPr>
            <w:r>
              <w:rPr>
                <w:rFonts w:ascii="Arial" w:hAnsi="Arial"/>
                <w:sz w:val="16"/>
              </w:rPr>
              <w:t>E = N * 100/256</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p w:rsidR="00FF4F2F" w:rsidRDefault="00FF4F2F">
      <w:r>
        <w:t>This DID contains the transmission oil remaining life determined from an algorithm based upon the transmission oil / fluid temperature.  This DID may be used to reset the transmission oil remaining life.</w:t>
      </w:r>
    </w:p>
    <w:p w:rsidR="00FF4F2F" w:rsidRDefault="00FF4F2F">
      <w:pPr>
        <w:keepNext w:val="0"/>
        <w:keepLines w:val="0"/>
      </w:pPr>
    </w:p>
    <w:p w:rsidR="00FF4F2F" w:rsidRDefault="00FF4F2F">
      <w:pPr>
        <w:pStyle w:val="Heading3"/>
      </w:pPr>
      <w:bookmarkStart w:id="1083" w:name="_Toc223513297"/>
      <w:r>
        <w:lastRenderedPageBreak/>
        <w:t>MSFR – DID $6B – Reference Period Compensation Factors</w:t>
      </w:r>
      <w:bookmarkEnd w:id="108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$6B</w:t>
            </w:r>
          </w:p>
        </w:tc>
        <w:tc>
          <w:tcPr>
            <w:tcW w:w="2592" w:type="dxa"/>
            <w:tcBorders>
              <w:top w:val="nil"/>
            </w:tcBorders>
          </w:tcPr>
          <w:p w:rsidR="00FF4F2F" w:rsidRDefault="00FF4F2F">
            <w:pPr>
              <w:rPr>
                <w:rFonts w:ascii="Arial" w:hAnsi="Arial"/>
                <w:sz w:val="16"/>
              </w:rPr>
            </w:pPr>
            <w:r>
              <w:rPr>
                <w:rFonts w:ascii="Arial" w:hAnsi="Arial"/>
                <w:sz w:val="16"/>
              </w:rPr>
              <w:t>Reference Period Compensation Factors</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Reference Period Compensation Factor A</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0 - 1.999969482422</w:t>
            </w:r>
          </w:p>
        </w:tc>
        <w:tc>
          <w:tcPr>
            <w:tcW w:w="2016" w:type="dxa"/>
            <w:tcBorders>
              <w:top w:val="nil"/>
            </w:tcBorders>
          </w:tcPr>
          <w:p w:rsidR="00FF4F2F" w:rsidRDefault="00FF4F2F">
            <w:pPr>
              <w:rPr>
                <w:rFonts w:ascii="Arial" w:hAnsi="Arial"/>
                <w:sz w:val="16"/>
              </w:rPr>
            </w:pPr>
            <w:r>
              <w:rPr>
                <w:rFonts w:ascii="Arial" w:hAnsi="Arial"/>
                <w:sz w:val="16"/>
              </w:rPr>
              <w:t>E = N * 1 / 32768</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Reference Period Compensation Factor B</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0 - 1.999969482422</w:t>
            </w:r>
          </w:p>
        </w:tc>
        <w:tc>
          <w:tcPr>
            <w:tcW w:w="2016" w:type="dxa"/>
            <w:tcBorders>
              <w:top w:val="nil"/>
            </w:tcBorders>
          </w:tcPr>
          <w:p w:rsidR="00FF4F2F" w:rsidRDefault="00FF4F2F">
            <w:pPr>
              <w:rPr>
                <w:rFonts w:ascii="Arial" w:hAnsi="Arial"/>
                <w:sz w:val="16"/>
              </w:rPr>
            </w:pPr>
            <w:r>
              <w:rPr>
                <w:rFonts w:ascii="Arial" w:hAnsi="Arial"/>
                <w:sz w:val="16"/>
              </w:rPr>
              <w:t>E = N * 1 / 32768</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Reference Period Compensation Factor C</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0 - 1.999969482422</w:t>
            </w:r>
          </w:p>
        </w:tc>
        <w:tc>
          <w:tcPr>
            <w:tcW w:w="2016" w:type="dxa"/>
            <w:tcBorders>
              <w:top w:val="nil"/>
            </w:tcBorders>
          </w:tcPr>
          <w:p w:rsidR="00FF4F2F" w:rsidRDefault="00FF4F2F">
            <w:pPr>
              <w:rPr>
                <w:rFonts w:ascii="Arial" w:hAnsi="Arial"/>
                <w:sz w:val="16"/>
              </w:rPr>
            </w:pPr>
            <w:r>
              <w:rPr>
                <w:rFonts w:ascii="Arial" w:hAnsi="Arial"/>
                <w:sz w:val="16"/>
              </w:rPr>
              <w:t>E = N * 1 / 32768</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Reference Period Compensation Factor D</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0 - 1.999969482422</w:t>
            </w:r>
          </w:p>
        </w:tc>
        <w:tc>
          <w:tcPr>
            <w:tcW w:w="2016" w:type="dxa"/>
            <w:tcBorders>
              <w:top w:val="nil"/>
            </w:tcBorders>
          </w:tcPr>
          <w:p w:rsidR="00FF4F2F" w:rsidRDefault="00FF4F2F">
            <w:pPr>
              <w:rPr>
                <w:rFonts w:ascii="Arial" w:hAnsi="Arial"/>
                <w:sz w:val="16"/>
              </w:rPr>
            </w:pPr>
            <w:r>
              <w:rPr>
                <w:rFonts w:ascii="Arial" w:hAnsi="Arial"/>
                <w:sz w:val="16"/>
              </w:rPr>
              <w:t>E = N * 1 / 32768</w:t>
            </w:r>
          </w:p>
        </w:tc>
      </w:tr>
    </w:tbl>
    <w:p w:rsidR="00FF4F2F" w:rsidRDefault="00FF4F2F"/>
    <w:p w:rsidR="00FF4F2F" w:rsidRDefault="00FF4F2F">
      <w:r>
        <w:t>This DID contains the crank angle sensing error (CASE) learn reference period compensation factor for each cylinder pair.</w:t>
      </w:r>
    </w:p>
    <w:p w:rsidR="00FF4F2F" w:rsidRDefault="00FF4F2F">
      <w:pPr>
        <w:keepNext w:val="0"/>
        <w:keepLines w:val="0"/>
      </w:pPr>
    </w:p>
    <w:p w:rsidR="00FF4F2F" w:rsidRDefault="00FF4F2F">
      <w:pPr>
        <w:pStyle w:val="Heading3"/>
      </w:pPr>
      <w:bookmarkStart w:id="1084" w:name="_Toc223513298"/>
      <w:r>
        <w:t>EODR – DID $6D – Engine Oil Remaining Life</w:t>
      </w:r>
      <w:bookmarkEnd w:id="108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$6D</w:t>
            </w:r>
          </w:p>
        </w:tc>
        <w:tc>
          <w:tcPr>
            <w:tcW w:w="2592" w:type="dxa"/>
            <w:tcBorders>
              <w:top w:val="nil"/>
            </w:tcBorders>
          </w:tcPr>
          <w:p w:rsidR="00FF4F2F" w:rsidRDefault="00FF4F2F">
            <w:pPr>
              <w:rPr>
                <w:rFonts w:ascii="Arial" w:hAnsi="Arial"/>
                <w:sz w:val="16"/>
              </w:rPr>
            </w:pPr>
            <w:r>
              <w:rPr>
                <w:rFonts w:ascii="Arial" w:hAnsi="Arial"/>
                <w:sz w:val="16"/>
              </w:rPr>
              <w:t>Engine Oil Remaining Life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UNM</w:t>
            </w:r>
          </w:p>
        </w:tc>
        <w:tc>
          <w:tcPr>
            <w:tcW w:w="2016" w:type="dxa"/>
            <w:tcBorders>
              <w:top w:val="nil"/>
            </w:tcBorders>
          </w:tcPr>
          <w:p w:rsidR="00FF4F2F" w:rsidRDefault="00FF4F2F">
            <w:pPr>
              <w:rPr>
                <w:rFonts w:ascii="Arial" w:hAnsi="Arial"/>
                <w:sz w:val="16"/>
              </w:rPr>
            </w:pPr>
            <w:r>
              <w:rPr>
                <w:rFonts w:ascii="Arial" w:hAnsi="Arial"/>
                <w:sz w:val="16"/>
              </w:rPr>
              <w:t>0 - 99.609375 %</w:t>
            </w:r>
          </w:p>
        </w:tc>
        <w:tc>
          <w:tcPr>
            <w:tcW w:w="2016" w:type="dxa"/>
            <w:tcBorders>
              <w:top w:val="nil"/>
            </w:tcBorders>
          </w:tcPr>
          <w:p w:rsidR="00FF4F2F" w:rsidRDefault="00FF4F2F">
            <w:pPr>
              <w:rPr>
                <w:rFonts w:ascii="Arial" w:hAnsi="Arial"/>
                <w:sz w:val="16"/>
              </w:rPr>
            </w:pPr>
            <w:r>
              <w:rPr>
                <w:rFonts w:ascii="Arial" w:hAnsi="Arial"/>
                <w:sz w:val="16"/>
              </w:rPr>
              <w:t>E = N * 100/256</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p w:rsidR="00FF4F2F" w:rsidRDefault="00FF4F2F">
      <w:r>
        <w:t>This DID contains the engine oil remaining life determined from an algorithm based upon the effective engine revolutions and the distance driven since the last oil change.  This DID may be used to reset the engine oil remaining life.</w:t>
      </w:r>
    </w:p>
    <w:p w:rsidR="00287CCB" w:rsidRDefault="00287CCB" w:rsidP="00287CCB">
      <w:pPr>
        <w:keepNext w:val="0"/>
        <w:keepLines w:val="0"/>
      </w:pPr>
    </w:p>
    <w:p w:rsidR="00287CCB" w:rsidRDefault="00287CCB" w:rsidP="00287CCB">
      <w:pPr>
        <w:pStyle w:val="Heading3"/>
      </w:pPr>
      <w:bookmarkStart w:id="1085" w:name="_Toc130785955"/>
      <w:bookmarkStart w:id="1086" w:name="_Toc130870411"/>
      <w:bookmarkStart w:id="1087" w:name="_Toc138839572"/>
      <w:bookmarkStart w:id="1088" w:name="_Toc169595767"/>
      <w:bookmarkStart w:id="1089" w:name="_Toc223513299"/>
      <w:r>
        <w:t xml:space="preserve">MEMR – DID $75 – </w:t>
      </w:r>
      <w:bookmarkEnd w:id="1085"/>
      <w:bookmarkEnd w:id="1086"/>
      <w:bookmarkEnd w:id="1087"/>
      <w:r>
        <w:t>First Time Power Up Flag</w:t>
      </w:r>
      <w:bookmarkEnd w:id="1088"/>
      <w:bookmarkEnd w:id="1089"/>
    </w:p>
    <w:p w:rsidR="00287CCB" w:rsidRDefault="00287CCB" w:rsidP="00287CCB"/>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287CCB" w:rsidTr="0083561C">
        <w:trPr>
          <w:cantSplit/>
          <w:jc w:val="center"/>
        </w:trPr>
        <w:tc>
          <w:tcPr>
            <w:tcW w:w="576" w:type="dxa"/>
            <w:tcBorders>
              <w:bottom w:val="single" w:sz="12" w:space="0" w:color="000000"/>
            </w:tcBorders>
          </w:tcPr>
          <w:p w:rsidR="00287CCB" w:rsidRDefault="00287CCB" w:rsidP="0083561C">
            <w:pPr>
              <w:jc w:val="center"/>
              <w:rPr>
                <w:b/>
                <w:sz w:val="16"/>
              </w:rPr>
            </w:pPr>
            <w:r>
              <w:rPr>
                <w:b/>
                <w:sz w:val="16"/>
              </w:rPr>
              <w:t>DID</w:t>
            </w:r>
          </w:p>
        </w:tc>
        <w:tc>
          <w:tcPr>
            <w:tcW w:w="2592" w:type="dxa"/>
            <w:tcBorders>
              <w:bottom w:val="single" w:sz="12" w:space="0" w:color="000000"/>
            </w:tcBorders>
          </w:tcPr>
          <w:p w:rsidR="00287CCB" w:rsidRDefault="00287CCB" w:rsidP="0083561C">
            <w:pPr>
              <w:jc w:val="center"/>
              <w:rPr>
                <w:b/>
                <w:sz w:val="16"/>
              </w:rPr>
            </w:pPr>
            <w:r>
              <w:rPr>
                <w:b/>
                <w:sz w:val="16"/>
              </w:rPr>
              <w:t>Signal</w:t>
            </w:r>
          </w:p>
        </w:tc>
        <w:tc>
          <w:tcPr>
            <w:tcW w:w="720" w:type="dxa"/>
            <w:tcBorders>
              <w:bottom w:val="single" w:sz="12" w:space="0" w:color="000000"/>
            </w:tcBorders>
          </w:tcPr>
          <w:p w:rsidR="00287CCB" w:rsidRDefault="00287CCB" w:rsidP="0083561C">
            <w:pPr>
              <w:jc w:val="center"/>
              <w:rPr>
                <w:b/>
                <w:sz w:val="16"/>
              </w:rPr>
            </w:pPr>
            <w:r>
              <w:rPr>
                <w:b/>
                <w:sz w:val="16"/>
              </w:rPr>
              <w:t>Length (Bytes)</w:t>
            </w:r>
          </w:p>
        </w:tc>
        <w:tc>
          <w:tcPr>
            <w:tcW w:w="720" w:type="dxa"/>
            <w:tcBorders>
              <w:bottom w:val="single" w:sz="12" w:space="0" w:color="000000"/>
            </w:tcBorders>
          </w:tcPr>
          <w:p w:rsidR="00287CCB" w:rsidRDefault="00287CCB" w:rsidP="0083561C">
            <w:pPr>
              <w:jc w:val="center"/>
              <w:rPr>
                <w:b/>
                <w:sz w:val="16"/>
              </w:rPr>
            </w:pPr>
            <w:r>
              <w:rPr>
                <w:b/>
                <w:sz w:val="16"/>
              </w:rPr>
              <w:t>Data Type</w:t>
            </w:r>
          </w:p>
        </w:tc>
        <w:tc>
          <w:tcPr>
            <w:tcW w:w="2016" w:type="dxa"/>
            <w:tcBorders>
              <w:bottom w:val="single" w:sz="12" w:space="0" w:color="000000"/>
            </w:tcBorders>
          </w:tcPr>
          <w:p w:rsidR="00287CCB" w:rsidRDefault="00287CCB" w:rsidP="0083561C">
            <w:pPr>
              <w:jc w:val="center"/>
              <w:rPr>
                <w:b/>
                <w:sz w:val="16"/>
              </w:rPr>
            </w:pPr>
            <w:r>
              <w:rPr>
                <w:b/>
                <w:sz w:val="16"/>
              </w:rPr>
              <w:t>Range</w:t>
            </w:r>
          </w:p>
        </w:tc>
        <w:tc>
          <w:tcPr>
            <w:tcW w:w="2016" w:type="dxa"/>
            <w:tcBorders>
              <w:bottom w:val="single" w:sz="12" w:space="0" w:color="000000"/>
            </w:tcBorders>
          </w:tcPr>
          <w:p w:rsidR="00287CCB" w:rsidRDefault="00287CCB" w:rsidP="0083561C">
            <w:pPr>
              <w:jc w:val="center"/>
              <w:rPr>
                <w:b/>
                <w:sz w:val="16"/>
              </w:rPr>
            </w:pPr>
            <w:r>
              <w:rPr>
                <w:b/>
                <w:sz w:val="16"/>
              </w:rPr>
              <w:t>Conversion</w:t>
            </w:r>
          </w:p>
        </w:tc>
        <w:tc>
          <w:tcPr>
            <w:tcW w:w="720" w:type="dxa"/>
            <w:tcBorders>
              <w:bottom w:val="single" w:sz="12" w:space="0" w:color="000000"/>
            </w:tcBorders>
          </w:tcPr>
          <w:p w:rsidR="00287CCB" w:rsidRDefault="00287CCB" w:rsidP="0083561C">
            <w:pPr>
              <w:jc w:val="center"/>
              <w:rPr>
                <w:b/>
                <w:sz w:val="16"/>
              </w:rPr>
            </w:pPr>
            <w:r>
              <w:rPr>
                <w:b/>
                <w:sz w:val="16"/>
              </w:rPr>
              <w:t>Access</w:t>
            </w:r>
          </w:p>
        </w:tc>
      </w:tr>
      <w:tr w:rsidR="00287CCB" w:rsidTr="0083561C">
        <w:trPr>
          <w:cantSplit/>
          <w:jc w:val="center"/>
        </w:trPr>
        <w:tc>
          <w:tcPr>
            <w:tcW w:w="576" w:type="dxa"/>
            <w:tcBorders>
              <w:top w:val="nil"/>
            </w:tcBorders>
          </w:tcPr>
          <w:p w:rsidR="00287CCB" w:rsidRDefault="00287CCB" w:rsidP="0083561C">
            <w:pPr>
              <w:jc w:val="right"/>
              <w:rPr>
                <w:rFonts w:ascii="Arial" w:hAnsi="Arial"/>
                <w:sz w:val="16"/>
              </w:rPr>
            </w:pPr>
            <w:r>
              <w:rPr>
                <w:rFonts w:ascii="Arial" w:hAnsi="Arial"/>
                <w:sz w:val="16"/>
              </w:rPr>
              <w:t>$75</w:t>
            </w:r>
          </w:p>
        </w:tc>
        <w:tc>
          <w:tcPr>
            <w:tcW w:w="2592" w:type="dxa"/>
            <w:tcBorders>
              <w:top w:val="nil"/>
            </w:tcBorders>
          </w:tcPr>
          <w:p w:rsidR="00287CCB" w:rsidRDefault="00287CCB" w:rsidP="0083561C">
            <w:pPr>
              <w:rPr>
                <w:rFonts w:ascii="Arial" w:hAnsi="Arial"/>
                <w:sz w:val="16"/>
              </w:rPr>
            </w:pPr>
            <w:r>
              <w:rPr>
                <w:rFonts w:ascii="Arial" w:hAnsi="Arial"/>
                <w:sz w:val="16"/>
              </w:rPr>
              <w:t>First Time Power Up Flag</w:t>
            </w:r>
          </w:p>
        </w:tc>
        <w:tc>
          <w:tcPr>
            <w:tcW w:w="720" w:type="dxa"/>
            <w:tcBorders>
              <w:top w:val="nil"/>
            </w:tcBorders>
          </w:tcPr>
          <w:p w:rsidR="00287CCB" w:rsidRDefault="00287CCB" w:rsidP="0083561C">
            <w:pPr>
              <w:jc w:val="right"/>
              <w:rPr>
                <w:rFonts w:ascii="Arial" w:hAnsi="Arial"/>
                <w:sz w:val="16"/>
              </w:rPr>
            </w:pPr>
            <w:r>
              <w:rPr>
                <w:rFonts w:ascii="Arial" w:hAnsi="Arial"/>
                <w:sz w:val="16"/>
              </w:rPr>
              <w:t>2</w:t>
            </w:r>
          </w:p>
        </w:tc>
        <w:tc>
          <w:tcPr>
            <w:tcW w:w="720" w:type="dxa"/>
            <w:tcBorders>
              <w:top w:val="nil"/>
            </w:tcBorders>
          </w:tcPr>
          <w:p w:rsidR="00287CCB" w:rsidRDefault="00287CCB" w:rsidP="0083561C">
            <w:pPr>
              <w:rPr>
                <w:rFonts w:ascii="Arial" w:hAnsi="Arial"/>
                <w:sz w:val="16"/>
              </w:rPr>
            </w:pPr>
            <w:r>
              <w:rPr>
                <w:rFonts w:ascii="Arial" w:hAnsi="Arial"/>
                <w:sz w:val="16"/>
              </w:rPr>
              <w:t>UNM</w:t>
            </w:r>
          </w:p>
        </w:tc>
        <w:tc>
          <w:tcPr>
            <w:tcW w:w="2016" w:type="dxa"/>
            <w:tcBorders>
              <w:top w:val="nil"/>
            </w:tcBorders>
          </w:tcPr>
          <w:p w:rsidR="00287CCB" w:rsidRDefault="00287CCB" w:rsidP="0083561C">
            <w:pPr>
              <w:rPr>
                <w:rFonts w:ascii="Arial" w:hAnsi="Arial"/>
                <w:sz w:val="16"/>
              </w:rPr>
            </w:pPr>
            <w:r>
              <w:rPr>
                <w:rFonts w:ascii="Arial" w:hAnsi="Arial"/>
                <w:sz w:val="16"/>
              </w:rPr>
              <w:t>0 - 65535</w:t>
            </w:r>
          </w:p>
        </w:tc>
        <w:tc>
          <w:tcPr>
            <w:tcW w:w="2016" w:type="dxa"/>
            <w:tcBorders>
              <w:top w:val="nil"/>
            </w:tcBorders>
          </w:tcPr>
          <w:p w:rsidR="00287CCB" w:rsidRDefault="00287CCB" w:rsidP="0083561C">
            <w:pPr>
              <w:rPr>
                <w:rFonts w:ascii="Arial" w:hAnsi="Arial"/>
                <w:sz w:val="16"/>
              </w:rPr>
            </w:pPr>
            <w:r>
              <w:rPr>
                <w:rFonts w:ascii="Arial" w:hAnsi="Arial"/>
                <w:sz w:val="16"/>
              </w:rPr>
              <w:t>E = N * 1</w:t>
            </w:r>
          </w:p>
        </w:tc>
        <w:tc>
          <w:tcPr>
            <w:tcW w:w="720" w:type="dxa"/>
            <w:tcBorders>
              <w:top w:val="nil"/>
            </w:tcBorders>
          </w:tcPr>
          <w:p w:rsidR="00287CCB" w:rsidRDefault="00287CCB" w:rsidP="0083561C">
            <w:pPr>
              <w:jc w:val="center"/>
              <w:rPr>
                <w:rFonts w:ascii="Arial" w:hAnsi="Arial"/>
                <w:sz w:val="16"/>
              </w:rPr>
            </w:pPr>
            <w:r>
              <w:rPr>
                <w:rFonts w:ascii="Arial" w:hAnsi="Arial"/>
                <w:sz w:val="16"/>
              </w:rPr>
              <w:t>R/W</w:t>
            </w:r>
          </w:p>
        </w:tc>
      </w:tr>
    </w:tbl>
    <w:p w:rsidR="00287CCB" w:rsidRDefault="00287CCB" w:rsidP="00287CCB"/>
    <w:p w:rsidR="00287CCB" w:rsidRDefault="00287CCB" w:rsidP="00287CCB">
      <w:r>
        <w:t>This DID allows the reset of the single NVM Static variable that serves as the 'first time initialization' flag.  During NVM initialization, before anything else takes place, this 'first init' flag will be checked.  If the state of the flag indicates that this is the first initialization of the controller then invoke TSKR functions and then set the flag to NOT first initialization state.  The states of this flag are encoded to avoid selecting values that might occur naturally in memory ( ie, FF, 00, AA, 55).  The initial value of this flag is specified within the EBOM.</w:t>
      </w:r>
    </w:p>
    <w:p w:rsidR="00FF4F2F" w:rsidRDefault="00FF4F2F">
      <w:pPr>
        <w:keepNext w:val="0"/>
        <w:keepLines w:val="0"/>
      </w:pPr>
    </w:p>
    <w:p w:rsidR="00FF4F2F" w:rsidRDefault="00FF4F2F">
      <w:pPr>
        <w:pStyle w:val="Heading2"/>
      </w:pPr>
      <w:bookmarkStart w:id="1090" w:name="_Ref19947251"/>
      <w:bookmarkStart w:id="1091" w:name="_Toc223513300"/>
      <w:r>
        <w:t>Corporate Standard DIDs</w:t>
      </w:r>
      <w:bookmarkEnd w:id="1090"/>
      <w:bookmarkEnd w:id="1091"/>
    </w:p>
    <w:p w:rsidR="00FF4F2F" w:rsidRDefault="00FF4F2F"/>
    <w:p w:rsidR="00FF4F2F" w:rsidRDefault="00FF4F2F">
      <w:r>
        <w:t>The corporate standard DIDs below are also specified within [1].  In the event of a conflict between this document and [1], the later shall take precedence.</w:t>
      </w:r>
    </w:p>
    <w:p w:rsidR="00FF4F2F" w:rsidRDefault="00FF4F2F">
      <w:pPr>
        <w:keepNext w:val="0"/>
        <w:keepLines w:val="0"/>
      </w:pPr>
    </w:p>
    <w:p w:rsidR="00FF4F2F" w:rsidRDefault="00FF4F2F">
      <w:pPr>
        <w:pStyle w:val="Heading3"/>
      </w:pPr>
      <w:bookmarkStart w:id="1092" w:name="_Toc54677064"/>
      <w:bookmarkStart w:id="1093" w:name="_Toc223513301"/>
      <w:r>
        <w:lastRenderedPageBreak/>
        <w:t>VINR – DID $90 – Vehicle Identification Number</w:t>
      </w:r>
      <w:bookmarkEnd w:id="1092"/>
      <w:bookmarkEnd w:id="109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$90</w:t>
            </w:r>
          </w:p>
        </w:tc>
        <w:tc>
          <w:tcPr>
            <w:tcW w:w="2592" w:type="dxa"/>
            <w:tcBorders>
              <w:top w:val="nil"/>
            </w:tcBorders>
          </w:tcPr>
          <w:p w:rsidR="00FF4F2F" w:rsidRPr="00FF4F2F" w:rsidRDefault="00FF4F2F">
            <w:pPr>
              <w:rPr>
                <w:rFonts w:ascii="Arial" w:hAnsi="Arial" w:cs="Arial"/>
                <w:sz w:val="16"/>
                <w:szCs w:val="16"/>
              </w:rPr>
            </w:pPr>
            <w:r w:rsidRPr="00FF4F2F">
              <w:rPr>
                <w:rFonts w:ascii="Arial" w:hAnsi="Arial" w:cs="Arial"/>
                <w:sz w:val="16"/>
                <w:szCs w:val="16"/>
              </w:rPr>
              <w:t>VehicleIdentificationNumber (VIN)</w:t>
            </w:r>
          </w:p>
        </w:tc>
        <w:tc>
          <w:tcPr>
            <w:tcW w:w="720" w:type="dxa"/>
            <w:tcBorders>
              <w:top w:val="nil"/>
            </w:tcBorders>
          </w:tcPr>
          <w:p w:rsidR="00FF4F2F" w:rsidRDefault="00FF4F2F">
            <w:pPr>
              <w:jc w:val="right"/>
              <w:rPr>
                <w:rFonts w:ascii="Arial" w:hAnsi="Arial"/>
                <w:sz w:val="16"/>
              </w:rPr>
            </w:pPr>
            <w:r>
              <w:rPr>
                <w:rFonts w:ascii="Arial" w:hAnsi="Arial"/>
                <w:sz w:val="16"/>
              </w:rPr>
              <w:t>17</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5</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6</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7</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9</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10</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11</w:t>
            </w:r>
          </w:p>
        </w:tc>
        <w:tc>
          <w:tcPr>
            <w:tcW w:w="720"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12</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13</w:t>
            </w:r>
          </w:p>
        </w:tc>
        <w:tc>
          <w:tcPr>
            <w:tcW w:w="720"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14</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15</w:t>
            </w:r>
          </w:p>
        </w:tc>
        <w:tc>
          <w:tcPr>
            <w:tcW w:w="720"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16</w:t>
            </w:r>
          </w:p>
        </w:tc>
        <w:tc>
          <w:tcPr>
            <w:tcW w:w="720" w:type="dxa"/>
            <w:tcBorders>
              <w:top w:val="nil"/>
            </w:tcBorders>
          </w:tcPr>
          <w:p w:rsidR="00FF4F2F" w:rsidRDefault="00FF4F2F">
            <w:pPr>
              <w:jc w:val="right"/>
              <w:rPr>
                <w:rFonts w:ascii="Arial" w:hAnsi="Arial"/>
                <w:sz w:val="16"/>
              </w:rPr>
            </w:pPr>
            <w:r>
              <w:rPr>
                <w:rFonts w:ascii="Arial" w:hAnsi="Arial"/>
                <w:sz w:val="16"/>
              </w:rPr>
              <w:t>15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VIN character position 17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bl>
    <w:p w:rsidR="00FF4F2F" w:rsidRDefault="00FF4F2F"/>
    <w:p w:rsidR="00FF4F2F" w:rsidRDefault="00FF4F2F">
      <w:r>
        <w:t>This DID contains the Vehicle Identification Number.  The data content shall be specified by the vehicle manufacturer.  If the VIN has not yet been programmed into the ECU's permanent memory, those locations shall be either '$00' or '$FF'.</w:t>
      </w:r>
    </w:p>
    <w:p w:rsidR="00FF4F2F" w:rsidRDefault="00FF4F2F">
      <w:pPr>
        <w:keepNext w:val="0"/>
        <w:keepLines w:val="0"/>
      </w:pPr>
    </w:p>
    <w:p w:rsidR="00BC10DF" w:rsidRPr="00BC10DF" w:rsidRDefault="00BC10DF" w:rsidP="00BC10DF">
      <w:r w:rsidRPr="00BC10DF">
        <w:t>* When the Manufacturing Enable Counter (MEC) is equal to zero, a DID $90 write may only be performed under two circumstances:</w:t>
      </w:r>
    </w:p>
    <w:p w:rsidR="00BC10DF" w:rsidRPr="00BC10DF" w:rsidRDefault="00BC10DF" w:rsidP="00BC10DF">
      <w:pPr>
        <w:ind w:left="360"/>
      </w:pPr>
      <w:r w:rsidRPr="00BC10DF">
        <w:t>1) When preceded by a ClearDiagnosticInformation ($04) Service during the same ignition cycle</w:t>
      </w:r>
    </w:p>
    <w:p w:rsidR="00BC10DF" w:rsidRPr="00BC10DF" w:rsidRDefault="00BC10DF" w:rsidP="00BC10DF">
      <w:pPr>
        <w:ind w:left="360"/>
      </w:pPr>
      <w:r w:rsidRPr="00BC10DF">
        <w:tab/>
        <w:t>- or -</w:t>
      </w:r>
    </w:p>
    <w:p w:rsidR="00BC10DF" w:rsidRPr="00BC10DF" w:rsidRDefault="00BC10DF" w:rsidP="00BC10DF">
      <w:pPr>
        <w:ind w:left="360"/>
      </w:pPr>
      <w:r w:rsidRPr="00BC10DF">
        <w:t>2) When the controller has been programmed within the last three ignition cycles</w:t>
      </w:r>
    </w:p>
    <w:p w:rsidR="00BC10DF" w:rsidRPr="00BC10DF" w:rsidRDefault="00BC10DF" w:rsidP="00BC10DF"/>
    <w:p w:rsidR="00BC10DF" w:rsidRPr="00BC10DF" w:rsidRDefault="00BC10DF" w:rsidP="00BC10DF">
      <w:r w:rsidRPr="00BC10DF">
        <w:t>There are no DID $90 write restrictions when the MEC is non-zero.</w:t>
      </w:r>
    </w:p>
    <w:p w:rsidR="00BC10DF" w:rsidRPr="00BC10DF" w:rsidRDefault="00BC10DF">
      <w:pPr>
        <w:keepNext w:val="0"/>
        <w:keepLines w:val="0"/>
      </w:pPr>
    </w:p>
    <w:p w:rsidR="00BC10DF" w:rsidRDefault="00BC10D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1531"/>
        <w:gridCol w:w="445"/>
        <w:gridCol w:w="468"/>
        <w:gridCol w:w="453"/>
        <w:gridCol w:w="423"/>
        <w:gridCol w:w="457"/>
        <w:gridCol w:w="449"/>
        <w:gridCol w:w="448"/>
        <w:gridCol w:w="451"/>
        <w:gridCol w:w="450"/>
        <w:gridCol w:w="450"/>
        <w:gridCol w:w="452"/>
        <w:gridCol w:w="390"/>
        <w:gridCol w:w="420"/>
        <w:gridCol w:w="382"/>
        <w:gridCol w:w="382"/>
        <w:gridCol w:w="382"/>
        <w:gridCol w:w="431"/>
      </w:tblGrid>
      <w:tr w:rsidR="00FF4F2F">
        <w:trPr>
          <w:cantSplit/>
        </w:trPr>
        <w:tc>
          <w:tcPr>
            <w:tcW w:w="153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Position</w:t>
            </w:r>
          </w:p>
        </w:tc>
        <w:tc>
          <w:tcPr>
            <w:tcW w:w="445"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w:t>
            </w:r>
          </w:p>
        </w:tc>
        <w:tc>
          <w:tcPr>
            <w:tcW w:w="468"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2</w:t>
            </w:r>
          </w:p>
        </w:tc>
        <w:tc>
          <w:tcPr>
            <w:tcW w:w="453"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3</w:t>
            </w:r>
          </w:p>
        </w:tc>
        <w:tc>
          <w:tcPr>
            <w:tcW w:w="423"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4</w:t>
            </w:r>
          </w:p>
        </w:tc>
        <w:tc>
          <w:tcPr>
            <w:tcW w:w="457"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5</w:t>
            </w:r>
          </w:p>
        </w:tc>
        <w:tc>
          <w:tcPr>
            <w:tcW w:w="449"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6</w:t>
            </w:r>
          </w:p>
        </w:tc>
        <w:tc>
          <w:tcPr>
            <w:tcW w:w="448"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7</w:t>
            </w:r>
          </w:p>
        </w:tc>
        <w:tc>
          <w:tcPr>
            <w:tcW w:w="45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8</w:t>
            </w:r>
          </w:p>
        </w:tc>
        <w:tc>
          <w:tcPr>
            <w:tcW w:w="450"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9</w:t>
            </w:r>
          </w:p>
        </w:tc>
        <w:tc>
          <w:tcPr>
            <w:tcW w:w="450"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10</w:t>
            </w:r>
          </w:p>
        </w:tc>
        <w:tc>
          <w:tcPr>
            <w:tcW w:w="452"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11</w:t>
            </w:r>
          </w:p>
        </w:tc>
        <w:tc>
          <w:tcPr>
            <w:tcW w:w="390"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12</w:t>
            </w:r>
          </w:p>
        </w:tc>
        <w:tc>
          <w:tcPr>
            <w:tcW w:w="420"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13</w:t>
            </w:r>
          </w:p>
        </w:tc>
        <w:tc>
          <w:tcPr>
            <w:tcW w:w="382"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14</w:t>
            </w:r>
          </w:p>
        </w:tc>
        <w:tc>
          <w:tcPr>
            <w:tcW w:w="382"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15</w:t>
            </w:r>
          </w:p>
        </w:tc>
        <w:tc>
          <w:tcPr>
            <w:tcW w:w="382"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16</w:t>
            </w:r>
          </w:p>
        </w:tc>
        <w:tc>
          <w:tcPr>
            <w:tcW w:w="43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17</w:t>
            </w: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VIN</w:t>
            </w:r>
          </w:p>
        </w:tc>
        <w:tc>
          <w:tcPr>
            <w:tcW w:w="445" w:type="dxa"/>
            <w:tcBorders>
              <w:top w:val="nil"/>
            </w:tcBorders>
          </w:tcPr>
          <w:p w:rsidR="00FF4F2F" w:rsidRDefault="00FF4F2F">
            <w:pPr>
              <w:pStyle w:val="TableDataByteArial9Centered"/>
              <w:spacing w:before="20" w:after="20"/>
              <w:rPr>
                <w:lang w:val="en-US"/>
              </w:rPr>
            </w:pPr>
            <w:r>
              <w:rPr>
                <w:lang w:val="en-US"/>
              </w:rPr>
              <w:t>W</w:t>
            </w:r>
          </w:p>
        </w:tc>
        <w:tc>
          <w:tcPr>
            <w:tcW w:w="468" w:type="dxa"/>
            <w:tcBorders>
              <w:top w:val="nil"/>
            </w:tcBorders>
          </w:tcPr>
          <w:p w:rsidR="00FF4F2F" w:rsidRDefault="00FF4F2F">
            <w:pPr>
              <w:pStyle w:val="TableDataByteArial9Centered"/>
              <w:spacing w:before="20" w:after="20"/>
              <w:rPr>
                <w:lang w:val="en-US"/>
              </w:rPr>
            </w:pPr>
            <w:r>
              <w:rPr>
                <w:lang w:val="en-US"/>
              </w:rPr>
              <w:t>0</w:t>
            </w:r>
          </w:p>
        </w:tc>
        <w:tc>
          <w:tcPr>
            <w:tcW w:w="453" w:type="dxa"/>
            <w:tcBorders>
              <w:top w:val="nil"/>
            </w:tcBorders>
          </w:tcPr>
          <w:p w:rsidR="00FF4F2F" w:rsidRDefault="00FF4F2F">
            <w:pPr>
              <w:pStyle w:val="TableDataByteArial9Centered"/>
              <w:spacing w:before="20" w:after="20"/>
              <w:rPr>
                <w:lang w:val="en-US"/>
              </w:rPr>
            </w:pPr>
            <w:r>
              <w:rPr>
                <w:lang w:val="en-US"/>
              </w:rPr>
              <w:t>L</w:t>
            </w:r>
          </w:p>
        </w:tc>
        <w:tc>
          <w:tcPr>
            <w:tcW w:w="423" w:type="dxa"/>
            <w:tcBorders>
              <w:top w:val="nil"/>
            </w:tcBorders>
          </w:tcPr>
          <w:p w:rsidR="00FF4F2F" w:rsidRDefault="00FF4F2F">
            <w:pPr>
              <w:pStyle w:val="TableDataByteArial9Centered"/>
              <w:spacing w:before="20" w:after="20"/>
              <w:rPr>
                <w:lang w:val="en-US"/>
              </w:rPr>
            </w:pPr>
            <w:r>
              <w:rPr>
                <w:lang w:val="en-US"/>
              </w:rPr>
              <w:t>0</w:t>
            </w:r>
          </w:p>
        </w:tc>
        <w:tc>
          <w:tcPr>
            <w:tcW w:w="457" w:type="dxa"/>
            <w:tcBorders>
              <w:top w:val="nil"/>
            </w:tcBorders>
          </w:tcPr>
          <w:p w:rsidR="00FF4F2F" w:rsidRDefault="00FF4F2F">
            <w:pPr>
              <w:pStyle w:val="TableDataByteArial9Centered"/>
              <w:spacing w:before="20" w:after="20"/>
              <w:rPr>
                <w:lang w:val="en-US"/>
              </w:rPr>
            </w:pPr>
            <w:r>
              <w:rPr>
                <w:lang w:val="en-US"/>
              </w:rPr>
              <w:t>0</w:t>
            </w:r>
          </w:p>
        </w:tc>
        <w:tc>
          <w:tcPr>
            <w:tcW w:w="449" w:type="dxa"/>
            <w:tcBorders>
              <w:top w:val="nil"/>
            </w:tcBorders>
          </w:tcPr>
          <w:p w:rsidR="00FF4F2F" w:rsidRDefault="00FF4F2F">
            <w:pPr>
              <w:pStyle w:val="TableDataByteArial9Centered"/>
              <w:spacing w:before="20" w:after="20"/>
              <w:rPr>
                <w:lang w:val="en-US"/>
              </w:rPr>
            </w:pPr>
            <w:r>
              <w:rPr>
                <w:lang w:val="en-US"/>
              </w:rPr>
              <w:t>0</w:t>
            </w:r>
          </w:p>
        </w:tc>
        <w:tc>
          <w:tcPr>
            <w:tcW w:w="448" w:type="dxa"/>
            <w:tcBorders>
              <w:top w:val="nil"/>
            </w:tcBorders>
          </w:tcPr>
          <w:p w:rsidR="00FF4F2F" w:rsidRDefault="00FF4F2F">
            <w:pPr>
              <w:pStyle w:val="TableDataByteArial9Centered"/>
              <w:spacing w:before="20" w:after="20"/>
              <w:rPr>
                <w:lang w:val="en-US"/>
              </w:rPr>
            </w:pPr>
            <w:r>
              <w:rPr>
                <w:lang w:val="en-US"/>
              </w:rPr>
              <w:t>0</w:t>
            </w:r>
          </w:p>
        </w:tc>
        <w:tc>
          <w:tcPr>
            <w:tcW w:w="451" w:type="dxa"/>
            <w:tcBorders>
              <w:top w:val="nil"/>
            </w:tcBorders>
          </w:tcPr>
          <w:p w:rsidR="00FF4F2F" w:rsidRDefault="00FF4F2F">
            <w:pPr>
              <w:pStyle w:val="TableDataByteArial9Centered"/>
              <w:spacing w:before="20" w:after="20"/>
              <w:rPr>
                <w:lang w:val="en-US"/>
              </w:rPr>
            </w:pPr>
            <w:r>
              <w:rPr>
                <w:lang w:val="en-US"/>
              </w:rPr>
              <w:t>3</w:t>
            </w:r>
          </w:p>
        </w:tc>
        <w:tc>
          <w:tcPr>
            <w:tcW w:w="450" w:type="dxa"/>
            <w:tcBorders>
              <w:top w:val="nil"/>
            </w:tcBorders>
          </w:tcPr>
          <w:p w:rsidR="00FF4F2F" w:rsidRDefault="00FF4F2F">
            <w:pPr>
              <w:pStyle w:val="TableDataByteArial9Centered"/>
              <w:spacing w:before="20" w:after="20"/>
              <w:rPr>
                <w:lang w:val="en-US"/>
              </w:rPr>
            </w:pPr>
            <w:r>
              <w:rPr>
                <w:lang w:val="en-US"/>
              </w:rPr>
              <w:t>6</w:t>
            </w:r>
          </w:p>
        </w:tc>
        <w:tc>
          <w:tcPr>
            <w:tcW w:w="450" w:type="dxa"/>
            <w:tcBorders>
              <w:top w:val="nil"/>
            </w:tcBorders>
          </w:tcPr>
          <w:p w:rsidR="00FF4F2F" w:rsidRDefault="00FF4F2F">
            <w:pPr>
              <w:pStyle w:val="TableDataByteArial9Centered"/>
              <w:spacing w:before="20" w:after="20"/>
              <w:rPr>
                <w:lang w:val="en-US"/>
              </w:rPr>
            </w:pPr>
            <w:r>
              <w:rPr>
                <w:lang w:val="en-US"/>
              </w:rPr>
              <w:t>T</w:t>
            </w:r>
          </w:p>
        </w:tc>
        <w:tc>
          <w:tcPr>
            <w:tcW w:w="452" w:type="dxa"/>
            <w:tcBorders>
              <w:top w:val="nil"/>
            </w:tcBorders>
          </w:tcPr>
          <w:p w:rsidR="00FF4F2F" w:rsidRDefault="00FF4F2F">
            <w:pPr>
              <w:pStyle w:val="TableDataByteArial9Centered"/>
              <w:spacing w:before="20" w:after="20"/>
              <w:rPr>
                <w:lang w:val="en-US"/>
              </w:rPr>
            </w:pPr>
            <w:r>
              <w:rPr>
                <w:lang w:val="en-US"/>
              </w:rPr>
              <w:t>1</w:t>
            </w:r>
          </w:p>
        </w:tc>
        <w:tc>
          <w:tcPr>
            <w:tcW w:w="390" w:type="dxa"/>
            <w:tcBorders>
              <w:top w:val="nil"/>
            </w:tcBorders>
          </w:tcPr>
          <w:p w:rsidR="00FF4F2F" w:rsidRDefault="00FF4F2F">
            <w:pPr>
              <w:pStyle w:val="TableDataByteArial9Centered"/>
              <w:spacing w:before="20" w:after="20"/>
              <w:rPr>
                <w:lang w:val="en-US"/>
              </w:rPr>
            </w:pPr>
            <w:r>
              <w:rPr>
                <w:lang w:val="en-US"/>
              </w:rPr>
              <w:t>0</w:t>
            </w:r>
          </w:p>
        </w:tc>
        <w:tc>
          <w:tcPr>
            <w:tcW w:w="420" w:type="dxa"/>
            <w:tcBorders>
              <w:top w:val="nil"/>
            </w:tcBorders>
          </w:tcPr>
          <w:p w:rsidR="00FF4F2F" w:rsidRDefault="00FF4F2F">
            <w:pPr>
              <w:pStyle w:val="TableDataByteArial9Centered"/>
              <w:spacing w:before="20" w:after="20"/>
              <w:rPr>
                <w:lang w:val="en-US"/>
              </w:rPr>
            </w:pPr>
            <w:r>
              <w:rPr>
                <w:lang w:val="en-US"/>
              </w:rPr>
              <w:t>0</w:t>
            </w:r>
          </w:p>
        </w:tc>
        <w:tc>
          <w:tcPr>
            <w:tcW w:w="382" w:type="dxa"/>
            <w:tcBorders>
              <w:top w:val="nil"/>
            </w:tcBorders>
          </w:tcPr>
          <w:p w:rsidR="00FF4F2F" w:rsidRDefault="00FF4F2F">
            <w:pPr>
              <w:pStyle w:val="TableDataByteArial9Centered"/>
              <w:spacing w:before="20" w:after="20"/>
              <w:rPr>
                <w:lang w:val="en-US"/>
              </w:rPr>
            </w:pPr>
            <w:r>
              <w:rPr>
                <w:lang w:val="en-US"/>
              </w:rPr>
              <w:t>0</w:t>
            </w:r>
          </w:p>
        </w:tc>
        <w:tc>
          <w:tcPr>
            <w:tcW w:w="382" w:type="dxa"/>
            <w:tcBorders>
              <w:top w:val="nil"/>
            </w:tcBorders>
          </w:tcPr>
          <w:p w:rsidR="00FF4F2F" w:rsidRDefault="00FF4F2F">
            <w:pPr>
              <w:pStyle w:val="TableDataByteArial9Centered"/>
              <w:spacing w:before="20" w:after="20"/>
              <w:rPr>
                <w:lang w:val="en-US"/>
              </w:rPr>
            </w:pPr>
            <w:r>
              <w:rPr>
                <w:lang w:val="en-US"/>
              </w:rPr>
              <w:t>0</w:t>
            </w:r>
          </w:p>
        </w:tc>
        <w:tc>
          <w:tcPr>
            <w:tcW w:w="382" w:type="dxa"/>
            <w:tcBorders>
              <w:top w:val="nil"/>
            </w:tcBorders>
          </w:tcPr>
          <w:p w:rsidR="00FF4F2F" w:rsidRDefault="00FF4F2F">
            <w:pPr>
              <w:pStyle w:val="TableDataByteArial9Centered"/>
              <w:spacing w:before="20" w:after="20"/>
              <w:rPr>
                <w:lang w:val="en-US"/>
              </w:rPr>
            </w:pPr>
            <w:r>
              <w:rPr>
                <w:lang w:val="en-US"/>
              </w:rPr>
              <w:t>8</w:t>
            </w:r>
          </w:p>
        </w:tc>
        <w:tc>
          <w:tcPr>
            <w:tcW w:w="431" w:type="dxa"/>
            <w:tcBorders>
              <w:top w:val="nil"/>
            </w:tcBorders>
          </w:tcPr>
          <w:p w:rsidR="00FF4F2F" w:rsidRDefault="00FF4F2F">
            <w:pPr>
              <w:pStyle w:val="TableDataByteArial9Centered"/>
              <w:spacing w:before="20" w:after="20"/>
              <w:rPr>
                <w:lang w:val="en-US"/>
              </w:rPr>
            </w:pPr>
            <w:r>
              <w:rPr>
                <w:lang w:val="en-US"/>
              </w:rPr>
              <w:t>5</w:t>
            </w: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Hex value</w:t>
            </w:r>
          </w:p>
        </w:tc>
        <w:tc>
          <w:tcPr>
            <w:tcW w:w="445" w:type="dxa"/>
          </w:tcPr>
          <w:p w:rsidR="00FF4F2F" w:rsidRDefault="00FF4F2F">
            <w:pPr>
              <w:pStyle w:val="TableDataByteArial9Centered"/>
              <w:spacing w:before="20" w:after="20"/>
              <w:rPr>
                <w:lang w:val="en-US"/>
              </w:rPr>
            </w:pPr>
            <w:r>
              <w:rPr>
                <w:lang w:val="en-US"/>
              </w:rPr>
              <w:t>57</w:t>
            </w:r>
          </w:p>
        </w:tc>
        <w:tc>
          <w:tcPr>
            <w:tcW w:w="468" w:type="dxa"/>
          </w:tcPr>
          <w:p w:rsidR="00FF4F2F" w:rsidRDefault="00FF4F2F">
            <w:pPr>
              <w:pStyle w:val="TableDataByteArial9Centered"/>
              <w:spacing w:before="20" w:after="20"/>
              <w:rPr>
                <w:lang w:val="en-US"/>
              </w:rPr>
            </w:pPr>
            <w:r>
              <w:rPr>
                <w:lang w:val="en-US"/>
              </w:rPr>
              <w:t>30</w:t>
            </w:r>
          </w:p>
        </w:tc>
        <w:tc>
          <w:tcPr>
            <w:tcW w:w="453" w:type="dxa"/>
          </w:tcPr>
          <w:p w:rsidR="00FF4F2F" w:rsidRDefault="00FF4F2F">
            <w:pPr>
              <w:pStyle w:val="TableDataByteArial9Centered"/>
              <w:spacing w:before="20" w:after="20"/>
              <w:rPr>
                <w:lang w:val="en-US"/>
              </w:rPr>
            </w:pPr>
            <w:r>
              <w:rPr>
                <w:lang w:val="en-US"/>
              </w:rPr>
              <w:t>4C</w:t>
            </w:r>
          </w:p>
        </w:tc>
        <w:tc>
          <w:tcPr>
            <w:tcW w:w="423" w:type="dxa"/>
          </w:tcPr>
          <w:p w:rsidR="00FF4F2F" w:rsidRDefault="00FF4F2F">
            <w:pPr>
              <w:pStyle w:val="TableDataByteArial9Centered"/>
              <w:spacing w:before="20" w:after="20"/>
              <w:rPr>
                <w:lang w:val="en-US"/>
              </w:rPr>
            </w:pPr>
            <w:r>
              <w:rPr>
                <w:lang w:val="en-US"/>
              </w:rPr>
              <w:t>30</w:t>
            </w:r>
          </w:p>
        </w:tc>
        <w:tc>
          <w:tcPr>
            <w:tcW w:w="457" w:type="dxa"/>
          </w:tcPr>
          <w:p w:rsidR="00FF4F2F" w:rsidRDefault="00FF4F2F">
            <w:pPr>
              <w:pStyle w:val="TableDataByteArial9Centered"/>
              <w:spacing w:before="20" w:after="20"/>
              <w:rPr>
                <w:lang w:val="en-US"/>
              </w:rPr>
            </w:pPr>
            <w:r>
              <w:rPr>
                <w:lang w:val="en-US"/>
              </w:rPr>
              <w:t>30</w:t>
            </w:r>
          </w:p>
        </w:tc>
        <w:tc>
          <w:tcPr>
            <w:tcW w:w="449" w:type="dxa"/>
          </w:tcPr>
          <w:p w:rsidR="00FF4F2F" w:rsidRDefault="00FF4F2F">
            <w:pPr>
              <w:pStyle w:val="TableDataByteArial9Centered"/>
              <w:spacing w:before="20" w:after="20"/>
              <w:rPr>
                <w:lang w:val="en-US"/>
              </w:rPr>
            </w:pPr>
            <w:r>
              <w:rPr>
                <w:lang w:val="en-US"/>
              </w:rPr>
              <w:t>30</w:t>
            </w:r>
          </w:p>
        </w:tc>
        <w:tc>
          <w:tcPr>
            <w:tcW w:w="448" w:type="dxa"/>
          </w:tcPr>
          <w:p w:rsidR="00FF4F2F" w:rsidRDefault="00FF4F2F">
            <w:pPr>
              <w:pStyle w:val="TableDataByteArial9Centered"/>
              <w:spacing w:before="20" w:after="20"/>
              <w:rPr>
                <w:lang w:val="en-US"/>
              </w:rPr>
            </w:pPr>
            <w:r>
              <w:rPr>
                <w:lang w:val="en-US"/>
              </w:rPr>
              <w:t>30</w:t>
            </w:r>
          </w:p>
        </w:tc>
        <w:tc>
          <w:tcPr>
            <w:tcW w:w="451" w:type="dxa"/>
          </w:tcPr>
          <w:p w:rsidR="00FF4F2F" w:rsidRDefault="00FF4F2F">
            <w:pPr>
              <w:pStyle w:val="TableDataByteArial9Centered"/>
              <w:spacing w:before="20" w:after="20"/>
              <w:rPr>
                <w:lang w:val="en-US"/>
              </w:rPr>
            </w:pPr>
            <w:r>
              <w:rPr>
                <w:lang w:val="en-US"/>
              </w:rPr>
              <w:t>33</w:t>
            </w:r>
          </w:p>
        </w:tc>
        <w:tc>
          <w:tcPr>
            <w:tcW w:w="450" w:type="dxa"/>
          </w:tcPr>
          <w:p w:rsidR="00FF4F2F" w:rsidRDefault="00FF4F2F">
            <w:pPr>
              <w:pStyle w:val="TableDataByteArial9Centered"/>
              <w:spacing w:before="20" w:after="20"/>
              <w:rPr>
                <w:lang w:val="en-US"/>
              </w:rPr>
            </w:pPr>
            <w:r>
              <w:rPr>
                <w:lang w:val="en-US"/>
              </w:rPr>
              <w:t>36</w:t>
            </w:r>
          </w:p>
        </w:tc>
        <w:tc>
          <w:tcPr>
            <w:tcW w:w="450" w:type="dxa"/>
          </w:tcPr>
          <w:p w:rsidR="00FF4F2F" w:rsidRDefault="00FF4F2F">
            <w:pPr>
              <w:pStyle w:val="TableDataByteArial9Centered"/>
              <w:spacing w:before="20" w:after="20"/>
              <w:rPr>
                <w:lang w:val="en-US"/>
              </w:rPr>
            </w:pPr>
            <w:r>
              <w:rPr>
                <w:lang w:val="en-US"/>
              </w:rPr>
              <w:t>54</w:t>
            </w:r>
          </w:p>
        </w:tc>
        <w:tc>
          <w:tcPr>
            <w:tcW w:w="452" w:type="dxa"/>
          </w:tcPr>
          <w:p w:rsidR="00FF4F2F" w:rsidRDefault="00FF4F2F">
            <w:pPr>
              <w:pStyle w:val="TableDataByteArial9Centered"/>
              <w:spacing w:before="20" w:after="20"/>
              <w:rPr>
                <w:lang w:val="en-US"/>
              </w:rPr>
            </w:pPr>
            <w:r>
              <w:rPr>
                <w:lang w:val="en-US"/>
              </w:rPr>
              <w:t>31</w:t>
            </w:r>
          </w:p>
        </w:tc>
        <w:tc>
          <w:tcPr>
            <w:tcW w:w="390" w:type="dxa"/>
          </w:tcPr>
          <w:p w:rsidR="00FF4F2F" w:rsidRDefault="00FF4F2F">
            <w:pPr>
              <w:pStyle w:val="TableDataByteArial9Centered"/>
              <w:spacing w:before="20" w:after="20"/>
              <w:rPr>
                <w:lang w:val="en-US"/>
              </w:rPr>
            </w:pPr>
            <w:r>
              <w:rPr>
                <w:lang w:val="en-US"/>
              </w:rPr>
              <w:t>30</w:t>
            </w:r>
          </w:p>
        </w:tc>
        <w:tc>
          <w:tcPr>
            <w:tcW w:w="420" w:type="dxa"/>
          </w:tcPr>
          <w:p w:rsidR="00FF4F2F" w:rsidRDefault="00FF4F2F">
            <w:pPr>
              <w:pStyle w:val="TableDataByteArial9Centered"/>
              <w:spacing w:before="20" w:after="20"/>
              <w:rPr>
                <w:lang w:val="en-US"/>
              </w:rPr>
            </w:pPr>
            <w:r>
              <w:rPr>
                <w:lang w:val="en-US"/>
              </w:rPr>
              <w:t>30</w:t>
            </w:r>
          </w:p>
        </w:tc>
        <w:tc>
          <w:tcPr>
            <w:tcW w:w="382" w:type="dxa"/>
          </w:tcPr>
          <w:p w:rsidR="00FF4F2F" w:rsidRDefault="00FF4F2F">
            <w:pPr>
              <w:pStyle w:val="TableDataByteArial9Centered"/>
              <w:spacing w:before="20" w:after="20"/>
              <w:rPr>
                <w:lang w:val="en-US"/>
              </w:rPr>
            </w:pPr>
            <w:r>
              <w:rPr>
                <w:lang w:val="en-US"/>
              </w:rPr>
              <w:t>30</w:t>
            </w:r>
          </w:p>
        </w:tc>
        <w:tc>
          <w:tcPr>
            <w:tcW w:w="382" w:type="dxa"/>
          </w:tcPr>
          <w:p w:rsidR="00FF4F2F" w:rsidRDefault="00FF4F2F">
            <w:pPr>
              <w:pStyle w:val="TableDataByteArial9Centered"/>
              <w:spacing w:before="20" w:after="20"/>
              <w:rPr>
                <w:lang w:val="en-US"/>
              </w:rPr>
            </w:pPr>
            <w:r>
              <w:rPr>
                <w:lang w:val="en-US"/>
              </w:rPr>
              <w:t>30</w:t>
            </w:r>
          </w:p>
        </w:tc>
        <w:tc>
          <w:tcPr>
            <w:tcW w:w="382" w:type="dxa"/>
          </w:tcPr>
          <w:p w:rsidR="00FF4F2F" w:rsidRDefault="00FF4F2F">
            <w:pPr>
              <w:pStyle w:val="TableDataByteArial9Centered"/>
              <w:spacing w:before="20" w:after="20"/>
              <w:rPr>
                <w:lang w:val="en-US"/>
              </w:rPr>
            </w:pPr>
            <w:r>
              <w:rPr>
                <w:lang w:val="en-US"/>
              </w:rPr>
              <w:t>38</w:t>
            </w:r>
          </w:p>
        </w:tc>
        <w:tc>
          <w:tcPr>
            <w:tcW w:w="431" w:type="dxa"/>
          </w:tcPr>
          <w:p w:rsidR="00FF4F2F" w:rsidRDefault="00FF4F2F">
            <w:pPr>
              <w:pStyle w:val="TableDataByteArial9Centered"/>
              <w:spacing w:before="20" w:after="20"/>
              <w:rPr>
                <w:lang w:val="en-US"/>
              </w:rPr>
            </w:pPr>
            <w:r>
              <w:rPr>
                <w:lang w:val="en-US"/>
              </w:rPr>
              <w:t>35</w:t>
            </w:r>
          </w:p>
        </w:tc>
      </w:tr>
    </w:tbl>
    <w:p w:rsidR="00FF4F2F" w:rsidRDefault="00FF4F2F">
      <w:pPr>
        <w:keepNext w:val="0"/>
        <w:keepLines w:val="0"/>
      </w:pPr>
    </w:p>
    <w:p w:rsidR="00FF4F2F" w:rsidRDefault="00FF4F2F">
      <w:pPr>
        <w:pStyle w:val="Heading3"/>
      </w:pPr>
      <w:bookmarkStart w:id="1094" w:name="_Toc54677065"/>
      <w:bookmarkStart w:id="1095" w:name="_Toc223513302"/>
      <w:r>
        <w:lastRenderedPageBreak/>
        <w:t>MEMR – DID $97 – System Name or Engine Type</w:t>
      </w:r>
      <w:bookmarkEnd w:id="1094"/>
      <w:bookmarkEnd w:id="109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$97</w:t>
            </w:r>
          </w:p>
        </w:tc>
        <w:tc>
          <w:tcPr>
            <w:tcW w:w="2592" w:type="dxa"/>
            <w:tcBorders>
              <w:top w:val="nil"/>
            </w:tcBorders>
          </w:tcPr>
          <w:p w:rsidR="00FF4F2F" w:rsidRPr="00FF4F2F" w:rsidRDefault="00FF4F2F">
            <w:pPr>
              <w:rPr>
                <w:rFonts w:ascii="Arial" w:hAnsi="Arial" w:cs="Arial"/>
                <w:sz w:val="16"/>
                <w:szCs w:val="16"/>
              </w:rPr>
            </w:pPr>
            <w:r w:rsidRPr="00FF4F2F">
              <w:rPr>
                <w:rFonts w:ascii="Arial" w:hAnsi="Arial" w:cs="Arial"/>
                <w:sz w:val="16"/>
                <w:szCs w:val="16"/>
              </w:rPr>
              <w:t>SystemNameOrEngineType (SNOET)</w:t>
            </w:r>
          </w:p>
        </w:tc>
        <w:tc>
          <w:tcPr>
            <w:tcW w:w="720" w:type="dxa"/>
            <w:tcBorders>
              <w:top w:val="nil"/>
            </w:tcBorders>
          </w:tcPr>
          <w:p w:rsidR="00FF4F2F" w:rsidRDefault="00FF4F2F">
            <w:pPr>
              <w:jc w:val="right"/>
              <w:rPr>
                <w:rFonts w:ascii="Arial" w:hAnsi="Arial"/>
                <w:sz w:val="16"/>
              </w:rPr>
            </w:pPr>
            <w:r>
              <w:rPr>
                <w:rFonts w:ascii="Arial" w:hAnsi="Arial"/>
                <w:sz w:val="16"/>
                <w:u w:val="single"/>
              </w:rPr>
              <w:t>&lt;</w:t>
            </w:r>
            <w:r>
              <w:rPr>
                <w:rFonts w:ascii="Arial" w:hAnsi="Arial"/>
                <w:sz w:val="16"/>
              </w:rPr>
              <w:t>20</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5</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6</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7</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9</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10</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11</w:t>
            </w:r>
          </w:p>
        </w:tc>
        <w:tc>
          <w:tcPr>
            <w:tcW w:w="720"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12</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13</w:t>
            </w:r>
          </w:p>
        </w:tc>
        <w:tc>
          <w:tcPr>
            <w:tcW w:w="720"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14</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15</w:t>
            </w:r>
          </w:p>
        </w:tc>
        <w:tc>
          <w:tcPr>
            <w:tcW w:w="720"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16</w:t>
            </w:r>
          </w:p>
        </w:tc>
        <w:tc>
          <w:tcPr>
            <w:tcW w:w="720" w:type="dxa"/>
            <w:tcBorders>
              <w:top w:val="nil"/>
            </w:tcBorders>
          </w:tcPr>
          <w:p w:rsidR="00FF4F2F" w:rsidRDefault="00FF4F2F">
            <w:pPr>
              <w:jc w:val="right"/>
              <w:rPr>
                <w:rFonts w:ascii="Arial" w:hAnsi="Arial"/>
                <w:sz w:val="16"/>
              </w:rPr>
            </w:pPr>
            <w:r>
              <w:rPr>
                <w:rFonts w:ascii="Arial" w:hAnsi="Arial"/>
                <w:sz w:val="16"/>
              </w:rPr>
              <w:t>15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17</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18</w:t>
            </w:r>
          </w:p>
        </w:tc>
        <w:tc>
          <w:tcPr>
            <w:tcW w:w="720" w:type="dxa"/>
            <w:tcBorders>
              <w:top w:val="nil"/>
            </w:tcBorders>
          </w:tcPr>
          <w:p w:rsidR="00FF4F2F" w:rsidRDefault="00EA36DC">
            <w:pPr>
              <w:jc w:val="right"/>
              <w:rPr>
                <w:rFonts w:ascii="Arial" w:hAnsi="Arial"/>
                <w:sz w:val="16"/>
              </w:rPr>
            </w:pPr>
            <w:r>
              <w:rPr>
                <w:rFonts w:ascii="Arial" w:hAnsi="Arial"/>
                <w:sz w:val="16"/>
              </w:rPr>
              <w:t>17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19</w:t>
            </w:r>
          </w:p>
        </w:tc>
        <w:tc>
          <w:tcPr>
            <w:tcW w:w="720" w:type="dxa"/>
            <w:tcBorders>
              <w:top w:val="nil"/>
            </w:tcBorders>
          </w:tcPr>
          <w:p w:rsidR="00FF4F2F" w:rsidRDefault="00EA36DC">
            <w:pPr>
              <w:jc w:val="right"/>
              <w:rPr>
                <w:rFonts w:ascii="Arial" w:hAnsi="Arial"/>
                <w:sz w:val="16"/>
              </w:rPr>
            </w:pPr>
            <w:r>
              <w:rPr>
                <w:rFonts w:ascii="Arial" w:hAnsi="Arial"/>
                <w:sz w:val="16"/>
              </w:rPr>
              <w:t>18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System Name or Engine Type character position 20</w:t>
            </w:r>
          </w:p>
        </w:tc>
        <w:tc>
          <w:tcPr>
            <w:tcW w:w="720" w:type="dxa"/>
            <w:tcBorders>
              <w:top w:val="nil"/>
            </w:tcBorders>
          </w:tcPr>
          <w:p w:rsidR="00FF4F2F" w:rsidRDefault="00EA36DC">
            <w:pPr>
              <w:jc w:val="right"/>
              <w:rPr>
                <w:rFonts w:ascii="Arial" w:hAnsi="Arial"/>
                <w:sz w:val="16"/>
              </w:rPr>
            </w:pPr>
            <w:r>
              <w:rPr>
                <w:rFonts w:ascii="Arial" w:hAnsi="Arial"/>
                <w:sz w:val="16"/>
              </w:rPr>
              <w:t>19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bl>
    <w:p w:rsidR="00FF4F2F" w:rsidRDefault="00FF4F2F"/>
    <w:p w:rsidR="00FF4F2F" w:rsidRDefault="00FF4F2F">
      <w:r>
        <w:t>This DID contains the SystemNameOrEngineType which identifies the electronic system name (e.g. Automatic Transmission with 2 Ltr engine: GS820 X20XEV) or engine type (X30XE) installed.  The data shall always be of type ASCII.  The length is variable (depends on length of string) but shall not exceed 20 characters.</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tblPr>
      <w:tblGrid>
        <w:gridCol w:w="1530"/>
        <w:gridCol w:w="509"/>
        <w:gridCol w:w="424"/>
        <w:gridCol w:w="504"/>
        <w:gridCol w:w="490"/>
        <w:gridCol w:w="490"/>
        <w:gridCol w:w="490"/>
        <w:gridCol w:w="490"/>
        <w:gridCol w:w="490"/>
        <w:gridCol w:w="523"/>
        <w:gridCol w:w="484"/>
        <w:gridCol w:w="484"/>
        <w:gridCol w:w="484"/>
        <w:gridCol w:w="1429"/>
      </w:tblGrid>
      <w:tr w:rsidR="00FF4F2F">
        <w:trPr>
          <w:cantSplit/>
        </w:trPr>
        <w:tc>
          <w:tcPr>
            <w:tcW w:w="1530" w:type="dxa"/>
          </w:tcPr>
          <w:p w:rsidR="00FF4F2F" w:rsidRDefault="00FF4F2F">
            <w:pPr>
              <w:pStyle w:val="TableDataByteArial9Centered"/>
              <w:spacing w:before="20" w:after="20"/>
              <w:rPr>
                <w:lang w:val="en-US"/>
              </w:rPr>
            </w:pPr>
            <w:r>
              <w:rPr>
                <w:lang w:val="en-US"/>
              </w:rPr>
              <w:t>Position</w:t>
            </w:r>
          </w:p>
        </w:tc>
        <w:tc>
          <w:tcPr>
            <w:tcW w:w="509" w:type="dxa"/>
          </w:tcPr>
          <w:p w:rsidR="00FF4F2F" w:rsidRDefault="00FF4F2F">
            <w:pPr>
              <w:pStyle w:val="TableDataByteArial9Centered"/>
              <w:spacing w:before="20" w:after="20"/>
              <w:rPr>
                <w:lang w:val="en-US"/>
              </w:rPr>
            </w:pPr>
            <w:r>
              <w:rPr>
                <w:lang w:val="en-US"/>
              </w:rPr>
              <w:t>1</w:t>
            </w:r>
          </w:p>
        </w:tc>
        <w:tc>
          <w:tcPr>
            <w:tcW w:w="424" w:type="dxa"/>
          </w:tcPr>
          <w:p w:rsidR="00FF4F2F" w:rsidRDefault="00FF4F2F">
            <w:pPr>
              <w:pStyle w:val="TableDataByteArial9Centered"/>
              <w:spacing w:before="20" w:after="20"/>
              <w:rPr>
                <w:lang w:val="en-US"/>
              </w:rPr>
            </w:pPr>
            <w:r>
              <w:rPr>
                <w:lang w:val="en-US"/>
              </w:rPr>
              <w:t>2</w:t>
            </w:r>
          </w:p>
        </w:tc>
        <w:tc>
          <w:tcPr>
            <w:tcW w:w="504" w:type="dxa"/>
          </w:tcPr>
          <w:p w:rsidR="00FF4F2F" w:rsidRDefault="00FF4F2F">
            <w:pPr>
              <w:pStyle w:val="TableDataByteArial9Centered"/>
              <w:spacing w:before="20" w:after="20"/>
              <w:rPr>
                <w:lang w:val="en-US"/>
              </w:rPr>
            </w:pPr>
            <w:r>
              <w:rPr>
                <w:lang w:val="en-US"/>
              </w:rPr>
              <w:t>3</w:t>
            </w:r>
          </w:p>
        </w:tc>
        <w:tc>
          <w:tcPr>
            <w:tcW w:w="490" w:type="dxa"/>
          </w:tcPr>
          <w:p w:rsidR="00FF4F2F" w:rsidRDefault="00FF4F2F">
            <w:pPr>
              <w:pStyle w:val="TableDataByteArial9Centered"/>
              <w:spacing w:before="20" w:after="20"/>
              <w:rPr>
                <w:lang w:val="en-US"/>
              </w:rPr>
            </w:pPr>
            <w:r>
              <w:rPr>
                <w:lang w:val="en-US"/>
              </w:rPr>
              <w:t>4</w:t>
            </w:r>
          </w:p>
        </w:tc>
        <w:tc>
          <w:tcPr>
            <w:tcW w:w="490" w:type="dxa"/>
          </w:tcPr>
          <w:p w:rsidR="00FF4F2F" w:rsidRDefault="00FF4F2F">
            <w:pPr>
              <w:pStyle w:val="TableDataByteArial9Centered"/>
              <w:spacing w:before="20" w:after="20"/>
              <w:rPr>
                <w:lang w:val="en-US"/>
              </w:rPr>
            </w:pPr>
            <w:r>
              <w:rPr>
                <w:lang w:val="en-US"/>
              </w:rPr>
              <w:t>5</w:t>
            </w:r>
          </w:p>
        </w:tc>
        <w:tc>
          <w:tcPr>
            <w:tcW w:w="490" w:type="dxa"/>
          </w:tcPr>
          <w:p w:rsidR="00FF4F2F" w:rsidRDefault="00FF4F2F">
            <w:pPr>
              <w:pStyle w:val="TableDataByteArial9Centered"/>
              <w:spacing w:before="20" w:after="20"/>
              <w:rPr>
                <w:lang w:val="en-US"/>
              </w:rPr>
            </w:pPr>
            <w:r>
              <w:rPr>
                <w:lang w:val="en-US"/>
              </w:rPr>
              <w:t>6</w:t>
            </w:r>
          </w:p>
        </w:tc>
        <w:tc>
          <w:tcPr>
            <w:tcW w:w="490" w:type="dxa"/>
          </w:tcPr>
          <w:p w:rsidR="00FF4F2F" w:rsidRDefault="00FF4F2F">
            <w:pPr>
              <w:pStyle w:val="TableDataByteArial9Centered"/>
              <w:spacing w:before="20" w:after="20"/>
              <w:rPr>
                <w:lang w:val="en-US"/>
              </w:rPr>
            </w:pPr>
            <w:r>
              <w:rPr>
                <w:lang w:val="en-US"/>
              </w:rPr>
              <w:t>7</w:t>
            </w:r>
          </w:p>
        </w:tc>
        <w:tc>
          <w:tcPr>
            <w:tcW w:w="490" w:type="dxa"/>
          </w:tcPr>
          <w:p w:rsidR="00FF4F2F" w:rsidRDefault="00FF4F2F">
            <w:pPr>
              <w:pStyle w:val="TableDataByteArial9Centered"/>
              <w:spacing w:before="20" w:after="20"/>
              <w:rPr>
                <w:lang w:val="en-US"/>
              </w:rPr>
            </w:pPr>
            <w:r>
              <w:rPr>
                <w:lang w:val="en-US"/>
              </w:rPr>
              <w:t>8</w:t>
            </w:r>
          </w:p>
        </w:tc>
        <w:tc>
          <w:tcPr>
            <w:tcW w:w="523" w:type="dxa"/>
          </w:tcPr>
          <w:p w:rsidR="00FF4F2F" w:rsidRDefault="00FF4F2F">
            <w:pPr>
              <w:pStyle w:val="TableDataByteArial9Centered"/>
              <w:spacing w:before="20" w:after="20"/>
              <w:rPr>
                <w:lang w:val="en-US"/>
              </w:rPr>
            </w:pPr>
            <w:r>
              <w:rPr>
                <w:lang w:val="en-US"/>
              </w:rPr>
              <w:t>9</w:t>
            </w:r>
          </w:p>
        </w:tc>
        <w:tc>
          <w:tcPr>
            <w:tcW w:w="484" w:type="dxa"/>
          </w:tcPr>
          <w:p w:rsidR="00FF4F2F" w:rsidRDefault="00FF4F2F">
            <w:pPr>
              <w:pStyle w:val="TableDataByteArial9Centered"/>
              <w:spacing w:before="20" w:after="20"/>
              <w:rPr>
                <w:lang w:val="en-US"/>
              </w:rPr>
            </w:pPr>
            <w:r>
              <w:rPr>
                <w:lang w:val="en-US"/>
              </w:rPr>
              <w:t>10</w:t>
            </w:r>
          </w:p>
        </w:tc>
        <w:tc>
          <w:tcPr>
            <w:tcW w:w="484" w:type="dxa"/>
          </w:tcPr>
          <w:p w:rsidR="00FF4F2F" w:rsidRDefault="00FF4F2F">
            <w:pPr>
              <w:pStyle w:val="TableDataByteArial9Centered"/>
              <w:spacing w:before="20" w:after="20"/>
              <w:rPr>
                <w:lang w:val="en-US"/>
              </w:rPr>
            </w:pPr>
            <w:r>
              <w:rPr>
                <w:lang w:val="en-US"/>
              </w:rPr>
              <w:t>11</w:t>
            </w:r>
          </w:p>
        </w:tc>
        <w:tc>
          <w:tcPr>
            <w:tcW w:w="484" w:type="dxa"/>
          </w:tcPr>
          <w:p w:rsidR="00FF4F2F" w:rsidRDefault="00FF4F2F">
            <w:pPr>
              <w:pStyle w:val="TableDataByteArial9Centered"/>
              <w:spacing w:before="20" w:after="20"/>
              <w:rPr>
                <w:lang w:val="en-US"/>
              </w:rPr>
            </w:pPr>
            <w:r>
              <w:rPr>
                <w:lang w:val="en-US"/>
              </w:rPr>
              <w:t>12</w:t>
            </w:r>
          </w:p>
        </w:tc>
        <w:tc>
          <w:tcPr>
            <w:tcW w:w="1429" w:type="dxa"/>
          </w:tcPr>
          <w:p w:rsidR="00FF4F2F" w:rsidRDefault="00FF4F2F">
            <w:pPr>
              <w:pStyle w:val="TableDataByteArial9Centered"/>
              <w:spacing w:before="20" w:after="20"/>
              <w:rPr>
                <w:lang w:val="en-US"/>
              </w:rPr>
            </w:pPr>
            <w:r>
              <w:rPr>
                <w:lang w:val="en-US"/>
              </w:rPr>
              <w:t>…</w:t>
            </w:r>
          </w:p>
        </w:tc>
      </w:tr>
      <w:tr w:rsidR="00FF4F2F">
        <w:trPr>
          <w:cantSplit/>
        </w:trPr>
        <w:tc>
          <w:tcPr>
            <w:tcW w:w="1530" w:type="dxa"/>
          </w:tcPr>
          <w:p w:rsidR="00FF4F2F" w:rsidRDefault="00FF4F2F">
            <w:pPr>
              <w:pStyle w:val="TableDataByteArial9Centered"/>
              <w:spacing w:before="20" w:after="20"/>
              <w:rPr>
                <w:lang w:val="en-US"/>
              </w:rPr>
            </w:pPr>
            <w:r>
              <w:rPr>
                <w:lang w:val="en-US"/>
              </w:rPr>
              <w:t>SNOET</w:t>
            </w:r>
          </w:p>
        </w:tc>
        <w:tc>
          <w:tcPr>
            <w:tcW w:w="509" w:type="dxa"/>
          </w:tcPr>
          <w:p w:rsidR="00FF4F2F" w:rsidRDefault="00FF4F2F">
            <w:pPr>
              <w:pStyle w:val="TableDataByteArial9Centered"/>
              <w:spacing w:before="20" w:after="20"/>
              <w:rPr>
                <w:lang w:val="en-US"/>
              </w:rPr>
            </w:pPr>
            <w:r>
              <w:rPr>
                <w:lang w:val="en-US"/>
              </w:rPr>
              <w:t>G</w:t>
            </w:r>
          </w:p>
        </w:tc>
        <w:tc>
          <w:tcPr>
            <w:tcW w:w="424" w:type="dxa"/>
          </w:tcPr>
          <w:p w:rsidR="00FF4F2F" w:rsidRDefault="00FF4F2F">
            <w:pPr>
              <w:pStyle w:val="TableDataByteArial9Centered"/>
              <w:spacing w:before="20" w:after="20"/>
              <w:rPr>
                <w:lang w:val="en-US"/>
              </w:rPr>
            </w:pPr>
            <w:r>
              <w:rPr>
                <w:lang w:val="en-US"/>
              </w:rPr>
              <w:t>S</w:t>
            </w:r>
          </w:p>
        </w:tc>
        <w:tc>
          <w:tcPr>
            <w:tcW w:w="504" w:type="dxa"/>
          </w:tcPr>
          <w:p w:rsidR="00FF4F2F" w:rsidRDefault="00FF4F2F">
            <w:pPr>
              <w:pStyle w:val="TableDataByteArial9Centered"/>
              <w:spacing w:before="20" w:after="20"/>
              <w:rPr>
                <w:lang w:val="en-US"/>
              </w:rPr>
            </w:pPr>
            <w:r>
              <w:rPr>
                <w:lang w:val="en-US"/>
              </w:rPr>
              <w:t>8</w:t>
            </w:r>
          </w:p>
        </w:tc>
        <w:tc>
          <w:tcPr>
            <w:tcW w:w="490" w:type="dxa"/>
          </w:tcPr>
          <w:p w:rsidR="00FF4F2F" w:rsidRDefault="00FF4F2F">
            <w:pPr>
              <w:pStyle w:val="TableDataByteArial9Centered"/>
              <w:spacing w:before="20" w:after="20"/>
              <w:rPr>
                <w:lang w:val="en-US"/>
              </w:rPr>
            </w:pPr>
            <w:r>
              <w:rPr>
                <w:lang w:val="en-US"/>
              </w:rPr>
              <w:t>2</w:t>
            </w:r>
          </w:p>
        </w:tc>
        <w:tc>
          <w:tcPr>
            <w:tcW w:w="490" w:type="dxa"/>
          </w:tcPr>
          <w:p w:rsidR="00FF4F2F" w:rsidRDefault="00FF4F2F">
            <w:pPr>
              <w:pStyle w:val="TableDataByteArial9Centered"/>
              <w:spacing w:before="20" w:after="20"/>
              <w:rPr>
                <w:lang w:val="en-US"/>
              </w:rPr>
            </w:pPr>
            <w:r>
              <w:rPr>
                <w:lang w:val="en-US"/>
              </w:rPr>
              <w:t>0</w:t>
            </w:r>
          </w:p>
        </w:tc>
        <w:tc>
          <w:tcPr>
            <w:tcW w:w="490" w:type="dxa"/>
          </w:tcPr>
          <w:p w:rsidR="00FF4F2F" w:rsidRDefault="00FF4F2F">
            <w:pPr>
              <w:pStyle w:val="TableDataByteArial9Centered"/>
              <w:spacing w:before="20" w:after="20"/>
              <w:rPr>
                <w:lang w:val="en-US"/>
              </w:rPr>
            </w:pPr>
          </w:p>
        </w:tc>
        <w:tc>
          <w:tcPr>
            <w:tcW w:w="490" w:type="dxa"/>
          </w:tcPr>
          <w:p w:rsidR="00FF4F2F" w:rsidRDefault="00FF4F2F">
            <w:pPr>
              <w:pStyle w:val="TableDataByteArial9Centered"/>
              <w:spacing w:before="20" w:after="20"/>
              <w:rPr>
                <w:lang w:val="en-US"/>
              </w:rPr>
            </w:pPr>
            <w:r>
              <w:rPr>
                <w:lang w:val="en-US"/>
              </w:rPr>
              <w:t>X</w:t>
            </w:r>
          </w:p>
        </w:tc>
        <w:tc>
          <w:tcPr>
            <w:tcW w:w="490" w:type="dxa"/>
          </w:tcPr>
          <w:p w:rsidR="00FF4F2F" w:rsidRDefault="00FF4F2F">
            <w:pPr>
              <w:pStyle w:val="TableDataByteArial9Centered"/>
              <w:spacing w:before="20" w:after="20"/>
              <w:rPr>
                <w:lang w:val="en-US"/>
              </w:rPr>
            </w:pPr>
            <w:r>
              <w:rPr>
                <w:lang w:val="en-US"/>
              </w:rPr>
              <w:t>2</w:t>
            </w:r>
          </w:p>
        </w:tc>
        <w:tc>
          <w:tcPr>
            <w:tcW w:w="523" w:type="dxa"/>
          </w:tcPr>
          <w:p w:rsidR="00FF4F2F" w:rsidRDefault="00FF4F2F">
            <w:pPr>
              <w:pStyle w:val="TableDataByteArial9Centered"/>
              <w:spacing w:before="20" w:after="20"/>
              <w:rPr>
                <w:lang w:val="en-US"/>
              </w:rPr>
            </w:pPr>
            <w:r>
              <w:rPr>
                <w:lang w:val="en-US"/>
              </w:rPr>
              <w:t>0</w:t>
            </w:r>
          </w:p>
        </w:tc>
        <w:tc>
          <w:tcPr>
            <w:tcW w:w="484" w:type="dxa"/>
          </w:tcPr>
          <w:p w:rsidR="00FF4F2F" w:rsidRDefault="00FF4F2F">
            <w:pPr>
              <w:pStyle w:val="TableDataByteArial9Centered"/>
              <w:spacing w:before="20" w:after="20"/>
              <w:rPr>
                <w:lang w:val="en-US"/>
              </w:rPr>
            </w:pPr>
            <w:r>
              <w:rPr>
                <w:lang w:val="en-US"/>
              </w:rPr>
              <w:t>X</w:t>
            </w:r>
          </w:p>
        </w:tc>
        <w:tc>
          <w:tcPr>
            <w:tcW w:w="484" w:type="dxa"/>
          </w:tcPr>
          <w:p w:rsidR="00FF4F2F" w:rsidRDefault="00FF4F2F">
            <w:pPr>
              <w:pStyle w:val="TableDataByteArial9Centered"/>
              <w:spacing w:before="20" w:after="20"/>
              <w:rPr>
                <w:lang w:val="en-US"/>
              </w:rPr>
            </w:pPr>
            <w:r>
              <w:rPr>
                <w:lang w:val="en-US"/>
              </w:rPr>
              <w:t>E</w:t>
            </w:r>
          </w:p>
        </w:tc>
        <w:tc>
          <w:tcPr>
            <w:tcW w:w="484" w:type="dxa"/>
          </w:tcPr>
          <w:p w:rsidR="00FF4F2F" w:rsidRDefault="00FF4F2F">
            <w:pPr>
              <w:pStyle w:val="TableDataByteArial9Centered"/>
              <w:spacing w:before="20" w:after="20"/>
              <w:rPr>
                <w:lang w:val="en-US"/>
              </w:rPr>
            </w:pPr>
            <w:r>
              <w:rPr>
                <w:lang w:val="en-US"/>
              </w:rPr>
              <w:t>V</w:t>
            </w:r>
          </w:p>
        </w:tc>
        <w:tc>
          <w:tcPr>
            <w:tcW w:w="1429" w:type="dxa"/>
          </w:tcPr>
          <w:p w:rsidR="00FF4F2F" w:rsidRDefault="00FF4F2F">
            <w:pPr>
              <w:pStyle w:val="TableDataByteArial9Centered"/>
              <w:spacing w:before="20" w:after="20"/>
              <w:rPr>
                <w:lang w:val="en-US"/>
              </w:rPr>
            </w:pPr>
            <w:r>
              <w:rPr>
                <w:lang w:val="en-US"/>
              </w:rPr>
              <w:t>…</w:t>
            </w:r>
          </w:p>
        </w:tc>
      </w:tr>
      <w:tr w:rsidR="00FF4F2F">
        <w:trPr>
          <w:cantSplit/>
        </w:trPr>
        <w:tc>
          <w:tcPr>
            <w:tcW w:w="1530" w:type="dxa"/>
          </w:tcPr>
          <w:p w:rsidR="00FF4F2F" w:rsidRDefault="00FF4F2F">
            <w:pPr>
              <w:pStyle w:val="TableDataByteArial9Centered"/>
              <w:spacing w:before="20" w:after="20"/>
              <w:rPr>
                <w:lang w:val="en-US"/>
              </w:rPr>
            </w:pPr>
            <w:r>
              <w:rPr>
                <w:lang w:val="en-US"/>
              </w:rPr>
              <w:t>Hex Value</w:t>
            </w:r>
          </w:p>
        </w:tc>
        <w:tc>
          <w:tcPr>
            <w:tcW w:w="509" w:type="dxa"/>
          </w:tcPr>
          <w:p w:rsidR="00FF4F2F" w:rsidRDefault="00FF4F2F">
            <w:pPr>
              <w:pStyle w:val="TableDataByteArial9Centered"/>
              <w:spacing w:before="20" w:after="20"/>
              <w:rPr>
                <w:lang w:val="en-US"/>
              </w:rPr>
            </w:pPr>
            <w:r>
              <w:rPr>
                <w:lang w:val="en-US"/>
              </w:rPr>
              <w:t>47</w:t>
            </w:r>
          </w:p>
        </w:tc>
        <w:tc>
          <w:tcPr>
            <w:tcW w:w="424" w:type="dxa"/>
          </w:tcPr>
          <w:p w:rsidR="00FF4F2F" w:rsidRDefault="00FF4F2F">
            <w:pPr>
              <w:pStyle w:val="TableDataByteArial9Centered"/>
              <w:spacing w:before="20" w:after="20"/>
              <w:rPr>
                <w:lang w:val="en-US"/>
              </w:rPr>
            </w:pPr>
            <w:r>
              <w:rPr>
                <w:lang w:val="en-US"/>
              </w:rPr>
              <w:t>53</w:t>
            </w:r>
          </w:p>
        </w:tc>
        <w:tc>
          <w:tcPr>
            <w:tcW w:w="504" w:type="dxa"/>
          </w:tcPr>
          <w:p w:rsidR="00FF4F2F" w:rsidRDefault="00FF4F2F">
            <w:pPr>
              <w:pStyle w:val="TableDataByteArial9Centered"/>
              <w:spacing w:before="20" w:after="20"/>
              <w:rPr>
                <w:lang w:val="en-US"/>
              </w:rPr>
            </w:pPr>
            <w:r>
              <w:rPr>
                <w:lang w:val="en-US"/>
              </w:rPr>
              <w:t>38</w:t>
            </w:r>
          </w:p>
        </w:tc>
        <w:tc>
          <w:tcPr>
            <w:tcW w:w="490" w:type="dxa"/>
          </w:tcPr>
          <w:p w:rsidR="00FF4F2F" w:rsidRDefault="00FF4F2F">
            <w:pPr>
              <w:pStyle w:val="TableDataByteArial9Centered"/>
              <w:spacing w:before="20" w:after="20"/>
              <w:rPr>
                <w:lang w:val="en-US"/>
              </w:rPr>
            </w:pPr>
            <w:r>
              <w:rPr>
                <w:lang w:val="en-US"/>
              </w:rPr>
              <w:t>32</w:t>
            </w:r>
          </w:p>
        </w:tc>
        <w:tc>
          <w:tcPr>
            <w:tcW w:w="490" w:type="dxa"/>
          </w:tcPr>
          <w:p w:rsidR="00FF4F2F" w:rsidRDefault="00FF4F2F">
            <w:pPr>
              <w:pStyle w:val="TableDataByteArial9Centered"/>
              <w:spacing w:before="20" w:after="20"/>
              <w:rPr>
                <w:lang w:val="en-US"/>
              </w:rPr>
            </w:pPr>
            <w:r>
              <w:rPr>
                <w:lang w:val="en-US"/>
              </w:rPr>
              <w:t>30</w:t>
            </w:r>
          </w:p>
        </w:tc>
        <w:tc>
          <w:tcPr>
            <w:tcW w:w="490" w:type="dxa"/>
          </w:tcPr>
          <w:p w:rsidR="00FF4F2F" w:rsidRDefault="00FF4F2F">
            <w:pPr>
              <w:pStyle w:val="TableDataByteArial9Centered"/>
              <w:spacing w:before="20" w:after="20"/>
              <w:rPr>
                <w:lang w:val="en-US"/>
              </w:rPr>
            </w:pPr>
            <w:r>
              <w:rPr>
                <w:lang w:val="en-US"/>
              </w:rPr>
              <w:t>20</w:t>
            </w:r>
          </w:p>
        </w:tc>
        <w:tc>
          <w:tcPr>
            <w:tcW w:w="490" w:type="dxa"/>
          </w:tcPr>
          <w:p w:rsidR="00FF4F2F" w:rsidRDefault="00FF4F2F">
            <w:pPr>
              <w:pStyle w:val="TableDataByteArial9Centered"/>
              <w:spacing w:before="20" w:after="20"/>
              <w:rPr>
                <w:lang w:val="en-US"/>
              </w:rPr>
            </w:pPr>
            <w:r>
              <w:rPr>
                <w:lang w:val="en-US"/>
              </w:rPr>
              <w:t>58</w:t>
            </w:r>
          </w:p>
        </w:tc>
        <w:tc>
          <w:tcPr>
            <w:tcW w:w="490" w:type="dxa"/>
          </w:tcPr>
          <w:p w:rsidR="00FF4F2F" w:rsidRDefault="00FF4F2F">
            <w:pPr>
              <w:pStyle w:val="TableDataByteArial9Centered"/>
              <w:spacing w:before="20" w:after="20"/>
              <w:rPr>
                <w:lang w:val="en-US"/>
              </w:rPr>
            </w:pPr>
            <w:r>
              <w:rPr>
                <w:lang w:val="en-US"/>
              </w:rPr>
              <w:t>32</w:t>
            </w:r>
          </w:p>
        </w:tc>
        <w:tc>
          <w:tcPr>
            <w:tcW w:w="523" w:type="dxa"/>
          </w:tcPr>
          <w:p w:rsidR="00FF4F2F" w:rsidRDefault="00FF4F2F">
            <w:pPr>
              <w:pStyle w:val="TableDataByteArial9Centered"/>
              <w:spacing w:before="20" w:after="20"/>
              <w:rPr>
                <w:lang w:val="en-US"/>
              </w:rPr>
            </w:pPr>
            <w:r>
              <w:rPr>
                <w:lang w:val="en-US"/>
              </w:rPr>
              <w:t>30</w:t>
            </w:r>
          </w:p>
        </w:tc>
        <w:tc>
          <w:tcPr>
            <w:tcW w:w="484" w:type="dxa"/>
          </w:tcPr>
          <w:p w:rsidR="00FF4F2F" w:rsidRDefault="00FF4F2F">
            <w:pPr>
              <w:pStyle w:val="TableDataByteArial9Centered"/>
              <w:spacing w:before="20" w:after="20"/>
              <w:rPr>
                <w:lang w:val="en-US"/>
              </w:rPr>
            </w:pPr>
            <w:r>
              <w:rPr>
                <w:lang w:val="en-US"/>
              </w:rPr>
              <w:t>58</w:t>
            </w:r>
          </w:p>
        </w:tc>
        <w:tc>
          <w:tcPr>
            <w:tcW w:w="484" w:type="dxa"/>
          </w:tcPr>
          <w:p w:rsidR="00FF4F2F" w:rsidRDefault="00FF4F2F">
            <w:pPr>
              <w:pStyle w:val="TableDataByteArial9Centered"/>
              <w:spacing w:before="20" w:after="20"/>
              <w:rPr>
                <w:lang w:val="en-US"/>
              </w:rPr>
            </w:pPr>
            <w:r>
              <w:rPr>
                <w:lang w:val="en-US"/>
              </w:rPr>
              <w:t>45</w:t>
            </w:r>
          </w:p>
        </w:tc>
        <w:tc>
          <w:tcPr>
            <w:tcW w:w="484" w:type="dxa"/>
          </w:tcPr>
          <w:p w:rsidR="00FF4F2F" w:rsidRDefault="00FF4F2F">
            <w:pPr>
              <w:pStyle w:val="TableDataByteArial9Centered"/>
              <w:spacing w:before="20" w:after="20"/>
              <w:rPr>
                <w:lang w:val="en-US"/>
              </w:rPr>
            </w:pPr>
            <w:r>
              <w:rPr>
                <w:lang w:val="en-US"/>
              </w:rPr>
              <w:t>56</w:t>
            </w:r>
          </w:p>
        </w:tc>
        <w:tc>
          <w:tcPr>
            <w:tcW w:w="1429" w:type="dxa"/>
          </w:tcPr>
          <w:p w:rsidR="00FF4F2F" w:rsidRDefault="00FF4F2F">
            <w:pPr>
              <w:pStyle w:val="TableDataByteArial9Centered"/>
              <w:spacing w:before="20" w:after="20"/>
              <w:rPr>
                <w:lang w:val="en-US"/>
              </w:rPr>
            </w:pPr>
            <w:r>
              <w:rPr>
                <w:lang w:val="en-US"/>
              </w:rPr>
              <w:t>…</w:t>
            </w:r>
          </w:p>
        </w:tc>
      </w:tr>
    </w:tbl>
    <w:p w:rsidR="00FF4F2F" w:rsidRDefault="00FF4F2F">
      <w:pPr>
        <w:keepNext w:val="0"/>
        <w:keepLines w:val="0"/>
      </w:pPr>
    </w:p>
    <w:p w:rsidR="00FF4F2F" w:rsidRDefault="00FF4F2F">
      <w:pPr>
        <w:pStyle w:val="Heading3"/>
      </w:pPr>
      <w:bookmarkStart w:id="1096" w:name="_Toc54677066"/>
      <w:bookmarkStart w:id="1097" w:name="_Toc223513303"/>
      <w:r>
        <w:lastRenderedPageBreak/>
        <w:t>MEMR – DID $98 – Repair Shop Code or Tester Serial Number</w:t>
      </w:r>
      <w:bookmarkEnd w:id="1096"/>
      <w:bookmarkEnd w:id="109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$98</w:t>
            </w:r>
          </w:p>
        </w:tc>
        <w:tc>
          <w:tcPr>
            <w:tcW w:w="2592" w:type="dxa"/>
            <w:tcBorders>
              <w:top w:val="nil"/>
            </w:tcBorders>
          </w:tcPr>
          <w:p w:rsidR="00FF4F2F" w:rsidRPr="00FF4F2F" w:rsidRDefault="00FF4F2F">
            <w:pPr>
              <w:rPr>
                <w:rFonts w:ascii="Arial" w:hAnsi="Arial" w:cs="Arial"/>
                <w:sz w:val="16"/>
                <w:szCs w:val="16"/>
              </w:rPr>
            </w:pPr>
            <w:r w:rsidRPr="00FF4F2F">
              <w:rPr>
                <w:rFonts w:ascii="Arial" w:hAnsi="Arial" w:cs="Arial"/>
                <w:sz w:val="16"/>
                <w:szCs w:val="16"/>
              </w:rPr>
              <w:t>RepairShopCodeOrTesterSerialNumber (RSCOTSN)</w:t>
            </w:r>
          </w:p>
        </w:tc>
        <w:tc>
          <w:tcPr>
            <w:tcW w:w="720" w:type="dxa"/>
            <w:tcBorders>
              <w:top w:val="nil"/>
            </w:tcBorders>
          </w:tcPr>
          <w:p w:rsidR="00FF4F2F" w:rsidRPr="00FF4F2F" w:rsidRDefault="00FF4F2F">
            <w:pPr>
              <w:jc w:val="right"/>
              <w:rPr>
                <w:rFonts w:ascii="Arial" w:hAnsi="Arial"/>
                <w:sz w:val="16"/>
              </w:rPr>
            </w:pPr>
            <w:r w:rsidRPr="00FF4F2F">
              <w:rPr>
                <w:rFonts w:ascii="Arial" w:hAnsi="Arial"/>
                <w:sz w:val="16"/>
              </w:rPr>
              <w:t>10</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Repair Shop or Tester Serial #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Repair Shop or Tester Serial #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Repair Shop or Tester Serial #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Repair Shop or Tester Serial # character position 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Repair Shop or Tester Serial # character position 5</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Repair Shop or Tester Serial # character position 6</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Repair Shop or Tester Serial # character position 7</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Repair Shop or Tester Serial # character position 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Repair Shop or Tester Serial # character position 9</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Repair Shop or Tester Serial # character position </w:t>
            </w:r>
            <w:r w:rsidR="00EA36DC">
              <w:rPr>
                <w:rFonts w:ascii="Arial" w:hAnsi="Arial"/>
                <w:sz w:val="16"/>
              </w:rPr>
              <w:t>10</w:t>
            </w:r>
          </w:p>
        </w:tc>
        <w:tc>
          <w:tcPr>
            <w:tcW w:w="720" w:type="dxa"/>
            <w:tcBorders>
              <w:top w:val="nil"/>
            </w:tcBorders>
          </w:tcPr>
          <w:p w:rsidR="00FF4F2F" w:rsidRDefault="00EA36DC">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bl>
    <w:p w:rsidR="00FF4F2F" w:rsidRDefault="00FF4F2F"/>
    <w:p w:rsidR="00FF4F2F" w:rsidRDefault="00FF4F2F">
      <w:pPr>
        <w:keepNext w:val="0"/>
        <w:keepLines w:val="0"/>
      </w:pPr>
      <w:r>
        <w:t>This DID contains the RepairShopCodeOrTesterSerialNumber which identifies the dealer’s code or the tester’s serial number. This ASCII string is programmed into the ECU’s memory during the last programming session (SPS) at the dealer site.</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tblPr>
      <w:tblGrid>
        <w:gridCol w:w="1530"/>
        <w:gridCol w:w="509"/>
        <w:gridCol w:w="424"/>
        <w:gridCol w:w="504"/>
        <w:gridCol w:w="490"/>
        <w:gridCol w:w="490"/>
        <w:gridCol w:w="490"/>
        <w:gridCol w:w="490"/>
        <w:gridCol w:w="490"/>
        <w:gridCol w:w="523"/>
        <w:gridCol w:w="484"/>
        <w:gridCol w:w="2397"/>
      </w:tblGrid>
      <w:tr w:rsidR="00FF4F2F">
        <w:trPr>
          <w:cantSplit/>
        </w:trPr>
        <w:tc>
          <w:tcPr>
            <w:tcW w:w="1530" w:type="dxa"/>
          </w:tcPr>
          <w:p w:rsidR="00FF4F2F" w:rsidRDefault="00FF4F2F">
            <w:pPr>
              <w:pStyle w:val="TableDataByteArial9Centered"/>
              <w:spacing w:before="20" w:after="20"/>
              <w:rPr>
                <w:lang w:val="en-US"/>
              </w:rPr>
            </w:pPr>
            <w:r>
              <w:rPr>
                <w:lang w:val="en-US"/>
              </w:rPr>
              <w:t>Position</w:t>
            </w:r>
          </w:p>
        </w:tc>
        <w:tc>
          <w:tcPr>
            <w:tcW w:w="509" w:type="dxa"/>
          </w:tcPr>
          <w:p w:rsidR="00FF4F2F" w:rsidRDefault="00FF4F2F">
            <w:pPr>
              <w:pStyle w:val="TableDataByteArial9Centered"/>
              <w:spacing w:before="20" w:after="20"/>
              <w:rPr>
                <w:lang w:val="en-US"/>
              </w:rPr>
            </w:pPr>
            <w:r>
              <w:rPr>
                <w:lang w:val="en-US"/>
              </w:rPr>
              <w:t>1</w:t>
            </w:r>
          </w:p>
        </w:tc>
        <w:tc>
          <w:tcPr>
            <w:tcW w:w="424" w:type="dxa"/>
          </w:tcPr>
          <w:p w:rsidR="00FF4F2F" w:rsidRDefault="00FF4F2F">
            <w:pPr>
              <w:pStyle w:val="TableDataByteArial9Centered"/>
              <w:spacing w:before="20" w:after="20"/>
              <w:rPr>
                <w:lang w:val="en-US"/>
              </w:rPr>
            </w:pPr>
            <w:r>
              <w:rPr>
                <w:lang w:val="en-US"/>
              </w:rPr>
              <w:t>2</w:t>
            </w:r>
          </w:p>
        </w:tc>
        <w:tc>
          <w:tcPr>
            <w:tcW w:w="504" w:type="dxa"/>
          </w:tcPr>
          <w:p w:rsidR="00FF4F2F" w:rsidRDefault="00FF4F2F">
            <w:pPr>
              <w:pStyle w:val="TableDataByteArial9Centered"/>
              <w:spacing w:before="20" w:after="20"/>
              <w:rPr>
                <w:lang w:val="en-US"/>
              </w:rPr>
            </w:pPr>
            <w:r>
              <w:rPr>
                <w:lang w:val="en-US"/>
              </w:rPr>
              <w:t>3</w:t>
            </w:r>
          </w:p>
        </w:tc>
        <w:tc>
          <w:tcPr>
            <w:tcW w:w="490" w:type="dxa"/>
          </w:tcPr>
          <w:p w:rsidR="00FF4F2F" w:rsidRDefault="00FF4F2F">
            <w:pPr>
              <w:pStyle w:val="TableDataByteArial9Centered"/>
              <w:spacing w:before="20" w:after="20"/>
              <w:rPr>
                <w:lang w:val="en-US"/>
              </w:rPr>
            </w:pPr>
            <w:r>
              <w:rPr>
                <w:lang w:val="en-US"/>
              </w:rPr>
              <w:t>4</w:t>
            </w:r>
          </w:p>
        </w:tc>
        <w:tc>
          <w:tcPr>
            <w:tcW w:w="490" w:type="dxa"/>
          </w:tcPr>
          <w:p w:rsidR="00FF4F2F" w:rsidRDefault="00FF4F2F">
            <w:pPr>
              <w:pStyle w:val="TableDataByteArial9Centered"/>
              <w:spacing w:before="20" w:after="20"/>
              <w:rPr>
                <w:lang w:val="en-US"/>
              </w:rPr>
            </w:pPr>
            <w:r>
              <w:rPr>
                <w:lang w:val="en-US"/>
              </w:rPr>
              <w:t>5</w:t>
            </w:r>
          </w:p>
        </w:tc>
        <w:tc>
          <w:tcPr>
            <w:tcW w:w="490" w:type="dxa"/>
          </w:tcPr>
          <w:p w:rsidR="00FF4F2F" w:rsidRDefault="00FF4F2F">
            <w:pPr>
              <w:pStyle w:val="TableDataByteArial9Centered"/>
              <w:spacing w:before="20" w:after="20"/>
              <w:rPr>
                <w:lang w:val="en-US"/>
              </w:rPr>
            </w:pPr>
            <w:r>
              <w:rPr>
                <w:lang w:val="en-US"/>
              </w:rPr>
              <w:t>6</w:t>
            </w:r>
          </w:p>
        </w:tc>
        <w:tc>
          <w:tcPr>
            <w:tcW w:w="490" w:type="dxa"/>
          </w:tcPr>
          <w:p w:rsidR="00FF4F2F" w:rsidRDefault="00FF4F2F">
            <w:pPr>
              <w:pStyle w:val="TableDataByteArial9Centered"/>
              <w:spacing w:before="20" w:after="20"/>
              <w:rPr>
                <w:lang w:val="en-US"/>
              </w:rPr>
            </w:pPr>
            <w:r>
              <w:rPr>
                <w:lang w:val="en-US"/>
              </w:rPr>
              <w:t>7</w:t>
            </w:r>
          </w:p>
        </w:tc>
        <w:tc>
          <w:tcPr>
            <w:tcW w:w="490" w:type="dxa"/>
          </w:tcPr>
          <w:p w:rsidR="00FF4F2F" w:rsidRDefault="00FF4F2F">
            <w:pPr>
              <w:pStyle w:val="TableDataByteArial9Centered"/>
              <w:spacing w:before="20" w:after="20"/>
              <w:rPr>
                <w:lang w:val="en-US"/>
              </w:rPr>
            </w:pPr>
            <w:r>
              <w:rPr>
                <w:lang w:val="en-US"/>
              </w:rPr>
              <w:t>8</w:t>
            </w:r>
          </w:p>
        </w:tc>
        <w:tc>
          <w:tcPr>
            <w:tcW w:w="523" w:type="dxa"/>
          </w:tcPr>
          <w:p w:rsidR="00FF4F2F" w:rsidRDefault="00FF4F2F">
            <w:pPr>
              <w:pStyle w:val="TableDataByteArial9Centered"/>
              <w:spacing w:before="20" w:after="20"/>
              <w:rPr>
                <w:lang w:val="en-US"/>
              </w:rPr>
            </w:pPr>
            <w:r>
              <w:rPr>
                <w:lang w:val="en-US"/>
              </w:rPr>
              <w:t>9</w:t>
            </w:r>
          </w:p>
        </w:tc>
        <w:tc>
          <w:tcPr>
            <w:tcW w:w="484" w:type="dxa"/>
          </w:tcPr>
          <w:p w:rsidR="00FF4F2F" w:rsidRDefault="00FF4F2F">
            <w:pPr>
              <w:pStyle w:val="TableDataByteArial9Centered"/>
              <w:spacing w:before="20" w:after="20"/>
              <w:rPr>
                <w:lang w:val="en-US"/>
              </w:rPr>
            </w:pPr>
            <w:r>
              <w:rPr>
                <w:lang w:val="en-US"/>
              </w:rPr>
              <w:t>10</w:t>
            </w:r>
          </w:p>
        </w:tc>
        <w:tc>
          <w:tcPr>
            <w:tcW w:w="2397" w:type="dxa"/>
          </w:tcPr>
          <w:p w:rsidR="00FF4F2F" w:rsidRDefault="00FF4F2F">
            <w:pPr>
              <w:pStyle w:val="TableDataByteArial9Centered"/>
              <w:spacing w:before="20" w:after="20"/>
              <w:rPr>
                <w:lang w:val="en-US"/>
              </w:rPr>
            </w:pPr>
            <w:r>
              <w:rPr>
                <w:lang w:val="en-US"/>
              </w:rPr>
              <w:t>---</w:t>
            </w:r>
          </w:p>
        </w:tc>
      </w:tr>
      <w:tr w:rsidR="00FF4F2F">
        <w:trPr>
          <w:cantSplit/>
        </w:trPr>
        <w:tc>
          <w:tcPr>
            <w:tcW w:w="1530" w:type="dxa"/>
          </w:tcPr>
          <w:p w:rsidR="00FF4F2F" w:rsidRDefault="00FF4F2F">
            <w:pPr>
              <w:pStyle w:val="TableDataByteArial9Centered"/>
              <w:spacing w:before="20" w:after="20"/>
              <w:rPr>
                <w:lang w:val="en-US"/>
              </w:rPr>
            </w:pPr>
            <w:r>
              <w:rPr>
                <w:lang w:val="en-US"/>
              </w:rPr>
              <w:t>RSCOSN</w:t>
            </w:r>
          </w:p>
        </w:tc>
        <w:tc>
          <w:tcPr>
            <w:tcW w:w="509" w:type="dxa"/>
          </w:tcPr>
          <w:p w:rsidR="00FF4F2F" w:rsidRDefault="00FF4F2F">
            <w:pPr>
              <w:pStyle w:val="TableDataByteArial9Centered"/>
              <w:spacing w:before="20" w:after="20"/>
              <w:rPr>
                <w:lang w:val="en-US"/>
              </w:rPr>
            </w:pPr>
            <w:r>
              <w:rPr>
                <w:lang w:val="en-US"/>
              </w:rPr>
              <w:t>S</w:t>
            </w:r>
          </w:p>
        </w:tc>
        <w:tc>
          <w:tcPr>
            <w:tcW w:w="424" w:type="dxa"/>
          </w:tcPr>
          <w:p w:rsidR="00FF4F2F" w:rsidRDefault="00FF4F2F">
            <w:pPr>
              <w:pStyle w:val="TableDataByteArial9Centered"/>
              <w:spacing w:before="20" w:after="20"/>
              <w:rPr>
                <w:lang w:val="en-US"/>
              </w:rPr>
            </w:pPr>
            <w:r>
              <w:rPr>
                <w:lang w:val="en-US"/>
              </w:rPr>
              <w:t>N</w:t>
            </w:r>
          </w:p>
        </w:tc>
        <w:tc>
          <w:tcPr>
            <w:tcW w:w="504" w:type="dxa"/>
          </w:tcPr>
          <w:p w:rsidR="00FF4F2F" w:rsidRDefault="00FF4F2F">
            <w:pPr>
              <w:pStyle w:val="TableDataByteArial9Centered"/>
              <w:spacing w:before="20" w:after="20"/>
              <w:rPr>
                <w:lang w:val="en-US"/>
              </w:rPr>
            </w:pPr>
            <w:r>
              <w:rPr>
                <w:lang w:val="en-US"/>
              </w:rPr>
              <w:t>1</w:t>
            </w:r>
          </w:p>
        </w:tc>
        <w:tc>
          <w:tcPr>
            <w:tcW w:w="490" w:type="dxa"/>
          </w:tcPr>
          <w:p w:rsidR="00FF4F2F" w:rsidRDefault="00FF4F2F">
            <w:pPr>
              <w:pStyle w:val="TableDataByteArial9Centered"/>
              <w:spacing w:before="20" w:after="20"/>
              <w:rPr>
                <w:lang w:val="en-US"/>
              </w:rPr>
            </w:pPr>
            <w:r>
              <w:rPr>
                <w:lang w:val="en-US"/>
              </w:rPr>
              <w:t>2</w:t>
            </w:r>
          </w:p>
        </w:tc>
        <w:tc>
          <w:tcPr>
            <w:tcW w:w="490" w:type="dxa"/>
          </w:tcPr>
          <w:p w:rsidR="00FF4F2F" w:rsidRDefault="00FF4F2F">
            <w:pPr>
              <w:pStyle w:val="TableDataByteArial9Centered"/>
              <w:spacing w:before="20" w:after="20"/>
              <w:rPr>
                <w:lang w:val="en-US"/>
              </w:rPr>
            </w:pPr>
            <w:r>
              <w:rPr>
                <w:lang w:val="en-US"/>
              </w:rPr>
              <w:t>3</w:t>
            </w:r>
          </w:p>
        </w:tc>
        <w:tc>
          <w:tcPr>
            <w:tcW w:w="490" w:type="dxa"/>
          </w:tcPr>
          <w:p w:rsidR="00FF4F2F" w:rsidRDefault="00FF4F2F">
            <w:pPr>
              <w:pStyle w:val="TableDataByteArial9Centered"/>
              <w:spacing w:before="20" w:after="20"/>
              <w:rPr>
                <w:lang w:val="en-US"/>
              </w:rPr>
            </w:pPr>
            <w:r>
              <w:rPr>
                <w:lang w:val="en-US"/>
              </w:rPr>
              <w:t>4</w:t>
            </w:r>
          </w:p>
        </w:tc>
        <w:tc>
          <w:tcPr>
            <w:tcW w:w="490" w:type="dxa"/>
          </w:tcPr>
          <w:p w:rsidR="00FF4F2F" w:rsidRDefault="00FF4F2F">
            <w:pPr>
              <w:pStyle w:val="TableDataByteArial9Centered"/>
              <w:spacing w:before="20" w:after="20"/>
              <w:rPr>
                <w:lang w:val="en-US"/>
              </w:rPr>
            </w:pPr>
            <w:r>
              <w:rPr>
                <w:lang w:val="en-US"/>
              </w:rPr>
              <w:t>5</w:t>
            </w:r>
          </w:p>
        </w:tc>
        <w:tc>
          <w:tcPr>
            <w:tcW w:w="490" w:type="dxa"/>
          </w:tcPr>
          <w:p w:rsidR="00FF4F2F" w:rsidRDefault="00FF4F2F">
            <w:pPr>
              <w:pStyle w:val="TableDataByteArial9Centered"/>
              <w:spacing w:before="20" w:after="20"/>
              <w:rPr>
                <w:lang w:val="en-US"/>
              </w:rPr>
            </w:pPr>
            <w:r>
              <w:rPr>
                <w:lang w:val="en-US"/>
              </w:rPr>
              <w:t>6</w:t>
            </w:r>
          </w:p>
        </w:tc>
        <w:tc>
          <w:tcPr>
            <w:tcW w:w="523" w:type="dxa"/>
          </w:tcPr>
          <w:p w:rsidR="00FF4F2F" w:rsidRDefault="00FF4F2F">
            <w:pPr>
              <w:pStyle w:val="TableDataByteArial9Centered"/>
              <w:spacing w:before="20" w:after="20"/>
              <w:rPr>
                <w:lang w:val="en-US"/>
              </w:rPr>
            </w:pPr>
            <w:r>
              <w:rPr>
                <w:lang w:val="en-US"/>
              </w:rPr>
              <w:t>7</w:t>
            </w:r>
          </w:p>
        </w:tc>
        <w:tc>
          <w:tcPr>
            <w:tcW w:w="484" w:type="dxa"/>
          </w:tcPr>
          <w:p w:rsidR="00FF4F2F" w:rsidRDefault="00FF4F2F">
            <w:pPr>
              <w:pStyle w:val="TableDataByteArial9Centered"/>
              <w:spacing w:before="20" w:after="20"/>
              <w:rPr>
                <w:lang w:val="en-US"/>
              </w:rPr>
            </w:pPr>
            <w:r>
              <w:rPr>
                <w:lang w:val="en-US"/>
              </w:rPr>
              <w:t>8</w:t>
            </w:r>
          </w:p>
        </w:tc>
        <w:tc>
          <w:tcPr>
            <w:tcW w:w="2397" w:type="dxa"/>
          </w:tcPr>
          <w:p w:rsidR="00FF4F2F" w:rsidRDefault="00FF4F2F">
            <w:pPr>
              <w:pStyle w:val="TableDataByteArial9Centered"/>
              <w:spacing w:before="20" w:after="20"/>
              <w:rPr>
                <w:lang w:val="en-US"/>
              </w:rPr>
            </w:pPr>
            <w:r>
              <w:rPr>
                <w:lang w:val="en-US"/>
              </w:rPr>
              <w:t>---</w:t>
            </w:r>
          </w:p>
        </w:tc>
      </w:tr>
      <w:tr w:rsidR="00FF4F2F">
        <w:trPr>
          <w:cantSplit/>
        </w:trPr>
        <w:tc>
          <w:tcPr>
            <w:tcW w:w="1530" w:type="dxa"/>
          </w:tcPr>
          <w:p w:rsidR="00FF4F2F" w:rsidRDefault="00FF4F2F">
            <w:pPr>
              <w:pStyle w:val="TableDataByteArial9Centered"/>
              <w:spacing w:before="20" w:after="20"/>
              <w:rPr>
                <w:lang w:val="en-US"/>
              </w:rPr>
            </w:pPr>
            <w:r>
              <w:rPr>
                <w:lang w:val="en-US"/>
              </w:rPr>
              <w:t>Hex Value</w:t>
            </w:r>
          </w:p>
        </w:tc>
        <w:tc>
          <w:tcPr>
            <w:tcW w:w="509" w:type="dxa"/>
          </w:tcPr>
          <w:p w:rsidR="00FF4F2F" w:rsidRDefault="00FF4F2F">
            <w:pPr>
              <w:pStyle w:val="TableDataByteArial9Centered"/>
              <w:spacing w:before="20" w:after="20"/>
              <w:rPr>
                <w:lang w:val="en-US"/>
              </w:rPr>
            </w:pPr>
            <w:r>
              <w:rPr>
                <w:lang w:val="en-US"/>
              </w:rPr>
              <w:t>58</w:t>
            </w:r>
          </w:p>
        </w:tc>
        <w:tc>
          <w:tcPr>
            <w:tcW w:w="424" w:type="dxa"/>
          </w:tcPr>
          <w:p w:rsidR="00FF4F2F" w:rsidRDefault="00FF4F2F">
            <w:pPr>
              <w:pStyle w:val="TableDataByteArial9Centered"/>
              <w:spacing w:before="20" w:after="20"/>
              <w:rPr>
                <w:lang w:val="en-US"/>
              </w:rPr>
            </w:pPr>
            <w:r>
              <w:rPr>
                <w:lang w:val="en-US"/>
              </w:rPr>
              <w:t>31</w:t>
            </w:r>
          </w:p>
        </w:tc>
        <w:tc>
          <w:tcPr>
            <w:tcW w:w="504" w:type="dxa"/>
          </w:tcPr>
          <w:p w:rsidR="00FF4F2F" w:rsidRDefault="00FF4F2F">
            <w:pPr>
              <w:pStyle w:val="TableDataByteArial9Centered"/>
              <w:spacing w:before="20" w:after="20"/>
              <w:rPr>
                <w:lang w:val="en-US"/>
              </w:rPr>
            </w:pPr>
            <w:r>
              <w:rPr>
                <w:lang w:val="en-US"/>
              </w:rPr>
              <w:t>31</w:t>
            </w:r>
          </w:p>
        </w:tc>
        <w:tc>
          <w:tcPr>
            <w:tcW w:w="490" w:type="dxa"/>
          </w:tcPr>
          <w:p w:rsidR="00FF4F2F" w:rsidRDefault="00FF4F2F">
            <w:pPr>
              <w:pStyle w:val="TableDataByteArial9Centered"/>
              <w:spacing w:before="20" w:after="20"/>
              <w:rPr>
                <w:lang w:val="en-US"/>
              </w:rPr>
            </w:pPr>
            <w:r>
              <w:rPr>
                <w:lang w:val="en-US"/>
              </w:rPr>
              <w:t>32</w:t>
            </w:r>
          </w:p>
        </w:tc>
        <w:tc>
          <w:tcPr>
            <w:tcW w:w="490" w:type="dxa"/>
          </w:tcPr>
          <w:p w:rsidR="00FF4F2F" w:rsidRDefault="00FF4F2F">
            <w:pPr>
              <w:pStyle w:val="TableDataByteArial9Centered"/>
              <w:spacing w:before="20" w:after="20"/>
              <w:rPr>
                <w:lang w:val="en-US"/>
              </w:rPr>
            </w:pPr>
            <w:r>
              <w:rPr>
                <w:lang w:val="en-US"/>
              </w:rPr>
              <w:t>33</w:t>
            </w:r>
          </w:p>
        </w:tc>
        <w:tc>
          <w:tcPr>
            <w:tcW w:w="490" w:type="dxa"/>
          </w:tcPr>
          <w:p w:rsidR="00FF4F2F" w:rsidRDefault="00FF4F2F">
            <w:pPr>
              <w:pStyle w:val="TableDataByteArial9Centered"/>
              <w:spacing w:before="20" w:after="20"/>
              <w:rPr>
                <w:lang w:val="en-US"/>
              </w:rPr>
            </w:pPr>
            <w:r>
              <w:rPr>
                <w:lang w:val="en-US"/>
              </w:rPr>
              <w:t>34</w:t>
            </w:r>
          </w:p>
        </w:tc>
        <w:tc>
          <w:tcPr>
            <w:tcW w:w="490" w:type="dxa"/>
          </w:tcPr>
          <w:p w:rsidR="00FF4F2F" w:rsidRDefault="00FF4F2F">
            <w:pPr>
              <w:pStyle w:val="TableDataByteArial9Centered"/>
              <w:spacing w:before="20" w:after="20"/>
              <w:rPr>
                <w:lang w:val="en-US"/>
              </w:rPr>
            </w:pPr>
            <w:r>
              <w:rPr>
                <w:lang w:val="en-US"/>
              </w:rPr>
              <w:t>35</w:t>
            </w:r>
          </w:p>
        </w:tc>
        <w:tc>
          <w:tcPr>
            <w:tcW w:w="490" w:type="dxa"/>
          </w:tcPr>
          <w:p w:rsidR="00FF4F2F" w:rsidRDefault="00FF4F2F">
            <w:pPr>
              <w:pStyle w:val="TableDataByteArial9Centered"/>
              <w:spacing w:before="20" w:after="20"/>
              <w:rPr>
                <w:lang w:val="en-US"/>
              </w:rPr>
            </w:pPr>
            <w:r>
              <w:rPr>
                <w:lang w:val="en-US"/>
              </w:rPr>
              <w:t>36</w:t>
            </w:r>
          </w:p>
        </w:tc>
        <w:tc>
          <w:tcPr>
            <w:tcW w:w="523" w:type="dxa"/>
          </w:tcPr>
          <w:p w:rsidR="00FF4F2F" w:rsidRDefault="00FF4F2F">
            <w:pPr>
              <w:pStyle w:val="TableDataByteArial9Centered"/>
              <w:spacing w:before="20" w:after="20"/>
              <w:rPr>
                <w:lang w:val="en-US"/>
              </w:rPr>
            </w:pPr>
            <w:r>
              <w:rPr>
                <w:lang w:val="en-US"/>
              </w:rPr>
              <w:t>37</w:t>
            </w:r>
          </w:p>
        </w:tc>
        <w:tc>
          <w:tcPr>
            <w:tcW w:w="484" w:type="dxa"/>
          </w:tcPr>
          <w:p w:rsidR="00FF4F2F" w:rsidRDefault="00FF4F2F">
            <w:pPr>
              <w:pStyle w:val="TableDataByteArial9Centered"/>
              <w:spacing w:before="20" w:after="20"/>
              <w:rPr>
                <w:lang w:val="en-US"/>
              </w:rPr>
            </w:pPr>
            <w:r>
              <w:rPr>
                <w:lang w:val="en-US"/>
              </w:rPr>
              <w:t>38</w:t>
            </w:r>
          </w:p>
        </w:tc>
        <w:tc>
          <w:tcPr>
            <w:tcW w:w="2397" w:type="dxa"/>
          </w:tcPr>
          <w:p w:rsidR="00FF4F2F" w:rsidRDefault="00FF4F2F">
            <w:pPr>
              <w:pStyle w:val="TableDataByteArial9Centered"/>
              <w:spacing w:before="20" w:after="20"/>
              <w:rPr>
                <w:lang w:val="en-US"/>
              </w:rPr>
            </w:pPr>
            <w:r>
              <w:rPr>
                <w:lang w:val="en-US"/>
              </w:rPr>
              <w:t>---</w:t>
            </w:r>
          </w:p>
        </w:tc>
      </w:tr>
    </w:tbl>
    <w:p w:rsidR="00FF4F2F" w:rsidRDefault="00FF4F2F">
      <w:pPr>
        <w:keepNext w:val="0"/>
        <w:keepLines w:val="0"/>
      </w:pPr>
    </w:p>
    <w:p w:rsidR="00FF4F2F" w:rsidRDefault="00FF4F2F">
      <w:pPr>
        <w:pStyle w:val="Heading3"/>
      </w:pPr>
      <w:bookmarkStart w:id="1098" w:name="_Toc54677067"/>
      <w:bookmarkStart w:id="1099" w:name="_Toc223513304"/>
      <w:r>
        <w:t>MEMR – DID $99 – Programming Date</w:t>
      </w:r>
      <w:bookmarkEnd w:id="1098"/>
      <w:bookmarkEnd w:id="109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$99</w:t>
            </w:r>
          </w:p>
        </w:tc>
        <w:tc>
          <w:tcPr>
            <w:tcW w:w="2592" w:type="dxa"/>
            <w:tcBorders>
              <w:top w:val="nil"/>
            </w:tcBorders>
          </w:tcPr>
          <w:p w:rsidR="00FF4F2F" w:rsidRPr="00FF4F2F" w:rsidRDefault="00FF4F2F">
            <w:pPr>
              <w:rPr>
                <w:rFonts w:ascii="Arial" w:hAnsi="Arial" w:cs="Arial"/>
                <w:sz w:val="16"/>
                <w:szCs w:val="16"/>
              </w:rPr>
            </w:pPr>
            <w:r w:rsidRPr="00FF4F2F">
              <w:rPr>
                <w:rFonts w:ascii="Arial" w:hAnsi="Arial" w:cs="Arial"/>
                <w:sz w:val="16"/>
                <w:szCs w:val="16"/>
              </w:rPr>
              <w:t>ProgrammingDate (PD)</w:t>
            </w:r>
          </w:p>
        </w:tc>
        <w:tc>
          <w:tcPr>
            <w:tcW w:w="720" w:type="dxa"/>
            <w:tcBorders>
              <w:top w:val="nil"/>
            </w:tcBorders>
          </w:tcPr>
          <w:p w:rsidR="00FF4F2F" w:rsidRPr="00FF4F2F" w:rsidRDefault="00FF4F2F">
            <w:pPr>
              <w:jc w:val="right"/>
              <w:rPr>
                <w:rFonts w:ascii="Arial" w:hAnsi="Arial"/>
                <w:sz w:val="16"/>
              </w:rPr>
            </w:pPr>
            <w:r w:rsidRPr="00FF4F2F">
              <w:rPr>
                <w:rFonts w:ascii="Arial" w:hAnsi="Arial"/>
                <w:sz w:val="16"/>
              </w:rPr>
              <w:t>4</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Programming Date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BCD</w:t>
            </w:r>
          </w:p>
        </w:tc>
        <w:tc>
          <w:tcPr>
            <w:tcW w:w="2016" w:type="dxa"/>
            <w:tcBorders>
              <w:top w:val="nil"/>
            </w:tcBorders>
          </w:tcPr>
          <w:p w:rsidR="00FF4F2F" w:rsidRDefault="00FF4F2F">
            <w:pPr>
              <w:rPr>
                <w:rFonts w:ascii="Arial" w:hAnsi="Arial"/>
                <w:sz w:val="16"/>
              </w:rPr>
            </w:pPr>
            <w:r>
              <w:rPr>
                <w:rFonts w:ascii="Arial" w:hAnsi="Arial"/>
                <w:sz w:val="16"/>
              </w:rPr>
              <w:t>0 - 99</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Programming Date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BCD</w:t>
            </w:r>
          </w:p>
        </w:tc>
        <w:tc>
          <w:tcPr>
            <w:tcW w:w="2016" w:type="dxa"/>
            <w:tcBorders>
              <w:top w:val="nil"/>
            </w:tcBorders>
          </w:tcPr>
          <w:p w:rsidR="00FF4F2F" w:rsidRDefault="00FF4F2F">
            <w:pPr>
              <w:rPr>
                <w:rFonts w:ascii="Arial" w:hAnsi="Arial"/>
                <w:sz w:val="16"/>
              </w:rPr>
            </w:pPr>
            <w:r>
              <w:rPr>
                <w:rFonts w:ascii="Arial" w:hAnsi="Arial"/>
                <w:sz w:val="16"/>
              </w:rPr>
              <w:t>0 - 99</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Programming Date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BCD</w:t>
            </w:r>
          </w:p>
        </w:tc>
        <w:tc>
          <w:tcPr>
            <w:tcW w:w="2016" w:type="dxa"/>
            <w:tcBorders>
              <w:top w:val="nil"/>
            </w:tcBorders>
          </w:tcPr>
          <w:p w:rsidR="00FF4F2F" w:rsidRDefault="00FF4F2F">
            <w:pPr>
              <w:rPr>
                <w:rFonts w:ascii="Arial" w:hAnsi="Arial"/>
                <w:sz w:val="16"/>
              </w:rPr>
            </w:pPr>
            <w:r>
              <w:rPr>
                <w:rFonts w:ascii="Arial" w:hAnsi="Arial"/>
                <w:sz w:val="16"/>
              </w:rPr>
              <w:t>0 - 99</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Programming Date position 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BCD</w:t>
            </w:r>
          </w:p>
        </w:tc>
        <w:tc>
          <w:tcPr>
            <w:tcW w:w="2016" w:type="dxa"/>
            <w:tcBorders>
              <w:top w:val="nil"/>
            </w:tcBorders>
          </w:tcPr>
          <w:p w:rsidR="00FF4F2F" w:rsidRDefault="00FF4F2F">
            <w:pPr>
              <w:rPr>
                <w:rFonts w:ascii="Arial" w:hAnsi="Arial"/>
                <w:sz w:val="16"/>
              </w:rPr>
            </w:pPr>
            <w:r>
              <w:rPr>
                <w:rFonts w:ascii="Arial" w:hAnsi="Arial"/>
                <w:sz w:val="16"/>
              </w:rPr>
              <w:t>0 - 99</w:t>
            </w:r>
          </w:p>
        </w:tc>
        <w:tc>
          <w:tcPr>
            <w:tcW w:w="2016" w:type="dxa"/>
            <w:tcBorders>
              <w:top w:val="nil"/>
            </w:tcBorders>
          </w:tcPr>
          <w:p w:rsidR="00FF4F2F" w:rsidRDefault="00FF4F2F">
            <w:pPr>
              <w:rPr>
                <w:rFonts w:ascii="Arial" w:hAnsi="Arial"/>
                <w:sz w:val="16"/>
              </w:rPr>
            </w:pPr>
            <w:r>
              <w:rPr>
                <w:rFonts w:ascii="Arial" w:hAnsi="Arial"/>
                <w:sz w:val="16"/>
              </w:rPr>
              <w:t>N/A</w:t>
            </w:r>
          </w:p>
        </w:tc>
      </w:tr>
    </w:tbl>
    <w:p w:rsidR="00FF4F2F" w:rsidRDefault="00FF4F2F"/>
    <w:p w:rsidR="00FF4F2F" w:rsidRDefault="00FF4F2F">
      <w:pPr>
        <w:keepNext w:val="0"/>
        <w:keepLines w:val="0"/>
      </w:pPr>
      <w:r>
        <w:t>This DID contains the ProgrammingDate of the last programming event (SPS) at the dealer site.  This BCD value was programmed into the ECU’s memory during the last programming session (SPS).</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tblPr>
      <w:tblGrid>
        <w:gridCol w:w="1530"/>
        <w:gridCol w:w="509"/>
        <w:gridCol w:w="424"/>
        <w:gridCol w:w="504"/>
        <w:gridCol w:w="490"/>
        <w:gridCol w:w="5364"/>
      </w:tblGrid>
      <w:tr w:rsidR="00FF4F2F">
        <w:trPr>
          <w:cantSplit/>
        </w:trPr>
        <w:tc>
          <w:tcPr>
            <w:tcW w:w="1530" w:type="dxa"/>
          </w:tcPr>
          <w:p w:rsidR="00FF4F2F" w:rsidRDefault="00FF4F2F">
            <w:pPr>
              <w:pStyle w:val="TableDataByteArial9Centered"/>
              <w:spacing w:before="20" w:after="20"/>
              <w:rPr>
                <w:lang w:val="en-US"/>
              </w:rPr>
            </w:pPr>
            <w:r>
              <w:rPr>
                <w:lang w:val="en-US"/>
              </w:rPr>
              <w:lastRenderedPageBreak/>
              <w:t>Position</w:t>
            </w:r>
          </w:p>
        </w:tc>
        <w:tc>
          <w:tcPr>
            <w:tcW w:w="509" w:type="dxa"/>
          </w:tcPr>
          <w:p w:rsidR="00FF4F2F" w:rsidRDefault="00FF4F2F">
            <w:pPr>
              <w:pStyle w:val="TableDataByteArial9Centered"/>
              <w:spacing w:before="20" w:after="20"/>
              <w:rPr>
                <w:lang w:val="en-US"/>
              </w:rPr>
            </w:pPr>
            <w:r>
              <w:rPr>
                <w:lang w:val="en-US"/>
              </w:rPr>
              <w:t>1</w:t>
            </w:r>
          </w:p>
        </w:tc>
        <w:tc>
          <w:tcPr>
            <w:tcW w:w="424" w:type="dxa"/>
          </w:tcPr>
          <w:p w:rsidR="00FF4F2F" w:rsidRDefault="00FF4F2F">
            <w:pPr>
              <w:pStyle w:val="TableDataByteArial9Centered"/>
              <w:spacing w:before="20" w:after="20"/>
              <w:rPr>
                <w:lang w:val="en-US"/>
              </w:rPr>
            </w:pPr>
            <w:r>
              <w:rPr>
                <w:lang w:val="en-US"/>
              </w:rPr>
              <w:t>2</w:t>
            </w:r>
          </w:p>
        </w:tc>
        <w:tc>
          <w:tcPr>
            <w:tcW w:w="504" w:type="dxa"/>
          </w:tcPr>
          <w:p w:rsidR="00FF4F2F" w:rsidRDefault="00FF4F2F">
            <w:pPr>
              <w:pStyle w:val="TableDataByteArial9Centered"/>
              <w:spacing w:before="20" w:after="20"/>
              <w:rPr>
                <w:lang w:val="en-US"/>
              </w:rPr>
            </w:pPr>
            <w:r>
              <w:rPr>
                <w:lang w:val="en-US"/>
              </w:rPr>
              <w:t>3</w:t>
            </w:r>
          </w:p>
        </w:tc>
        <w:tc>
          <w:tcPr>
            <w:tcW w:w="490" w:type="dxa"/>
          </w:tcPr>
          <w:p w:rsidR="00FF4F2F" w:rsidRDefault="00FF4F2F">
            <w:pPr>
              <w:pStyle w:val="TableDataByteArial9Centered"/>
              <w:spacing w:before="20" w:after="20"/>
              <w:rPr>
                <w:lang w:val="en-US"/>
              </w:rPr>
            </w:pPr>
            <w:r>
              <w:rPr>
                <w:lang w:val="en-US"/>
              </w:rPr>
              <w:t>4</w:t>
            </w:r>
          </w:p>
        </w:tc>
        <w:tc>
          <w:tcPr>
            <w:tcW w:w="5364" w:type="dxa"/>
            <w:tcBorders>
              <w:bottom w:val="nil"/>
            </w:tcBorders>
          </w:tcPr>
          <w:p w:rsidR="00FF4F2F" w:rsidRDefault="00FF4F2F">
            <w:pPr>
              <w:pStyle w:val="TableDataByteArial9Centered"/>
              <w:spacing w:before="20" w:after="20"/>
              <w:jc w:val="left"/>
              <w:rPr>
                <w:lang w:val="en-US"/>
              </w:rPr>
            </w:pPr>
            <w:r>
              <w:rPr>
                <w:lang w:val="en-US"/>
              </w:rPr>
              <w:t>Description</w:t>
            </w:r>
          </w:p>
        </w:tc>
      </w:tr>
      <w:tr w:rsidR="00FF4F2F">
        <w:trPr>
          <w:cantSplit/>
        </w:trPr>
        <w:tc>
          <w:tcPr>
            <w:tcW w:w="1530" w:type="dxa"/>
          </w:tcPr>
          <w:p w:rsidR="00FF4F2F" w:rsidRDefault="00FF4F2F">
            <w:pPr>
              <w:pStyle w:val="TableDataByteArial9Centered"/>
              <w:spacing w:before="20" w:after="20"/>
              <w:rPr>
                <w:lang w:val="en-US"/>
              </w:rPr>
            </w:pPr>
            <w:r>
              <w:rPr>
                <w:lang w:val="en-US"/>
              </w:rPr>
              <w:t>PD (BCD)</w:t>
            </w:r>
          </w:p>
        </w:tc>
        <w:tc>
          <w:tcPr>
            <w:tcW w:w="509" w:type="dxa"/>
          </w:tcPr>
          <w:p w:rsidR="00FF4F2F" w:rsidRDefault="00FF4F2F">
            <w:pPr>
              <w:pStyle w:val="TableDataByteArial9Centered"/>
              <w:spacing w:before="20" w:after="20"/>
              <w:rPr>
                <w:lang w:val="en-US"/>
              </w:rPr>
            </w:pPr>
            <w:r>
              <w:rPr>
                <w:lang w:val="en-US"/>
              </w:rPr>
              <w:t>20</w:t>
            </w:r>
          </w:p>
        </w:tc>
        <w:tc>
          <w:tcPr>
            <w:tcW w:w="424" w:type="dxa"/>
          </w:tcPr>
          <w:p w:rsidR="00FF4F2F" w:rsidRDefault="00FF4F2F">
            <w:pPr>
              <w:pStyle w:val="TableDataByteArial9Centered"/>
              <w:spacing w:before="20" w:after="20"/>
              <w:rPr>
                <w:lang w:val="en-US"/>
              </w:rPr>
            </w:pPr>
            <w:r>
              <w:rPr>
                <w:lang w:val="en-US"/>
              </w:rPr>
              <w:t>00</w:t>
            </w:r>
          </w:p>
        </w:tc>
        <w:tc>
          <w:tcPr>
            <w:tcW w:w="504" w:type="dxa"/>
          </w:tcPr>
          <w:p w:rsidR="00FF4F2F" w:rsidRDefault="00FF4F2F">
            <w:pPr>
              <w:pStyle w:val="TableDataByteArial9Centered"/>
              <w:spacing w:before="20" w:after="20"/>
              <w:rPr>
                <w:lang w:val="en-US"/>
              </w:rPr>
            </w:pPr>
            <w:r>
              <w:rPr>
                <w:lang w:val="en-US"/>
              </w:rPr>
              <w:t>01</w:t>
            </w:r>
          </w:p>
        </w:tc>
        <w:tc>
          <w:tcPr>
            <w:tcW w:w="490" w:type="dxa"/>
          </w:tcPr>
          <w:p w:rsidR="00FF4F2F" w:rsidRDefault="00FF4F2F">
            <w:pPr>
              <w:pStyle w:val="TableDataByteArial9Centered"/>
              <w:spacing w:before="20" w:after="20"/>
              <w:rPr>
                <w:lang w:val="en-US"/>
              </w:rPr>
            </w:pPr>
            <w:r>
              <w:rPr>
                <w:lang w:val="en-US"/>
              </w:rPr>
              <w:t>22</w:t>
            </w:r>
          </w:p>
        </w:tc>
        <w:tc>
          <w:tcPr>
            <w:tcW w:w="5364" w:type="dxa"/>
            <w:tcBorders>
              <w:top w:val="single" w:sz="6" w:space="0" w:color="auto"/>
              <w:bottom w:val="single" w:sz="6" w:space="0" w:color="auto"/>
            </w:tcBorders>
          </w:tcPr>
          <w:p w:rsidR="00FF4F2F" w:rsidRDefault="00FF4F2F">
            <w:pPr>
              <w:pStyle w:val="TableDataByteArial9Centered"/>
              <w:spacing w:before="20" w:after="20"/>
              <w:jc w:val="left"/>
              <w:rPr>
                <w:lang w:val="en-US"/>
              </w:rPr>
            </w:pPr>
            <w:r>
              <w:rPr>
                <w:lang w:val="en-US"/>
              </w:rPr>
              <w:t>2000 = Year; 01 = Month; 22 = Day</w:t>
            </w:r>
          </w:p>
        </w:tc>
      </w:tr>
      <w:tr w:rsidR="00FF4F2F">
        <w:trPr>
          <w:cantSplit/>
        </w:trPr>
        <w:tc>
          <w:tcPr>
            <w:tcW w:w="1530" w:type="dxa"/>
          </w:tcPr>
          <w:p w:rsidR="00FF4F2F" w:rsidRDefault="00FF4F2F">
            <w:pPr>
              <w:pStyle w:val="TableDataByteArial9Centered"/>
              <w:spacing w:before="20" w:after="20"/>
              <w:rPr>
                <w:lang w:val="en-US"/>
              </w:rPr>
            </w:pPr>
            <w:r>
              <w:rPr>
                <w:lang w:val="en-US"/>
              </w:rPr>
              <w:t>Hex Value</w:t>
            </w:r>
          </w:p>
        </w:tc>
        <w:tc>
          <w:tcPr>
            <w:tcW w:w="509" w:type="dxa"/>
          </w:tcPr>
          <w:p w:rsidR="00FF4F2F" w:rsidRDefault="00FF4F2F">
            <w:pPr>
              <w:pStyle w:val="TableDataByteArial9Centered"/>
              <w:spacing w:before="20" w:after="20"/>
              <w:rPr>
                <w:lang w:val="en-US"/>
              </w:rPr>
            </w:pPr>
            <w:r>
              <w:rPr>
                <w:lang w:val="en-US"/>
              </w:rPr>
              <w:t>20</w:t>
            </w:r>
          </w:p>
        </w:tc>
        <w:tc>
          <w:tcPr>
            <w:tcW w:w="424" w:type="dxa"/>
          </w:tcPr>
          <w:p w:rsidR="00FF4F2F" w:rsidRDefault="00FF4F2F">
            <w:pPr>
              <w:pStyle w:val="TableDataByteArial9Centered"/>
              <w:spacing w:before="20" w:after="20"/>
              <w:rPr>
                <w:lang w:val="en-US"/>
              </w:rPr>
            </w:pPr>
            <w:r>
              <w:rPr>
                <w:lang w:val="en-US"/>
              </w:rPr>
              <w:t>00</w:t>
            </w:r>
          </w:p>
        </w:tc>
        <w:tc>
          <w:tcPr>
            <w:tcW w:w="504" w:type="dxa"/>
          </w:tcPr>
          <w:p w:rsidR="00FF4F2F" w:rsidRDefault="00FF4F2F">
            <w:pPr>
              <w:pStyle w:val="TableDataByteArial9Centered"/>
              <w:spacing w:before="20" w:after="20"/>
              <w:rPr>
                <w:lang w:val="en-US"/>
              </w:rPr>
            </w:pPr>
            <w:r>
              <w:rPr>
                <w:lang w:val="en-US"/>
              </w:rPr>
              <w:t>01</w:t>
            </w:r>
          </w:p>
        </w:tc>
        <w:tc>
          <w:tcPr>
            <w:tcW w:w="490" w:type="dxa"/>
          </w:tcPr>
          <w:p w:rsidR="00FF4F2F" w:rsidRDefault="00FF4F2F">
            <w:pPr>
              <w:pStyle w:val="TableDataByteArial9Centered"/>
              <w:spacing w:before="20" w:after="20"/>
              <w:rPr>
                <w:lang w:val="en-US"/>
              </w:rPr>
            </w:pPr>
            <w:r>
              <w:rPr>
                <w:lang w:val="en-US"/>
              </w:rPr>
              <w:t>22</w:t>
            </w:r>
          </w:p>
        </w:tc>
        <w:tc>
          <w:tcPr>
            <w:tcW w:w="5364" w:type="dxa"/>
            <w:tcBorders>
              <w:top w:val="nil"/>
              <w:bottom w:val="single" w:sz="12" w:space="0" w:color="auto"/>
            </w:tcBorders>
          </w:tcPr>
          <w:p w:rsidR="00FF4F2F" w:rsidRDefault="00FF4F2F">
            <w:pPr>
              <w:pStyle w:val="TableDataByteArial9Centered"/>
              <w:spacing w:before="20" w:after="20"/>
              <w:jc w:val="left"/>
              <w:rPr>
                <w:lang w:val="en-US"/>
              </w:rPr>
            </w:pPr>
          </w:p>
        </w:tc>
      </w:tr>
    </w:tbl>
    <w:p w:rsidR="00FF4F2F" w:rsidRDefault="00FF4F2F">
      <w:pPr>
        <w:keepNext w:val="0"/>
        <w:keepLines w:val="0"/>
      </w:pPr>
    </w:p>
    <w:p w:rsidR="00FF4F2F" w:rsidRDefault="00FF4F2F">
      <w:pPr>
        <w:pStyle w:val="Heading3"/>
      </w:pPr>
      <w:bookmarkStart w:id="1100" w:name="_Toc54677068"/>
      <w:bookmarkStart w:id="1101" w:name="_Toc223513305"/>
      <w:r>
        <w:t>MEMR – DID $9A – Diagnostic Data Identifier</w:t>
      </w:r>
      <w:bookmarkEnd w:id="1100"/>
      <w:bookmarkEnd w:id="110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$9A</w:t>
            </w:r>
          </w:p>
        </w:tc>
        <w:tc>
          <w:tcPr>
            <w:tcW w:w="2592" w:type="dxa"/>
            <w:tcBorders>
              <w:top w:val="nil"/>
            </w:tcBorders>
          </w:tcPr>
          <w:p w:rsidR="00FF4F2F" w:rsidRPr="00FF4F2F" w:rsidRDefault="00FF4F2F">
            <w:pPr>
              <w:rPr>
                <w:rFonts w:ascii="Arial" w:hAnsi="Arial" w:cs="Arial"/>
                <w:sz w:val="16"/>
                <w:szCs w:val="16"/>
              </w:rPr>
            </w:pPr>
            <w:r w:rsidRPr="00FF4F2F">
              <w:rPr>
                <w:rFonts w:ascii="Arial" w:hAnsi="Arial" w:cs="Arial"/>
                <w:sz w:val="16"/>
                <w:szCs w:val="16"/>
              </w:rPr>
              <w:t>DiagnosticDataIdentifier (DDI)</w:t>
            </w:r>
          </w:p>
        </w:tc>
        <w:tc>
          <w:tcPr>
            <w:tcW w:w="720" w:type="dxa"/>
            <w:tcBorders>
              <w:top w:val="nil"/>
            </w:tcBorders>
          </w:tcPr>
          <w:p w:rsidR="00FF4F2F" w:rsidRPr="00FF4F2F" w:rsidRDefault="00FF4F2F">
            <w:pPr>
              <w:jc w:val="right"/>
              <w:rPr>
                <w:rFonts w:ascii="Arial" w:hAnsi="Arial"/>
                <w:sz w:val="16"/>
              </w:rPr>
            </w:pPr>
            <w:r w:rsidRPr="00FF4F2F">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Diagnostic Data ID Digit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$FF</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Diagnostic Data ID Digit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$FF</w:t>
            </w:r>
          </w:p>
        </w:tc>
        <w:tc>
          <w:tcPr>
            <w:tcW w:w="2016"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pPr>
        <w:keepNext w:val="0"/>
        <w:keepLines w:val="0"/>
      </w:pPr>
      <w:r>
        <w:t>This DID contains  the DiagnosticDataIdentifier which identifies a supplier and system specific diagnostic data stream and shall be used by diagnostic testers to interpret a diagnostic data stream. The data format of the DDI is defined as two (2) bytes  where the most significant byte of the DDI identifies the system by a system code and  the least significant byte identifies the system data stream version number.  For an SPS_TYPE_B or SPS_TYPE_C ECU, the value of the least significant byte of the DDI shall always be $00 (provided that the DID is supported in a node which is not completely programmed).</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tblPr>
      <w:tblGrid>
        <w:gridCol w:w="1530"/>
        <w:gridCol w:w="509"/>
        <w:gridCol w:w="424"/>
        <w:gridCol w:w="6358"/>
      </w:tblGrid>
      <w:tr w:rsidR="00FF4F2F">
        <w:trPr>
          <w:cantSplit/>
        </w:trPr>
        <w:tc>
          <w:tcPr>
            <w:tcW w:w="1530" w:type="dxa"/>
          </w:tcPr>
          <w:p w:rsidR="00FF4F2F" w:rsidRDefault="00FF4F2F">
            <w:pPr>
              <w:pStyle w:val="TableDataByteArial9Centered"/>
              <w:spacing w:before="20" w:after="20"/>
              <w:rPr>
                <w:lang w:val="en-US"/>
              </w:rPr>
            </w:pPr>
            <w:r>
              <w:rPr>
                <w:lang w:val="en-US"/>
              </w:rPr>
              <w:t>Position</w:t>
            </w:r>
          </w:p>
        </w:tc>
        <w:tc>
          <w:tcPr>
            <w:tcW w:w="509" w:type="dxa"/>
          </w:tcPr>
          <w:p w:rsidR="00FF4F2F" w:rsidRDefault="00FF4F2F">
            <w:pPr>
              <w:pStyle w:val="TableDataByteArial9Centered"/>
              <w:spacing w:before="20" w:after="20"/>
              <w:rPr>
                <w:lang w:val="en-US"/>
              </w:rPr>
            </w:pPr>
            <w:r>
              <w:rPr>
                <w:lang w:val="en-US"/>
              </w:rPr>
              <w:t>1</w:t>
            </w:r>
          </w:p>
        </w:tc>
        <w:tc>
          <w:tcPr>
            <w:tcW w:w="424" w:type="dxa"/>
          </w:tcPr>
          <w:p w:rsidR="00FF4F2F" w:rsidRDefault="00FF4F2F">
            <w:pPr>
              <w:pStyle w:val="TableDataByteArial9Centered"/>
              <w:spacing w:before="20" w:after="20"/>
              <w:rPr>
                <w:lang w:val="en-US"/>
              </w:rPr>
            </w:pPr>
            <w:r>
              <w:rPr>
                <w:lang w:val="en-US"/>
              </w:rPr>
              <w:t>2</w:t>
            </w:r>
          </w:p>
        </w:tc>
        <w:tc>
          <w:tcPr>
            <w:tcW w:w="6358" w:type="dxa"/>
            <w:tcBorders>
              <w:bottom w:val="nil"/>
            </w:tcBorders>
          </w:tcPr>
          <w:p w:rsidR="00FF4F2F" w:rsidRDefault="00FF4F2F">
            <w:pPr>
              <w:pStyle w:val="TableDataByteArial9Centered"/>
              <w:spacing w:before="20" w:after="20"/>
              <w:jc w:val="left"/>
              <w:rPr>
                <w:lang w:val="en-US"/>
              </w:rPr>
            </w:pPr>
            <w:r>
              <w:rPr>
                <w:lang w:val="en-US"/>
              </w:rPr>
              <w:t>Description</w:t>
            </w:r>
          </w:p>
        </w:tc>
      </w:tr>
      <w:tr w:rsidR="00FF4F2F">
        <w:trPr>
          <w:cantSplit/>
        </w:trPr>
        <w:tc>
          <w:tcPr>
            <w:tcW w:w="1530" w:type="dxa"/>
          </w:tcPr>
          <w:p w:rsidR="00FF4F2F" w:rsidRDefault="00FF4F2F">
            <w:pPr>
              <w:pStyle w:val="TableDataByteArial9Centered"/>
              <w:spacing w:before="20" w:after="20"/>
              <w:rPr>
                <w:lang w:val="en-US"/>
              </w:rPr>
            </w:pPr>
            <w:r>
              <w:rPr>
                <w:lang w:val="en-US"/>
              </w:rPr>
              <w:t>DDI</w:t>
            </w:r>
          </w:p>
        </w:tc>
        <w:tc>
          <w:tcPr>
            <w:tcW w:w="509" w:type="dxa"/>
          </w:tcPr>
          <w:p w:rsidR="00FF4F2F" w:rsidRDefault="00FF4F2F">
            <w:pPr>
              <w:pStyle w:val="TableDataByteArial9Centered"/>
              <w:spacing w:before="20" w:after="20"/>
              <w:rPr>
                <w:lang w:val="en-US"/>
              </w:rPr>
            </w:pPr>
            <w:r>
              <w:rPr>
                <w:lang w:val="en-US"/>
              </w:rPr>
              <w:t>02</w:t>
            </w:r>
          </w:p>
        </w:tc>
        <w:tc>
          <w:tcPr>
            <w:tcW w:w="424" w:type="dxa"/>
          </w:tcPr>
          <w:p w:rsidR="00FF4F2F" w:rsidRDefault="00FF4F2F">
            <w:pPr>
              <w:pStyle w:val="TableDataByteArial9Centered"/>
              <w:spacing w:before="20" w:after="20"/>
              <w:rPr>
                <w:lang w:val="en-US"/>
              </w:rPr>
            </w:pPr>
            <w:r>
              <w:rPr>
                <w:lang w:val="en-US"/>
              </w:rPr>
              <w:t>03</w:t>
            </w:r>
          </w:p>
        </w:tc>
        <w:tc>
          <w:tcPr>
            <w:tcW w:w="6358" w:type="dxa"/>
            <w:tcBorders>
              <w:top w:val="single" w:sz="6" w:space="0" w:color="auto"/>
              <w:bottom w:val="single" w:sz="6" w:space="0" w:color="auto"/>
            </w:tcBorders>
          </w:tcPr>
          <w:p w:rsidR="00FF4F2F" w:rsidRDefault="00FF4F2F">
            <w:pPr>
              <w:pStyle w:val="TableDataByteArial9Centered"/>
              <w:spacing w:before="20" w:after="20"/>
              <w:jc w:val="left"/>
              <w:rPr>
                <w:lang w:val="en-US"/>
              </w:rPr>
            </w:pPr>
            <w:r>
              <w:rPr>
                <w:lang w:val="en-US"/>
              </w:rPr>
              <w:t>System Code e.g. $02 = Simtec MS56.5</w:t>
            </w:r>
          </w:p>
        </w:tc>
      </w:tr>
      <w:tr w:rsidR="00FF4F2F" w:rsidRPr="00136E51">
        <w:trPr>
          <w:cantSplit/>
        </w:trPr>
        <w:tc>
          <w:tcPr>
            <w:tcW w:w="1530" w:type="dxa"/>
          </w:tcPr>
          <w:p w:rsidR="00FF4F2F" w:rsidRDefault="00FF4F2F">
            <w:pPr>
              <w:pStyle w:val="TableDataByteArial9Centered"/>
              <w:spacing w:before="20" w:after="20"/>
              <w:rPr>
                <w:lang w:val="en-US"/>
              </w:rPr>
            </w:pPr>
            <w:r>
              <w:rPr>
                <w:lang w:val="en-US"/>
              </w:rPr>
              <w:t>Hex Value</w:t>
            </w:r>
          </w:p>
        </w:tc>
        <w:tc>
          <w:tcPr>
            <w:tcW w:w="509" w:type="dxa"/>
          </w:tcPr>
          <w:p w:rsidR="00FF4F2F" w:rsidRDefault="00FF4F2F">
            <w:pPr>
              <w:pStyle w:val="TableDataByteArial9Centered"/>
              <w:spacing w:before="20" w:after="20"/>
              <w:rPr>
                <w:lang w:val="en-US"/>
              </w:rPr>
            </w:pPr>
            <w:r>
              <w:rPr>
                <w:lang w:val="en-US"/>
              </w:rPr>
              <w:t>02</w:t>
            </w:r>
          </w:p>
        </w:tc>
        <w:tc>
          <w:tcPr>
            <w:tcW w:w="424" w:type="dxa"/>
          </w:tcPr>
          <w:p w:rsidR="00FF4F2F" w:rsidRDefault="00FF4F2F">
            <w:pPr>
              <w:pStyle w:val="TableDataByteArial9Centered"/>
              <w:spacing w:before="20" w:after="20"/>
              <w:rPr>
                <w:lang w:val="en-US"/>
              </w:rPr>
            </w:pPr>
            <w:r>
              <w:rPr>
                <w:lang w:val="en-US"/>
              </w:rPr>
              <w:t>03</w:t>
            </w:r>
          </w:p>
        </w:tc>
        <w:tc>
          <w:tcPr>
            <w:tcW w:w="6358" w:type="dxa"/>
            <w:tcBorders>
              <w:top w:val="nil"/>
            </w:tcBorders>
          </w:tcPr>
          <w:p w:rsidR="00FF4F2F" w:rsidRPr="00136E51" w:rsidRDefault="00FF4F2F">
            <w:pPr>
              <w:pStyle w:val="TableDataByteArial9Centered"/>
              <w:spacing w:before="20" w:after="20"/>
              <w:jc w:val="left"/>
              <w:rPr>
                <w:lang w:val="it-IT"/>
              </w:rPr>
            </w:pPr>
            <w:r w:rsidRPr="00136E51">
              <w:rPr>
                <w:lang w:val="it-IT"/>
              </w:rPr>
              <w:t>Diagnostic Data Stream Version Code e.g. $03 = version 03</w:t>
            </w:r>
          </w:p>
        </w:tc>
      </w:tr>
    </w:tbl>
    <w:p w:rsidR="00FF4F2F" w:rsidRPr="00136E51" w:rsidRDefault="00FF4F2F">
      <w:pPr>
        <w:keepNext w:val="0"/>
        <w:keepLines w:val="0"/>
        <w:rPr>
          <w:lang w:val="it-IT"/>
        </w:rPr>
      </w:pPr>
    </w:p>
    <w:p w:rsidR="00FF4F2F" w:rsidRDefault="00FF4F2F">
      <w:pPr>
        <w:pStyle w:val="Heading3"/>
      </w:pPr>
      <w:bookmarkStart w:id="1102" w:name="_Toc54677069"/>
      <w:bookmarkStart w:id="1103" w:name="_Toc223513306"/>
      <w:r>
        <w:t>OSAR – DID $A0 – Manufacturers Enable Counter</w:t>
      </w:r>
      <w:bookmarkEnd w:id="1102"/>
      <w:bookmarkEnd w:id="110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$A0</w:t>
            </w:r>
          </w:p>
        </w:tc>
        <w:tc>
          <w:tcPr>
            <w:tcW w:w="2592" w:type="dxa"/>
            <w:tcBorders>
              <w:top w:val="nil"/>
            </w:tcBorders>
          </w:tcPr>
          <w:p w:rsidR="00FF4F2F" w:rsidRPr="00FF4F2F" w:rsidRDefault="00FF4F2F">
            <w:pPr>
              <w:rPr>
                <w:rFonts w:ascii="Arial" w:hAnsi="Arial" w:cs="Arial"/>
                <w:sz w:val="16"/>
                <w:szCs w:val="16"/>
              </w:rPr>
            </w:pPr>
            <w:r w:rsidRPr="00FF4F2F">
              <w:rPr>
                <w:rFonts w:ascii="Arial" w:hAnsi="Arial" w:cs="Arial"/>
                <w:sz w:val="16"/>
                <w:szCs w:val="16"/>
              </w:rPr>
              <w:t>manufacturers_enable_counter (MEC)</w:t>
            </w:r>
          </w:p>
        </w:tc>
        <w:tc>
          <w:tcPr>
            <w:tcW w:w="720" w:type="dxa"/>
            <w:tcBorders>
              <w:top w:val="nil"/>
            </w:tcBorders>
          </w:tcPr>
          <w:p w:rsidR="00FF4F2F" w:rsidRPr="00FF4F2F" w:rsidRDefault="00FF4F2F">
            <w:pPr>
              <w:jc w:val="right"/>
              <w:rPr>
                <w:rFonts w:ascii="Arial" w:hAnsi="Arial"/>
                <w:sz w:val="16"/>
              </w:rPr>
            </w:pPr>
            <w:r w:rsidRPr="00FF4F2F">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r>
              <w:rPr>
                <w:rFonts w:ascii="Arial" w:hAnsi="Arial"/>
                <w:sz w:val="16"/>
                <w:vertAlign w:val="subscript"/>
              </w:rPr>
              <w:t>1</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 xml:space="preserve">Manufacturers Enable Counter </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$FF</w:t>
            </w:r>
          </w:p>
        </w:tc>
        <w:tc>
          <w:tcPr>
            <w:tcW w:w="2016"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pPr>
        <w:keepNext w:val="0"/>
        <w:keepLines w:val="0"/>
      </w:pPr>
      <w:r>
        <w:t>This DID contains  the MEC which is used when determining the current status of ECU security.</w:t>
      </w:r>
    </w:p>
    <w:p w:rsidR="00FF4F2F" w:rsidRDefault="00FF4F2F">
      <w:pPr>
        <w:keepNext w:val="0"/>
        <w:keepLines w:val="0"/>
      </w:pPr>
    </w:p>
    <w:p w:rsidR="00FF4F2F" w:rsidRDefault="00FF4F2F">
      <w:pPr>
        <w:keepNext w:val="0"/>
        <w:keepLines w:val="0"/>
      </w:pPr>
      <w:r>
        <w:rPr>
          <w:b/>
        </w:rPr>
        <w:t>W</w:t>
      </w:r>
      <w:r>
        <w:rPr>
          <w:b/>
          <w:vertAlign w:val="subscript"/>
        </w:rPr>
        <w:t>1</w:t>
      </w:r>
      <w:r>
        <w:rPr>
          <w:b/>
        </w:rPr>
        <w:t xml:space="preserve"> = </w:t>
      </w:r>
      <w:r>
        <w:t>A node shall not allow the value of the MEC to change once it becomes $00, unless SecurityAccess ($27) is successfully initiated.  The ability to allow writing a new value to the MEC for any specific ECU which supports the MEC shall be negotiated by representatives from Service and Assembly Verification, and the responsible DRE, and documented in the CTS.</w:t>
      </w:r>
      <w:r>
        <w:rPr>
          <w:b/>
        </w:rPr>
        <w:t>.</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1531"/>
        <w:gridCol w:w="543"/>
        <w:gridCol w:w="6790"/>
      </w:tblGrid>
      <w:tr w:rsidR="00FF4F2F">
        <w:trPr>
          <w:cantSplit/>
        </w:trPr>
        <w:tc>
          <w:tcPr>
            <w:tcW w:w="153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Position</w:t>
            </w:r>
          </w:p>
        </w:tc>
        <w:tc>
          <w:tcPr>
            <w:tcW w:w="543"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w:t>
            </w:r>
          </w:p>
        </w:tc>
        <w:tc>
          <w:tcPr>
            <w:tcW w:w="6790" w:type="dxa"/>
            <w:tcBorders>
              <w:top w:val="single" w:sz="12" w:space="0" w:color="auto"/>
              <w:bottom w:val="single" w:sz="6" w:space="0" w:color="auto"/>
            </w:tcBorders>
          </w:tcPr>
          <w:p w:rsidR="00FF4F2F" w:rsidRDefault="00FF4F2F">
            <w:pPr>
              <w:pStyle w:val="TableDataByteArial9Centered"/>
              <w:spacing w:before="20" w:after="20"/>
              <w:jc w:val="left"/>
              <w:rPr>
                <w:lang w:val="en-US"/>
              </w:rPr>
            </w:pPr>
            <w:r>
              <w:rPr>
                <w:lang w:val="en-US"/>
              </w:rPr>
              <w:t>Description</w:t>
            </w: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MEC</w:t>
            </w:r>
          </w:p>
        </w:tc>
        <w:tc>
          <w:tcPr>
            <w:tcW w:w="543" w:type="dxa"/>
            <w:tcBorders>
              <w:top w:val="nil"/>
            </w:tcBorders>
          </w:tcPr>
          <w:p w:rsidR="00FF4F2F" w:rsidRDefault="00FF4F2F">
            <w:pPr>
              <w:pStyle w:val="TableDataByteArial9Centered"/>
              <w:spacing w:before="20" w:after="20"/>
              <w:rPr>
                <w:lang w:val="en-US"/>
              </w:rPr>
            </w:pPr>
            <w:r>
              <w:rPr>
                <w:lang w:val="en-US"/>
              </w:rPr>
              <w:t>254</w:t>
            </w:r>
          </w:p>
        </w:tc>
        <w:tc>
          <w:tcPr>
            <w:tcW w:w="6790" w:type="dxa"/>
            <w:tcBorders>
              <w:top w:val="nil"/>
              <w:bottom w:val="single" w:sz="6" w:space="0" w:color="auto"/>
            </w:tcBorders>
          </w:tcPr>
          <w:p w:rsidR="00FF4F2F" w:rsidRDefault="00FF4F2F">
            <w:pPr>
              <w:pStyle w:val="TableDataByteArial9Centered"/>
              <w:spacing w:before="20" w:after="20"/>
              <w:jc w:val="left"/>
              <w:rPr>
                <w:lang w:val="en-US"/>
              </w:rPr>
            </w:pPr>
            <w:r>
              <w:rPr>
                <w:lang w:val="en-US"/>
              </w:rPr>
              <w:t>$FE - $01: ECU’s security system not armed</w:t>
            </w: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Hex value</w:t>
            </w:r>
          </w:p>
        </w:tc>
        <w:tc>
          <w:tcPr>
            <w:tcW w:w="543" w:type="dxa"/>
          </w:tcPr>
          <w:p w:rsidR="00FF4F2F" w:rsidRDefault="00FF4F2F">
            <w:pPr>
              <w:pStyle w:val="TableDataByteArial9Centered"/>
              <w:spacing w:before="20" w:after="20"/>
              <w:rPr>
                <w:lang w:val="en-US"/>
              </w:rPr>
            </w:pPr>
            <w:r>
              <w:rPr>
                <w:lang w:val="en-US"/>
              </w:rPr>
              <w:t>FE</w:t>
            </w:r>
          </w:p>
        </w:tc>
        <w:tc>
          <w:tcPr>
            <w:tcW w:w="6790" w:type="dxa"/>
            <w:tcBorders>
              <w:top w:val="nil"/>
            </w:tcBorders>
          </w:tcPr>
          <w:p w:rsidR="00FF4F2F" w:rsidRDefault="00FF4F2F">
            <w:pPr>
              <w:pStyle w:val="TableDataByteArial9Centered"/>
              <w:spacing w:before="20" w:after="20"/>
              <w:jc w:val="left"/>
              <w:rPr>
                <w:lang w:val="en-US"/>
              </w:rPr>
            </w:pPr>
            <w:r>
              <w:rPr>
                <w:lang w:val="en-US"/>
              </w:rPr>
              <w:t>$00: ECU’s security system armed</w:t>
            </w:r>
          </w:p>
        </w:tc>
      </w:tr>
    </w:tbl>
    <w:p w:rsidR="00FF4F2F" w:rsidRDefault="00FF4F2F">
      <w:pPr>
        <w:keepNext w:val="0"/>
        <w:keepLines w:val="0"/>
      </w:pPr>
    </w:p>
    <w:p w:rsidR="00FF4F2F" w:rsidRDefault="00FF4F2F">
      <w:pPr>
        <w:pStyle w:val="Heading3"/>
      </w:pPr>
      <w:bookmarkStart w:id="1104" w:name="_Toc223513307"/>
      <w:r>
        <w:lastRenderedPageBreak/>
        <w:t>CANR – DID $B0 – ECU Diagnostic Address</w:t>
      </w:r>
      <w:bookmarkEnd w:id="110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$B0</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ECUDiagnosticAddress (ECUADDR)</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r>
              <w:rPr>
                <w:rFonts w:ascii="Arial" w:hAnsi="Arial"/>
                <w:sz w:val="16"/>
                <w:vertAlign w:val="subscript"/>
              </w:rPr>
              <w:t>3</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ECUDiagnosticAddress</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$FF</w:t>
            </w:r>
          </w:p>
        </w:tc>
        <w:tc>
          <w:tcPr>
            <w:tcW w:w="2016"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pPr>
        <w:keepNext w:val="0"/>
        <w:keepLines w:val="0"/>
      </w:pPr>
      <w:r>
        <w:t>This DID contains the diagnostic address of an ECU.</w:t>
      </w:r>
    </w:p>
    <w:p w:rsidR="00FF4F2F" w:rsidRDefault="00FF4F2F">
      <w:pPr>
        <w:keepNext w:val="0"/>
        <w:keepLines w:val="0"/>
      </w:pPr>
    </w:p>
    <w:p w:rsidR="00FF4F2F" w:rsidRDefault="00FF4F2F">
      <w:pPr>
        <w:keepNext w:val="0"/>
        <w:keepLines w:val="0"/>
      </w:pPr>
      <w:r>
        <w:rPr>
          <w:b/>
        </w:rPr>
        <w:t>W</w:t>
      </w:r>
      <w:r>
        <w:rPr>
          <w:b/>
          <w:vertAlign w:val="subscript"/>
        </w:rPr>
        <w:t>3</w:t>
      </w:r>
      <w:r>
        <w:rPr>
          <w:b/>
        </w:rPr>
        <w:t xml:space="preserve"> = </w:t>
      </w:r>
      <w:r>
        <w:t>This DID is usually read only and supported in boot software.  An ECU may choose to allow this DID to be written when more than 1 of a given hardware device can exist on a single vehicle.</w:t>
      </w:r>
    </w:p>
    <w:p w:rsidR="00FF4F2F" w:rsidRDefault="00FF4F2F">
      <w:pPr>
        <w:keepNext w:val="0"/>
        <w:keepLines w:val="0"/>
      </w:pPr>
    </w:p>
    <w:p w:rsidR="00FF4F2F" w:rsidRDefault="00FF4F2F">
      <w:pPr>
        <w:keepNext w:val="0"/>
        <w:keepLines w:val="0"/>
      </w:pPr>
      <w:r>
        <w:t>Examples:</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1531"/>
        <w:gridCol w:w="543"/>
        <w:gridCol w:w="6790"/>
      </w:tblGrid>
      <w:tr w:rsidR="00FF4F2F">
        <w:trPr>
          <w:cantSplit/>
        </w:trPr>
        <w:tc>
          <w:tcPr>
            <w:tcW w:w="153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Position</w:t>
            </w:r>
          </w:p>
        </w:tc>
        <w:tc>
          <w:tcPr>
            <w:tcW w:w="543"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w:t>
            </w:r>
          </w:p>
        </w:tc>
        <w:tc>
          <w:tcPr>
            <w:tcW w:w="6790" w:type="dxa"/>
            <w:tcBorders>
              <w:top w:val="single" w:sz="12" w:space="0" w:color="auto"/>
              <w:bottom w:val="single" w:sz="6" w:space="0" w:color="auto"/>
            </w:tcBorders>
          </w:tcPr>
          <w:p w:rsidR="00FF4F2F" w:rsidRDefault="00FF4F2F">
            <w:pPr>
              <w:pStyle w:val="TableDataByteArial9Centered"/>
              <w:spacing w:before="20" w:after="20"/>
              <w:jc w:val="left"/>
              <w:rPr>
                <w:lang w:val="en-US"/>
              </w:rPr>
            </w:pPr>
            <w:r>
              <w:rPr>
                <w:lang w:val="en-US"/>
              </w:rPr>
              <w:t>Description</w:t>
            </w: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ECUADDR</w:t>
            </w:r>
          </w:p>
        </w:tc>
        <w:tc>
          <w:tcPr>
            <w:tcW w:w="543" w:type="dxa"/>
            <w:tcBorders>
              <w:top w:val="nil"/>
            </w:tcBorders>
          </w:tcPr>
          <w:p w:rsidR="00FF4F2F" w:rsidRDefault="00FF4F2F">
            <w:pPr>
              <w:pStyle w:val="TableDataByteArial9Centered"/>
              <w:spacing w:before="20" w:after="20"/>
              <w:rPr>
                <w:lang w:val="en-US"/>
              </w:rPr>
            </w:pPr>
            <w:r>
              <w:rPr>
                <w:lang w:val="en-US"/>
              </w:rPr>
              <w:t>17</w:t>
            </w:r>
          </w:p>
        </w:tc>
        <w:tc>
          <w:tcPr>
            <w:tcW w:w="6790" w:type="dxa"/>
            <w:tcBorders>
              <w:top w:val="nil"/>
              <w:bottom w:val="single" w:sz="6" w:space="0" w:color="auto"/>
            </w:tcBorders>
          </w:tcPr>
          <w:p w:rsidR="00FF4F2F" w:rsidRDefault="00FF4F2F">
            <w:pPr>
              <w:pStyle w:val="TableDataByteArial9Centered"/>
              <w:spacing w:before="20" w:after="20"/>
              <w:jc w:val="left"/>
              <w:rPr>
                <w:lang w:val="en-US"/>
              </w:rPr>
            </w:pPr>
            <w:r>
              <w:rPr>
                <w:lang w:val="en-US"/>
              </w:rPr>
              <w:t>ECM1 ECUDiagnosticAddress</w:t>
            </w: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Hex value</w:t>
            </w:r>
          </w:p>
        </w:tc>
        <w:tc>
          <w:tcPr>
            <w:tcW w:w="543" w:type="dxa"/>
            <w:tcBorders>
              <w:top w:val="nil"/>
            </w:tcBorders>
          </w:tcPr>
          <w:p w:rsidR="00FF4F2F" w:rsidRDefault="00FF4F2F">
            <w:pPr>
              <w:pStyle w:val="TableDataByteArial9Centered"/>
              <w:spacing w:before="20" w:after="20"/>
              <w:rPr>
                <w:lang w:val="en-US"/>
              </w:rPr>
            </w:pPr>
            <w:r>
              <w:rPr>
                <w:lang w:val="en-US"/>
              </w:rPr>
              <w:t>11</w:t>
            </w:r>
          </w:p>
        </w:tc>
        <w:tc>
          <w:tcPr>
            <w:tcW w:w="6790" w:type="dxa"/>
            <w:tcBorders>
              <w:top w:val="nil"/>
              <w:bottom w:val="single" w:sz="6" w:space="0" w:color="auto"/>
            </w:tcBorders>
          </w:tcPr>
          <w:p w:rsidR="00FF4F2F" w:rsidRDefault="00FF4F2F">
            <w:pPr>
              <w:pStyle w:val="TableDataByteArial9Centered"/>
              <w:spacing w:before="20" w:after="20"/>
              <w:jc w:val="left"/>
              <w:rPr>
                <w:lang w:val="en-US"/>
              </w:rPr>
            </w:pP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ECUADDR</w:t>
            </w:r>
          </w:p>
        </w:tc>
        <w:tc>
          <w:tcPr>
            <w:tcW w:w="543" w:type="dxa"/>
            <w:tcBorders>
              <w:top w:val="nil"/>
            </w:tcBorders>
          </w:tcPr>
          <w:p w:rsidR="00FF4F2F" w:rsidRDefault="00FF4F2F">
            <w:pPr>
              <w:pStyle w:val="TableDataByteArial9Centered"/>
              <w:spacing w:before="20" w:after="20"/>
              <w:rPr>
                <w:lang w:val="en-US"/>
              </w:rPr>
            </w:pPr>
            <w:r>
              <w:rPr>
                <w:lang w:val="en-US"/>
              </w:rPr>
              <w:t>18</w:t>
            </w:r>
          </w:p>
        </w:tc>
        <w:tc>
          <w:tcPr>
            <w:tcW w:w="6790" w:type="dxa"/>
            <w:tcBorders>
              <w:top w:val="nil"/>
              <w:bottom w:val="single" w:sz="6" w:space="0" w:color="auto"/>
            </w:tcBorders>
          </w:tcPr>
          <w:p w:rsidR="00FF4F2F" w:rsidRDefault="00FF4F2F">
            <w:pPr>
              <w:pStyle w:val="TableDataByteArial9Centered"/>
              <w:spacing w:before="20" w:after="20"/>
              <w:jc w:val="left"/>
              <w:rPr>
                <w:lang w:val="en-US"/>
              </w:rPr>
            </w:pPr>
            <w:r>
              <w:rPr>
                <w:lang w:val="en-US"/>
              </w:rPr>
              <w:t>ECM2 ECUDiagnosticAddress</w:t>
            </w: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Hex value</w:t>
            </w:r>
          </w:p>
        </w:tc>
        <w:tc>
          <w:tcPr>
            <w:tcW w:w="543" w:type="dxa"/>
            <w:tcBorders>
              <w:top w:val="nil"/>
            </w:tcBorders>
          </w:tcPr>
          <w:p w:rsidR="00FF4F2F" w:rsidRDefault="00FF4F2F">
            <w:pPr>
              <w:pStyle w:val="TableDataByteArial9Centered"/>
              <w:spacing w:before="20" w:after="20"/>
              <w:rPr>
                <w:lang w:val="en-US"/>
              </w:rPr>
            </w:pPr>
            <w:r>
              <w:rPr>
                <w:lang w:val="en-US"/>
              </w:rPr>
              <w:t>12</w:t>
            </w:r>
          </w:p>
        </w:tc>
        <w:tc>
          <w:tcPr>
            <w:tcW w:w="6790" w:type="dxa"/>
            <w:tcBorders>
              <w:top w:val="nil"/>
              <w:bottom w:val="single" w:sz="6" w:space="0" w:color="auto"/>
            </w:tcBorders>
          </w:tcPr>
          <w:p w:rsidR="00FF4F2F" w:rsidRDefault="00FF4F2F">
            <w:pPr>
              <w:pStyle w:val="TableDataByteArial9Centered"/>
              <w:spacing w:before="20" w:after="20"/>
              <w:jc w:val="left"/>
              <w:rPr>
                <w:lang w:val="en-US"/>
              </w:rPr>
            </w:pP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ECUADDR</w:t>
            </w:r>
          </w:p>
        </w:tc>
        <w:tc>
          <w:tcPr>
            <w:tcW w:w="543" w:type="dxa"/>
            <w:tcBorders>
              <w:top w:val="nil"/>
            </w:tcBorders>
          </w:tcPr>
          <w:p w:rsidR="00FF4F2F" w:rsidRDefault="00FF4F2F">
            <w:pPr>
              <w:pStyle w:val="TableDataByteArial9Centered"/>
              <w:spacing w:before="20" w:after="20"/>
              <w:rPr>
                <w:lang w:val="en-US"/>
              </w:rPr>
            </w:pPr>
            <w:r>
              <w:rPr>
                <w:lang w:val="en-US"/>
              </w:rPr>
              <w:t>24</w:t>
            </w:r>
          </w:p>
        </w:tc>
        <w:tc>
          <w:tcPr>
            <w:tcW w:w="6790" w:type="dxa"/>
            <w:tcBorders>
              <w:top w:val="nil"/>
              <w:bottom w:val="single" w:sz="6" w:space="0" w:color="auto"/>
            </w:tcBorders>
          </w:tcPr>
          <w:p w:rsidR="00FF4F2F" w:rsidRDefault="00FF4F2F">
            <w:pPr>
              <w:pStyle w:val="TableDataByteArial9Centered"/>
              <w:spacing w:before="20" w:after="20"/>
              <w:jc w:val="left"/>
              <w:rPr>
                <w:lang w:val="en-US"/>
              </w:rPr>
            </w:pPr>
            <w:r>
              <w:rPr>
                <w:lang w:val="en-US"/>
              </w:rPr>
              <w:t>TCM1 ECUDiagnosticAddress</w:t>
            </w: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Hex value</w:t>
            </w:r>
          </w:p>
        </w:tc>
        <w:tc>
          <w:tcPr>
            <w:tcW w:w="543" w:type="dxa"/>
            <w:tcBorders>
              <w:top w:val="nil"/>
            </w:tcBorders>
          </w:tcPr>
          <w:p w:rsidR="00FF4F2F" w:rsidRDefault="00FF4F2F">
            <w:pPr>
              <w:pStyle w:val="TableDataByteArial9Centered"/>
              <w:spacing w:before="20" w:after="20"/>
              <w:rPr>
                <w:lang w:val="en-US"/>
              </w:rPr>
            </w:pPr>
            <w:r>
              <w:rPr>
                <w:lang w:val="en-US"/>
              </w:rPr>
              <w:t>18</w:t>
            </w:r>
          </w:p>
        </w:tc>
        <w:tc>
          <w:tcPr>
            <w:tcW w:w="6790" w:type="dxa"/>
            <w:tcBorders>
              <w:top w:val="nil"/>
              <w:bottom w:val="single" w:sz="6" w:space="0" w:color="auto"/>
            </w:tcBorders>
          </w:tcPr>
          <w:p w:rsidR="00FF4F2F" w:rsidRDefault="00FF4F2F">
            <w:pPr>
              <w:pStyle w:val="TableDataByteArial9Centered"/>
              <w:spacing w:before="20" w:after="20"/>
              <w:jc w:val="left"/>
              <w:rPr>
                <w:lang w:val="en-US"/>
              </w:rPr>
            </w:pP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ECUADDR</w:t>
            </w:r>
          </w:p>
        </w:tc>
        <w:tc>
          <w:tcPr>
            <w:tcW w:w="543" w:type="dxa"/>
            <w:tcBorders>
              <w:top w:val="nil"/>
            </w:tcBorders>
          </w:tcPr>
          <w:p w:rsidR="00FF4F2F" w:rsidRDefault="00FF4F2F">
            <w:pPr>
              <w:pStyle w:val="TableDataByteArial9Centered"/>
              <w:spacing w:before="20" w:after="20"/>
              <w:rPr>
                <w:lang w:val="en-US"/>
              </w:rPr>
            </w:pPr>
            <w:r>
              <w:rPr>
                <w:lang w:val="en-US"/>
              </w:rPr>
              <w:t>26</w:t>
            </w:r>
          </w:p>
        </w:tc>
        <w:tc>
          <w:tcPr>
            <w:tcW w:w="6790" w:type="dxa"/>
            <w:tcBorders>
              <w:top w:val="nil"/>
              <w:bottom w:val="single" w:sz="6" w:space="0" w:color="auto"/>
            </w:tcBorders>
          </w:tcPr>
          <w:p w:rsidR="00FF4F2F" w:rsidRDefault="00FF4F2F">
            <w:pPr>
              <w:pStyle w:val="TableDataByteArial9Centered"/>
              <w:spacing w:before="20" w:after="20"/>
              <w:jc w:val="left"/>
              <w:rPr>
                <w:lang w:val="en-US"/>
              </w:rPr>
            </w:pPr>
            <w:r>
              <w:rPr>
                <w:lang w:val="en-US"/>
              </w:rPr>
              <w:t>TCCM ECUDiagnosticAddress</w:t>
            </w: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Hex value</w:t>
            </w:r>
          </w:p>
        </w:tc>
        <w:tc>
          <w:tcPr>
            <w:tcW w:w="543" w:type="dxa"/>
          </w:tcPr>
          <w:p w:rsidR="00FF4F2F" w:rsidRDefault="00FF4F2F">
            <w:pPr>
              <w:pStyle w:val="TableDataByteArial9Centered"/>
              <w:spacing w:before="20" w:after="20"/>
              <w:rPr>
                <w:lang w:val="en-US"/>
              </w:rPr>
            </w:pPr>
            <w:r>
              <w:rPr>
                <w:lang w:val="en-US"/>
              </w:rPr>
              <w:t>1A</w:t>
            </w:r>
          </w:p>
        </w:tc>
        <w:tc>
          <w:tcPr>
            <w:tcW w:w="6790" w:type="dxa"/>
            <w:tcBorders>
              <w:top w:val="nil"/>
            </w:tcBorders>
          </w:tcPr>
          <w:p w:rsidR="00FF4F2F" w:rsidRDefault="00FF4F2F">
            <w:pPr>
              <w:pStyle w:val="TableDataByteArial9Centered"/>
              <w:spacing w:before="20" w:after="20"/>
              <w:jc w:val="left"/>
              <w:rPr>
                <w:lang w:val="en-US"/>
              </w:rPr>
            </w:pPr>
          </w:p>
        </w:tc>
      </w:tr>
    </w:tbl>
    <w:p w:rsidR="00FF4F2F" w:rsidRDefault="00FF4F2F">
      <w:pPr>
        <w:keepNext w:val="0"/>
        <w:keepLines w:val="0"/>
      </w:pPr>
    </w:p>
    <w:p w:rsidR="00FF4F2F" w:rsidRDefault="00FF4F2F">
      <w:pPr>
        <w:pStyle w:val="Heading3"/>
      </w:pPr>
      <w:bookmarkStart w:id="1105" w:name="_Toc54677070"/>
      <w:bookmarkStart w:id="1106" w:name="_Toc223513308"/>
      <w:r>
        <w:t>MEMR – DID $B2 – GM Manufacturing Data</w:t>
      </w:r>
      <w:bookmarkEnd w:id="1105"/>
      <w:bookmarkEnd w:id="110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$B2</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GM ManufacturingData (GMMD)</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5</w:t>
            </w:r>
          </w:p>
        </w:tc>
        <w:tc>
          <w:tcPr>
            <w:tcW w:w="720" w:type="dxa"/>
            <w:tcBorders>
              <w:top w:val="nil"/>
            </w:tcBorders>
          </w:tcPr>
          <w:p w:rsidR="00FF4F2F" w:rsidRDefault="003D0C3C">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GM Manufacturing Data Byte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$FF</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GM Manufacturing Data Byte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$FF</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GM Manufacturing Data Byte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$FF</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GM Manufacturing Data Byte 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$FF</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GM Manufacturing Data Byte 5</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0 - $FF</w:t>
            </w:r>
          </w:p>
        </w:tc>
        <w:tc>
          <w:tcPr>
            <w:tcW w:w="2016"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pPr>
        <w:keepNext w:val="0"/>
        <w:keepLines w:val="0"/>
      </w:pPr>
      <w:r>
        <w:t>This DID contains 5 bytes of ManufacturingData which is both written and read by tooling in the vehicle assembly plant during the production process.  This area in product memory is used as a scratch pad for assembly tooling to pass test results back and forth from the various testers used in the vehicle assembly process.  The ECU memory used for this DID shall be permanent  memory (e.g. flash or EEPROM).</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tblPr>
      <w:tblGrid>
        <w:gridCol w:w="1530"/>
        <w:gridCol w:w="509"/>
        <w:gridCol w:w="424"/>
        <w:gridCol w:w="504"/>
        <w:gridCol w:w="490"/>
        <w:gridCol w:w="503"/>
        <w:gridCol w:w="4861"/>
      </w:tblGrid>
      <w:tr w:rsidR="00FF4F2F">
        <w:trPr>
          <w:cantSplit/>
        </w:trPr>
        <w:tc>
          <w:tcPr>
            <w:tcW w:w="1530" w:type="dxa"/>
          </w:tcPr>
          <w:p w:rsidR="00FF4F2F" w:rsidRDefault="00FF4F2F">
            <w:pPr>
              <w:pStyle w:val="TableDataByteArial9Centered"/>
              <w:spacing w:before="20" w:after="20"/>
              <w:rPr>
                <w:lang w:val="en-US"/>
              </w:rPr>
            </w:pPr>
            <w:r>
              <w:rPr>
                <w:lang w:val="en-US"/>
              </w:rPr>
              <w:t>Position</w:t>
            </w:r>
          </w:p>
        </w:tc>
        <w:tc>
          <w:tcPr>
            <w:tcW w:w="509" w:type="dxa"/>
          </w:tcPr>
          <w:p w:rsidR="00FF4F2F" w:rsidRDefault="00FF4F2F">
            <w:pPr>
              <w:pStyle w:val="TableDataByteArial9Centered"/>
              <w:spacing w:before="20" w:after="20"/>
              <w:rPr>
                <w:lang w:val="en-US"/>
              </w:rPr>
            </w:pPr>
            <w:r>
              <w:rPr>
                <w:lang w:val="en-US"/>
              </w:rPr>
              <w:t>1</w:t>
            </w:r>
          </w:p>
        </w:tc>
        <w:tc>
          <w:tcPr>
            <w:tcW w:w="424" w:type="dxa"/>
          </w:tcPr>
          <w:p w:rsidR="00FF4F2F" w:rsidRDefault="00FF4F2F">
            <w:pPr>
              <w:pStyle w:val="TableDataByteArial9Centered"/>
              <w:spacing w:before="20" w:after="20"/>
              <w:rPr>
                <w:lang w:val="en-US"/>
              </w:rPr>
            </w:pPr>
            <w:r>
              <w:rPr>
                <w:lang w:val="en-US"/>
              </w:rPr>
              <w:t>2</w:t>
            </w:r>
          </w:p>
        </w:tc>
        <w:tc>
          <w:tcPr>
            <w:tcW w:w="504" w:type="dxa"/>
          </w:tcPr>
          <w:p w:rsidR="00FF4F2F" w:rsidRDefault="00FF4F2F">
            <w:pPr>
              <w:pStyle w:val="TableDataByteArial9Centered"/>
              <w:spacing w:before="20" w:after="20"/>
              <w:rPr>
                <w:lang w:val="en-US"/>
              </w:rPr>
            </w:pPr>
            <w:r>
              <w:rPr>
                <w:lang w:val="en-US"/>
              </w:rPr>
              <w:t>3</w:t>
            </w:r>
          </w:p>
        </w:tc>
        <w:tc>
          <w:tcPr>
            <w:tcW w:w="490" w:type="dxa"/>
          </w:tcPr>
          <w:p w:rsidR="00FF4F2F" w:rsidRDefault="00FF4F2F">
            <w:pPr>
              <w:pStyle w:val="TableDataByteArial9Centered"/>
              <w:spacing w:before="20" w:after="20"/>
              <w:rPr>
                <w:lang w:val="en-US"/>
              </w:rPr>
            </w:pPr>
            <w:r>
              <w:rPr>
                <w:lang w:val="en-US"/>
              </w:rPr>
              <w:t>4</w:t>
            </w:r>
          </w:p>
        </w:tc>
        <w:tc>
          <w:tcPr>
            <w:tcW w:w="503" w:type="dxa"/>
          </w:tcPr>
          <w:p w:rsidR="00FF4F2F" w:rsidRDefault="00FF4F2F">
            <w:pPr>
              <w:pStyle w:val="TableDataByteArial9Centered"/>
              <w:spacing w:before="20" w:after="20"/>
              <w:rPr>
                <w:lang w:val="en-US"/>
              </w:rPr>
            </w:pPr>
            <w:r>
              <w:rPr>
                <w:lang w:val="en-US"/>
              </w:rPr>
              <w:t>5</w:t>
            </w:r>
          </w:p>
        </w:tc>
        <w:tc>
          <w:tcPr>
            <w:tcW w:w="4861" w:type="dxa"/>
            <w:tcBorders>
              <w:bottom w:val="nil"/>
            </w:tcBorders>
          </w:tcPr>
          <w:p w:rsidR="00FF4F2F" w:rsidRDefault="00FF4F2F">
            <w:pPr>
              <w:pStyle w:val="TableDataByteArial9Centered"/>
              <w:spacing w:before="20" w:after="20"/>
              <w:rPr>
                <w:lang w:val="en-US"/>
              </w:rPr>
            </w:pPr>
            <w:r>
              <w:rPr>
                <w:lang w:val="en-US"/>
              </w:rPr>
              <w:t>---</w:t>
            </w:r>
          </w:p>
        </w:tc>
      </w:tr>
      <w:tr w:rsidR="00FF4F2F">
        <w:trPr>
          <w:cantSplit/>
        </w:trPr>
        <w:tc>
          <w:tcPr>
            <w:tcW w:w="1530" w:type="dxa"/>
          </w:tcPr>
          <w:p w:rsidR="00FF4F2F" w:rsidRDefault="00FF4F2F">
            <w:pPr>
              <w:pStyle w:val="TableDataByteArial9Centered"/>
              <w:spacing w:before="20" w:after="20"/>
              <w:rPr>
                <w:lang w:val="en-US"/>
              </w:rPr>
            </w:pPr>
          </w:p>
        </w:tc>
        <w:tc>
          <w:tcPr>
            <w:tcW w:w="509" w:type="dxa"/>
          </w:tcPr>
          <w:p w:rsidR="00FF4F2F" w:rsidRDefault="00FF4F2F">
            <w:pPr>
              <w:pStyle w:val="TableDataByteArial9Centered"/>
              <w:spacing w:before="20" w:after="20"/>
              <w:rPr>
                <w:lang w:val="en-US"/>
              </w:rPr>
            </w:pPr>
          </w:p>
        </w:tc>
        <w:tc>
          <w:tcPr>
            <w:tcW w:w="424" w:type="dxa"/>
          </w:tcPr>
          <w:p w:rsidR="00FF4F2F" w:rsidRDefault="00FF4F2F">
            <w:pPr>
              <w:pStyle w:val="TableDataByteArial9Centered"/>
              <w:spacing w:before="20" w:after="20"/>
              <w:rPr>
                <w:lang w:val="en-US"/>
              </w:rPr>
            </w:pPr>
          </w:p>
        </w:tc>
        <w:tc>
          <w:tcPr>
            <w:tcW w:w="504" w:type="dxa"/>
          </w:tcPr>
          <w:p w:rsidR="00FF4F2F" w:rsidRDefault="00FF4F2F">
            <w:pPr>
              <w:pStyle w:val="TableDataByteArial9Centered"/>
              <w:spacing w:before="20" w:after="20"/>
              <w:rPr>
                <w:lang w:val="en-US"/>
              </w:rPr>
            </w:pPr>
          </w:p>
        </w:tc>
        <w:tc>
          <w:tcPr>
            <w:tcW w:w="490" w:type="dxa"/>
          </w:tcPr>
          <w:p w:rsidR="00FF4F2F" w:rsidRDefault="00FF4F2F">
            <w:pPr>
              <w:pStyle w:val="TableDataByteArial9Centered"/>
              <w:spacing w:before="20" w:after="20"/>
              <w:rPr>
                <w:lang w:val="en-US"/>
              </w:rPr>
            </w:pPr>
          </w:p>
        </w:tc>
        <w:tc>
          <w:tcPr>
            <w:tcW w:w="503" w:type="dxa"/>
            <w:tcBorders>
              <w:bottom w:val="nil"/>
            </w:tcBorders>
          </w:tcPr>
          <w:p w:rsidR="00FF4F2F" w:rsidRDefault="00FF4F2F">
            <w:pPr>
              <w:pStyle w:val="TableDataByteArial9Centered"/>
              <w:spacing w:before="20" w:after="20"/>
              <w:rPr>
                <w:lang w:val="en-US"/>
              </w:rPr>
            </w:pPr>
          </w:p>
        </w:tc>
        <w:tc>
          <w:tcPr>
            <w:tcW w:w="4861" w:type="dxa"/>
            <w:tcBorders>
              <w:top w:val="single" w:sz="6" w:space="0" w:color="auto"/>
              <w:bottom w:val="single" w:sz="6" w:space="0" w:color="auto"/>
            </w:tcBorders>
          </w:tcPr>
          <w:p w:rsidR="00FF4F2F" w:rsidRDefault="00FF4F2F">
            <w:pPr>
              <w:pStyle w:val="TableDataByteArial9Centered"/>
              <w:spacing w:before="20" w:after="20"/>
              <w:rPr>
                <w:lang w:val="en-US"/>
              </w:rPr>
            </w:pPr>
            <w:r>
              <w:rPr>
                <w:lang w:val="en-US"/>
              </w:rPr>
              <w:t>---</w:t>
            </w:r>
          </w:p>
        </w:tc>
      </w:tr>
      <w:tr w:rsidR="00FF4F2F">
        <w:trPr>
          <w:cantSplit/>
        </w:trPr>
        <w:tc>
          <w:tcPr>
            <w:tcW w:w="1530" w:type="dxa"/>
          </w:tcPr>
          <w:p w:rsidR="00FF4F2F" w:rsidRDefault="00FF4F2F">
            <w:pPr>
              <w:pStyle w:val="TableDataByteArial9Centered"/>
              <w:spacing w:before="20" w:after="20"/>
              <w:rPr>
                <w:lang w:val="en-US"/>
              </w:rPr>
            </w:pPr>
          </w:p>
        </w:tc>
        <w:tc>
          <w:tcPr>
            <w:tcW w:w="509" w:type="dxa"/>
          </w:tcPr>
          <w:p w:rsidR="00FF4F2F" w:rsidRDefault="00FF4F2F">
            <w:pPr>
              <w:pStyle w:val="TableDataByteArial9Centered"/>
              <w:spacing w:before="20" w:after="20"/>
              <w:rPr>
                <w:lang w:val="en-US"/>
              </w:rPr>
            </w:pPr>
          </w:p>
        </w:tc>
        <w:tc>
          <w:tcPr>
            <w:tcW w:w="424" w:type="dxa"/>
          </w:tcPr>
          <w:p w:rsidR="00FF4F2F" w:rsidRDefault="00FF4F2F">
            <w:pPr>
              <w:pStyle w:val="TableDataByteArial9Centered"/>
              <w:spacing w:before="20" w:after="20"/>
              <w:rPr>
                <w:lang w:val="en-US"/>
              </w:rPr>
            </w:pPr>
          </w:p>
        </w:tc>
        <w:tc>
          <w:tcPr>
            <w:tcW w:w="504" w:type="dxa"/>
          </w:tcPr>
          <w:p w:rsidR="00FF4F2F" w:rsidRDefault="00FF4F2F">
            <w:pPr>
              <w:pStyle w:val="TableDataByteArial9Centered"/>
              <w:spacing w:before="20" w:after="20"/>
              <w:rPr>
                <w:lang w:val="en-US"/>
              </w:rPr>
            </w:pPr>
          </w:p>
        </w:tc>
        <w:tc>
          <w:tcPr>
            <w:tcW w:w="490" w:type="dxa"/>
          </w:tcPr>
          <w:p w:rsidR="00FF4F2F" w:rsidRDefault="00FF4F2F">
            <w:pPr>
              <w:pStyle w:val="TableDataByteArial9Centered"/>
              <w:spacing w:before="20" w:after="20"/>
              <w:rPr>
                <w:lang w:val="en-US"/>
              </w:rPr>
            </w:pPr>
          </w:p>
        </w:tc>
        <w:tc>
          <w:tcPr>
            <w:tcW w:w="503" w:type="dxa"/>
            <w:tcBorders>
              <w:top w:val="single" w:sz="6" w:space="0" w:color="auto"/>
              <w:bottom w:val="single" w:sz="12" w:space="0" w:color="auto"/>
            </w:tcBorders>
          </w:tcPr>
          <w:p w:rsidR="00FF4F2F" w:rsidRDefault="00FF4F2F">
            <w:pPr>
              <w:pStyle w:val="TableDataByteArial9Centered"/>
              <w:spacing w:before="20" w:after="20"/>
              <w:rPr>
                <w:lang w:val="en-US"/>
              </w:rPr>
            </w:pPr>
          </w:p>
        </w:tc>
        <w:tc>
          <w:tcPr>
            <w:tcW w:w="4861" w:type="dxa"/>
            <w:tcBorders>
              <w:top w:val="nil"/>
              <w:bottom w:val="single" w:sz="12" w:space="0" w:color="auto"/>
            </w:tcBorders>
          </w:tcPr>
          <w:p w:rsidR="00FF4F2F" w:rsidRDefault="00FF4F2F">
            <w:pPr>
              <w:pStyle w:val="TableDataByteArial9Centered"/>
              <w:spacing w:before="20" w:after="20"/>
              <w:rPr>
                <w:lang w:val="en-US"/>
              </w:rPr>
            </w:pPr>
            <w:r>
              <w:rPr>
                <w:lang w:val="en-US"/>
              </w:rPr>
              <w:t>---</w:t>
            </w:r>
          </w:p>
        </w:tc>
      </w:tr>
    </w:tbl>
    <w:p w:rsidR="00FF4F2F" w:rsidRDefault="00FF4F2F">
      <w:pPr>
        <w:keepNext w:val="0"/>
        <w:keepLines w:val="0"/>
      </w:pPr>
    </w:p>
    <w:p w:rsidR="00FF4F2F" w:rsidRDefault="00FF4F2F">
      <w:pPr>
        <w:pStyle w:val="Heading3"/>
      </w:pPr>
      <w:bookmarkStart w:id="1107" w:name="_Toc54677071"/>
      <w:bookmarkStart w:id="1108" w:name="_Toc223513309"/>
      <w:r>
        <w:lastRenderedPageBreak/>
        <w:t>MEMR – DID $B4 – Manufacturing Traceability Characters</w:t>
      </w:r>
      <w:bookmarkEnd w:id="1107"/>
      <w:bookmarkEnd w:id="110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w:t>
            </w:r>
            <w:r w:rsidR="003D0C3C">
              <w:rPr>
                <w:rFonts w:ascii="Arial" w:hAnsi="Arial"/>
                <w:sz w:val="16"/>
              </w:rPr>
              <w:t>B4</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ManufacturingTraceabilityCharacters (MTC)</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Component ID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Component ID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Part Number/Broadcast Code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Part Number/Broadcast Code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Part Number/Broadcast Code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Part Number/Broadcast Code character position 4</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Supplier Code character position</w:t>
            </w:r>
          </w:p>
        </w:tc>
        <w:tc>
          <w:tcPr>
            <w:tcW w:w="720" w:type="dxa"/>
            <w:tcBorders>
              <w:top w:val="nil"/>
            </w:tcBorders>
          </w:tcPr>
          <w:p w:rsidR="00FF4F2F" w:rsidRDefault="00FF4F2F">
            <w:pPr>
              <w:jc w:val="right"/>
              <w:rPr>
                <w:rFonts w:ascii="Arial" w:hAnsi="Arial"/>
                <w:sz w:val="16"/>
              </w:rPr>
            </w:pPr>
            <w:r>
              <w:rPr>
                <w:rFonts w:ascii="Arial" w:hAnsi="Arial"/>
                <w:sz w:val="16"/>
              </w:rPr>
              <w:t>6</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Traceability Number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Traceability Number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Traceability Number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9</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Traceability Number character position 4</w:t>
            </w:r>
          </w:p>
        </w:tc>
        <w:tc>
          <w:tcPr>
            <w:tcW w:w="720" w:type="dxa"/>
            <w:tcBorders>
              <w:top w:val="nil"/>
            </w:tcBorders>
          </w:tcPr>
          <w:p w:rsidR="00FF4F2F" w:rsidRDefault="00FF4F2F">
            <w:pPr>
              <w:jc w:val="right"/>
              <w:rPr>
                <w:rFonts w:ascii="Arial" w:hAnsi="Arial"/>
                <w:sz w:val="16"/>
              </w:rPr>
            </w:pPr>
            <w:r>
              <w:rPr>
                <w:rFonts w:ascii="Arial" w:hAnsi="Arial"/>
                <w:sz w:val="16"/>
              </w:rPr>
              <w:t>10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Traceability Number character position 5</w:t>
            </w:r>
          </w:p>
        </w:tc>
        <w:tc>
          <w:tcPr>
            <w:tcW w:w="720" w:type="dxa"/>
            <w:tcBorders>
              <w:top w:val="nil"/>
            </w:tcBorders>
          </w:tcPr>
          <w:p w:rsidR="00FF4F2F" w:rsidRDefault="00FF4F2F">
            <w:pPr>
              <w:jc w:val="right"/>
              <w:rPr>
                <w:rFonts w:ascii="Arial" w:hAnsi="Arial"/>
                <w:sz w:val="16"/>
              </w:rPr>
            </w:pPr>
            <w:r>
              <w:rPr>
                <w:rFonts w:ascii="Arial" w:hAnsi="Arial"/>
                <w:sz w:val="16"/>
              </w:rPr>
              <w:t>11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Traceability Number character position 6</w:t>
            </w:r>
          </w:p>
        </w:tc>
        <w:tc>
          <w:tcPr>
            <w:tcW w:w="720" w:type="dxa"/>
            <w:tcBorders>
              <w:top w:val="nil"/>
            </w:tcBorders>
          </w:tcPr>
          <w:p w:rsidR="00FF4F2F" w:rsidRDefault="00FF4F2F">
            <w:pPr>
              <w:jc w:val="right"/>
              <w:rPr>
                <w:rFonts w:ascii="Arial" w:hAnsi="Arial"/>
                <w:sz w:val="16"/>
              </w:rPr>
            </w:pPr>
            <w:r>
              <w:rPr>
                <w:rFonts w:ascii="Arial" w:hAnsi="Arial"/>
                <w:sz w:val="16"/>
              </w:rPr>
              <w:t>12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Traceability Number character position 7</w:t>
            </w:r>
          </w:p>
        </w:tc>
        <w:tc>
          <w:tcPr>
            <w:tcW w:w="720" w:type="dxa"/>
            <w:tcBorders>
              <w:top w:val="nil"/>
            </w:tcBorders>
          </w:tcPr>
          <w:p w:rsidR="00FF4F2F" w:rsidRDefault="00FF4F2F">
            <w:pPr>
              <w:jc w:val="right"/>
              <w:rPr>
                <w:rFonts w:ascii="Arial" w:hAnsi="Arial"/>
                <w:sz w:val="16"/>
              </w:rPr>
            </w:pPr>
            <w:r>
              <w:rPr>
                <w:rFonts w:ascii="Arial" w:hAnsi="Arial"/>
                <w:sz w:val="16"/>
              </w:rPr>
              <w:t>13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Traceability Number character position 8</w:t>
            </w:r>
          </w:p>
        </w:tc>
        <w:tc>
          <w:tcPr>
            <w:tcW w:w="720" w:type="dxa"/>
            <w:tcBorders>
              <w:top w:val="nil"/>
            </w:tcBorders>
          </w:tcPr>
          <w:p w:rsidR="00FF4F2F" w:rsidRDefault="00FF4F2F">
            <w:pPr>
              <w:jc w:val="right"/>
              <w:rPr>
                <w:rFonts w:ascii="Arial" w:hAnsi="Arial"/>
                <w:sz w:val="16"/>
              </w:rPr>
            </w:pPr>
            <w:r>
              <w:rPr>
                <w:rFonts w:ascii="Arial" w:hAnsi="Arial"/>
                <w:sz w:val="16"/>
              </w:rPr>
              <w:t>14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Traceability Number character position 9</w:t>
            </w:r>
          </w:p>
        </w:tc>
        <w:tc>
          <w:tcPr>
            <w:tcW w:w="720" w:type="dxa"/>
            <w:tcBorders>
              <w:top w:val="nil"/>
            </w:tcBorders>
          </w:tcPr>
          <w:p w:rsidR="00FF4F2F" w:rsidRDefault="00FF4F2F">
            <w:pPr>
              <w:jc w:val="right"/>
              <w:rPr>
                <w:rFonts w:ascii="Arial" w:hAnsi="Arial"/>
                <w:sz w:val="16"/>
              </w:rPr>
            </w:pPr>
            <w:r>
              <w:rPr>
                <w:rFonts w:ascii="Arial" w:hAnsi="Arial"/>
                <w:sz w:val="16"/>
              </w:rPr>
              <w:t>15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bl>
    <w:p w:rsidR="00FF4F2F" w:rsidRDefault="00FF4F2F"/>
    <w:p w:rsidR="00FF4F2F" w:rsidRDefault="00FF4F2F">
      <w:r>
        <w:t>This DID contains the data necessary to meet the component traceability requirements as specified in GMW 4710GS and GM1737. The length of this DID is variable but shall not exceed 16 characters.  The data is stored in ASCII format and is broken up into 4 fields.  A description of each field follows:</w:t>
      </w:r>
    </w:p>
    <w:p w:rsidR="00FF4F2F" w:rsidRDefault="00FF4F2F">
      <w:r>
        <w:rPr>
          <w:b/>
        </w:rPr>
        <w:t>Component Identifier (Comp Id)</w:t>
      </w:r>
    </w:p>
    <w:p w:rsidR="00FF4F2F" w:rsidRDefault="00FF4F2F">
      <w:r>
        <w:t>The component Identifier is a 2 byte field (starting at byte 1 of the DID) that is used to indicate the component type.  A master list of Component Identifiers can be found in Appendix 1 of GM1737.</w:t>
      </w:r>
    </w:p>
    <w:p w:rsidR="00FF4F2F" w:rsidRDefault="00FF4F2F">
      <w:r>
        <w:rPr>
          <w:b/>
        </w:rPr>
        <w:t>Part Number / Broadcast Code (PN / BC)</w:t>
      </w:r>
    </w:p>
    <w:p w:rsidR="00FF4F2F" w:rsidRDefault="00FF4F2F">
      <w:r>
        <w:t>This is a 4 byte field (starting at byte 3 of the DID) and contains either the ECU Broadcast Code or the last 4 digits of the ECU part number.  GM1737 specifies this requirement.</w:t>
      </w:r>
    </w:p>
    <w:p w:rsidR="00FF4F2F" w:rsidRDefault="00FF4F2F">
      <w:pPr>
        <w:rPr>
          <w:b/>
        </w:rPr>
      </w:pPr>
      <w:r>
        <w:rPr>
          <w:b/>
        </w:rPr>
        <w:t>Supplier Code (sup)</w:t>
      </w:r>
    </w:p>
    <w:p w:rsidR="00FF4F2F" w:rsidRDefault="00FF4F2F">
      <w:r>
        <w:t>This is a one byte field occupying the 7</w:t>
      </w:r>
      <w:r>
        <w:rPr>
          <w:vertAlign w:val="superscript"/>
        </w:rPr>
        <w:t>th</w:t>
      </w:r>
      <w:r>
        <w:t xml:space="preserve"> byte of the DID that identifies the supplier and manufacturing location of the ECU. . The Master List of Supplier Codes is located in Appendix 2 of the GM1737 document.</w:t>
      </w:r>
    </w:p>
    <w:p w:rsidR="00FF4F2F" w:rsidRDefault="00FF4F2F">
      <w:r>
        <w:rPr>
          <w:b/>
        </w:rPr>
        <w:t>Traceability Number</w:t>
      </w:r>
    </w:p>
    <w:p w:rsidR="00FF4F2F" w:rsidRDefault="00FF4F2F">
      <w:r>
        <w:t>This field is used to uniquely identify a specific ECU.  The field starts at byte 8 of the DID and is 9 bytes in length.  The content is assigned by the module manufacturer and must consist of enough information to uniquely identify an ECU.  Examples of the type of data included in this field are Julian Date of production, shift build data, production assembly line information and ECU serial number.  If less than 9 characters are required to uniquely identify an ECU, then the trailing characters shall be filled with spaces (0x20).</w:t>
      </w:r>
    </w:p>
    <w:p w:rsidR="00FF4F2F" w:rsidRDefault="00FF4F2F">
      <w:pPr>
        <w:keepNext w:val="0"/>
        <w:keepLines w:val="0"/>
      </w:pPr>
    </w:p>
    <w:p w:rsidR="00FF4F2F" w:rsidRDefault="00FF4F2F">
      <w:pPr>
        <w:keepNext w:val="0"/>
        <w:keepLines w:val="0"/>
      </w:pPr>
      <w:r>
        <w:lastRenderedPageBreak/>
        <w:t>Example:</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1531"/>
        <w:gridCol w:w="445"/>
        <w:gridCol w:w="468"/>
        <w:gridCol w:w="453"/>
        <w:gridCol w:w="423"/>
        <w:gridCol w:w="457"/>
        <w:gridCol w:w="449"/>
        <w:gridCol w:w="448"/>
        <w:gridCol w:w="451"/>
        <w:gridCol w:w="450"/>
        <w:gridCol w:w="450"/>
        <w:gridCol w:w="452"/>
        <w:gridCol w:w="390"/>
        <w:gridCol w:w="420"/>
        <w:gridCol w:w="382"/>
        <w:gridCol w:w="385"/>
        <w:gridCol w:w="382"/>
        <w:gridCol w:w="431"/>
      </w:tblGrid>
      <w:tr w:rsidR="00FF4F2F">
        <w:trPr>
          <w:cantSplit/>
        </w:trPr>
        <w:tc>
          <w:tcPr>
            <w:tcW w:w="153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Position</w:t>
            </w:r>
          </w:p>
        </w:tc>
        <w:tc>
          <w:tcPr>
            <w:tcW w:w="445"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w:t>
            </w:r>
          </w:p>
        </w:tc>
        <w:tc>
          <w:tcPr>
            <w:tcW w:w="468"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2</w:t>
            </w:r>
          </w:p>
        </w:tc>
        <w:tc>
          <w:tcPr>
            <w:tcW w:w="453"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3</w:t>
            </w:r>
          </w:p>
        </w:tc>
        <w:tc>
          <w:tcPr>
            <w:tcW w:w="423"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4</w:t>
            </w:r>
          </w:p>
        </w:tc>
        <w:tc>
          <w:tcPr>
            <w:tcW w:w="457"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5</w:t>
            </w:r>
          </w:p>
        </w:tc>
        <w:tc>
          <w:tcPr>
            <w:tcW w:w="449"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6</w:t>
            </w:r>
          </w:p>
        </w:tc>
        <w:tc>
          <w:tcPr>
            <w:tcW w:w="448"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7</w:t>
            </w:r>
          </w:p>
        </w:tc>
        <w:tc>
          <w:tcPr>
            <w:tcW w:w="45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8</w:t>
            </w:r>
          </w:p>
        </w:tc>
        <w:tc>
          <w:tcPr>
            <w:tcW w:w="450"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9</w:t>
            </w:r>
          </w:p>
        </w:tc>
        <w:tc>
          <w:tcPr>
            <w:tcW w:w="450"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10</w:t>
            </w:r>
          </w:p>
        </w:tc>
        <w:tc>
          <w:tcPr>
            <w:tcW w:w="452"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11</w:t>
            </w:r>
          </w:p>
        </w:tc>
        <w:tc>
          <w:tcPr>
            <w:tcW w:w="390"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12</w:t>
            </w:r>
          </w:p>
        </w:tc>
        <w:tc>
          <w:tcPr>
            <w:tcW w:w="420"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13</w:t>
            </w:r>
          </w:p>
        </w:tc>
        <w:tc>
          <w:tcPr>
            <w:tcW w:w="382"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14</w:t>
            </w:r>
          </w:p>
        </w:tc>
        <w:tc>
          <w:tcPr>
            <w:tcW w:w="385"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15</w:t>
            </w:r>
          </w:p>
        </w:tc>
        <w:tc>
          <w:tcPr>
            <w:tcW w:w="382"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16</w:t>
            </w:r>
          </w:p>
        </w:tc>
        <w:tc>
          <w:tcPr>
            <w:tcW w:w="43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w:t>
            </w: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MTC</w:t>
            </w:r>
          </w:p>
        </w:tc>
        <w:tc>
          <w:tcPr>
            <w:tcW w:w="445" w:type="dxa"/>
            <w:tcBorders>
              <w:top w:val="nil"/>
            </w:tcBorders>
          </w:tcPr>
          <w:p w:rsidR="00FF4F2F" w:rsidRDefault="00FF4F2F">
            <w:pPr>
              <w:pStyle w:val="TableDataByteArial9Centered"/>
              <w:spacing w:before="20" w:after="20"/>
              <w:rPr>
                <w:lang w:val="en-US"/>
              </w:rPr>
            </w:pPr>
            <w:r>
              <w:rPr>
                <w:lang w:val="en-US"/>
              </w:rPr>
              <w:t>A</w:t>
            </w:r>
          </w:p>
        </w:tc>
        <w:tc>
          <w:tcPr>
            <w:tcW w:w="468" w:type="dxa"/>
            <w:tcBorders>
              <w:top w:val="nil"/>
            </w:tcBorders>
          </w:tcPr>
          <w:p w:rsidR="00FF4F2F" w:rsidRDefault="00FF4F2F">
            <w:pPr>
              <w:pStyle w:val="TableDataByteArial9Centered"/>
              <w:spacing w:before="20" w:after="20"/>
              <w:rPr>
                <w:lang w:val="en-US"/>
              </w:rPr>
            </w:pPr>
            <w:r>
              <w:rPr>
                <w:lang w:val="en-US"/>
              </w:rPr>
              <w:t>S</w:t>
            </w:r>
          </w:p>
        </w:tc>
        <w:tc>
          <w:tcPr>
            <w:tcW w:w="453" w:type="dxa"/>
            <w:tcBorders>
              <w:top w:val="nil"/>
            </w:tcBorders>
          </w:tcPr>
          <w:p w:rsidR="00FF4F2F" w:rsidRDefault="00FF4F2F">
            <w:pPr>
              <w:pStyle w:val="TableDataByteArial9Centered"/>
              <w:spacing w:before="20" w:after="20"/>
              <w:rPr>
                <w:lang w:val="en-US"/>
              </w:rPr>
            </w:pPr>
            <w:r>
              <w:rPr>
                <w:lang w:val="en-US"/>
              </w:rPr>
              <w:t>7</w:t>
            </w:r>
          </w:p>
        </w:tc>
        <w:tc>
          <w:tcPr>
            <w:tcW w:w="423" w:type="dxa"/>
            <w:tcBorders>
              <w:top w:val="nil"/>
            </w:tcBorders>
          </w:tcPr>
          <w:p w:rsidR="00FF4F2F" w:rsidRDefault="00FF4F2F">
            <w:pPr>
              <w:pStyle w:val="TableDataByteArial9Centered"/>
              <w:spacing w:before="20" w:after="20"/>
              <w:rPr>
                <w:lang w:val="en-US"/>
              </w:rPr>
            </w:pPr>
            <w:r>
              <w:rPr>
                <w:lang w:val="en-US"/>
              </w:rPr>
              <w:t>0</w:t>
            </w:r>
          </w:p>
        </w:tc>
        <w:tc>
          <w:tcPr>
            <w:tcW w:w="457" w:type="dxa"/>
            <w:tcBorders>
              <w:top w:val="nil"/>
            </w:tcBorders>
          </w:tcPr>
          <w:p w:rsidR="00FF4F2F" w:rsidRDefault="00FF4F2F">
            <w:pPr>
              <w:pStyle w:val="TableDataByteArial9Centered"/>
              <w:spacing w:before="20" w:after="20"/>
              <w:rPr>
                <w:lang w:val="en-US"/>
              </w:rPr>
            </w:pPr>
            <w:r>
              <w:rPr>
                <w:lang w:val="en-US"/>
              </w:rPr>
              <w:t>8</w:t>
            </w:r>
          </w:p>
        </w:tc>
        <w:tc>
          <w:tcPr>
            <w:tcW w:w="449" w:type="dxa"/>
            <w:tcBorders>
              <w:top w:val="nil"/>
            </w:tcBorders>
          </w:tcPr>
          <w:p w:rsidR="00FF4F2F" w:rsidRDefault="00FF4F2F">
            <w:pPr>
              <w:pStyle w:val="TableDataByteArial9Centered"/>
              <w:spacing w:before="20" w:after="20"/>
              <w:rPr>
                <w:lang w:val="en-US"/>
              </w:rPr>
            </w:pPr>
            <w:r>
              <w:rPr>
                <w:lang w:val="en-US"/>
              </w:rPr>
              <w:t>1</w:t>
            </w:r>
          </w:p>
        </w:tc>
        <w:tc>
          <w:tcPr>
            <w:tcW w:w="448" w:type="dxa"/>
            <w:tcBorders>
              <w:top w:val="nil"/>
            </w:tcBorders>
          </w:tcPr>
          <w:p w:rsidR="00FF4F2F" w:rsidRDefault="00FF4F2F">
            <w:pPr>
              <w:pStyle w:val="TableDataByteArial9Centered"/>
              <w:spacing w:before="20" w:after="20"/>
              <w:rPr>
                <w:lang w:val="en-US"/>
              </w:rPr>
            </w:pPr>
            <w:r>
              <w:rPr>
                <w:lang w:val="en-US"/>
              </w:rPr>
              <w:t>K</w:t>
            </w:r>
          </w:p>
        </w:tc>
        <w:tc>
          <w:tcPr>
            <w:tcW w:w="451" w:type="dxa"/>
            <w:tcBorders>
              <w:top w:val="nil"/>
            </w:tcBorders>
          </w:tcPr>
          <w:p w:rsidR="00FF4F2F" w:rsidRDefault="00FF4F2F">
            <w:pPr>
              <w:pStyle w:val="TableDataByteArial9Centered"/>
              <w:spacing w:before="20" w:after="20"/>
              <w:rPr>
                <w:lang w:val="en-US"/>
              </w:rPr>
            </w:pPr>
            <w:r>
              <w:rPr>
                <w:lang w:val="en-US"/>
              </w:rPr>
              <w:t>1</w:t>
            </w:r>
          </w:p>
        </w:tc>
        <w:tc>
          <w:tcPr>
            <w:tcW w:w="450" w:type="dxa"/>
            <w:tcBorders>
              <w:top w:val="nil"/>
            </w:tcBorders>
          </w:tcPr>
          <w:p w:rsidR="00FF4F2F" w:rsidRDefault="00FF4F2F">
            <w:pPr>
              <w:pStyle w:val="TableDataByteArial9Centered"/>
              <w:spacing w:before="20" w:after="20"/>
              <w:rPr>
                <w:lang w:val="en-US"/>
              </w:rPr>
            </w:pPr>
            <w:r>
              <w:rPr>
                <w:lang w:val="en-US"/>
              </w:rPr>
              <w:t>5</w:t>
            </w:r>
          </w:p>
        </w:tc>
        <w:tc>
          <w:tcPr>
            <w:tcW w:w="450" w:type="dxa"/>
            <w:tcBorders>
              <w:top w:val="nil"/>
            </w:tcBorders>
          </w:tcPr>
          <w:p w:rsidR="00FF4F2F" w:rsidRDefault="00FF4F2F">
            <w:pPr>
              <w:pStyle w:val="TableDataByteArial9Centered"/>
              <w:spacing w:before="20" w:after="20"/>
              <w:rPr>
                <w:lang w:val="en-US"/>
              </w:rPr>
            </w:pPr>
            <w:r>
              <w:rPr>
                <w:lang w:val="en-US"/>
              </w:rPr>
              <w:t>0</w:t>
            </w:r>
          </w:p>
        </w:tc>
        <w:tc>
          <w:tcPr>
            <w:tcW w:w="452" w:type="dxa"/>
            <w:tcBorders>
              <w:top w:val="nil"/>
            </w:tcBorders>
          </w:tcPr>
          <w:p w:rsidR="00FF4F2F" w:rsidRDefault="00FF4F2F">
            <w:pPr>
              <w:pStyle w:val="TableDataByteArial9Centered"/>
              <w:spacing w:before="20" w:after="20"/>
              <w:rPr>
                <w:lang w:val="en-US"/>
              </w:rPr>
            </w:pPr>
            <w:r>
              <w:rPr>
                <w:lang w:val="en-US"/>
              </w:rPr>
              <w:t>6</w:t>
            </w:r>
          </w:p>
        </w:tc>
        <w:tc>
          <w:tcPr>
            <w:tcW w:w="390" w:type="dxa"/>
            <w:tcBorders>
              <w:top w:val="nil"/>
            </w:tcBorders>
          </w:tcPr>
          <w:p w:rsidR="00FF4F2F" w:rsidRDefault="00FF4F2F">
            <w:pPr>
              <w:pStyle w:val="TableDataByteArial9Centered"/>
              <w:spacing w:before="20" w:after="20"/>
              <w:rPr>
                <w:lang w:val="en-US"/>
              </w:rPr>
            </w:pPr>
            <w:r>
              <w:rPr>
                <w:lang w:val="en-US"/>
              </w:rPr>
              <w:t>1</w:t>
            </w:r>
          </w:p>
        </w:tc>
        <w:tc>
          <w:tcPr>
            <w:tcW w:w="420" w:type="dxa"/>
            <w:tcBorders>
              <w:top w:val="nil"/>
            </w:tcBorders>
          </w:tcPr>
          <w:p w:rsidR="00FF4F2F" w:rsidRDefault="00FF4F2F">
            <w:pPr>
              <w:pStyle w:val="TableDataByteArial9Centered"/>
              <w:spacing w:before="20" w:after="20"/>
              <w:rPr>
                <w:lang w:val="en-US"/>
              </w:rPr>
            </w:pPr>
            <w:r>
              <w:rPr>
                <w:lang w:val="en-US"/>
              </w:rPr>
              <w:t>0</w:t>
            </w:r>
          </w:p>
        </w:tc>
        <w:tc>
          <w:tcPr>
            <w:tcW w:w="382" w:type="dxa"/>
            <w:tcBorders>
              <w:top w:val="nil"/>
            </w:tcBorders>
          </w:tcPr>
          <w:p w:rsidR="00FF4F2F" w:rsidRDefault="00FF4F2F">
            <w:pPr>
              <w:pStyle w:val="TableDataByteArial9Centered"/>
              <w:spacing w:before="20" w:after="20"/>
              <w:rPr>
                <w:lang w:val="en-US"/>
              </w:rPr>
            </w:pPr>
            <w:r>
              <w:rPr>
                <w:lang w:val="en-US"/>
              </w:rPr>
              <w:t>0</w:t>
            </w:r>
          </w:p>
        </w:tc>
        <w:tc>
          <w:tcPr>
            <w:tcW w:w="385" w:type="dxa"/>
            <w:tcBorders>
              <w:top w:val="nil"/>
            </w:tcBorders>
          </w:tcPr>
          <w:p w:rsidR="00FF4F2F" w:rsidRDefault="00FF4F2F">
            <w:pPr>
              <w:pStyle w:val="TableDataByteArial9Centered"/>
              <w:spacing w:before="20" w:after="20"/>
              <w:rPr>
                <w:lang w:val="en-US"/>
              </w:rPr>
            </w:pPr>
            <w:r>
              <w:rPr>
                <w:lang w:val="en-US"/>
              </w:rPr>
              <w:t>0</w:t>
            </w:r>
          </w:p>
        </w:tc>
        <w:tc>
          <w:tcPr>
            <w:tcW w:w="382" w:type="dxa"/>
            <w:tcBorders>
              <w:top w:val="nil"/>
            </w:tcBorders>
          </w:tcPr>
          <w:p w:rsidR="00FF4F2F" w:rsidRDefault="00FF4F2F">
            <w:pPr>
              <w:pStyle w:val="TableDataByteArial9Centered"/>
              <w:spacing w:before="20" w:after="20"/>
              <w:rPr>
                <w:lang w:val="en-US"/>
              </w:rPr>
            </w:pPr>
            <w:r>
              <w:rPr>
                <w:lang w:val="en-US"/>
              </w:rPr>
              <w:t>F</w:t>
            </w:r>
          </w:p>
        </w:tc>
        <w:tc>
          <w:tcPr>
            <w:tcW w:w="431" w:type="dxa"/>
            <w:tcBorders>
              <w:top w:val="nil"/>
            </w:tcBorders>
          </w:tcPr>
          <w:p w:rsidR="00FF4F2F" w:rsidRDefault="00FF4F2F">
            <w:pPr>
              <w:pStyle w:val="TableDataByteArial9Centered"/>
              <w:spacing w:before="20" w:after="20"/>
              <w:rPr>
                <w:lang w:val="en-US"/>
              </w:rPr>
            </w:pP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Hex value</w:t>
            </w:r>
          </w:p>
        </w:tc>
        <w:tc>
          <w:tcPr>
            <w:tcW w:w="445" w:type="dxa"/>
          </w:tcPr>
          <w:p w:rsidR="00FF4F2F" w:rsidRDefault="00FF4F2F">
            <w:pPr>
              <w:pStyle w:val="TableDataByteArial9Centered"/>
              <w:spacing w:before="20" w:after="20"/>
              <w:rPr>
                <w:lang w:val="en-US"/>
              </w:rPr>
            </w:pPr>
            <w:r>
              <w:rPr>
                <w:lang w:val="en-US"/>
              </w:rPr>
              <w:t>41</w:t>
            </w:r>
          </w:p>
        </w:tc>
        <w:tc>
          <w:tcPr>
            <w:tcW w:w="468" w:type="dxa"/>
          </w:tcPr>
          <w:p w:rsidR="00FF4F2F" w:rsidRDefault="00FF4F2F">
            <w:pPr>
              <w:pStyle w:val="TableDataByteArial9Centered"/>
              <w:spacing w:before="20" w:after="20"/>
              <w:rPr>
                <w:lang w:val="en-US"/>
              </w:rPr>
            </w:pPr>
            <w:r>
              <w:rPr>
                <w:lang w:val="en-US"/>
              </w:rPr>
              <w:t>53</w:t>
            </w:r>
          </w:p>
        </w:tc>
        <w:tc>
          <w:tcPr>
            <w:tcW w:w="453" w:type="dxa"/>
          </w:tcPr>
          <w:p w:rsidR="00FF4F2F" w:rsidRDefault="00FF4F2F">
            <w:pPr>
              <w:pStyle w:val="TableDataByteArial9Centered"/>
              <w:spacing w:before="20" w:after="20"/>
              <w:rPr>
                <w:lang w:val="en-US"/>
              </w:rPr>
            </w:pPr>
            <w:r>
              <w:rPr>
                <w:lang w:val="en-US"/>
              </w:rPr>
              <w:t>37</w:t>
            </w:r>
          </w:p>
        </w:tc>
        <w:tc>
          <w:tcPr>
            <w:tcW w:w="423" w:type="dxa"/>
          </w:tcPr>
          <w:p w:rsidR="00FF4F2F" w:rsidRDefault="00FF4F2F">
            <w:pPr>
              <w:pStyle w:val="TableDataByteArial9Centered"/>
              <w:spacing w:before="20" w:after="20"/>
              <w:rPr>
                <w:lang w:val="en-US"/>
              </w:rPr>
            </w:pPr>
            <w:r>
              <w:rPr>
                <w:lang w:val="en-US"/>
              </w:rPr>
              <w:t>30</w:t>
            </w:r>
          </w:p>
        </w:tc>
        <w:tc>
          <w:tcPr>
            <w:tcW w:w="457" w:type="dxa"/>
          </w:tcPr>
          <w:p w:rsidR="00FF4F2F" w:rsidRDefault="00FF4F2F">
            <w:pPr>
              <w:pStyle w:val="TableDataByteArial9Centered"/>
              <w:spacing w:before="20" w:after="20"/>
              <w:rPr>
                <w:lang w:val="en-US"/>
              </w:rPr>
            </w:pPr>
            <w:r>
              <w:rPr>
                <w:lang w:val="en-US"/>
              </w:rPr>
              <w:t>38</w:t>
            </w:r>
          </w:p>
        </w:tc>
        <w:tc>
          <w:tcPr>
            <w:tcW w:w="449" w:type="dxa"/>
          </w:tcPr>
          <w:p w:rsidR="00FF4F2F" w:rsidRDefault="00FF4F2F">
            <w:pPr>
              <w:pStyle w:val="TableDataByteArial9Centered"/>
              <w:spacing w:before="20" w:after="20"/>
              <w:rPr>
                <w:lang w:val="en-US"/>
              </w:rPr>
            </w:pPr>
            <w:r>
              <w:rPr>
                <w:lang w:val="en-US"/>
              </w:rPr>
              <w:t>31</w:t>
            </w:r>
          </w:p>
        </w:tc>
        <w:tc>
          <w:tcPr>
            <w:tcW w:w="448" w:type="dxa"/>
          </w:tcPr>
          <w:p w:rsidR="00FF4F2F" w:rsidRDefault="00FF4F2F">
            <w:pPr>
              <w:pStyle w:val="TableDataByteArial9Centered"/>
              <w:spacing w:before="20" w:after="20"/>
              <w:rPr>
                <w:lang w:val="en-US"/>
              </w:rPr>
            </w:pPr>
            <w:r>
              <w:rPr>
                <w:lang w:val="en-US"/>
              </w:rPr>
              <w:t>4B</w:t>
            </w:r>
          </w:p>
        </w:tc>
        <w:tc>
          <w:tcPr>
            <w:tcW w:w="451" w:type="dxa"/>
          </w:tcPr>
          <w:p w:rsidR="00FF4F2F" w:rsidRDefault="00FF4F2F">
            <w:pPr>
              <w:pStyle w:val="TableDataByteArial9Centered"/>
              <w:spacing w:before="20" w:after="20"/>
              <w:rPr>
                <w:lang w:val="en-US"/>
              </w:rPr>
            </w:pPr>
            <w:r>
              <w:rPr>
                <w:lang w:val="en-US"/>
              </w:rPr>
              <w:t>31</w:t>
            </w:r>
          </w:p>
        </w:tc>
        <w:tc>
          <w:tcPr>
            <w:tcW w:w="450" w:type="dxa"/>
          </w:tcPr>
          <w:p w:rsidR="00FF4F2F" w:rsidRDefault="00FF4F2F">
            <w:pPr>
              <w:pStyle w:val="TableDataByteArial9Centered"/>
              <w:spacing w:before="20" w:after="20"/>
              <w:rPr>
                <w:lang w:val="en-US"/>
              </w:rPr>
            </w:pPr>
            <w:r>
              <w:rPr>
                <w:lang w:val="en-US"/>
              </w:rPr>
              <w:t>35</w:t>
            </w:r>
          </w:p>
        </w:tc>
        <w:tc>
          <w:tcPr>
            <w:tcW w:w="450" w:type="dxa"/>
          </w:tcPr>
          <w:p w:rsidR="00FF4F2F" w:rsidRDefault="00FF4F2F">
            <w:pPr>
              <w:pStyle w:val="TableDataByteArial9Centered"/>
              <w:spacing w:before="20" w:after="20"/>
              <w:rPr>
                <w:lang w:val="en-US"/>
              </w:rPr>
            </w:pPr>
            <w:r>
              <w:rPr>
                <w:lang w:val="en-US"/>
              </w:rPr>
              <w:t>30</w:t>
            </w:r>
          </w:p>
        </w:tc>
        <w:tc>
          <w:tcPr>
            <w:tcW w:w="452" w:type="dxa"/>
          </w:tcPr>
          <w:p w:rsidR="00FF4F2F" w:rsidRDefault="00FF4F2F">
            <w:pPr>
              <w:pStyle w:val="TableDataByteArial9Centered"/>
              <w:spacing w:before="20" w:after="20"/>
              <w:rPr>
                <w:lang w:val="en-US"/>
              </w:rPr>
            </w:pPr>
            <w:r>
              <w:rPr>
                <w:lang w:val="en-US"/>
              </w:rPr>
              <w:t>36</w:t>
            </w:r>
          </w:p>
        </w:tc>
        <w:tc>
          <w:tcPr>
            <w:tcW w:w="390" w:type="dxa"/>
          </w:tcPr>
          <w:p w:rsidR="00FF4F2F" w:rsidRDefault="00FF4F2F">
            <w:pPr>
              <w:pStyle w:val="TableDataByteArial9Centered"/>
              <w:spacing w:before="20" w:after="20"/>
              <w:rPr>
                <w:lang w:val="en-US"/>
              </w:rPr>
            </w:pPr>
            <w:r>
              <w:rPr>
                <w:lang w:val="en-US"/>
              </w:rPr>
              <w:t>31</w:t>
            </w:r>
          </w:p>
        </w:tc>
        <w:tc>
          <w:tcPr>
            <w:tcW w:w="420" w:type="dxa"/>
          </w:tcPr>
          <w:p w:rsidR="00FF4F2F" w:rsidRDefault="00FF4F2F">
            <w:pPr>
              <w:pStyle w:val="TableDataByteArial9Centered"/>
              <w:spacing w:before="20" w:after="20"/>
              <w:rPr>
                <w:lang w:val="en-US"/>
              </w:rPr>
            </w:pPr>
            <w:r>
              <w:rPr>
                <w:lang w:val="en-US"/>
              </w:rPr>
              <w:t>30</w:t>
            </w:r>
          </w:p>
        </w:tc>
        <w:tc>
          <w:tcPr>
            <w:tcW w:w="382" w:type="dxa"/>
          </w:tcPr>
          <w:p w:rsidR="00FF4F2F" w:rsidRDefault="00FF4F2F">
            <w:pPr>
              <w:pStyle w:val="TableDataByteArial9Centered"/>
              <w:spacing w:before="20" w:after="20"/>
              <w:rPr>
                <w:lang w:val="en-US"/>
              </w:rPr>
            </w:pPr>
            <w:r>
              <w:rPr>
                <w:lang w:val="en-US"/>
              </w:rPr>
              <w:t>30</w:t>
            </w:r>
          </w:p>
        </w:tc>
        <w:tc>
          <w:tcPr>
            <w:tcW w:w="385" w:type="dxa"/>
          </w:tcPr>
          <w:p w:rsidR="00FF4F2F" w:rsidRDefault="00FF4F2F">
            <w:pPr>
              <w:pStyle w:val="TableDataByteArial9Centered"/>
              <w:spacing w:before="20" w:after="20"/>
              <w:rPr>
                <w:lang w:val="en-US"/>
              </w:rPr>
            </w:pPr>
            <w:r>
              <w:rPr>
                <w:lang w:val="en-US"/>
              </w:rPr>
              <w:t>30</w:t>
            </w:r>
          </w:p>
        </w:tc>
        <w:tc>
          <w:tcPr>
            <w:tcW w:w="382" w:type="dxa"/>
          </w:tcPr>
          <w:p w:rsidR="00FF4F2F" w:rsidRDefault="00FF4F2F">
            <w:pPr>
              <w:pStyle w:val="TableDataByteArial9Centered"/>
              <w:spacing w:before="20" w:after="20"/>
              <w:rPr>
                <w:lang w:val="en-US"/>
              </w:rPr>
            </w:pPr>
            <w:r>
              <w:rPr>
                <w:lang w:val="en-US"/>
              </w:rPr>
              <w:t>46</w:t>
            </w:r>
          </w:p>
        </w:tc>
        <w:tc>
          <w:tcPr>
            <w:tcW w:w="431" w:type="dxa"/>
          </w:tcPr>
          <w:p w:rsidR="00FF4F2F" w:rsidRDefault="00FF4F2F">
            <w:pPr>
              <w:pStyle w:val="TableDataByteArial9Centered"/>
              <w:spacing w:before="20" w:after="20"/>
              <w:rPr>
                <w:lang w:val="en-US"/>
              </w:rPr>
            </w:pPr>
            <w:r>
              <w:rPr>
                <w:lang w:val="en-US"/>
              </w:rPr>
              <w:t>---</w:t>
            </w: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Field Desc.</w:t>
            </w:r>
          </w:p>
        </w:tc>
        <w:tc>
          <w:tcPr>
            <w:tcW w:w="913" w:type="dxa"/>
            <w:gridSpan w:val="2"/>
          </w:tcPr>
          <w:p w:rsidR="00FF4F2F" w:rsidRDefault="00FF4F2F">
            <w:pPr>
              <w:pStyle w:val="TableDataByteArial9Centered"/>
              <w:spacing w:before="20" w:after="20"/>
              <w:rPr>
                <w:lang w:val="en-US"/>
              </w:rPr>
            </w:pPr>
            <w:r>
              <w:rPr>
                <w:lang w:val="en-US"/>
              </w:rPr>
              <w:t>Comp Id</w:t>
            </w:r>
          </w:p>
        </w:tc>
        <w:tc>
          <w:tcPr>
            <w:tcW w:w="1782" w:type="dxa"/>
            <w:gridSpan w:val="4"/>
          </w:tcPr>
          <w:p w:rsidR="00FF4F2F" w:rsidRDefault="00FF4F2F">
            <w:pPr>
              <w:pStyle w:val="TableDataByteArial9Centered"/>
              <w:spacing w:before="20" w:after="20"/>
              <w:rPr>
                <w:lang w:val="en-US"/>
              </w:rPr>
            </w:pPr>
            <w:r>
              <w:rPr>
                <w:lang w:val="en-US"/>
              </w:rPr>
              <w:t>PN / BC</w:t>
            </w:r>
          </w:p>
        </w:tc>
        <w:tc>
          <w:tcPr>
            <w:tcW w:w="448" w:type="dxa"/>
          </w:tcPr>
          <w:p w:rsidR="00FF4F2F" w:rsidRDefault="00FF4F2F">
            <w:pPr>
              <w:pStyle w:val="TableDataByteArial9Centered"/>
              <w:spacing w:before="20" w:after="20"/>
              <w:rPr>
                <w:lang w:val="en-US"/>
              </w:rPr>
            </w:pPr>
            <w:r>
              <w:rPr>
                <w:lang w:val="en-US"/>
              </w:rPr>
              <w:t>sup</w:t>
            </w:r>
          </w:p>
        </w:tc>
        <w:tc>
          <w:tcPr>
            <w:tcW w:w="3762" w:type="dxa"/>
            <w:gridSpan w:val="9"/>
          </w:tcPr>
          <w:p w:rsidR="00FF4F2F" w:rsidRDefault="00FF4F2F">
            <w:pPr>
              <w:pStyle w:val="TableDataByteArial9Centered"/>
              <w:spacing w:before="20" w:after="20"/>
              <w:rPr>
                <w:lang w:val="en-US"/>
              </w:rPr>
            </w:pPr>
            <w:r>
              <w:rPr>
                <w:lang w:val="en-US"/>
              </w:rPr>
              <w:t>Traceability Number</w:t>
            </w:r>
          </w:p>
        </w:tc>
        <w:tc>
          <w:tcPr>
            <w:tcW w:w="431" w:type="dxa"/>
          </w:tcPr>
          <w:p w:rsidR="00FF4F2F" w:rsidRDefault="00FF4F2F">
            <w:pPr>
              <w:pStyle w:val="TableDataByteArial9Centered"/>
              <w:spacing w:before="20" w:after="20"/>
              <w:rPr>
                <w:lang w:val="en-US"/>
              </w:rPr>
            </w:pPr>
            <w:r>
              <w:rPr>
                <w:lang w:val="en-US"/>
              </w:rPr>
              <w:t>---</w:t>
            </w:r>
          </w:p>
        </w:tc>
      </w:tr>
    </w:tbl>
    <w:p w:rsidR="00FF4F2F" w:rsidRDefault="00FF4F2F">
      <w:pPr>
        <w:pStyle w:val="Heading3"/>
        <w:keepNext w:val="0"/>
        <w:keepLines w:val="0"/>
      </w:pPr>
      <w:bookmarkStart w:id="1109" w:name="_Toc90882790"/>
      <w:bookmarkStart w:id="1110" w:name="_Toc223513310"/>
      <w:r>
        <w:t>MEMR – DID $B5 – GM Broadcast Code</w:t>
      </w:r>
      <w:bookmarkEnd w:id="1109"/>
      <w:bookmarkEnd w:id="1110"/>
    </w:p>
    <w:p w:rsidR="00FF4F2F" w:rsidRDefault="00FF4F2F">
      <w:pPr>
        <w:keepNext w:val="0"/>
        <w:keepLines w:val="0"/>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keepNext w:val="0"/>
              <w:keepLines w:val="0"/>
              <w:jc w:val="center"/>
              <w:rPr>
                <w:b/>
                <w:sz w:val="16"/>
              </w:rPr>
            </w:pPr>
            <w:r>
              <w:rPr>
                <w:b/>
                <w:sz w:val="16"/>
              </w:rPr>
              <w:t>DID</w:t>
            </w:r>
          </w:p>
        </w:tc>
        <w:tc>
          <w:tcPr>
            <w:tcW w:w="2592" w:type="dxa"/>
            <w:tcBorders>
              <w:bottom w:val="single" w:sz="12" w:space="0" w:color="000000"/>
            </w:tcBorders>
          </w:tcPr>
          <w:p w:rsidR="00FF4F2F" w:rsidRDefault="00FF4F2F">
            <w:pPr>
              <w:keepNext w:val="0"/>
              <w:keepLines w:val="0"/>
              <w:jc w:val="center"/>
              <w:rPr>
                <w:b/>
                <w:sz w:val="16"/>
              </w:rPr>
            </w:pPr>
            <w:r>
              <w:rPr>
                <w:b/>
                <w:sz w:val="16"/>
              </w:rPr>
              <w:t>Signal</w:t>
            </w:r>
          </w:p>
        </w:tc>
        <w:tc>
          <w:tcPr>
            <w:tcW w:w="720" w:type="dxa"/>
            <w:tcBorders>
              <w:bottom w:val="single" w:sz="12" w:space="0" w:color="000000"/>
            </w:tcBorders>
          </w:tcPr>
          <w:p w:rsidR="00FF4F2F" w:rsidRDefault="00FF4F2F">
            <w:pPr>
              <w:keepNext w:val="0"/>
              <w:keepLines w:val="0"/>
              <w:jc w:val="center"/>
              <w:rPr>
                <w:b/>
                <w:sz w:val="16"/>
              </w:rPr>
            </w:pPr>
            <w:r>
              <w:rPr>
                <w:b/>
                <w:sz w:val="16"/>
              </w:rPr>
              <w:t>Length (Bytes)</w:t>
            </w:r>
          </w:p>
        </w:tc>
        <w:tc>
          <w:tcPr>
            <w:tcW w:w="720" w:type="dxa"/>
            <w:tcBorders>
              <w:bottom w:val="single" w:sz="12" w:space="0" w:color="000000"/>
            </w:tcBorders>
          </w:tcPr>
          <w:p w:rsidR="00FF4F2F" w:rsidRDefault="00FF4F2F">
            <w:pPr>
              <w:keepNext w:val="0"/>
              <w:keepLines w:val="0"/>
              <w:jc w:val="center"/>
              <w:rPr>
                <w:b/>
                <w:sz w:val="16"/>
              </w:rPr>
            </w:pPr>
            <w:r>
              <w:rPr>
                <w:b/>
                <w:sz w:val="16"/>
              </w:rPr>
              <w:t>Data Type</w:t>
            </w:r>
          </w:p>
        </w:tc>
        <w:tc>
          <w:tcPr>
            <w:tcW w:w="2016" w:type="dxa"/>
            <w:tcBorders>
              <w:bottom w:val="single" w:sz="12" w:space="0" w:color="000000"/>
            </w:tcBorders>
          </w:tcPr>
          <w:p w:rsidR="00FF4F2F" w:rsidRDefault="00FF4F2F">
            <w:pPr>
              <w:keepNext w:val="0"/>
              <w:keepLines w:val="0"/>
              <w:jc w:val="center"/>
              <w:rPr>
                <w:b/>
                <w:sz w:val="16"/>
              </w:rPr>
            </w:pPr>
            <w:r>
              <w:rPr>
                <w:b/>
                <w:sz w:val="16"/>
              </w:rPr>
              <w:t>Range</w:t>
            </w:r>
          </w:p>
        </w:tc>
        <w:tc>
          <w:tcPr>
            <w:tcW w:w="2016" w:type="dxa"/>
            <w:tcBorders>
              <w:bottom w:val="single" w:sz="12" w:space="0" w:color="000000"/>
            </w:tcBorders>
          </w:tcPr>
          <w:p w:rsidR="00FF4F2F" w:rsidRDefault="00FF4F2F">
            <w:pPr>
              <w:keepNext w:val="0"/>
              <w:keepLines w:val="0"/>
              <w:jc w:val="center"/>
              <w:rPr>
                <w:b/>
                <w:sz w:val="16"/>
              </w:rPr>
            </w:pPr>
            <w:r>
              <w:rPr>
                <w:b/>
                <w:sz w:val="16"/>
              </w:rPr>
              <w:t>Conversion</w:t>
            </w:r>
          </w:p>
        </w:tc>
        <w:tc>
          <w:tcPr>
            <w:tcW w:w="720" w:type="dxa"/>
            <w:tcBorders>
              <w:bottom w:val="single" w:sz="12" w:space="0" w:color="000000"/>
            </w:tcBorders>
          </w:tcPr>
          <w:p w:rsidR="00FF4F2F" w:rsidRDefault="00FF4F2F">
            <w:pPr>
              <w:keepNext w:val="0"/>
              <w:keepLines w:val="0"/>
              <w:jc w:val="center"/>
              <w:rPr>
                <w:b/>
                <w:sz w:val="16"/>
              </w:rPr>
            </w:pPr>
            <w:r>
              <w:rPr>
                <w:b/>
                <w:sz w:val="16"/>
              </w:rPr>
              <w:t>Access</w:t>
            </w:r>
          </w:p>
        </w:tc>
      </w:tr>
      <w:tr w:rsidR="00FF4F2F">
        <w:trPr>
          <w:cantSplit/>
          <w:jc w:val="center"/>
        </w:trPr>
        <w:tc>
          <w:tcPr>
            <w:tcW w:w="576" w:type="dxa"/>
            <w:tcBorders>
              <w:top w:val="nil"/>
            </w:tcBorders>
          </w:tcPr>
          <w:p w:rsidR="00FF4F2F" w:rsidRDefault="00FF4F2F">
            <w:pPr>
              <w:keepNext w:val="0"/>
              <w:keepLines w:val="0"/>
              <w:jc w:val="right"/>
              <w:rPr>
                <w:rFonts w:ascii="Arial" w:hAnsi="Arial" w:cs="Arial"/>
                <w:sz w:val="16"/>
              </w:rPr>
            </w:pPr>
            <w:r>
              <w:rPr>
                <w:rFonts w:ascii="Arial" w:hAnsi="Arial" w:cs="Arial"/>
                <w:sz w:val="16"/>
              </w:rPr>
              <w:t>$B5</w:t>
            </w:r>
          </w:p>
        </w:tc>
        <w:tc>
          <w:tcPr>
            <w:tcW w:w="2592" w:type="dxa"/>
            <w:tcBorders>
              <w:top w:val="nil"/>
            </w:tcBorders>
          </w:tcPr>
          <w:p w:rsidR="00FF4F2F" w:rsidRDefault="00FF4F2F">
            <w:pPr>
              <w:keepNext w:val="0"/>
              <w:keepLines w:val="0"/>
              <w:rPr>
                <w:rFonts w:ascii="Arial" w:hAnsi="Arial" w:cs="Arial"/>
                <w:sz w:val="16"/>
              </w:rPr>
            </w:pPr>
            <w:r>
              <w:rPr>
                <w:rFonts w:ascii="Arial" w:hAnsi="Arial" w:cs="Arial"/>
                <w:sz w:val="16"/>
              </w:rPr>
              <w:t>GM Broadcast Code</w:t>
            </w:r>
          </w:p>
        </w:tc>
        <w:tc>
          <w:tcPr>
            <w:tcW w:w="720" w:type="dxa"/>
            <w:tcBorders>
              <w:top w:val="nil"/>
            </w:tcBorders>
          </w:tcPr>
          <w:p w:rsidR="00FF4F2F" w:rsidRPr="003D0C3C" w:rsidRDefault="00FF4F2F">
            <w:pPr>
              <w:keepNext w:val="0"/>
              <w:keepLines w:val="0"/>
              <w:jc w:val="right"/>
              <w:rPr>
                <w:rFonts w:ascii="Arial" w:hAnsi="Arial" w:cs="Arial"/>
                <w:sz w:val="16"/>
              </w:rPr>
            </w:pPr>
            <w:r w:rsidRPr="003D0C3C">
              <w:rPr>
                <w:rFonts w:ascii="Arial" w:hAnsi="Arial" w:cs="Arial"/>
                <w:sz w:val="16"/>
              </w:rPr>
              <w:t>4</w:t>
            </w:r>
          </w:p>
        </w:tc>
        <w:tc>
          <w:tcPr>
            <w:tcW w:w="720" w:type="dxa"/>
            <w:tcBorders>
              <w:top w:val="nil"/>
            </w:tcBorders>
          </w:tcPr>
          <w:p w:rsidR="00FF4F2F" w:rsidRDefault="003D0C3C">
            <w:pPr>
              <w:keepNext w:val="0"/>
              <w:keepLines w:val="0"/>
              <w:rPr>
                <w:rFonts w:ascii="Arial" w:hAnsi="Arial" w:cs="Arial"/>
                <w:sz w:val="16"/>
              </w:rPr>
            </w:pPr>
            <w:r>
              <w:rPr>
                <w:rFonts w:ascii="Arial" w:hAnsi="Arial"/>
                <w:sz w:val="16"/>
              </w:rPr>
              <w:t>PKT</w:t>
            </w:r>
          </w:p>
        </w:tc>
        <w:tc>
          <w:tcPr>
            <w:tcW w:w="2016" w:type="dxa"/>
            <w:tcBorders>
              <w:top w:val="nil"/>
            </w:tcBorders>
          </w:tcPr>
          <w:p w:rsidR="00FF4F2F" w:rsidRDefault="00FF4F2F">
            <w:pPr>
              <w:keepNext w:val="0"/>
              <w:keepLines w:val="0"/>
              <w:rPr>
                <w:rFonts w:ascii="Arial" w:hAnsi="Arial" w:cs="Arial"/>
                <w:sz w:val="16"/>
              </w:rPr>
            </w:pPr>
            <w:r>
              <w:rPr>
                <w:rFonts w:ascii="Arial" w:hAnsi="Arial" w:cs="Arial"/>
                <w:sz w:val="16"/>
              </w:rPr>
              <w:t>N/A</w:t>
            </w:r>
          </w:p>
        </w:tc>
        <w:tc>
          <w:tcPr>
            <w:tcW w:w="2016" w:type="dxa"/>
            <w:tcBorders>
              <w:top w:val="nil"/>
            </w:tcBorders>
          </w:tcPr>
          <w:p w:rsidR="00FF4F2F" w:rsidRDefault="00FF4F2F">
            <w:pPr>
              <w:keepNext w:val="0"/>
              <w:keepLines w:val="0"/>
              <w:rPr>
                <w:rFonts w:ascii="Arial" w:hAnsi="Arial" w:cs="Arial"/>
                <w:sz w:val="16"/>
              </w:rPr>
            </w:pPr>
            <w:r>
              <w:rPr>
                <w:rFonts w:ascii="Arial" w:hAnsi="Arial" w:cs="Arial"/>
                <w:sz w:val="16"/>
              </w:rPr>
              <w:t>N/A</w:t>
            </w:r>
          </w:p>
        </w:tc>
        <w:tc>
          <w:tcPr>
            <w:tcW w:w="720" w:type="dxa"/>
            <w:tcBorders>
              <w:top w:val="nil"/>
            </w:tcBorders>
          </w:tcPr>
          <w:p w:rsidR="00FF4F2F" w:rsidRDefault="00FF4F2F">
            <w:pPr>
              <w:keepNext w:val="0"/>
              <w:keepLines w:val="0"/>
              <w:jc w:val="center"/>
              <w:rPr>
                <w:rFonts w:ascii="Arial" w:hAnsi="Arial" w:cs="Arial"/>
                <w:sz w:val="16"/>
              </w:rPr>
            </w:pPr>
            <w:r>
              <w:rPr>
                <w:rFonts w:ascii="Arial" w:hAnsi="Arial" w:cs="Arial"/>
                <w:sz w:val="16"/>
              </w:rPr>
              <w:t>R/W</w:t>
            </w:r>
          </w:p>
        </w:tc>
      </w:tr>
    </w:tbl>
    <w:p w:rsidR="00FF4F2F" w:rsidRDefault="00FF4F2F">
      <w:pPr>
        <w:keepNext w:val="0"/>
        <w:keepLines w:val="0"/>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keepNext w:val="0"/>
              <w:keepLines w:val="0"/>
              <w:jc w:val="center"/>
              <w:rPr>
                <w:b/>
                <w:sz w:val="16"/>
              </w:rPr>
            </w:pPr>
            <w:r>
              <w:rPr>
                <w:b/>
                <w:sz w:val="16"/>
              </w:rPr>
              <w:t>Signal</w:t>
            </w:r>
          </w:p>
        </w:tc>
        <w:tc>
          <w:tcPr>
            <w:tcW w:w="720" w:type="dxa"/>
            <w:tcBorders>
              <w:bottom w:val="single" w:sz="12" w:space="0" w:color="000000"/>
            </w:tcBorders>
          </w:tcPr>
          <w:p w:rsidR="00FF4F2F" w:rsidRDefault="00FF4F2F">
            <w:pPr>
              <w:keepNext w:val="0"/>
              <w:keepLines w:val="0"/>
              <w:jc w:val="center"/>
              <w:rPr>
                <w:b/>
                <w:sz w:val="16"/>
              </w:rPr>
            </w:pPr>
            <w:r>
              <w:rPr>
                <w:b/>
                <w:sz w:val="16"/>
              </w:rPr>
              <w:t>Start Byte</w:t>
            </w:r>
          </w:p>
        </w:tc>
        <w:tc>
          <w:tcPr>
            <w:tcW w:w="720" w:type="dxa"/>
            <w:tcBorders>
              <w:bottom w:val="single" w:sz="12" w:space="0" w:color="000000"/>
            </w:tcBorders>
          </w:tcPr>
          <w:p w:rsidR="00FF4F2F" w:rsidRDefault="00FF4F2F">
            <w:pPr>
              <w:keepNext w:val="0"/>
              <w:keepLines w:val="0"/>
              <w:jc w:val="center"/>
              <w:rPr>
                <w:b/>
                <w:sz w:val="16"/>
              </w:rPr>
            </w:pPr>
            <w:r>
              <w:rPr>
                <w:b/>
                <w:sz w:val="16"/>
              </w:rPr>
              <w:t>Start Bit</w:t>
            </w:r>
          </w:p>
        </w:tc>
        <w:tc>
          <w:tcPr>
            <w:tcW w:w="720" w:type="dxa"/>
            <w:tcBorders>
              <w:bottom w:val="single" w:sz="12" w:space="0" w:color="000000"/>
            </w:tcBorders>
          </w:tcPr>
          <w:p w:rsidR="00FF4F2F" w:rsidRDefault="00FF4F2F">
            <w:pPr>
              <w:keepNext w:val="0"/>
              <w:keepLines w:val="0"/>
              <w:jc w:val="center"/>
              <w:rPr>
                <w:b/>
                <w:sz w:val="16"/>
              </w:rPr>
            </w:pPr>
            <w:r>
              <w:rPr>
                <w:b/>
                <w:sz w:val="16"/>
              </w:rPr>
              <w:t>Length (Bits)</w:t>
            </w:r>
          </w:p>
        </w:tc>
        <w:tc>
          <w:tcPr>
            <w:tcW w:w="720" w:type="dxa"/>
            <w:tcBorders>
              <w:bottom w:val="single" w:sz="12" w:space="0" w:color="000000"/>
            </w:tcBorders>
          </w:tcPr>
          <w:p w:rsidR="00FF4F2F" w:rsidRDefault="00FF4F2F">
            <w:pPr>
              <w:keepNext w:val="0"/>
              <w:keepLines w:val="0"/>
              <w:jc w:val="center"/>
              <w:rPr>
                <w:b/>
                <w:sz w:val="16"/>
              </w:rPr>
            </w:pPr>
            <w:r>
              <w:rPr>
                <w:b/>
                <w:sz w:val="16"/>
              </w:rPr>
              <w:t>Data Type</w:t>
            </w:r>
          </w:p>
        </w:tc>
        <w:tc>
          <w:tcPr>
            <w:tcW w:w="2016" w:type="dxa"/>
            <w:tcBorders>
              <w:bottom w:val="single" w:sz="12" w:space="0" w:color="000000"/>
            </w:tcBorders>
          </w:tcPr>
          <w:p w:rsidR="00FF4F2F" w:rsidRDefault="00FF4F2F">
            <w:pPr>
              <w:keepNext w:val="0"/>
              <w:keepLines w:val="0"/>
              <w:jc w:val="center"/>
              <w:rPr>
                <w:b/>
                <w:sz w:val="16"/>
              </w:rPr>
            </w:pPr>
            <w:r>
              <w:rPr>
                <w:b/>
                <w:sz w:val="16"/>
              </w:rPr>
              <w:t>Range</w:t>
            </w:r>
          </w:p>
        </w:tc>
        <w:tc>
          <w:tcPr>
            <w:tcW w:w="2016" w:type="dxa"/>
            <w:tcBorders>
              <w:bottom w:val="single" w:sz="12" w:space="0" w:color="000000"/>
            </w:tcBorders>
          </w:tcPr>
          <w:p w:rsidR="00FF4F2F" w:rsidRDefault="00FF4F2F">
            <w:pPr>
              <w:keepNext w:val="0"/>
              <w:keepLines w:val="0"/>
              <w:jc w:val="center"/>
              <w:rPr>
                <w:b/>
                <w:sz w:val="16"/>
              </w:rPr>
            </w:pPr>
            <w:r>
              <w:rPr>
                <w:b/>
                <w:sz w:val="16"/>
              </w:rPr>
              <w:t>Conversion</w:t>
            </w:r>
          </w:p>
        </w:tc>
      </w:tr>
      <w:tr w:rsidR="00FF4F2F">
        <w:trPr>
          <w:cantSplit/>
          <w:jc w:val="center"/>
        </w:trPr>
        <w:tc>
          <w:tcPr>
            <w:tcW w:w="2448" w:type="dxa"/>
            <w:tcBorders>
              <w:top w:val="nil"/>
            </w:tcBorders>
          </w:tcPr>
          <w:p w:rsidR="00FF4F2F" w:rsidRDefault="00FF4F2F">
            <w:pPr>
              <w:pStyle w:val="FootnoteText"/>
              <w:keepNext w:val="0"/>
              <w:keepLines w:val="0"/>
              <w:spacing w:before="20"/>
              <w:rPr>
                <w:rFonts w:ascii="Arial" w:hAnsi="Arial" w:cs="Arial"/>
                <w:szCs w:val="24"/>
              </w:rPr>
            </w:pPr>
            <w:r>
              <w:rPr>
                <w:rFonts w:ascii="Arial" w:hAnsi="Arial" w:cs="Arial"/>
              </w:rPr>
              <w:t>GM Broadcast Code</w:t>
            </w:r>
            <w:r>
              <w:rPr>
                <w:rFonts w:ascii="Arial" w:hAnsi="Arial" w:cs="Arial"/>
                <w:szCs w:val="24"/>
              </w:rPr>
              <w:t xml:space="preserve"> Position 1</w:t>
            </w:r>
          </w:p>
        </w:tc>
        <w:tc>
          <w:tcPr>
            <w:tcW w:w="720" w:type="dxa"/>
            <w:tcBorders>
              <w:top w:val="nil"/>
            </w:tcBorders>
          </w:tcPr>
          <w:p w:rsidR="00FF4F2F" w:rsidRDefault="00FF4F2F">
            <w:pPr>
              <w:keepNext w:val="0"/>
              <w:keepLines w:val="0"/>
              <w:spacing w:before="20"/>
              <w:jc w:val="right"/>
              <w:rPr>
                <w:rFonts w:ascii="Arial" w:hAnsi="Arial"/>
                <w:sz w:val="16"/>
              </w:rPr>
            </w:pPr>
            <w:r>
              <w:rPr>
                <w:rFonts w:ascii="Arial" w:hAnsi="Arial"/>
                <w:sz w:val="16"/>
              </w:rPr>
              <w:t>0</w:t>
            </w:r>
          </w:p>
        </w:tc>
        <w:tc>
          <w:tcPr>
            <w:tcW w:w="720" w:type="dxa"/>
            <w:tcBorders>
              <w:top w:val="nil"/>
            </w:tcBorders>
          </w:tcPr>
          <w:p w:rsidR="00FF4F2F" w:rsidRDefault="00FF4F2F">
            <w:pPr>
              <w:keepNext w:val="0"/>
              <w:keepLines w:val="0"/>
              <w:spacing w:before="20"/>
              <w:jc w:val="right"/>
              <w:rPr>
                <w:rFonts w:ascii="Arial" w:hAnsi="Arial"/>
                <w:sz w:val="16"/>
              </w:rPr>
            </w:pPr>
            <w:r>
              <w:rPr>
                <w:rFonts w:ascii="Arial" w:hAnsi="Arial"/>
                <w:sz w:val="16"/>
              </w:rPr>
              <w:t>7</w:t>
            </w:r>
          </w:p>
        </w:tc>
        <w:tc>
          <w:tcPr>
            <w:tcW w:w="720" w:type="dxa"/>
            <w:tcBorders>
              <w:top w:val="nil"/>
            </w:tcBorders>
          </w:tcPr>
          <w:p w:rsidR="00FF4F2F" w:rsidRDefault="00FF4F2F">
            <w:pPr>
              <w:keepNext w:val="0"/>
              <w:keepLines w:val="0"/>
              <w:spacing w:before="2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keepNext w:val="0"/>
              <w:keepLines w:val="0"/>
              <w:rPr>
                <w:rFonts w:ascii="Arial" w:hAnsi="Arial" w:cs="Arial"/>
              </w:rPr>
            </w:pPr>
            <w:r>
              <w:rPr>
                <w:rFonts w:ascii="Arial" w:hAnsi="Arial" w:cs="Arial"/>
              </w:rPr>
              <w:t>ASCII</w:t>
            </w:r>
          </w:p>
        </w:tc>
        <w:tc>
          <w:tcPr>
            <w:tcW w:w="2016" w:type="dxa"/>
            <w:tcBorders>
              <w:top w:val="nil"/>
            </w:tcBorders>
          </w:tcPr>
          <w:p w:rsidR="00FF4F2F" w:rsidRDefault="00FF4F2F">
            <w:pPr>
              <w:pStyle w:val="FootnoteText"/>
              <w:keepNext w:val="0"/>
              <w:keepLines w:val="0"/>
              <w:rPr>
                <w:rFonts w:ascii="Arial" w:hAnsi="Arial" w:cs="Arial"/>
              </w:rPr>
            </w:pPr>
            <w:r>
              <w:rPr>
                <w:rFonts w:ascii="Arial" w:hAnsi="Arial" w:cs="Arial"/>
              </w:rPr>
              <w:t>N/A</w:t>
            </w:r>
          </w:p>
        </w:tc>
        <w:tc>
          <w:tcPr>
            <w:tcW w:w="2016" w:type="dxa"/>
            <w:tcBorders>
              <w:top w:val="nil"/>
            </w:tcBorders>
          </w:tcPr>
          <w:p w:rsidR="00FF4F2F" w:rsidRDefault="00FF4F2F">
            <w:pPr>
              <w:pStyle w:val="FootnoteText"/>
              <w:keepNext w:val="0"/>
              <w:keepLines w:val="0"/>
              <w:rPr>
                <w:rFonts w:ascii="Arial" w:hAnsi="Arial" w:cs="Arial"/>
              </w:rPr>
            </w:pPr>
            <w:r>
              <w:rPr>
                <w:rFonts w:ascii="Arial" w:hAnsi="Arial" w:cs="Arial"/>
              </w:rPr>
              <w:t>N/A</w:t>
            </w:r>
          </w:p>
        </w:tc>
      </w:tr>
      <w:tr w:rsidR="00FF4F2F">
        <w:trPr>
          <w:cantSplit/>
          <w:jc w:val="center"/>
        </w:trPr>
        <w:tc>
          <w:tcPr>
            <w:tcW w:w="2448" w:type="dxa"/>
            <w:tcBorders>
              <w:top w:val="nil"/>
            </w:tcBorders>
          </w:tcPr>
          <w:p w:rsidR="00FF4F2F" w:rsidRDefault="00FF4F2F">
            <w:pPr>
              <w:keepNext w:val="0"/>
              <w:keepLines w:val="0"/>
              <w:spacing w:before="20"/>
              <w:rPr>
                <w:rFonts w:ascii="Arial" w:hAnsi="Arial" w:cs="Arial"/>
                <w:sz w:val="16"/>
              </w:rPr>
            </w:pPr>
            <w:r>
              <w:rPr>
                <w:rFonts w:ascii="Arial" w:hAnsi="Arial" w:cs="Arial"/>
                <w:sz w:val="16"/>
              </w:rPr>
              <w:t>GM Broadcast Code Position 2</w:t>
            </w:r>
          </w:p>
        </w:tc>
        <w:tc>
          <w:tcPr>
            <w:tcW w:w="720" w:type="dxa"/>
            <w:tcBorders>
              <w:top w:val="nil"/>
            </w:tcBorders>
          </w:tcPr>
          <w:p w:rsidR="00FF4F2F" w:rsidRDefault="00FF4F2F">
            <w:pPr>
              <w:keepNext w:val="0"/>
              <w:keepLines w:val="0"/>
              <w:spacing w:before="20"/>
              <w:jc w:val="right"/>
              <w:rPr>
                <w:rFonts w:ascii="Arial" w:hAnsi="Arial"/>
                <w:sz w:val="16"/>
              </w:rPr>
            </w:pPr>
            <w:r>
              <w:rPr>
                <w:rFonts w:ascii="Arial" w:hAnsi="Arial"/>
                <w:sz w:val="16"/>
              </w:rPr>
              <w:t>1</w:t>
            </w:r>
          </w:p>
        </w:tc>
        <w:tc>
          <w:tcPr>
            <w:tcW w:w="720" w:type="dxa"/>
            <w:tcBorders>
              <w:top w:val="nil"/>
            </w:tcBorders>
          </w:tcPr>
          <w:p w:rsidR="00FF4F2F" w:rsidRDefault="00FF4F2F">
            <w:pPr>
              <w:keepNext w:val="0"/>
              <w:keepLines w:val="0"/>
              <w:spacing w:before="20"/>
              <w:jc w:val="right"/>
              <w:rPr>
                <w:rFonts w:ascii="Arial" w:hAnsi="Arial"/>
                <w:sz w:val="16"/>
              </w:rPr>
            </w:pPr>
            <w:r>
              <w:rPr>
                <w:rFonts w:ascii="Arial" w:hAnsi="Arial"/>
                <w:sz w:val="16"/>
              </w:rPr>
              <w:t>7</w:t>
            </w:r>
          </w:p>
        </w:tc>
        <w:tc>
          <w:tcPr>
            <w:tcW w:w="720" w:type="dxa"/>
            <w:tcBorders>
              <w:top w:val="nil"/>
            </w:tcBorders>
          </w:tcPr>
          <w:p w:rsidR="00FF4F2F" w:rsidRDefault="00FF4F2F">
            <w:pPr>
              <w:keepNext w:val="0"/>
              <w:keepLines w:val="0"/>
              <w:spacing w:before="2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keepNext w:val="0"/>
              <w:keepLines w:val="0"/>
              <w:rPr>
                <w:rFonts w:ascii="Arial" w:hAnsi="Arial" w:cs="Arial"/>
              </w:rPr>
            </w:pPr>
            <w:r>
              <w:rPr>
                <w:rFonts w:ascii="Arial" w:hAnsi="Arial" w:cs="Arial"/>
              </w:rPr>
              <w:t>ASCII</w:t>
            </w:r>
          </w:p>
        </w:tc>
        <w:tc>
          <w:tcPr>
            <w:tcW w:w="2016" w:type="dxa"/>
            <w:tcBorders>
              <w:top w:val="nil"/>
            </w:tcBorders>
          </w:tcPr>
          <w:p w:rsidR="00FF4F2F" w:rsidRDefault="00FF4F2F">
            <w:pPr>
              <w:pStyle w:val="FootnoteText"/>
              <w:keepNext w:val="0"/>
              <w:keepLines w:val="0"/>
              <w:rPr>
                <w:rFonts w:ascii="Arial" w:hAnsi="Arial" w:cs="Arial"/>
              </w:rPr>
            </w:pPr>
            <w:r>
              <w:rPr>
                <w:rFonts w:ascii="Arial" w:hAnsi="Arial" w:cs="Arial"/>
              </w:rPr>
              <w:t>N/A</w:t>
            </w:r>
          </w:p>
        </w:tc>
        <w:tc>
          <w:tcPr>
            <w:tcW w:w="2016" w:type="dxa"/>
            <w:tcBorders>
              <w:top w:val="nil"/>
            </w:tcBorders>
          </w:tcPr>
          <w:p w:rsidR="00FF4F2F" w:rsidRDefault="00FF4F2F">
            <w:pPr>
              <w:pStyle w:val="FootnoteText"/>
              <w:keepNext w:val="0"/>
              <w:keepLines w:val="0"/>
              <w:rPr>
                <w:rFonts w:ascii="Arial" w:hAnsi="Arial" w:cs="Arial"/>
              </w:rPr>
            </w:pPr>
            <w:r>
              <w:rPr>
                <w:rFonts w:ascii="Arial" w:hAnsi="Arial" w:cs="Arial"/>
              </w:rPr>
              <w:t>N/A</w:t>
            </w:r>
          </w:p>
        </w:tc>
      </w:tr>
      <w:tr w:rsidR="00FF4F2F">
        <w:trPr>
          <w:cantSplit/>
          <w:jc w:val="center"/>
        </w:trPr>
        <w:tc>
          <w:tcPr>
            <w:tcW w:w="2448" w:type="dxa"/>
            <w:tcBorders>
              <w:top w:val="nil"/>
            </w:tcBorders>
          </w:tcPr>
          <w:p w:rsidR="00FF4F2F" w:rsidRDefault="00FF4F2F">
            <w:pPr>
              <w:keepNext w:val="0"/>
              <w:keepLines w:val="0"/>
              <w:spacing w:before="20"/>
              <w:rPr>
                <w:rFonts w:ascii="Arial" w:hAnsi="Arial" w:cs="Arial"/>
                <w:sz w:val="16"/>
              </w:rPr>
            </w:pPr>
            <w:r>
              <w:rPr>
                <w:rFonts w:ascii="Arial" w:hAnsi="Arial" w:cs="Arial"/>
                <w:sz w:val="16"/>
              </w:rPr>
              <w:t>GM Broadcast Code Position 3</w:t>
            </w:r>
          </w:p>
        </w:tc>
        <w:tc>
          <w:tcPr>
            <w:tcW w:w="720" w:type="dxa"/>
            <w:tcBorders>
              <w:top w:val="nil"/>
            </w:tcBorders>
          </w:tcPr>
          <w:p w:rsidR="00FF4F2F" w:rsidRDefault="00FF4F2F">
            <w:pPr>
              <w:keepNext w:val="0"/>
              <w:keepLines w:val="0"/>
              <w:spacing w:before="20"/>
              <w:jc w:val="right"/>
              <w:rPr>
                <w:rFonts w:ascii="Arial" w:hAnsi="Arial"/>
                <w:sz w:val="16"/>
              </w:rPr>
            </w:pPr>
            <w:r>
              <w:rPr>
                <w:rFonts w:ascii="Arial" w:hAnsi="Arial"/>
                <w:sz w:val="16"/>
              </w:rPr>
              <w:t>2</w:t>
            </w:r>
          </w:p>
        </w:tc>
        <w:tc>
          <w:tcPr>
            <w:tcW w:w="720" w:type="dxa"/>
            <w:tcBorders>
              <w:top w:val="nil"/>
            </w:tcBorders>
          </w:tcPr>
          <w:p w:rsidR="00FF4F2F" w:rsidRDefault="00FF4F2F">
            <w:pPr>
              <w:keepNext w:val="0"/>
              <w:keepLines w:val="0"/>
              <w:spacing w:before="20"/>
              <w:jc w:val="right"/>
              <w:rPr>
                <w:rFonts w:ascii="Arial" w:hAnsi="Arial"/>
                <w:sz w:val="16"/>
              </w:rPr>
            </w:pPr>
            <w:r>
              <w:rPr>
                <w:rFonts w:ascii="Arial" w:hAnsi="Arial"/>
                <w:sz w:val="16"/>
              </w:rPr>
              <w:t>7</w:t>
            </w:r>
          </w:p>
        </w:tc>
        <w:tc>
          <w:tcPr>
            <w:tcW w:w="720" w:type="dxa"/>
            <w:tcBorders>
              <w:top w:val="nil"/>
            </w:tcBorders>
          </w:tcPr>
          <w:p w:rsidR="00FF4F2F" w:rsidRDefault="00FF4F2F">
            <w:pPr>
              <w:keepNext w:val="0"/>
              <w:keepLines w:val="0"/>
              <w:spacing w:before="2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keepNext w:val="0"/>
              <w:keepLines w:val="0"/>
              <w:rPr>
                <w:rFonts w:ascii="Arial" w:hAnsi="Arial" w:cs="Arial"/>
              </w:rPr>
            </w:pPr>
            <w:r>
              <w:rPr>
                <w:rFonts w:ascii="Arial" w:hAnsi="Arial" w:cs="Arial"/>
              </w:rPr>
              <w:t>ASCII</w:t>
            </w:r>
          </w:p>
        </w:tc>
        <w:tc>
          <w:tcPr>
            <w:tcW w:w="2016" w:type="dxa"/>
            <w:tcBorders>
              <w:top w:val="nil"/>
            </w:tcBorders>
          </w:tcPr>
          <w:p w:rsidR="00FF4F2F" w:rsidRDefault="00FF4F2F">
            <w:pPr>
              <w:pStyle w:val="FootnoteText"/>
              <w:keepNext w:val="0"/>
              <w:keepLines w:val="0"/>
              <w:rPr>
                <w:rFonts w:ascii="Arial" w:hAnsi="Arial" w:cs="Arial"/>
              </w:rPr>
            </w:pPr>
            <w:r>
              <w:rPr>
                <w:rFonts w:ascii="Arial" w:hAnsi="Arial" w:cs="Arial"/>
              </w:rPr>
              <w:t>N/A</w:t>
            </w:r>
          </w:p>
        </w:tc>
        <w:tc>
          <w:tcPr>
            <w:tcW w:w="2016" w:type="dxa"/>
            <w:tcBorders>
              <w:top w:val="nil"/>
            </w:tcBorders>
          </w:tcPr>
          <w:p w:rsidR="00FF4F2F" w:rsidRDefault="00FF4F2F">
            <w:pPr>
              <w:pStyle w:val="FootnoteText"/>
              <w:keepNext w:val="0"/>
              <w:keepLines w:val="0"/>
              <w:rPr>
                <w:rFonts w:ascii="Arial" w:hAnsi="Arial" w:cs="Arial"/>
              </w:rPr>
            </w:pPr>
            <w:r>
              <w:rPr>
                <w:rFonts w:ascii="Arial" w:hAnsi="Arial" w:cs="Arial"/>
              </w:rPr>
              <w:t>N/A</w:t>
            </w:r>
          </w:p>
        </w:tc>
      </w:tr>
      <w:tr w:rsidR="00FF4F2F">
        <w:trPr>
          <w:cantSplit/>
          <w:jc w:val="center"/>
        </w:trPr>
        <w:tc>
          <w:tcPr>
            <w:tcW w:w="2448" w:type="dxa"/>
            <w:tcBorders>
              <w:top w:val="nil"/>
            </w:tcBorders>
          </w:tcPr>
          <w:p w:rsidR="00FF4F2F" w:rsidRDefault="00FF4F2F">
            <w:pPr>
              <w:keepNext w:val="0"/>
              <w:keepLines w:val="0"/>
              <w:spacing w:before="20"/>
              <w:rPr>
                <w:rFonts w:ascii="Arial" w:hAnsi="Arial" w:cs="Arial"/>
                <w:sz w:val="16"/>
              </w:rPr>
            </w:pPr>
            <w:r>
              <w:rPr>
                <w:rFonts w:ascii="Arial" w:hAnsi="Arial" w:cs="Arial"/>
                <w:sz w:val="16"/>
              </w:rPr>
              <w:t>GM Broadcast Code Position 4</w:t>
            </w:r>
          </w:p>
        </w:tc>
        <w:tc>
          <w:tcPr>
            <w:tcW w:w="720" w:type="dxa"/>
            <w:tcBorders>
              <w:top w:val="nil"/>
            </w:tcBorders>
          </w:tcPr>
          <w:p w:rsidR="00FF4F2F" w:rsidRDefault="00FF4F2F">
            <w:pPr>
              <w:keepNext w:val="0"/>
              <w:keepLines w:val="0"/>
              <w:spacing w:before="20"/>
              <w:jc w:val="right"/>
              <w:rPr>
                <w:rFonts w:ascii="Arial" w:hAnsi="Arial"/>
                <w:sz w:val="16"/>
              </w:rPr>
            </w:pPr>
            <w:r>
              <w:rPr>
                <w:rFonts w:ascii="Arial" w:hAnsi="Arial"/>
                <w:sz w:val="16"/>
              </w:rPr>
              <w:t>3</w:t>
            </w:r>
          </w:p>
        </w:tc>
        <w:tc>
          <w:tcPr>
            <w:tcW w:w="720" w:type="dxa"/>
            <w:tcBorders>
              <w:top w:val="nil"/>
            </w:tcBorders>
          </w:tcPr>
          <w:p w:rsidR="00FF4F2F" w:rsidRDefault="00FF4F2F">
            <w:pPr>
              <w:keepNext w:val="0"/>
              <w:keepLines w:val="0"/>
              <w:spacing w:before="20"/>
              <w:jc w:val="right"/>
              <w:rPr>
                <w:rFonts w:ascii="Arial" w:hAnsi="Arial"/>
                <w:sz w:val="16"/>
              </w:rPr>
            </w:pPr>
            <w:r>
              <w:rPr>
                <w:rFonts w:ascii="Arial" w:hAnsi="Arial"/>
                <w:sz w:val="16"/>
              </w:rPr>
              <w:t>7</w:t>
            </w:r>
          </w:p>
        </w:tc>
        <w:tc>
          <w:tcPr>
            <w:tcW w:w="720" w:type="dxa"/>
            <w:tcBorders>
              <w:top w:val="nil"/>
            </w:tcBorders>
          </w:tcPr>
          <w:p w:rsidR="00FF4F2F" w:rsidRDefault="00FF4F2F">
            <w:pPr>
              <w:keepNext w:val="0"/>
              <w:keepLines w:val="0"/>
              <w:spacing w:before="2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keepNext w:val="0"/>
              <w:keepLines w:val="0"/>
              <w:rPr>
                <w:rFonts w:ascii="Arial" w:hAnsi="Arial" w:cs="Arial"/>
              </w:rPr>
            </w:pPr>
            <w:r>
              <w:rPr>
                <w:rFonts w:ascii="Arial" w:hAnsi="Arial" w:cs="Arial"/>
              </w:rPr>
              <w:t>ASCII</w:t>
            </w:r>
          </w:p>
        </w:tc>
        <w:tc>
          <w:tcPr>
            <w:tcW w:w="2016" w:type="dxa"/>
            <w:tcBorders>
              <w:top w:val="nil"/>
            </w:tcBorders>
          </w:tcPr>
          <w:p w:rsidR="00FF4F2F" w:rsidRDefault="00FF4F2F">
            <w:pPr>
              <w:pStyle w:val="FootnoteText"/>
              <w:keepNext w:val="0"/>
              <w:keepLines w:val="0"/>
              <w:rPr>
                <w:rFonts w:ascii="Arial" w:hAnsi="Arial" w:cs="Arial"/>
              </w:rPr>
            </w:pPr>
            <w:r>
              <w:rPr>
                <w:rFonts w:ascii="Arial" w:hAnsi="Arial" w:cs="Arial"/>
              </w:rPr>
              <w:t>N/A</w:t>
            </w:r>
          </w:p>
        </w:tc>
        <w:tc>
          <w:tcPr>
            <w:tcW w:w="2016" w:type="dxa"/>
            <w:tcBorders>
              <w:top w:val="nil"/>
            </w:tcBorders>
          </w:tcPr>
          <w:p w:rsidR="00FF4F2F" w:rsidRDefault="00FF4F2F">
            <w:pPr>
              <w:pStyle w:val="FootnoteText"/>
              <w:keepNext w:val="0"/>
              <w:keepLines w:val="0"/>
              <w:rPr>
                <w:rFonts w:ascii="Arial" w:hAnsi="Arial" w:cs="Arial"/>
              </w:rPr>
            </w:pPr>
            <w:r>
              <w:rPr>
                <w:rFonts w:ascii="Arial" w:hAnsi="Arial" w:cs="Arial"/>
              </w:rPr>
              <w:t>N/A</w:t>
            </w:r>
          </w:p>
        </w:tc>
      </w:tr>
    </w:tbl>
    <w:p w:rsidR="00FF4F2F" w:rsidRDefault="00FF4F2F">
      <w:pPr>
        <w:keepNext w:val="0"/>
        <w:keepLines w:val="0"/>
      </w:pPr>
    </w:p>
    <w:p w:rsidR="00FF4F2F" w:rsidRDefault="00FF4F2F">
      <w:pPr>
        <w:keepNext w:val="0"/>
        <w:keepLines w:val="0"/>
      </w:pPr>
      <w:r>
        <w:t>This DID contains 4 alpha characters which represent the ECU broadcast code.  The broadcast code is unique for each combination of hardware, software, and calibrations for an ECU.</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1531"/>
        <w:gridCol w:w="445"/>
        <w:gridCol w:w="468"/>
        <w:gridCol w:w="453"/>
        <w:gridCol w:w="527"/>
        <w:gridCol w:w="5440"/>
      </w:tblGrid>
      <w:tr w:rsidR="00FF4F2F">
        <w:trPr>
          <w:cantSplit/>
        </w:trPr>
        <w:tc>
          <w:tcPr>
            <w:tcW w:w="1531" w:type="dxa"/>
            <w:tcBorders>
              <w:top w:val="single" w:sz="12" w:space="0" w:color="auto"/>
              <w:bottom w:val="single" w:sz="6" w:space="0" w:color="auto"/>
            </w:tcBorders>
          </w:tcPr>
          <w:p w:rsidR="00FF4F2F" w:rsidRDefault="00FF4F2F">
            <w:pPr>
              <w:pStyle w:val="TableDataByteArial9Centered"/>
              <w:keepNext w:val="0"/>
              <w:keepLines w:val="0"/>
              <w:spacing w:before="20" w:after="20"/>
              <w:rPr>
                <w:lang w:val="en-US"/>
              </w:rPr>
            </w:pPr>
            <w:r>
              <w:rPr>
                <w:lang w:val="en-US"/>
              </w:rPr>
              <w:t>Position</w:t>
            </w:r>
          </w:p>
        </w:tc>
        <w:tc>
          <w:tcPr>
            <w:tcW w:w="445" w:type="dxa"/>
            <w:tcBorders>
              <w:top w:val="single" w:sz="12" w:space="0" w:color="auto"/>
              <w:bottom w:val="single" w:sz="6" w:space="0" w:color="auto"/>
            </w:tcBorders>
          </w:tcPr>
          <w:p w:rsidR="00FF4F2F" w:rsidRDefault="00FF4F2F">
            <w:pPr>
              <w:pStyle w:val="TableDataByteArial9Centered"/>
              <w:keepNext w:val="0"/>
              <w:keepLines w:val="0"/>
              <w:spacing w:before="20" w:after="20"/>
              <w:rPr>
                <w:lang w:val="en-US"/>
              </w:rPr>
            </w:pPr>
            <w:r>
              <w:rPr>
                <w:lang w:val="en-US"/>
              </w:rPr>
              <w:t>1</w:t>
            </w:r>
          </w:p>
        </w:tc>
        <w:tc>
          <w:tcPr>
            <w:tcW w:w="468" w:type="dxa"/>
            <w:tcBorders>
              <w:top w:val="single" w:sz="12" w:space="0" w:color="auto"/>
              <w:bottom w:val="single" w:sz="6" w:space="0" w:color="auto"/>
            </w:tcBorders>
          </w:tcPr>
          <w:p w:rsidR="00FF4F2F" w:rsidRDefault="00FF4F2F">
            <w:pPr>
              <w:pStyle w:val="TableDataByteArial9Centered"/>
              <w:keepNext w:val="0"/>
              <w:keepLines w:val="0"/>
              <w:spacing w:before="20" w:after="20"/>
              <w:rPr>
                <w:lang w:val="en-US"/>
              </w:rPr>
            </w:pPr>
            <w:r>
              <w:rPr>
                <w:lang w:val="en-US"/>
              </w:rPr>
              <w:t>2</w:t>
            </w:r>
          </w:p>
        </w:tc>
        <w:tc>
          <w:tcPr>
            <w:tcW w:w="453" w:type="dxa"/>
            <w:tcBorders>
              <w:top w:val="single" w:sz="12" w:space="0" w:color="auto"/>
              <w:bottom w:val="single" w:sz="6" w:space="0" w:color="auto"/>
            </w:tcBorders>
          </w:tcPr>
          <w:p w:rsidR="00FF4F2F" w:rsidRDefault="00FF4F2F">
            <w:pPr>
              <w:pStyle w:val="TableDataByteArial9Centered"/>
              <w:keepNext w:val="0"/>
              <w:keepLines w:val="0"/>
              <w:spacing w:before="20" w:after="20"/>
              <w:rPr>
                <w:lang w:val="en-US"/>
              </w:rPr>
            </w:pPr>
            <w:r>
              <w:rPr>
                <w:lang w:val="en-US"/>
              </w:rPr>
              <w:t>3</w:t>
            </w:r>
          </w:p>
        </w:tc>
        <w:tc>
          <w:tcPr>
            <w:tcW w:w="527" w:type="dxa"/>
            <w:tcBorders>
              <w:top w:val="single" w:sz="12" w:space="0" w:color="auto"/>
              <w:bottom w:val="single" w:sz="6" w:space="0" w:color="auto"/>
            </w:tcBorders>
          </w:tcPr>
          <w:p w:rsidR="00FF4F2F" w:rsidRDefault="00FF4F2F">
            <w:pPr>
              <w:pStyle w:val="TableDataByteArial9Centered"/>
              <w:keepNext w:val="0"/>
              <w:keepLines w:val="0"/>
              <w:spacing w:before="20" w:after="20"/>
              <w:rPr>
                <w:lang w:val="en-US"/>
              </w:rPr>
            </w:pPr>
            <w:r>
              <w:rPr>
                <w:lang w:val="en-US"/>
              </w:rPr>
              <w:t>4</w:t>
            </w:r>
          </w:p>
        </w:tc>
        <w:tc>
          <w:tcPr>
            <w:tcW w:w="5440" w:type="dxa"/>
            <w:tcBorders>
              <w:top w:val="single" w:sz="12" w:space="0" w:color="auto"/>
              <w:bottom w:val="single" w:sz="6" w:space="0" w:color="auto"/>
            </w:tcBorders>
          </w:tcPr>
          <w:p w:rsidR="00FF4F2F" w:rsidRDefault="00FF4F2F">
            <w:pPr>
              <w:pStyle w:val="TableDataByteArial9Centered"/>
              <w:keepNext w:val="0"/>
              <w:keepLines w:val="0"/>
              <w:spacing w:before="20" w:after="20"/>
              <w:rPr>
                <w:lang w:val="en-US"/>
              </w:rPr>
            </w:pPr>
            <w:r>
              <w:rPr>
                <w:lang w:val="en-US"/>
              </w:rPr>
              <w:t>---</w:t>
            </w:r>
          </w:p>
        </w:tc>
      </w:tr>
      <w:tr w:rsidR="00FF4F2F">
        <w:trPr>
          <w:cantSplit/>
        </w:trPr>
        <w:tc>
          <w:tcPr>
            <w:tcW w:w="1531" w:type="dxa"/>
            <w:tcBorders>
              <w:top w:val="single" w:sz="6" w:space="0" w:color="auto"/>
            </w:tcBorders>
          </w:tcPr>
          <w:p w:rsidR="00FF4F2F" w:rsidRDefault="00FF4F2F">
            <w:pPr>
              <w:pStyle w:val="TableDataByteArial9Centered"/>
              <w:keepNext w:val="0"/>
              <w:keepLines w:val="0"/>
              <w:spacing w:before="20" w:after="20"/>
              <w:rPr>
                <w:lang w:val="en-US"/>
              </w:rPr>
            </w:pPr>
            <w:r>
              <w:rPr>
                <w:lang w:val="en-US"/>
              </w:rPr>
              <w:t>Broadcast Code</w:t>
            </w:r>
          </w:p>
        </w:tc>
        <w:tc>
          <w:tcPr>
            <w:tcW w:w="445" w:type="dxa"/>
            <w:tcBorders>
              <w:top w:val="single" w:sz="6" w:space="0" w:color="auto"/>
            </w:tcBorders>
          </w:tcPr>
          <w:p w:rsidR="00FF4F2F" w:rsidRDefault="00FF4F2F">
            <w:pPr>
              <w:pStyle w:val="TableDataByteArial9Centered"/>
              <w:keepNext w:val="0"/>
              <w:keepLines w:val="0"/>
              <w:spacing w:before="20" w:after="20"/>
              <w:rPr>
                <w:lang w:val="en-US"/>
              </w:rPr>
            </w:pPr>
            <w:r>
              <w:rPr>
                <w:lang w:val="en-US"/>
              </w:rPr>
              <w:t>A</w:t>
            </w:r>
          </w:p>
        </w:tc>
        <w:tc>
          <w:tcPr>
            <w:tcW w:w="468" w:type="dxa"/>
            <w:tcBorders>
              <w:top w:val="single" w:sz="6" w:space="0" w:color="auto"/>
            </w:tcBorders>
          </w:tcPr>
          <w:p w:rsidR="00FF4F2F" w:rsidRDefault="00FF4F2F">
            <w:pPr>
              <w:pStyle w:val="TableDataByteArial9Centered"/>
              <w:keepNext w:val="0"/>
              <w:keepLines w:val="0"/>
              <w:spacing w:before="20" w:after="20"/>
              <w:rPr>
                <w:lang w:val="en-US"/>
              </w:rPr>
            </w:pPr>
            <w:r>
              <w:rPr>
                <w:lang w:val="en-US"/>
              </w:rPr>
              <w:t>B</w:t>
            </w:r>
          </w:p>
        </w:tc>
        <w:tc>
          <w:tcPr>
            <w:tcW w:w="453" w:type="dxa"/>
            <w:tcBorders>
              <w:top w:val="single" w:sz="6" w:space="0" w:color="auto"/>
            </w:tcBorders>
          </w:tcPr>
          <w:p w:rsidR="00FF4F2F" w:rsidRDefault="00FF4F2F">
            <w:pPr>
              <w:pStyle w:val="TableDataByteArial9Centered"/>
              <w:keepNext w:val="0"/>
              <w:keepLines w:val="0"/>
              <w:spacing w:before="20" w:after="20"/>
              <w:rPr>
                <w:lang w:val="en-US"/>
              </w:rPr>
            </w:pPr>
            <w:r>
              <w:rPr>
                <w:lang w:val="en-US"/>
              </w:rPr>
              <w:t>C</w:t>
            </w:r>
          </w:p>
        </w:tc>
        <w:tc>
          <w:tcPr>
            <w:tcW w:w="527" w:type="dxa"/>
            <w:tcBorders>
              <w:top w:val="single" w:sz="6" w:space="0" w:color="auto"/>
            </w:tcBorders>
          </w:tcPr>
          <w:p w:rsidR="00FF4F2F" w:rsidRDefault="00FF4F2F">
            <w:pPr>
              <w:pStyle w:val="TableDataByteArial9Centered"/>
              <w:keepNext w:val="0"/>
              <w:keepLines w:val="0"/>
              <w:spacing w:before="20" w:after="20"/>
              <w:rPr>
                <w:lang w:val="en-US"/>
              </w:rPr>
            </w:pPr>
            <w:r>
              <w:rPr>
                <w:lang w:val="en-US"/>
              </w:rPr>
              <w:t>D</w:t>
            </w:r>
          </w:p>
        </w:tc>
        <w:tc>
          <w:tcPr>
            <w:tcW w:w="5440" w:type="dxa"/>
            <w:tcBorders>
              <w:top w:val="single" w:sz="6" w:space="0" w:color="auto"/>
              <w:bottom w:val="single" w:sz="6" w:space="0" w:color="auto"/>
            </w:tcBorders>
          </w:tcPr>
          <w:p w:rsidR="00FF4F2F" w:rsidRDefault="00FF4F2F">
            <w:pPr>
              <w:pStyle w:val="TableDataByteArial9Centered"/>
              <w:keepNext w:val="0"/>
              <w:keepLines w:val="0"/>
              <w:spacing w:before="20" w:after="20"/>
              <w:rPr>
                <w:lang w:val="en-US"/>
              </w:rPr>
            </w:pPr>
            <w:r>
              <w:rPr>
                <w:lang w:val="en-US"/>
              </w:rPr>
              <w:t>---</w:t>
            </w:r>
          </w:p>
        </w:tc>
      </w:tr>
      <w:tr w:rsidR="00FF4F2F">
        <w:trPr>
          <w:cantSplit/>
        </w:trPr>
        <w:tc>
          <w:tcPr>
            <w:tcW w:w="1531" w:type="dxa"/>
            <w:tcBorders>
              <w:top w:val="nil"/>
            </w:tcBorders>
          </w:tcPr>
          <w:p w:rsidR="00FF4F2F" w:rsidRDefault="00FF4F2F">
            <w:pPr>
              <w:pStyle w:val="TableDataByteArial9Centered"/>
              <w:keepNext w:val="0"/>
              <w:keepLines w:val="0"/>
              <w:spacing w:before="20" w:after="20"/>
              <w:rPr>
                <w:lang w:val="en-US"/>
              </w:rPr>
            </w:pPr>
            <w:r>
              <w:rPr>
                <w:lang w:val="en-US"/>
              </w:rPr>
              <w:t>Hex value</w:t>
            </w:r>
          </w:p>
        </w:tc>
        <w:tc>
          <w:tcPr>
            <w:tcW w:w="445" w:type="dxa"/>
          </w:tcPr>
          <w:p w:rsidR="00FF4F2F" w:rsidRDefault="00FF4F2F">
            <w:pPr>
              <w:pStyle w:val="TableDataByteArial9Centered"/>
              <w:keepNext w:val="0"/>
              <w:keepLines w:val="0"/>
              <w:spacing w:before="20" w:after="20"/>
              <w:rPr>
                <w:lang w:val="en-US"/>
              </w:rPr>
            </w:pPr>
            <w:r>
              <w:rPr>
                <w:lang w:val="en-US"/>
              </w:rPr>
              <w:t>41</w:t>
            </w:r>
          </w:p>
        </w:tc>
        <w:tc>
          <w:tcPr>
            <w:tcW w:w="468" w:type="dxa"/>
          </w:tcPr>
          <w:p w:rsidR="00FF4F2F" w:rsidRDefault="00FF4F2F">
            <w:pPr>
              <w:pStyle w:val="TableDataByteArial9Centered"/>
              <w:keepNext w:val="0"/>
              <w:keepLines w:val="0"/>
              <w:spacing w:before="20" w:after="20"/>
              <w:rPr>
                <w:lang w:val="en-US"/>
              </w:rPr>
            </w:pPr>
            <w:r>
              <w:rPr>
                <w:lang w:val="en-US"/>
              </w:rPr>
              <w:t>42</w:t>
            </w:r>
          </w:p>
        </w:tc>
        <w:tc>
          <w:tcPr>
            <w:tcW w:w="453" w:type="dxa"/>
          </w:tcPr>
          <w:p w:rsidR="00FF4F2F" w:rsidRDefault="00FF4F2F">
            <w:pPr>
              <w:pStyle w:val="TableDataByteArial9Centered"/>
              <w:keepNext w:val="0"/>
              <w:keepLines w:val="0"/>
              <w:spacing w:before="20" w:after="20"/>
              <w:rPr>
                <w:lang w:val="en-US"/>
              </w:rPr>
            </w:pPr>
            <w:r>
              <w:rPr>
                <w:lang w:val="en-US"/>
              </w:rPr>
              <w:t>43</w:t>
            </w:r>
          </w:p>
        </w:tc>
        <w:tc>
          <w:tcPr>
            <w:tcW w:w="527" w:type="dxa"/>
          </w:tcPr>
          <w:p w:rsidR="00FF4F2F" w:rsidRDefault="00FF4F2F">
            <w:pPr>
              <w:pStyle w:val="TableDataByteArial9Centered"/>
              <w:keepNext w:val="0"/>
              <w:keepLines w:val="0"/>
              <w:spacing w:before="20" w:after="20"/>
              <w:rPr>
                <w:lang w:val="en-US"/>
              </w:rPr>
            </w:pPr>
            <w:r>
              <w:rPr>
                <w:lang w:val="en-US"/>
              </w:rPr>
              <w:t>44</w:t>
            </w:r>
          </w:p>
        </w:tc>
        <w:tc>
          <w:tcPr>
            <w:tcW w:w="5440" w:type="dxa"/>
            <w:tcBorders>
              <w:top w:val="nil"/>
              <w:bottom w:val="single" w:sz="12" w:space="0" w:color="auto"/>
            </w:tcBorders>
          </w:tcPr>
          <w:p w:rsidR="00FF4F2F" w:rsidRDefault="00FF4F2F">
            <w:pPr>
              <w:pStyle w:val="TableDataByteArial9Centered"/>
              <w:keepNext w:val="0"/>
              <w:keepLines w:val="0"/>
              <w:spacing w:before="20" w:after="20"/>
              <w:rPr>
                <w:lang w:val="en-US"/>
              </w:rPr>
            </w:pPr>
            <w:r>
              <w:rPr>
                <w:lang w:val="en-US"/>
              </w:rPr>
              <w:t>---</w:t>
            </w:r>
          </w:p>
        </w:tc>
      </w:tr>
    </w:tbl>
    <w:p w:rsidR="00FF4F2F" w:rsidRDefault="00FF4F2F">
      <w:pPr>
        <w:keepNext w:val="0"/>
        <w:keepLines w:val="0"/>
      </w:pPr>
    </w:p>
    <w:p w:rsidR="00FF4F2F" w:rsidRDefault="00FF4F2F">
      <w:pPr>
        <w:pStyle w:val="Heading3"/>
        <w:keepNext w:val="0"/>
        <w:keepLines w:val="0"/>
      </w:pPr>
      <w:bookmarkStart w:id="1111" w:name="_Toc54677072"/>
      <w:bookmarkStart w:id="1112" w:name="_Toc223513311"/>
      <w:r>
        <w:t>MEMR – DID $B6 – GM Target Vehicle</w:t>
      </w:r>
      <w:bookmarkEnd w:id="1111"/>
      <w:bookmarkEnd w:id="1112"/>
    </w:p>
    <w:p w:rsidR="00FF4F2F" w:rsidRDefault="00FF4F2F">
      <w:pPr>
        <w:keepNext w:val="0"/>
        <w:keepLines w:val="0"/>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keepNext w:val="0"/>
              <w:keepLines w:val="0"/>
              <w:jc w:val="center"/>
              <w:rPr>
                <w:b/>
                <w:sz w:val="16"/>
              </w:rPr>
            </w:pPr>
            <w:r>
              <w:rPr>
                <w:b/>
                <w:sz w:val="16"/>
              </w:rPr>
              <w:t>DID</w:t>
            </w:r>
          </w:p>
        </w:tc>
        <w:tc>
          <w:tcPr>
            <w:tcW w:w="2592" w:type="dxa"/>
            <w:tcBorders>
              <w:bottom w:val="single" w:sz="12" w:space="0" w:color="000000"/>
            </w:tcBorders>
          </w:tcPr>
          <w:p w:rsidR="00FF4F2F" w:rsidRDefault="00FF4F2F">
            <w:pPr>
              <w:keepNext w:val="0"/>
              <w:keepLines w:val="0"/>
              <w:jc w:val="center"/>
              <w:rPr>
                <w:b/>
                <w:sz w:val="16"/>
              </w:rPr>
            </w:pPr>
            <w:r>
              <w:rPr>
                <w:b/>
                <w:sz w:val="16"/>
              </w:rPr>
              <w:t>Signal</w:t>
            </w:r>
          </w:p>
        </w:tc>
        <w:tc>
          <w:tcPr>
            <w:tcW w:w="720" w:type="dxa"/>
            <w:tcBorders>
              <w:bottom w:val="single" w:sz="12" w:space="0" w:color="000000"/>
            </w:tcBorders>
          </w:tcPr>
          <w:p w:rsidR="00FF4F2F" w:rsidRDefault="00FF4F2F">
            <w:pPr>
              <w:keepNext w:val="0"/>
              <w:keepLines w:val="0"/>
              <w:jc w:val="center"/>
              <w:rPr>
                <w:b/>
                <w:sz w:val="16"/>
              </w:rPr>
            </w:pPr>
            <w:r>
              <w:rPr>
                <w:b/>
                <w:sz w:val="16"/>
              </w:rPr>
              <w:t>Length (Bytes)</w:t>
            </w:r>
          </w:p>
        </w:tc>
        <w:tc>
          <w:tcPr>
            <w:tcW w:w="720" w:type="dxa"/>
            <w:tcBorders>
              <w:bottom w:val="single" w:sz="12" w:space="0" w:color="000000"/>
            </w:tcBorders>
          </w:tcPr>
          <w:p w:rsidR="00FF4F2F" w:rsidRDefault="00FF4F2F">
            <w:pPr>
              <w:keepNext w:val="0"/>
              <w:keepLines w:val="0"/>
              <w:jc w:val="center"/>
              <w:rPr>
                <w:b/>
                <w:sz w:val="16"/>
              </w:rPr>
            </w:pPr>
            <w:r>
              <w:rPr>
                <w:b/>
                <w:sz w:val="16"/>
              </w:rPr>
              <w:t>Data Type</w:t>
            </w:r>
          </w:p>
        </w:tc>
        <w:tc>
          <w:tcPr>
            <w:tcW w:w="2016" w:type="dxa"/>
            <w:tcBorders>
              <w:bottom w:val="single" w:sz="12" w:space="0" w:color="000000"/>
            </w:tcBorders>
          </w:tcPr>
          <w:p w:rsidR="00FF4F2F" w:rsidRDefault="00FF4F2F">
            <w:pPr>
              <w:keepNext w:val="0"/>
              <w:keepLines w:val="0"/>
              <w:jc w:val="center"/>
              <w:rPr>
                <w:b/>
                <w:sz w:val="16"/>
              </w:rPr>
            </w:pPr>
            <w:r>
              <w:rPr>
                <w:b/>
                <w:sz w:val="16"/>
              </w:rPr>
              <w:t>Range</w:t>
            </w:r>
          </w:p>
        </w:tc>
        <w:tc>
          <w:tcPr>
            <w:tcW w:w="2016" w:type="dxa"/>
            <w:tcBorders>
              <w:bottom w:val="single" w:sz="12" w:space="0" w:color="000000"/>
            </w:tcBorders>
          </w:tcPr>
          <w:p w:rsidR="00FF4F2F" w:rsidRDefault="00FF4F2F">
            <w:pPr>
              <w:keepNext w:val="0"/>
              <w:keepLines w:val="0"/>
              <w:jc w:val="center"/>
              <w:rPr>
                <w:b/>
                <w:sz w:val="16"/>
              </w:rPr>
            </w:pPr>
            <w:r>
              <w:rPr>
                <w:b/>
                <w:sz w:val="16"/>
              </w:rPr>
              <w:t>Conversion</w:t>
            </w:r>
          </w:p>
        </w:tc>
        <w:tc>
          <w:tcPr>
            <w:tcW w:w="720" w:type="dxa"/>
            <w:tcBorders>
              <w:bottom w:val="single" w:sz="12" w:space="0" w:color="000000"/>
            </w:tcBorders>
          </w:tcPr>
          <w:p w:rsidR="00FF4F2F" w:rsidRDefault="00FF4F2F">
            <w:pPr>
              <w:keepNext w:val="0"/>
              <w:keepLines w:val="0"/>
              <w:jc w:val="center"/>
              <w:rPr>
                <w:b/>
                <w:sz w:val="16"/>
              </w:rPr>
            </w:pPr>
            <w:r>
              <w:rPr>
                <w:b/>
                <w:sz w:val="16"/>
              </w:rPr>
              <w:t>Access</w:t>
            </w:r>
          </w:p>
        </w:tc>
      </w:tr>
      <w:tr w:rsidR="00FF4F2F">
        <w:trPr>
          <w:cantSplit/>
          <w:jc w:val="center"/>
        </w:trPr>
        <w:tc>
          <w:tcPr>
            <w:tcW w:w="576" w:type="dxa"/>
            <w:tcBorders>
              <w:top w:val="nil"/>
            </w:tcBorders>
          </w:tcPr>
          <w:p w:rsidR="00FF4F2F" w:rsidRDefault="00FF4F2F">
            <w:pPr>
              <w:keepNext w:val="0"/>
              <w:keepLines w:val="0"/>
              <w:jc w:val="right"/>
              <w:rPr>
                <w:rFonts w:ascii="Arial" w:hAnsi="Arial"/>
                <w:sz w:val="16"/>
              </w:rPr>
            </w:pPr>
            <w:r>
              <w:rPr>
                <w:rFonts w:ascii="Arial" w:hAnsi="Arial"/>
                <w:sz w:val="16"/>
              </w:rPr>
              <w:t>$B6</w:t>
            </w:r>
          </w:p>
        </w:tc>
        <w:tc>
          <w:tcPr>
            <w:tcW w:w="2592" w:type="dxa"/>
            <w:tcBorders>
              <w:top w:val="nil"/>
            </w:tcBorders>
          </w:tcPr>
          <w:p w:rsidR="00FF4F2F" w:rsidRPr="003D0C3C" w:rsidRDefault="00FF4F2F">
            <w:pPr>
              <w:keepNext w:val="0"/>
              <w:keepLines w:val="0"/>
              <w:rPr>
                <w:rFonts w:ascii="Arial" w:hAnsi="Arial" w:cs="Arial"/>
                <w:sz w:val="16"/>
                <w:szCs w:val="16"/>
              </w:rPr>
            </w:pPr>
            <w:r w:rsidRPr="003D0C3C">
              <w:rPr>
                <w:rFonts w:ascii="Arial" w:hAnsi="Arial" w:cs="Arial"/>
                <w:sz w:val="16"/>
                <w:szCs w:val="16"/>
              </w:rPr>
              <w:t>GM Target Vehicle (GMTV)</w:t>
            </w:r>
          </w:p>
        </w:tc>
        <w:tc>
          <w:tcPr>
            <w:tcW w:w="720" w:type="dxa"/>
            <w:tcBorders>
              <w:top w:val="nil"/>
            </w:tcBorders>
          </w:tcPr>
          <w:p w:rsidR="00FF4F2F" w:rsidRPr="003D0C3C" w:rsidRDefault="00FF4F2F">
            <w:pPr>
              <w:keepNext w:val="0"/>
              <w:keepLines w:val="0"/>
              <w:jc w:val="right"/>
              <w:rPr>
                <w:rFonts w:ascii="Arial" w:hAnsi="Arial"/>
                <w:sz w:val="16"/>
              </w:rPr>
            </w:pPr>
            <w:r w:rsidRPr="003D0C3C">
              <w:rPr>
                <w:rFonts w:ascii="Arial" w:hAnsi="Arial"/>
                <w:sz w:val="16"/>
              </w:rPr>
              <w:t>5</w:t>
            </w:r>
          </w:p>
        </w:tc>
        <w:tc>
          <w:tcPr>
            <w:tcW w:w="720" w:type="dxa"/>
            <w:tcBorders>
              <w:top w:val="nil"/>
            </w:tcBorders>
          </w:tcPr>
          <w:p w:rsidR="00FF4F2F" w:rsidRDefault="003D0C3C">
            <w:pPr>
              <w:keepNext w:val="0"/>
              <w:keepLines w:val="0"/>
              <w:rPr>
                <w:rFonts w:ascii="Arial" w:hAnsi="Arial"/>
                <w:sz w:val="16"/>
              </w:rPr>
            </w:pPr>
            <w:r>
              <w:rPr>
                <w:rFonts w:ascii="Arial" w:hAnsi="Arial"/>
                <w:sz w:val="16"/>
              </w:rPr>
              <w:t>PKT</w:t>
            </w:r>
          </w:p>
        </w:tc>
        <w:tc>
          <w:tcPr>
            <w:tcW w:w="2016" w:type="dxa"/>
            <w:tcBorders>
              <w:top w:val="nil"/>
            </w:tcBorders>
          </w:tcPr>
          <w:p w:rsidR="00FF4F2F" w:rsidRDefault="00FF4F2F">
            <w:pPr>
              <w:keepNext w:val="0"/>
              <w:keepLines w:val="0"/>
              <w:rPr>
                <w:rFonts w:ascii="Arial" w:hAnsi="Arial"/>
                <w:sz w:val="16"/>
              </w:rPr>
            </w:pPr>
            <w:r>
              <w:rPr>
                <w:rFonts w:ascii="Arial" w:hAnsi="Arial"/>
                <w:sz w:val="16"/>
              </w:rPr>
              <w:t>N/A</w:t>
            </w:r>
          </w:p>
        </w:tc>
        <w:tc>
          <w:tcPr>
            <w:tcW w:w="2016" w:type="dxa"/>
            <w:tcBorders>
              <w:top w:val="nil"/>
            </w:tcBorders>
          </w:tcPr>
          <w:p w:rsidR="00FF4F2F" w:rsidRDefault="00FF4F2F">
            <w:pPr>
              <w:keepNext w:val="0"/>
              <w:keepLines w:val="0"/>
              <w:rPr>
                <w:rFonts w:ascii="Arial" w:hAnsi="Arial"/>
                <w:sz w:val="16"/>
              </w:rPr>
            </w:pPr>
            <w:r>
              <w:rPr>
                <w:rFonts w:ascii="Arial" w:hAnsi="Arial"/>
                <w:sz w:val="16"/>
              </w:rPr>
              <w:t>N/A</w:t>
            </w:r>
          </w:p>
        </w:tc>
        <w:tc>
          <w:tcPr>
            <w:tcW w:w="720" w:type="dxa"/>
            <w:tcBorders>
              <w:top w:val="nil"/>
            </w:tcBorders>
          </w:tcPr>
          <w:p w:rsidR="00FF4F2F" w:rsidRDefault="00FF4F2F">
            <w:pPr>
              <w:keepNext w:val="0"/>
              <w:keepLines w:val="0"/>
              <w:jc w:val="center"/>
              <w:rPr>
                <w:rFonts w:ascii="Arial" w:hAnsi="Arial"/>
                <w:sz w:val="16"/>
              </w:rPr>
            </w:pPr>
            <w:r>
              <w:rPr>
                <w:rFonts w:ascii="Arial" w:hAnsi="Arial"/>
                <w:sz w:val="16"/>
              </w:rPr>
              <w:t>R/W</w:t>
            </w:r>
            <w:r>
              <w:rPr>
                <w:rFonts w:ascii="Arial" w:hAnsi="Arial"/>
                <w:sz w:val="16"/>
                <w:vertAlign w:val="subscript"/>
              </w:rPr>
              <w:t>4</w:t>
            </w:r>
          </w:p>
        </w:tc>
      </w:tr>
    </w:tbl>
    <w:p w:rsidR="00FF4F2F" w:rsidRDefault="00FF4F2F">
      <w:pPr>
        <w:keepNext w:val="0"/>
        <w:keepLines w:val="0"/>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keepNext w:val="0"/>
              <w:keepLines w:val="0"/>
              <w:jc w:val="center"/>
              <w:rPr>
                <w:b/>
                <w:sz w:val="16"/>
              </w:rPr>
            </w:pPr>
            <w:r>
              <w:rPr>
                <w:b/>
                <w:sz w:val="16"/>
              </w:rPr>
              <w:t>Signal</w:t>
            </w:r>
          </w:p>
        </w:tc>
        <w:tc>
          <w:tcPr>
            <w:tcW w:w="720" w:type="dxa"/>
            <w:tcBorders>
              <w:bottom w:val="single" w:sz="12" w:space="0" w:color="000000"/>
            </w:tcBorders>
          </w:tcPr>
          <w:p w:rsidR="00FF4F2F" w:rsidRDefault="00FF4F2F">
            <w:pPr>
              <w:keepNext w:val="0"/>
              <w:keepLines w:val="0"/>
              <w:jc w:val="center"/>
              <w:rPr>
                <w:b/>
                <w:sz w:val="16"/>
              </w:rPr>
            </w:pPr>
            <w:r>
              <w:rPr>
                <w:b/>
                <w:sz w:val="16"/>
              </w:rPr>
              <w:t>Start Byte</w:t>
            </w:r>
          </w:p>
        </w:tc>
        <w:tc>
          <w:tcPr>
            <w:tcW w:w="720" w:type="dxa"/>
            <w:tcBorders>
              <w:bottom w:val="single" w:sz="12" w:space="0" w:color="000000"/>
            </w:tcBorders>
          </w:tcPr>
          <w:p w:rsidR="00FF4F2F" w:rsidRDefault="00FF4F2F">
            <w:pPr>
              <w:keepNext w:val="0"/>
              <w:keepLines w:val="0"/>
              <w:jc w:val="center"/>
              <w:rPr>
                <w:b/>
                <w:sz w:val="16"/>
              </w:rPr>
            </w:pPr>
            <w:r>
              <w:rPr>
                <w:b/>
                <w:sz w:val="16"/>
              </w:rPr>
              <w:t>Start Bit</w:t>
            </w:r>
          </w:p>
        </w:tc>
        <w:tc>
          <w:tcPr>
            <w:tcW w:w="720" w:type="dxa"/>
            <w:tcBorders>
              <w:bottom w:val="single" w:sz="12" w:space="0" w:color="000000"/>
            </w:tcBorders>
          </w:tcPr>
          <w:p w:rsidR="00FF4F2F" w:rsidRDefault="00FF4F2F">
            <w:pPr>
              <w:keepNext w:val="0"/>
              <w:keepLines w:val="0"/>
              <w:jc w:val="center"/>
              <w:rPr>
                <w:b/>
                <w:sz w:val="16"/>
              </w:rPr>
            </w:pPr>
            <w:r>
              <w:rPr>
                <w:b/>
                <w:sz w:val="16"/>
              </w:rPr>
              <w:t>Length (Bits)</w:t>
            </w:r>
          </w:p>
        </w:tc>
        <w:tc>
          <w:tcPr>
            <w:tcW w:w="720" w:type="dxa"/>
            <w:tcBorders>
              <w:bottom w:val="single" w:sz="12" w:space="0" w:color="000000"/>
            </w:tcBorders>
          </w:tcPr>
          <w:p w:rsidR="00FF4F2F" w:rsidRDefault="00FF4F2F">
            <w:pPr>
              <w:keepNext w:val="0"/>
              <w:keepLines w:val="0"/>
              <w:jc w:val="center"/>
              <w:rPr>
                <w:b/>
                <w:sz w:val="16"/>
              </w:rPr>
            </w:pPr>
            <w:r>
              <w:rPr>
                <w:b/>
                <w:sz w:val="16"/>
              </w:rPr>
              <w:t>Data Type</w:t>
            </w:r>
          </w:p>
        </w:tc>
        <w:tc>
          <w:tcPr>
            <w:tcW w:w="2016" w:type="dxa"/>
            <w:tcBorders>
              <w:bottom w:val="single" w:sz="12" w:space="0" w:color="000000"/>
            </w:tcBorders>
          </w:tcPr>
          <w:p w:rsidR="00FF4F2F" w:rsidRDefault="00FF4F2F">
            <w:pPr>
              <w:keepNext w:val="0"/>
              <w:keepLines w:val="0"/>
              <w:jc w:val="center"/>
              <w:rPr>
                <w:b/>
                <w:sz w:val="16"/>
              </w:rPr>
            </w:pPr>
            <w:r>
              <w:rPr>
                <w:b/>
                <w:sz w:val="16"/>
              </w:rPr>
              <w:t>Range</w:t>
            </w:r>
          </w:p>
        </w:tc>
        <w:tc>
          <w:tcPr>
            <w:tcW w:w="2016" w:type="dxa"/>
            <w:tcBorders>
              <w:bottom w:val="single" w:sz="12" w:space="0" w:color="000000"/>
            </w:tcBorders>
          </w:tcPr>
          <w:p w:rsidR="00FF4F2F" w:rsidRDefault="00FF4F2F">
            <w:pPr>
              <w:keepNext w:val="0"/>
              <w:keepLines w:val="0"/>
              <w:jc w:val="center"/>
              <w:rPr>
                <w:b/>
                <w:sz w:val="16"/>
              </w:rPr>
            </w:pPr>
            <w:r>
              <w:rPr>
                <w:b/>
                <w:sz w:val="16"/>
              </w:rPr>
              <w:t>Conversion</w:t>
            </w:r>
          </w:p>
        </w:tc>
      </w:tr>
      <w:tr w:rsidR="00FF4F2F">
        <w:trPr>
          <w:cantSplit/>
          <w:jc w:val="center"/>
        </w:trPr>
        <w:tc>
          <w:tcPr>
            <w:tcW w:w="2448" w:type="dxa"/>
            <w:tcBorders>
              <w:top w:val="nil"/>
            </w:tcBorders>
          </w:tcPr>
          <w:p w:rsidR="00FF4F2F" w:rsidRPr="003D0C3C" w:rsidRDefault="00FF4F2F">
            <w:pPr>
              <w:keepNext w:val="0"/>
              <w:keepLines w:val="0"/>
              <w:rPr>
                <w:rFonts w:ascii="Arial" w:hAnsi="Arial" w:cs="Arial"/>
                <w:sz w:val="16"/>
                <w:szCs w:val="16"/>
              </w:rPr>
            </w:pPr>
            <w:r w:rsidRPr="003D0C3C">
              <w:rPr>
                <w:rFonts w:ascii="Arial" w:hAnsi="Arial" w:cs="Arial"/>
                <w:sz w:val="16"/>
                <w:szCs w:val="16"/>
              </w:rPr>
              <w:t>Vehicle Model Year</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0</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7</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keepNext w:val="0"/>
              <w:keepLines w:val="0"/>
              <w:rPr>
                <w:rFonts w:ascii="Arial" w:hAnsi="Arial"/>
              </w:rPr>
            </w:pPr>
            <w:r>
              <w:rPr>
                <w:rFonts w:ascii="Arial" w:hAnsi="Arial"/>
              </w:rPr>
              <w:t>UNM</w:t>
            </w:r>
          </w:p>
        </w:tc>
        <w:tc>
          <w:tcPr>
            <w:tcW w:w="2016" w:type="dxa"/>
            <w:tcBorders>
              <w:top w:val="nil"/>
            </w:tcBorders>
          </w:tcPr>
          <w:p w:rsidR="00FF4F2F" w:rsidRDefault="00FF4F2F">
            <w:pPr>
              <w:keepNext w:val="0"/>
              <w:keepLines w:val="0"/>
              <w:rPr>
                <w:rFonts w:ascii="Arial" w:hAnsi="Arial"/>
                <w:sz w:val="16"/>
              </w:rPr>
            </w:pPr>
            <w:r>
              <w:rPr>
                <w:rFonts w:ascii="Arial" w:hAnsi="Arial"/>
                <w:sz w:val="16"/>
              </w:rPr>
              <w:t>See description below</w:t>
            </w:r>
          </w:p>
        </w:tc>
        <w:tc>
          <w:tcPr>
            <w:tcW w:w="2016" w:type="dxa"/>
            <w:tcBorders>
              <w:top w:val="nil"/>
            </w:tcBorders>
          </w:tcPr>
          <w:p w:rsidR="00FF4F2F" w:rsidRDefault="00FF4F2F">
            <w:pPr>
              <w:keepNext w:val="0"/>
              <w:keepLines w:val="0"/>
              <w:rPr>
                <w:rFonts w:ascii="Arial" w:hAnsi="Arial"/>
                <w:sz w:val="16"/>
              </w:rPr>
            </w:pPr>
            <w:r>
              <w:rPr>
                <w:rFonts w:ascii="Arial" w:hAnsi="Arial"/>
                <w:sz w:val="16"/>
              </w:rPr>
              <w:t>See description below</w:t>
            </w:r>
          </w:p>
        </w:tc>
      </w:tr>
      <w:tr w:rsidR="00FF4F2F">
        <w:trPr>
          <w:cantSplit/>
          <w:jc w:val="center"/>
        </w:trPr>
        <w:tc>
          <w:tcPr>
            <w:tcW w:w="2448" w:type="dxa"/>
            <w:tcBorders>
              <w:top w:val="nil"/>
            </w:tcBorders>
          </w:tcPr>
          <w:p w:rsidR="00FF4F2F" w:rsidRPr="003D0C3C" w:rsidRDefault="00FF4F2F">
            <w:pPr>
              <w:keepNext w:val="0"/>
              <w:keepLines w:val="0"/>
              <w:rPr>
                <w:rFonts w:ascii="Arial" w:hAnsi="Arial" w:cs="Arial"/>
                <w:sz w:val="16"/>
                <w:szCs w:val="16"/>
              </w:rPr>
            </w:pPr>
            <w:r w:rsidRPr="003D0C3C">
              <w:rPr>
                <w:rFonts w:ascii="Arial" w:hAnsi="Arial" w:cs="Arial"/>
                <w:sz w:val="16"/>
                <w:szCs w:val="16"/>
              </w:rPr>
              <w:t>Vehicle Make</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1</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7</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keepNext w:val="0"/>
              <w:keepLines w:val="0"/>
              <w:rPr>
                <w:rFonts w:ascii="Arial" w:hAnsi="Arial"/>
              </w:rPr>
            </w:pPr>
            <w:r>
              <w:rPr>
                <w:rFonts w:ascii="Arial" w:hAnsi="Arial"/>
              </w:rPr>
              <w:t>ASCII</w:t>
            </w:r>
          </w:p>
        </w:tc>
        <w:tc>
          <w:tcPr>
            <w:tcW w:w="2016" w:type="dxa"/>
            <w:tcBorders>
              <w:top w:val="nil"/>
            </w:tcBorders>
          </w:tcPr>
          <w:p w:rsidR="00FF4F2F" w:rsidRDefault="00FF4F2F">
            <w:pPr>
              <w:keepNext w:val="0"/>
              <w:keepLines w:val="0"/>
              <w:rPr>
                <w:rFonts w:ascii="Arial" w:hAnsi="Arial"/>
                <w:sz w:val="16"/>
              </w:rPr>
            </w:pPr>
            <w:r>
              <w:rPr>
                <w:rFonts w:ascii="Arial" w:hAnsi="Arial"/>
                <w:sz w:val="16"/>
              </w:rPr>
              <w:t>N/A</w:t>
            </w:r>
          </w:p>
        </w:tc>
        <w:tc>
          <w:tcPr>
            <w:tcW w:w="2016" w:type="dxa"/>
            <w:tcBorders>
              <w:top w:val="nil"/>
            </w:tcBorders>
          </w:tcPr>
          <w:p w:rsidR="00FF4F2F" w:rsidRDefault="00FF4F2F">
            <w:pPr>
              <w:keepNext w:val="0"/>
              <w:keepLines w:val="0"/>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Pr="003D0C3C" w:rsidRDefault="00FF4F2F">
            <w:pPr>
              <w:keepNext w:val="0"/>
              <w:keepLines w:val="0"/>
              <w:rPr>
                <w:rFonts w:ascii="Arial" w:hAnsi="Arial" w:cs="Arial"/>
                <w:sz w:val="16"/>
                <w:szCs w:val="16"/>
              </w:rPr>
            </w:pPr>
            <w:r w:rsidRPr="003D0C3C">
              <w:rPr>
                <w:rFonts w:ascii="Arial" w:hAnsi="Arial" w:cs="Arial"/>
                <w:sz w:val="16"/>
                <w:szCs w:val="16"/>
              </w:rPr>
              <w:t>Vehicle Car Line</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2</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7</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keepNext w:val="0"/>
              <w:keepLines w:val="0"/>
              <w:rPr>
                <w:rFonts w:ascii="Arial" w:hAnsi="Arial"/>
              </w:rPr>
            </w:pPr>
            <w:r>
              <w:rPr>
                <w:rFonts w:ascii="Arial" w:hAnsi="Arial"/>
              </w:rPr>
              <w:t>ASCII</w:t>
            </w:r>
          </w:p>
        </w:tc>
        <w:tc>
          <w:tcPr>
            <w:tcW w:w="2016" w:type="dxa"/>
            <w:tcBorders>
              <w:top w:val="nil"/>
            </w:tcBorders>
          </w:tcPr>
          <w:p w:rsidR="00FF4F2F" w:rsidRDefault="00FF4F2F">
            <w:pPr>
              <w:keepNext w:val="0"/>
              <w:keepLines w:val="0"/>
              <w:rPr>
                <w:rFonts w:ascii="Arial" w:hAnsi="Arial"/>
                <w:sz w:val="16"/>
              </w:rPr>
            </w:pPr>
            <w:r>
              <w:rPr>
                <w:rFonts w:ascii="Arial" w:hAnsi="Arial"/>
                <w:sz w:val="16"/>
              </w:rPr>
              <w:t>N/A</w:t>
            </w:r>
          </w:p>
        </w:tc>
        <w:tc>
          <w:tcPr>
            <w:tcW w:w="2016" w:type="dxa"/>
            <w:tcBorders>
              <w:top w:val="nil"/>
            </w:tcBorders>
          </w:tcPr>
          <w:p w:rsidR="00FF4F2F" w:rsidRDefault="00FF4F2F">
            <w:pPr>
              <w:keepNext w:val="0"/>
              <w:keepLines w:val="0"/>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Pr="003D0C3C" w:rsidRDefault="00FF4F2F">
            <w:pPr>
              <w:keepNext w:val="0"/>
              <w:keepLines w:val="0"/>
              <w:rPr>
                <w:rFonts w:ascii="Arial" w:hAnsi="Arial" w:cs="Arial"/>
                <w:sz w:val="16"/>
                <w:szCs w:val="16"/>
              </w:rPr>
            </w:pPr>
            <w:r w:rsidRPr="003D0C3C">
              <w:rPr>
                <w:rFonts w:ascii="Arial" w:hAnsi="Arial" w:cs="Arial"/>
                <w:sz w:val="16"/>
                <w:szCs w:val="16"/>
              </w:rPr>
              <w:t>Engine RPO Code character position 1</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3</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7</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keepNext w:val="0"/>
              <w:keepLines w:val="0"/>
              <w:rPr>
                <w:rFonts w:ascii="Arial" w:hAnsi="Arial"/>
              </w:rPr>
            </w:pPr>
            <w:r>
              <w:rPr>
                <w:rFonts w:ascii="Arial" w:hAnsi="Arial"/>
              </w:rPr>
              <w:t>ASCII</w:t>
            </w:r>
          </w:p>
        </w:tc>
        <w:tc>
          <w:tcPr>
            <w:tcW w:w="2016" w:type="dxa"/>
            <w:tcBorders>
              <w:top w:val="nil"/>
            </w:tcBorders>
          </w:tcPr>
          <w:p w:rsidR="00FF4F2F" w:rsidRDefault="00FF4F2F">
            <w:pPr>
              <w:keepNext w:val="0"/>
              <w:keepLines w:val="0"/>
              <w:rPr>
                <w:rFonts w:ascii="Arial" w:hAnsi="Arial"/>
                <w:sz w:val="16"/>
              </w:rPr>
            </w:pPr>
            <w:r>
              <w:rPr>
                <w:rFonts w:ascii="Arial" w:hAnsi="Arial"/>
                <w:sz w:val="16"/>
              </w:rPr>
              <w:t>N/A</w:t>
            </w:r>
          </w:p>
        </w:tc>
        <w:tc>
          <w:tcPr>
            <w:tcW w:w="2016" w:type="dxa"/>
            <w:tcBorders>
              <w:top w:val="nil"/>
            </w:tcBorders>
          </w:tcPr>
          <w:p w:rsidR="00FF4F2F" w:rsidRDefault="00FF4F2F">
            <w:pPr>
              <w:keepNext w:val="0"/>
              <w:keepLines w:val="0"/>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Pr="003D0C3C" w:rsidRDefault="00FF4F2F">
            <w:pPr>
              <w:keepNext w:val="0"/>
              <w:keepLines w:val="0"/>
              <w:rPr>
                <w:rFonts w:ascii="Arial" w:hAnsi="Arial" w:cs="Arial"/>
                <w:sz w:val="16"/>
                <w:szCs w:val="16"/>
              </w:rPr>
            </w:pPr>
            <w:r w:rsidRPr="003D0C3C">
              <w:rPr>
                <w:rFonts w:ascii="Arial" w:hAnsi="Arial" w:cs="Arial"/>
                <w:sz w:val="16"/>
                <w:szCs w:val="16"/>
              </w:rPr>
              <w:t>Engine RPO Code character position 2</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4</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7</w:t>
            </w:r>
          </w:p>
        </w:tc>
        <w:tc>
          <w:tcPr>
            <w:tcW w:w="720" w:type="dxa"/>
            <w:tcBorders>
              <w:top w:val="nil"/>
            </w:tcBorders>
          </w:tcPr>
          <w:p w:rsidR="00FF4F2F" w:rsidRDefault="00FF4F2F">
            <w:pPr>
              <w:keepNext w:val="0"/>
              <w:keepLines w:val="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keepNext w:val="0"/>
              <w:keepLines w:val="0"/>
              <w:rPr>
                <w:rFonts w:ascii="Arial" w:hAnsi="Arial"/>
              </w:rPr>
            </w:pPr>
            <w:r>
              <w:rPr>
                <w:rFonts w:ascii="Arial" w:hAnsi="Arial"/>
              </w:rPr>
              <w:t>ASCII</w:t>
            </w:r>
          </w:p>
        </w:tc>
        <w:tc>
          <w:tcPr>
            <w:tcW w:w="2016" w:type="dxa"/>
            <w:tcBorders>
              <w:top w:val="nil"/>
            </w:tcBorders>
          </w:tcPr>
          <w:p w:rsidR="00FF4F2F" w:rsidRDefault="00FF4F2F">
            <w:pPr>
              <w:keepNext w:val="0"/>
              <w:keepLines w:val="0"/>
              <w:rPr>
                <w:rFonts w:ascii="Arial" w:hAnsi="Arial"/>
                <w:sz w:val="16"/>
              </w:rPr>
            </w:pPr>
            <w:r>
              <w:rPr>
                <w:rFonts w:ascii="Arial" w:hAnsi="Arial"/>
                <w:sz w:val="16"/>
              </w:rPr>
              <w:t>N/A</w:t>
            </w:r>
          </w:p>
        </w:tc>
        <w:tc>
          <w:tcPr>
            <w:tcW w:w="2016" w:type="dxa"/>
            <w:tcBorders>
              <w:top w:val="nil"/>
            </w:tcBorders>
          </w:tcPr>
          <w:p w:rsidR="00FF4F2F" w:rsidRDefault="00FF4F2F">
            <w:pPr>
              <w:keepNext w:val="0"/>
              <w:keepLines w:val="0"/>
              <w:rPr>
                <w:rFonts w:ascii="Arial" w:hAnsi="Arial"/>
                <w:sz w:val="16"/>
              </w:rPr>
            </w:pPr>
            <w:r>
              <w:rPr>
                <w:rFonts w:ascii="Arial" w:hAnsi="Arial"/>
                <w:sz w:val="16"/>
              </w:rPr>
              <w:t>N/A</w:t>
            </w:r>
          </w:p>
        </w:tc>
      </w:tr>
    </w:tbl>
    <w:p w:rsidR="00FF4F2F" w:rsidRDefault="00FF4F2F">
      <w:pPr>
        <w:keepNext w:val="0"/>
        <w:keepLines w:val="0"/>
      </w:pPr>
    </w:p>
    <w:p w:rsidR="00FF4F2F" w:rsidRDefault="00FF4F2F">
      <w:pPr>
        <w:keepNext w:val="0"/>
        <w:keepLines w:val="0"/>
      </w:pPr>
      <w:r>
        <w:t>This DID contains 5 bytes of data used to identify the vehicle that the ECU is targeted for.  The data is broken down as follows:</w:t>
      </w:r>
    </w:p>
    <w:p w:rsidR="00FF4F2F" w:rsidRDefault="00FF4F2F">
      <w:pPr>
        <w:keepNext w:val="0"/>
        <w:keepLines w:val="0"/>
      </w:pPr>
      <w:r>
        <w:rPr>
          <w:b/>
        </w:rPr>
        <w:t>Byte 1 (Model Year)</w:t>
      </w:r>
    </w:p>
    <w:p w:rsidR="00FF4F2F" w:rsidRDefault="00FF4F2F">
      <w:pPr>
        <w:keepNext w:val="0"/>
        <w:keepLines w:val="0"/>
      </w:pPr>
      <w:r>
        <w:t>This byte is an USN value that represents the target model year using the year 1900 as the base year.  To represent the 2000 model year, the value of byte 1 would be 100 or ($64).  This is derived from 1900 + 100 = 2000.  If the module supports multiple model years, then this byte is filled in with $23 (ASCII equivalent to ‘#’).</w:t>
      </w:r>
    </w:p>
    <w:p w:rsidR="00FF4F2F" w:rsidRDefault="00FF4F2F">
      <w:pPr>
        <w:keepNext w:val="0"/>
        <w:keepLines w:val="0"/>
      </w:pPr>
      <w:r>
        <w:rPr>
          <w:b/>
        </w:rPr>
        <w:t>Byte 2 (Vehicle Make)</w:t>
      </w:r>
    </w:p>
    <w:p w:rsidR="00FF4F2F" w:rsidRDefault="00FF4F2F">
      <w:pPr>
        <w:keepNext w:val="0"/>
        <w:keepLines w:val="0"/>
      </w:pPr>
      <w:r>
        <w:lastRenderedPageBreak/>
        <w:t>This byte is the ASCII representation of the Vehicle Make as Identified in the Vehicle Identification Number (VIN). For example, Cadillac = 6 or $36.  If the part is used in multiple vehicle makes, then a value of $23 (ASCII ‘#’) is used.</w:t>
      </w:r>
    </w:p>
    <w:p w:rsidR="00FF4F2F" w:rsidRDefault="00FF4F2F">
      <w:r>
        <w:rPr>
          <w:b/>
        </w:rPr>
        <w:t>Byte 3 (Vehicle Car Line)</w:t>
      </w:r>
    </w:p>
    <w:p w:rsidR="00FF4F2F" w:rsidRDefault="00FF4F2F">
      <w:r>
        <w:t>This byte is an ASCII character representing the vehicle car line (e.g. “J” for Chevy Cavalier).  If the module can be used in multiple car lines, then a value of $23 (ASCII ‘#’) is used.</w:t>
      </w:r>
    </w:p>
    <w:p w:rsidR="00FF4F2F" w:rsidRDefault="00FF4F2F">
      <w:r>
        <w:rPr>
          <w:b/>
        </w:rPr>
        <w:t>Bytes 4 and 5 (Engine RPO)</w:t>
      </w:r>
    </w:p>
    <w:p w:rsidR="00FF4F2F" w:rsidRDefault="00FF4F2F">
      <w:r>
        <w:t>These two bytes contain the  ASCII representation of the last two characters of the engine Regular Production Option (RPO). The first character of an engine RPO is constant (always “L”) and is therefore not stored.  For the L67 engine, the value for these two bytes would be ‘6’ = $36, and ‘7’ = $37.  If the module is to be used with multiple engines, then a $23 (ASCII ‘#’) is put in both bytes.  If the module can be used with any engine type, then $2A  (ASCII ‘*’) is put in both bytes.</w:t>
      </w:r>
    </w:p>
    <w:p w:rsidR="00FF4F2F" w:rsidRDefault="00FF4F2F">
      <w:pPr>
        <w:keepNext w:val="0"/>
        <w:keepLines w:val="0"/>
      </w:pPr>
    </w:p>
    <w:p w:rsidR="00FF4F2F" w:rsidRDefault="00FF4F2F">
      <w:pPr>
        <w:keepNext w:val="0"/>
        <w:keepLines w:val="0"/>
      </w:pPr>
      <w:r>
        <w:t>W</w:t>
      </w:r>
      <w:r>
        <w:rPr>
          <w:vertAlign w:val="subscript"/>
        </w:rPr>
        <w:t>4</w:t>
      </w:r>
      <w:r>
        <w:t xml:space="preserve"> = This DID may be written with service $3B at the discretion of the platform.</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tblPr>
      <w:tblGrid>
        <w:gridCol w:w="1530"/>
        <w:gridCol w:w="630"/>
        <w:gridCol w:w="450"/>
        <w:gridCol w:w="456"/>
        <w:gridCol w:w="482"/>
        <w:gridCol w:w="520"/>
        <w:gridCol w:w="4754"/>
      </w:tblGrid>
      <w:tr w:rsidR="00FF4F2F">
        <w:trPr>
          <w:cantSplit/>
        </w:trPr>
        <w:tc>
          <w:tcPr>
            <w:tcW w:w="1530" w:type="dxa"/>
          </w:tcPr>
          <w:p w:rsidR="00FF4F2F" w:rsidRDefault="00FF4F2F">
            <w:pPr>
              <w:pStyle w:val="TableDataByteArial9Centered"/>
              <w:spacing w:before="20" w:after="20"/>
              <w:rPr>
                <w:lang w:val="en-US"/>
              </w:rPr>
            </w:pPr>
            <w:r>
              <w:rPr>
                <w:lang w:val="en-US"/>
              </w:rPr>
              <w:t>Position</w:t>
            </w:r>
          </w:p>
        </w:tc>
        <w:tc>
          <w:tcPr>
            <w:tcW w:w="630" w:type="dxa"/>
          </w:tcPr>
          <w:p w:rsidR="00FF4F2F" w:rsidRDefault="00FF4F2F">
            <w:pPr>
              <w:pStyle w:val="TableDataByteArial9Centered"/>
              <w:spacing w:before="20" w:after="20"/>
              <w:rPr>
                <w:lang w:val="en-US"/>
              </w:rPr>
            </w:pPr>
            <w:r>
              <w:rPr>
                <w:lang w:val="en-US"/>
              </w:rPr>
              <w:t>1</w:t>
            </w:r>
          </w:p>
        </w:tc>
        <w:tc>
          <w:tcPr>
            <w:tcW w:w="450" w:type="dxa"/>
          </w:tcPr>
          <w:p w:rsidR="00FF4F2F" w:rsidRDefault="00FF4F2F">
            <w:pPr>
              <w:pStyle w:val="TableDataByteArial9Centered"/>
              <w:spacing w:before="20" w:after="20"/>
              <w:rPr>
                <w:lang w:val="en-US"/>
              </w:rPr>
            </w:pPr>
            <w:r>
              <w:rPr>
                <w:lang w:val="en-US"/>
              </w:rPr>
              <w:t>2</w:t>
            </w:r>
          </w:p>
        </w:tc>
        <w:tc>
          <w:tcPr>
            <w:tcW w:w="456" w:type="dxa"/>
          </w:tcPr>
          <w:p w:rsidR="00FF4F2F" w:rsidRDefault="00FF4F2F">
            <w:pPr>
              <w:pStyle w:val="TableDataByteArial9Centered"/>
              <w:spacing w:before="20" w:after="20"/>
              <w:rPr>
                <w:lang w:val="en-US"/>
              </w:rPr>
            </w:pPr>
            <w:r>
              <w:rPr>
                <w:lang w:val="en-US"/>
              </w:rPr>
              <w:t>3</w:t>
            </w:r>
          </w:p>
        </w:tc>
        <w:tc>
          <w:tcPr>
            <w:tcW w:w="482" w:type="dxa"/>
          </w:tcPr>
          <w:p w:rsidR="00FF4F2F" w:rsidRDefault="00FF4F2F">
            <w:pPr>
              <w:pStyle w:val="TableDataByteArial9Centered"/>
              <w:spacing w:before="20" w:after="20"/>
              <w:rPr>
                <w:lang w:val="en-US"/>
              </w:rPr>
            </w:pPr>
            <w:r>
              <w:rPr>
                <w:lang w:val="en-US"/>
              </w:rPr>
              <w:t>4</w:t>
            </w:r>
          </w:p>
        </w:tc>
        <w:tc>
          <w:tcPr>
            <w:tcW w:w="520" w:type="dxa"/>
          </w:tcPr>
          <w:p w:rsidR="00FF4F2F" w:rsidRDefault="00FF4F2F">
            <w:pPr>
              <w:pStyle w:val="TableDataByteArial9Centered"/>
              <w:spacing w:before="20" w:after="20"/>
              <w:rPr>
                <w:lang w:val="en-US"/>
              </w:rPr>
            </w:pPr>
            <w:r>
              <w:rPr>
                <w:lang w:val="en-US"/>
              </w:rPr>
              <w:t>5</w:t>
            </w:r>
          </w:p>
        </w:tc>
        <w:tc>
          <w:tcPr>
            <w:tcW w:w="4754" w:type="dxa"/>
            <w:tcBorders>
              <w:bottom w:val="nil"/>
            </w:tcBorders>
          </w:tcPr>
          <w:p w:rsidR="00FF4F2F" w:rsidRDefault="00FF4F2F">
            <w:pPr>
              <w:pStyle w:val="TableDataByteArial9Centered"/>
              <w:spacing w:before="20" w:after="20"/>
              <w:rPr>
                <w:lang w:val="en-US"/>
              </w:rPr>
            </w:pPr>
            <w:r>
              <w:rPr>
                <w:lang w:val="en-US"/>
              </w:rPr>
              <w:t>---</w:t>
            </w:r>
          </w:p>
        </w:tc>
      </w:tr>
      <w:tr w:rsidR="00FF4F2F">
        <w:trPr>
          <w:cantSplit/>
        </w:trPr>
        <w:tc>
          <w:tcPr>
            <w:tcW w:w="1530" w:type="dxa"/>
          </w:tcPr>
          <w:p w:rsidR="00FF4F2F" w:rsidRDefault="00FF4F2F">
            <w:pPr>
              <w:pStyle w:val="TableDataByteArial9Centered"/>
              <w:spacing w:before="20" w:after="20"/>
              <w:rPr>
                <w:lang w:val="en-US"/>
              </w:rPr>
            </w:pPr>
            <w:r>
              <w:rPr>
                <w:lang w:val="en-US"/>
              </w:rPr>
              <w:t>GMTV</w:t>
            </w:r>
          </w:p>
        </w:tc>
        <w:tc>
          <w:tcPr>
            <w:tcW w:w="630" w:type="dxa"/>
          </w:tcPr>
          <w:p w:rsidR="00FF4F2F" w:rsidRDefault="00FF4F2F">
            <w:pPr>
              <w:pStyle w:val="TableDataByteArial9Centered"/>
              <w:spacing w:before="20" w:after="20"/>
              <w:rPr>
                <w:lang w:val="en-US"/>
              </w:rPr>
            </w:pPr>
            <w:r>
              <w:rPr>
                <w:lang w:val="en-US"/>
              </w:rPr>
              <w:t>2002</w:t>
            </w:r>
          </w:p>
        </w:tc>
        <w:tc>
          <w:tcPr>
            <w:tcW w:w="450" w:type="dxa"/>
          </w:tcPr>
          <w:p w:rsidR="00FF4F2F" w:rsidRDefault="00FF4F2F">
            <w:pPr>
              <w:pStyle w:val="TableDataByteArial9Centered"/>
              <w:spacing w:before="20" w:after="20"/>
              <w:rPr>
                <w:lang w:val="en-US"/>
              </w:rPr>
            </w:pPr>
            <w:r>
              <w:rPr>
                <w:lang w:val="en-US"/>
              </w:rPr>
              <w:t>1</w:t>
            </w:r>
          </w:p>
        </w:tc>
        <w:tc>
          <w:tcPr>
            <w:tcW w:w="456" w:type="dxa"/>
          </w:tcPr>
          <w:p w:rsidR="00FF4F2F" w:rsidRDefault="00FF4F2F">
            <w:pPr>
              <w:pStyle w:val="TableDataByteArial9Centered"/>
              <w:spacing w:before="20" w:after="20"/>
              <w:rPr>
                <w:lang w:val="en-US"/>
              </w:rPr>
            </w:pPr>
            <w:r>
              <w:rPr>
                <w:lang w:val="en-US"/>
              </w:rPr>
              <w:t>J</w:t>
            </w:r>
          </w:p>
        </w:tc>
        <w:tc>
          <w:tcPr>
            <w:tcW w:w="482" w:type="dxa"/>
          </w:tcPr>
          <w:p w:rsidR="00FF4F2F" w:rsidRDefault="00FF4F2F">
            <w:pPr>
              <w:pStyle w:val="TableDataByteArial9Centered"/>
              <w:spacing w:before="20" w:after="20"/>
              <w:rPr>
                <w:lang w:val="en-US"/>
              </w:rPr>
            </w:pPr>
            <w:r>
              <w:rPr>
                <w:lang w:val="en-US"/>
              </w:rPr>
              <w:t>D</w:t>
            </w:r>
          </w:p>
        </w:tc>
        <w:tc>
          <w:tcPr>
            <w:tcW w:w="520" w:type="dxa"/>
            <w:tcBorders>
              <w:bottom w:val="nil"/>
            </w:tcBorders>
          </w:tcPr>
          <w:p w:rsidR="00FF4F2F" w:rsidRDefault="00FF4F2F">
            <w:pPr>
              <w:pStyle w:val="TableDataByteArial9Centered"/>
              <w:spacing w:before="20" w:after="20"/>
              <w:rPr>
                <w:lang w:val="en-US"/>
              </w:rPr>
            </w:pPr>
            <w:r>
              <w:rPr>
                <w:lang w:val="en-US"/>
              </w:rPr>
              <w:t>9</w:t>
            </w:r>
          </w:p>
        </w:tc>
        <w:tc>
          <w:tcPr>
            <w:tcW w:w="4754" w:type="dxa"/>
            <w:tcBorders>
              <w:top w:val="single" w:sz="6" w:space="0" w:color="auto"/>
              <w:bottom w:val="single" w:sz="6" w:space="0" w:color="auto"/>
            </w:tcBorders>
          </w:tcPr>
          <w:p w:rsidR="00FF4F2F" w:rsidRDefault="00FF4F2F">
            <w:pPr>
              <w:pStyle w:val="TableDataByteArial9Centered"/>
              <w:spacing w:before="20" w:after="20"/>
              <w:rPr>
                <w:lang w:val="en-US"/>
              </w:rPr>
            </w:pPr>
            <w:r>
              <w:rPr>
                <w:lang w:val="en-US"/>
              </w:rPr>
              <w:t>For 2002 Chevy Cavalier with LD9 engine</w:t>
            </w:r>
          </w:p>
        </w:tc>
      </w:tr>
      <w:tr w:rsidR="00FF4F2F">
        <w:trPr>
          <w:cantSplit/>
        </w:trPr>
        <w:tc>
          <w:tcPr>
            <w:tcW w:w="1530" w:type="dxa"/>
          </w:tcPr>
          <w:p w:rsidR="00FF4F2F" w:rsidRDefault="00FF4F2F">
            <w:pPr>
              <w:pStyle w:val="TableDataByteArial9Centered"/>
              <w:spacing w:before="20" w:after="20"/>
              <w:rPr>
                <w:lang w:val="en-US"/>
              </w:rPr>
            </w:pPr>
            <w:r>
              <w:rPr>
                <w:lang w:val="en-US"/>
              </w:rPr>
              <w:t>HEX</w:t>
            </w:r>
          </w:p>
        </w:tc>
        <w:tc>
          <w:tcPr>
            <w:tcW w:w="630" w:type="dxa"/>
          </w:tcPr>
          <w:p w:rsidR="00FF4F2F" w:rsidRDefault="00FF4F2F">
            <w:pPr>
              <w:pStyle w:val="TableDataByteArial9Centered"/>
              <w:spacing w:before="20" w:after="20"/>
              <w:rPr>
                <w:lang w:val="en-US"/>
              </w:rPr>
            </w:pPr>
            <w:r>
              <w:rPr>
                <w:lang w:val="en-US"/>
              </w:rPr>
              <w:t>66</w:t>
            </w:r>
          </w:p>
        </w:tc>
        <w:tc>
          <w:tcPr>
            <w:tcW w:w="450" w:type="dxa"/>
          </w:tcPr>
          <w:p w:rsidR="00FF4F2F" w:rsidRDefault="00FF4F2F">
            <w:pPr>
              <w:pStyle w:val="TableDataByteArial9Centered"/>
              <w:spacing w:before="20" w:after="20"/>
              <w:rPr>
                <w:lang w:val="en-US"/>
              </w:rPr>
            </w:pPr>
            <w:r>
              <w:rPr>
                <w:lang w:val="en-US"/>
              </w:rPr>
              <w:t>31</w:t>
            </w:r>
          </w:p>
        </w:tc>
        <w:tc>
          <w:tcPr>
            <w:tcW w:w="456" w:type="dxa"/>
          </w:tcPr>
          <w:p w:rsidR="00FF4F2F" w:rsidRDefault="00FF4F2F">
            <w:pPr>
              <w:pStyle w:val="TableDataByteArial9Centered"/>
              <w:spacing w:before="20" w:after="20"/>
              <w:rPr>
                <w:lang w:val="en-US"/>
              </w:rPr>
            </w:pPr>
            <w:r>
              <w:rPr>
                <w:lang w:val="en-US"/>
              </w:rPr>
              <w:t>4A</w:t>
            </w:r>
          </w:p>
        </w:tc>
        <w:tc>
          <w:tcPr>
            <w:tcW w:w="482" w:type="dxa"/>
          </w:tcPr>
          <w:p w:rsidR="00FF4F2F" w:rsidRDefault="00FF4F2F">
            <w:pPr>
              <w:pStyle w:val="TableDataByteArial9Centered"/>
              <w:spacing w:before="20" w:after="20"/>
              <w:rPr>
                <w:lang w:val="en-US"/>
              </w:rPr>
            </w:pPr>
            <w:r>
              <w:rPr>
                <w:lang w:val="en-US"/>
              </w:rPr>
              <w:t>44</w:t>
            </w:r>
          </w:p>
        </w:tc>
        <w:tc>
          <w:tcPr>
            <w:tcW w:w="520" w:type="dxa"/>
            <w:tcBorders>
              <w:top w:val="single" w:sz="6" w:space="0" w:color="auto"/>
              <w:bottom w:val="single" w:sz="12" w:space="0" w:color="auto"/>
            </w:tcBorders>
          </w:tcPr>
          <w:p w:rsidR="00FF4F2F" w:rsidRDefault="00FF4F2F">
            <w:pPr>
              <w:pStyle w:val="TableDataByteArial9Centered"/>
              <w:spacing w:before="20" w:after="20"/>
              <w:rPr>
                <w:lang w:val="en-US"/>
              </w:rPr>
            </w:pPr>
            <w:r>
              <w:rPr>
                <w:lang w:val="en-US"/>
              </w:rPr>
              <w:t>39</w:t>
            </w:r>
          </w:p>
        </w:tc>
        <w:tc>
          <w:tcPr>
            <w:tcW w:w="4754" w:type="dxa"/>
            <w:tcBorders>
              <w:top w:val="nil"/>
              <w:bottom w:val="single" w:sz="12" w:space="0" w:color="auto"/>
            </w:tcBorders>
          </w:tcPr>
          <w:p w:rsidR="00FF4F2F" w:rsidRDefault="00FF4F2F">
            <w:pPr>
              <w:pStyle w:val="TableDataByteArial9Centered"/>
              <w:spacing w:before="20" w:after="20"/>
              <w:rPr>
                <w:lang w:val="en-US"/>
              </w:rPr>
            </w:pPr>
            <w:r>
              <w:rPr>
                <w:lang w:val="en-US"/>
              </w:rPr>
              <w:t>---</w:t>
            </w:r>
          </w:p>
        </w:tc>
      </w:tr>
    </w:tbl>
    <w:p w:rsidR="00FF4F2F" w:rsidRDefault="00FF4F2F">
      <w:pPr>
        <w:keepNext w:val="0"/>
        <w:keepLines w:val="0"/>
      </w:pPr>
    </w:p>
    <w:p w:rsidR="00FF4F2F" w:rsidRDefault="00FF4F2F">
      <w:pPr>
        <w:pStyle w:val="Heading3"/>
      </w:pPr>
      <w:bookmarkStart w:id="1113" w:name="_Toc54677073"/>
      <w:bookmarkStart w:id="1114" w:name="_Toc223513312"/>
      <w:r>
        <w:t>MEMR – DID $B7 – GM Software Usage Description</w:t>
      </w:r>
      <w:bookmarkEnd w:id="1113"/>
      <w:bookmarkEnd w:id="111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$B7</w:t>
            </w:r>
          </w:p>
        </w:tc>
        <w:tc>
          <w:tcPr>
            <w:tcW w:w="2592" w:type="dxa"/>
            <w:tcBorders>
              <w:top w:val="nil"/>
            </w:tcBorders>
          </w:tcPr>
          <w:p w:rsidR="00FF4F2F" w:rsidRPr="00136E51" w:rsidRDefault="00FF4F2F">
            <w:pPr>
              <w:rPr>
                <w:rFonts w:ascii="Arial" w:hAnsi="Arial" w:cs="Arial"/>
                <w:sz w:val="16"/>
                <w:szCs w:val="16"/>
                <w:lang w:val="de-DE"/>
              </w:rPr>
            </w:pPr>
            <w:r w:rsidRPr="00136E51">
              <w:rPr>
                <w:rFonts w:ascii="Arial" w:hAnsi="Arial" w:cs="Arial"/>
                <w:sz w:val="16"/>
                <w:szCs w:val="16"/>
                <w:lang w:val="de-DE"/>
              </w:rPr>
              <w:t>GM Software Usage Description (GMSUD)</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5</w:t>
            </w:r>
          </w:p>
        </w:tc>
        <w:tc>
          <w:tcPr>
            <w:tcW w:w="720" w:type="dxa"/>
            <w:tcBorders>
              <w:top w:val="nil"/>
            </w:tcBorders>
          </w:tcPr>
          <w:p w:rsidR="00FF4F2F" w:rsidRDefault="003D0C3C">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r>
              <w:rPr>
                <w:rFonts w:ascii="Arial" w:hAnsi="Arial"/>
                <w:sz w:val="16"/>
                <w:vertAlign w:val="subscript"/>
              </w:rPr>
              <w:t>5</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Program Phase</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Software/Calibration Release Type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Pr="00DD2ECF" w:rsidRDefault="00FF4F2F">
            <w:pPr>
              <w:rPr>
                <w:rFonts w:ascii="Arial" w:hAnsi="Arial"/>
                <w:sz w:val="16"/>
                <w:lang w:val="it-IT"/>
              </w:rPr>
            </w:pPr>
            <w:r w:rsidRPr="00DD2ECF">
              <w:rPr>
                <w:rFonts w:ascii="Arial" w:hAnsi="Arial"/>
                <w:sz w:val="16"/>
                <w:lang w:val="it-IT"/>
              </w:rPr>
              <w:t>$DD, $DA, $AD, or $AA</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Software Release Number</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$01 - $FF</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PROM Identifier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PROM Identifier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bl>
    <w:p w:rsidR="00FF4F2F" w:rsidRDefault="00FF4F2F"/>
    <w:p w:rsidR="00FF4F2F" w:rsidRDefault="00FF4F2F">
      <w:r>
        <w:t>This DID contains 5 bytes of data used to identify the intended usage of ECU development software.  The data is broken down as follows:</w:t>
      </w:r>
    </w:p>
    <w:p w:rsidR="00FF4F2F" w:rsidRDefault="00FF4F2F">
      <w:r>
        <w:rPr>
          <w:b/>
        </w:rPr>
        <w:t>Byte 1 (Program Phase)</w:t>
      </w:r>
    </w:p>
    <w:p w:rsidR="00FF4F2F" w:rsidRDefault="00FF4F2F">
      <w:r>
        <w:t xml:space="preserve">This byte is contains an ASCII  value that represents the program phase that the software is target for (e.g. B = Beta, G = Gamma, etc). </w:t>
      </w:r>
    </w:p>
    <w:p w:rsidR="00FF4F2F" w:rsidRDefault="00FF4F2F">
      <w:r>
        <w:rPr>
          <w:b/>
        </w:rPr>
        <w:t>Byte 2 (Software Release Type / Calibration Release Type)</w:t>
      </w:r>
    </w:p>
    <w:p w:rsidR="00FF4F2F" w:rsidRDefault="00FF4F2F">
      <w:r>
        <w:t>This byte is stored in USN format where the upper nibble represents the software release type and the lower nibble represents the calibration release type.  A value of  $D = development, and $A = approved for release by supplier.</w:t>
      </w:r>
    </w:p>
    <w:p w:rsidR="00FF4F2F" w:rsidRDefault="00FF4F2F">
      <w:r>
        <w:rPr>
          <w:b/>
        </w:rPr>
        <w:t>Byte 3 (Software Release Number)</w:t>
      </w:r>
    </w:p>
    <w:p w:rsidR="00FF4F2F" w:rsidRDefault="00FF4F2F">
      <w:r>
        <w:t>This byte is stored in USN format and represents the release number of the ECU software set.  Software revision numbers shall start at $01 and increment with each release.</w:t>
      </w:r>
    </w:p>
    <w:p w:rsidR="00FF4F2F" w:rsidRDefault="00FF4F2F">
      <w:r>
        <w:rPr>
          <w:b/>
        </w:rPr>
        <w:t>Bytes 4 and 5 (PROM Identifier)</w:t>
      </w:r>
    </w:p>
    <w:p w:rsidR="00FF4F2F" w:rsidRDefault="00FF4F2F">
      <w:r>
        <w:t>These two bytes are stored in USN format and are used to provide a unique representation of a software version (e.g. 2000 NAO V6 PCM with level 2400 software = $09 $60).</w:t>
      </w:r>
    </w:p>
    <w:p w:rsidR="00FF4F2F" w:rsidRDefault="00FF4F2F">
      <w:pPr>
        <w:keepNext w:val="0"/>
        <w:keepLines w:val="0"/>
      </w:pPr>
    </w:p>
    <w:p w:rsidR="00FF4F2F" w:rsidRDefault="00FF4F2F">
      <w:pPr>
        <w:keepNext w:val="0"/>
        <w:keepLines w:val="0"/>
      </w:pPr>
      <w:r>
        <w:t>W</w:t>
      </w:r>
      <w:r>
        <w:rPr>
          <w:vertAlign w:val="subscript"/>
        </w:rPr>
        <w:t>5</w:t>
      </w:r>
      <w:r>
        <w:t xml:space="preserve"> = This DID may be written with service $3B at the discretion of the platform.</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tblPr>
      <w:tblGrid>
        <w:gridCol w:w="1530"/>
        <w:gridCol w:w="540"/>
        <w:gridCol w:w="450"/>
        <w:gridCol w:w="447"/>
        <w:gridCol w:w="490"/>
        <w:gridCol w:w="503"/>
        <w:gridCol w:w="4861"/>
      </w:tblGrid>
      <w:tr w:rsidR="00FF4F2F">
        <w:trPr>
          <w:cantSplit/>
        </w:trPr>
        <w:tc>
          <w:tcPr>
            <w:tcW w:w="1530" w:type="dxa"/>
          </w:tcPr>
          <w:p w:rsidR="00FF4F2F" w:rsidRDefault="00FF4F2F">
            <w:pPr>
              <w:pStyle w:val="TableDataByteArial9Centered"/>
              <w:spacing w:before="20" w:after="20"/>
              <w:rPr>
                <w:lang w:val="en-US"/>
              </w:rPr>
            </w:pPr>
            <w:r>
              <w:rPr>
                <w:lang w:val="en-US"/>
              </w:rPr>
              <w:t>Position</w:t>
            </w:r>
          </w:p>
        </w:tc>
        <w:tc>
          <w:tcPr>
            <w:tcW w:w="540" w:type="dxa"/>
          </w:tcPr>
          <w:p w:rsidR="00FF4F2F" w:rsidRDefault="00FF4F2F">
            <w:pPr>
              <w:pStyle w:val="TableDataByteArial9Centered"/>
              <w:spacing w:before="20" w:after="20"/>
              <w:rPr>
                <w:lang w:val="en-US"/>
              </w:rPr>
            </w:pPr>
            <w:r>
              <w:rPr>
                <w:lang w:val="en-US"/>
              </w:rPr>
              <w:t>1</w:t>
            </w:r>
          </w:p>
        </w:tc>
        <w:tc>
          <w:tcPr>
            <w:tcW w:w="450" w:type="dxa"/>
          </w:tcPr>
          <w:p w:rsidR="00FF4F2F" w:rsidRDefault="00FF4F2F">
            <w:pPr>
              <w:pStyle w:val="TableDataByteArial9Centered"/>
              <w:spacing w:before="20" w:after="20"/>
              <w:rPr>
                <w:lang w:val="en-US"/>
              </w:rPr>
            </w:pPr>
            <w:r>
              <w:rPr>
                <w:lang w:val="en-US"/>
              </w:rPr>
              <w:t>2</w:t>
            </w:r>
          </w:p>
        </w:tc>
        <w:tc>
          <w:tcPr>
            <w:tcW w:w="447" w:type="dxa"/>
          </w:tcPr>
          <w:p w:rsidR="00FF4F2F" w:rsidRDefault="00FF4F2F">
            <w:pPr>
              <w:pStyle w:val="TableDataByteArial9Centered"/>
              <w:spacing w:before="20" w:after="20"/>
              <w:rPr>
                <w:lang w:val="en-US"/>
              </w:rPr>
            </w:pPr>
            <w:r>
              <w:rPr>
                <w:lang w:val="en-US"/>
              </w:rPr>
              <w:t>3</w:t>
            </w:r>
          </w:p>
        </w:tc>
        <w:tc>
          <w:tcPr>
            <w:tcW w:w="490" w:type="dxa"/>
          </w:tcPr>
          <w:p w:rsidR="00FF4F2F" w:rsidRDefault="00FF4F2F">
            <w:pPr>
              <w:pStyle w:val="TableDataByteArial9Centered"/>
              <w:spacing w:before="20" w:after="20"/>
              <w:rPr>
                <w:lang w:val="en-US"/>
              </w:rPr>
            </w:pPr>
            <w:r>
              <w:rPr>
                <w:lang w:val="en-US"/>
              </w:rPr>
              <w:t>4</w:t>
            </w:r>
          </w:p>
        </w:tc>
        <w:tc>
          <w:tcPr>
            <w:tcW w:w="503" w:type="dxa"/>
          </w:tcPr>
          <w:p w:rsidR="00FF4F2F" w:rsidRDefault="00FF4F2F">
            <w:pPr>
              <w:pStyle w:val="TableDataByteArial9Centered"/>
              <w:spacing w:before="20" w:after="20"/>
              <w:rPr>
                <w:lang w:val="en-US"/>
              </w:rPr>
            </w:pPr>
            <w:r>
              <w:rPr>
                <w:lang w:val="en-US"/>
              </w:rPr>
              <w:t>5</w:t>
            </w:r>
          </w:p>
        </w:tc>
        <w:tc>
          <w:tcPr>
            <w:tcW w:w="4861" w:type="dxa"/>
            <w:tcBorders>
              <w:bottom w:val="nil"/>
            </w:tcBorders>
          </w:tcPr>
          <w:p w:rsidR="00FF4F2F" w:rsidRDefault="00FF4F2F">
            <w:pPr>
              <w:pStyle w:val="TableDataByteArial9Centered"/>
              <w:spacing w:before="20" w:after="20"/>
              <w:rPr>
                <w:lang w:val="en-US"/>
              </w:rPr>
            </w:pPr>
            <w:r>
              <w:rPr>
                <w:lang w:val="en-US"/>
              </w:rPr>
              <w:t>For Beta release with approved software and</w:t>
            </w:r>
          </w:p>
        </w:tc>
      </w:tr>
      <w:tr w:rsidR="00FF4F2F">
        <w:trPr>
          <w:cantSplit/>
        </w:trPr>
        <w:tc>
          <w:tcPr>
            <w:tcW w:w="1530" w:type="dxa"/>
          </w:tcPr>
          <w:p w:rsidR="00FF4F2F" w:rsidRDefault="00FF4F2F">
            <w:pPr>
              <w:pStyle w:val="TableDataByteArial9Centered"/>
              <w:spacing w:before="20" w:after="20"/>
              <w:rPr>
                <w:lang w:val="en-US"/>
              </w:rPr>
            </w:pPr>
            <w:r>
              <w:rPr>
                <w:lang w:val="en-US"/>
              </w:rPr>
              <w:t>GMSUD</w:t>
            </w:r>
          </w:p>
        </w:tc>
        <w:tc>
          <w:tcPr>
            <w:tcW w:w="540" w:type="dxa"/>
          </w:tcPr>
          <w:p w:rsidR="00FF4F2F" w:rsidRDefault="00FF4F2F">
            <w:pPr>
              <w:pStyle w:val="TableDataByteArial9Centered"/>
              <w:spacing w:before="20" w:after="20"/>
              <w:rPr>
                <w:lang w:val="en-US"/>
              </w:rPr>
            </w:pPr>
            <w:r>
              <w:rPr>
                <w:lang w:val="en-US"/>
              </w:rPr>
              <w:t>B</w:t>
            </w:r>
          </w:p>
        </w:tc>
        <w:tc>
          <w:tcPr>
            <w:tcW w:w="450" w:type="dxa"/>
          </w:tcPr>
          <w:p w:rsidR="00FF4F2F" w:rsidRDefault="00FF4F2F">
            <w:pPr>
              <w:pStyle w:val="TableDataByteArial9Centered"/>
              <w:spacing w:before="20" w:after="20"/>
              <w:rPr>
                <w:lang w:val="en-US"/>
              </w:rPr>
            </w:pPr>
            <w:r>
              <w:rPr>
                <w:lang w:val="en-US"/>
              </w:rPr>
              <w:t>AA</w:t>
            </w:r>
          </w:p>
        </w:tc>
        <w:tc>
          <w:tcPr>
            <w:tcW w:w="447" w:type="dxa"/>
          </w:tcPr>
          <w:p w:rsidR="00FF4F2F" w:rsidRDefault="00FF4F2F">
            <w:pPr>
              <w:pStyle w:val="TableDataByteArial9Centered"/>
              <w:spacing w:before="20" w:after="20"/>
              <w:rPr>
                <w:lang w:val="en-US"/>
              </w:rPr>
            </w:pPr>
            <w:r>
              <w:rPr>
                <w:lang w:val="en-US"/>
              </w:rPr>
              <w:t>2</w:t>
            </w:r>
          </w:p>
        </w:tc>
        <w:tc>
          <w:tcPr>
            <w:tcW w:w="993" w:type="dxa"/>
            <w:gridSpan w:val="2"/>
          </w:tcPr>
          <w:p w:rsidR="00FF4F2F" w:rsidRDefault="00FF4F2F">
            <w:pPr>
              <w:pStyle w:val="TableDataByteArial9Centered"/>
              <w:spacing w:before="20" w:after="20"/>
              <w:rPr>
                <w:lang w:val="en-US"/>
              </w:rPr>
            </w:pPr>
            <w:r>
              <w:rPr>
                <w:lang w:val="en-US"/>
              </w:rPr>
              <w:t>2400</w:t>
            </w:r>
          </w:p>
        </w:tc>
        <w:tc>
          <w:tcPr>
            <w:tcW w:w="4861" w:type="dxa"/>
            <w:tcBorders>
              <w:top w:val="nil"/>
              <w:bottom w:val="nil"/>
            </w:tcBorders>
          </w:tcPr>
          <w:p w:rsidR="00FF4F2F" w:rsidRDefault="00FF4F2F">
            <w:pPr>
              <w:pStyle w:val="TableDataByteArial9Centered"/>
              <w:spacing w:before="20" w:after="20"/>
              <w:rPr>
                <w:lang w:val="en-US"/>
              </w:rPr>
            </w:pPr>
            <w:r>
              <w:rPr>
                <w:lang w:val="en-US"/>
              </w:rPr>
              <w:t>calibrations.  2</w:t>
            </w:r>
            <w:r>
              <w:rPr>
                <w:vertAlign w:val="superscript"/>
                <w:lang w:val="en-US"/>
              </w:rPr>
              <w:t>nd</w:t>
            </w:r>
            <w:r>
              <w:rPr>
                <w:lang w:val="en-US"/>
              </w:rPr>
              <w:t xml:space="preserve"> software release and software</w:t>
            </w:r>
          </w:p>
        </w:tc>
      </w:tr>
      <w:tr w:rsidR="00FF4F2F">
        <w:trPr>
          <w:cantSplit/>
        </w:trPr>
        <w:tc>
          <w:tcPr>
            <w:tcW w:w="1530" w:type="dxa"/>
          </w:tcPr>
          <w:p w:rsidR="00FF4F2F" w:rsidRDefault="00FF4F2F">
            <w:pPr>
              <w:pStyle w:val="TableDataByteArial9Centered"/>
              <w:spacing w:before="20" w:after="20"/>
              <w:rPr>
                <w:lang w:val="en-US"/>
              </w:rPr>
            </w:pPr>
            <w:r>
              <w:rPr>
                <w:lang w:val="en-US"/>
              </w:rPr>
              <w:t>HEX</w:t>
            </w:r>
          </w:p>
        </w:tc>
        <w:tc>
          <w:tcPr>
            <w:tcW w:w="540" w:type="dxa"/>
          </w:tcPr>
          <w:p w:rsidR="00FF4F2F" w:rsidRDefault="00FF4F2F">
            <w:pPr>
              <w:pStyle w:val="TableDataByteArial9Centered"/>
              <w:spacing w:before="20" w:after="20"/>
              <w:rPr>
                <w:lang w:val="en-US"/>
              </w:rPr>
            </w:pPr>
            <w:r>
              <w:rPr>
                <w:lang w:val="en-US"/>
              </w:rPr>
              <w:t>42</w:t>
            </w:r>
          </w:p>
        </w:tc>
        <w:tc>
          <w:tcPr>
            <w:tcW w:w="450" w:type="dxa"/>
          </w:tcPr>
          <w:p w:rsidR="00FF4F2F" w:rsidRDefault="00FF4F2F">
            <w:pPr>
              <w:pStyle w:val="TableDataByteArial9Centered"/>
              <w:spacing w:before="20" w:after="20"/>
              <w:rPr>
                <w:lang w:val="en-US"/>
              </w:rPr>
            </w:pPr>
            <w:r>
              <w:rPr>
                <w:lang w:val="en-US"/>
              </w:rPr>
              <w:t>AA</w:t>
            </w:r>
          </w:p>
        </w:tc>
        <w:tc>
          <w:tcPr>
            <w:tcW w:w="447" w:type="dxa"/>
          </w:tcPr>
          <w:p w:rsidR="00FF4F2F" w:rsidRDefault="00FF4F2F">
            <w:pPr>
              <w:pStyle w:val="TableDataByteArial9Centered"/>
              <w:spacing w:before="20" w:after="20"/>
              <w:rPr>
                <w:lang w:val="en-US"/>
              </w:rPr>
            </w:pPr>
            <w:r>
              <w:rPr>
                <w:lang w:val="en-US"/>
              </w:rPr>
              <w:t>02</w:t>
            </w:r>
          </w:p>
        </w:tc>
        <w:tc>
          <w:tcPr>
            <w:tcW w:w="490" w:type="dxa"/>
          </w:tcPr>
          <w:p w:rsidR="00FF4F2F" w:rsidRDefault="00FF4F2F">
            <w:pPr>
              <w:pStyle w:val="TableDataByteArial9Centered"/>
              <w:spacing w:before="20" w:after="20"/>
              <w:rPr>
                <w:lang w:val="en-US"/>
              </w:rPr>
            </w:pPr>
            <w:r>
              <w:rPr>
                <w:lang w:val="en-US"/>
              </w:rPr>
              <w:t>09</w:t>
            </w:r>
          </w:p>
        </w:tc>
        <w:tc>
          <w:tcPr>
            <w:tcW w:w="503" w:type="dxa"/>
            <w:tcBorders>
              <w:top w:val="single" w:sz="6" w:space="0" w:color="auto"/>
              <w:bottom w:val="single" w:sz="12" w:space="0" w:color="auto"/>
            </w:tcBorders>
          </w:tcPr>
          <w:p w:rsidR="00FF4F2F" w:rsidRDefault="00FF4F2F">
            <w:pPr>
              <w:pStyle w:val="TableDataByteArial9Centered"/>
              <w:spacing w:before="20" w:after="20"/>
              <w:rPr>
                <w:lang w:val="en-US"/>
              </w:rPr>
            </w:pPr>
            <w:r>
              <w:rPr>
                <w:lang w:val="en-US"/>
              </w:rPr>
              <w:t>60</w:t>
            </w:r>
          </w:p>
        </w:tc>
        <w:tc>
          <w:tcPr>
            <w:tcW w:w="4861" w:type="dxa"/>
            <w:tcBorders>
              <w:top w:val="nil"/>
              <w:bottom w:val="single" w:sz="12" w:space="0" w:color="auto"/>
            </w:tcBorders>
          </w:tcPr>
          <w:p w:rsidR="00FF4F2F" w:rsidRDefault="00FF4F2F">
            <w:pPr>
              <w:pStyle w:val="TableDataByteArial9Centered"/>
              <w:spacing w:before="20" w:after="20"/>
              <w:rPr>
                <w:lang w:val="en-US"/>
              </w:rPr>
            </w:pPr>
            <w:r>
              <w:rPr>
                <w:lang w:val="en-US"/>
              </w:rPr>
              <w:t>revision level = 2400</w:t>
            </w:r>
          </w:p>
        </w:tc>
      </w:tr>
    </w:tbl>
    <w:p w:rsidR="00FF4F2F" w:rsidRDefault="00FF4F2F">
      <w:pPr>
        <w:keepNext w:val="0"/>
        <w:keepLines w:val="0"/>
      </w:pPr>
    </w:p>
    <w:p w:rsidR="00FF4F2F" w:rsidRDefault="00FF4F2F">
      <w:pPr>
        <w:pStyle w:val="Heading3"/>
      </w:pPr>
      <w:bookmarkStart w:id="1115" w:name="_Toc54677074"/>
      <w:bookmarkStart w:id="1116" w:name="_Toc223513313"/>
      <w:r>
        <w:t>MEMR – DID $B8 – GM Bench Verification Information</w:t>
      </w:r>
      <w:bookmarkEnd w:id="1115"/>
      <w:bookmarkEnd w:id="111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$B8</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GM Bench Verification Information (GMBVI)</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5</w:t>
            </w:r>
          </w:p>
        </w:tc>
        <w:tc>
          <w:tcPr>
            <w:tcW w:w="720" w:type="dxa"/>
            <w:tcBorders>
              <w:top w:val="nil"/>
            </w:tcBorders>
          </w:tcPr>
          <w:p w:rsidR="00FF4F2F" w:rsidRDefault="003D0C3C">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r>
              <w:rPr>
                <w:rFonts w:ascii="Arial" w:hAnsi="Arial"/>
                <w:sz w:val="16"/>
                <w:vertAlign w:val="subscript"/>
              </w:rPr>
              <w:t>6</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Verification Initials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Verification Initials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Verification Date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Verification Date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Verification Date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4</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bl>
    <w:p w:rsidR="00FF4F2F" w:rsidRDefault="00FF4F2F"/>
    <w:p w:rsidR="00FF4F2F" w:rsidRDefault="00FF4F2F">
      <w:r>
        <w:t>This DID contains 5 bytes of data used to provide information about bench verification during the development process.  This DID is made up of the following components:</w:t>
      </w:r>
    </w:p>
    <w:p w:rsidR="00FF4F2F" w:rsidRDefault="00FF4F2F">
      <w:r>
        <w:rPr>
          <w:b/>
        </w:rPr>
        <w:t>Byte 1 and 2 (Verification Initials)</w:t>
      </w:r>
    </w:p>
    <w:p w:rsidR="00FF4F2F" w:rsidRDefault="00FF4F2F">
      <w:r>
        <w:t>These 2 bytes are the ASCII representation of the first and last initials of the individual who authorized this software release by checking a sample version on the software integration bench.</w:t>
      </w:r>
    </w:p>
    <w:p w:rsidR="00FF4F2F" w:rsidRDefault="00FF4F2F">
      <w:r>
        <w:rPr>
          <w:b/>
        </w:rPr>
        <w:t>Bytes 3, 4 and 5 (Verification Date)</w:t>
      </w:r>
    </w:p>
    <w:p w:rsidR="00FF4F2F" w:rsidRDefault="00FF4F2F">
      <w:r>
        <w:t>The data stored in bytes 3,4 and 5 are saved in USN format and represent the date that the bench verification took place.  The data is arranged in the following format:  YY/MM/DD, where the Year (YY) will use 1900 as a base and be stored in byte 3.  Month (MM) is stored in byte 4, and the day (DD) is stored in byte 5.</w:t>
      </w:r>
    </w:p>
    <w:p w:rsidR="00FF4F2F" w:rsidRDefault="00FF4F2F"/>
    <w:p w:rsidR="00FF4F2F" w:rsidRDefault="00FF4F2F">
      <w:r>
        <w:t>W</w:t>
      </w:r>
      <w:r>
        <w:rPr>
          <w:vertAlign w:val="subscript"/>
        </w:rPr>
        <w:t>6</w:t>
      </w:r>
      <w:r>
        <w:t xml:space="preserve"> = This DID may be written with service $3B at the discretion of the platform.</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tblPr>
      <w:tblGrid>
        <w:gridCol w:w="1530"/>
        <w:gridCol w:w="540"/>
        <w:gridCol w:w="450"/>
        <w:gridCol w:w="630"/>
        <w:gridCol w:w="450"/>
        <w:gridCol w:w="450"/>
        <w:gridCol w:w="4772"/>
      </w:tblGrid>
      <w:tr w:rsidR="00FF4F2F">
        <w:trPr>
          <w:cantSplit/>
        </w:trPr>
        <w:tc>
          <w:tcPr>
            <w:tcW w:w="1530" w:type="dxa"/>
          </w:tcPr>
          <w:p w:rsidR="00FF4F2F" w:rsidRDefault="00FF4F2F">
            <w:pPr>
              <w:pStyle w:val="TableDataByteArial9Centered"/>
              <w:spacing w:before="20" w:after="20"/>
              <w:rPr>
                <w:lang w:val="en-US"/>
              </w:rPr>
            </w:pPr>
            <w:r>
              <w:rPr>
                <w:lang w:val="en-US"/>
              </w:rPr>
              <w:t>Position</w:t>
            </w:r>
          </w:p>
        </w:tc>
        <w:tc>
          <w:tcPr>
            <w:tcW w:w="540" w:type="dxa"/>
          </w:tcPr>
          <w:p w:rsidR="00FF4F2F" w:rsidRDefault="00FF4F2F">
            <w:pPr>
              <w:pStyle w:val="TableDataByteArial9Centered"/>
              <w:spacing w:before="20" w:after="20"/>
              <w:rPr>
                <w:lang w:val="en-US"/>
              </w:rPr>
            </w:pPr>
            <w:r>
              <w:rPr>
                <w:lang w:val="en-US"/>
              </w:rPr>
              <w:t>1</w:t>
            </w:r>
          </w:p>
        </w:tc>
        <w:tc>
          <w:tcPr>
            <w:tcW w:w="450" w:type="dxa"/>
          </w:tcPr>
          <w:p w:rsidR="00FF4F2F" w:rsidRDefault="00FF4F2F">
            <w:pPr>
              <w:pStyle w:val="TableDataByteArial9Centered"/>
              <w:spacing w:before="20" w:after="20"/>
              <w:rPr>
                <w:lang w:val="en-US"/>
              </w:rPr>
            </w:pPr>
            <w:r>
              <w:rPr>
                <w:lang w:val="en-US"/>
              </w:rPr>
              <w:t>2</w:t>
            </w:r>
          </w:p>
        </w:tc>
        <w:tc>
          <w:tcPr>
            <w:tcW w:w="630" w:type="dxa"/>
          </w:tcPr>
          <w:p w:rsidR="00FF4F2F" w:rsidRDefault="00FF4F2F">
            <w:pPr>
              <w:pStyle w:val="TableDataByteArial9Centered"/>
              <w:spacing w:before="20" w:after="20"/>
              <w:rPr>
                <w:lang w:val="en-US"/>
              </w:rPr>
            </w:pPr>
            <w:r>
              <w:rPr>
                <w:lang w:val="en-US"/>
              </w:rPr>
              <w:t>3</w:t>
            </w:r>
          </w:p>
        </w:tc>
        <w:tc>
          <w:tcPr>
            <w:tcW w:w="450" w:type="dxa"/>
          </w:tcPr>
          <w:p w:rsidR="00FF4F2F" w:rsidRDefault="00FF4F2F">
            <w:pPr>
              <w:pStyle w:val="TableDataByteArial9Centered"/>
              <w:spacing w:before="20" w:after="20"/>
              <w:rPr>
                <w:lang w:val="en-US"/>
              </w:rPr>
            </w:pPr>
            <w:r>
              <w:rPr>
                <w:lang w:val="en-US"/>
              </w:rPr>
              <w:t>4</w:t>
            </w:r>
          </w:p>
        </w:tc>
        <w:tc>
          <w:tcPr>
            <w:tcW w:w="450" w:type="dxa"/>
          </w:tcPr>
          <w:p w:rsidR="00FF4F2F" w:rsidRDefault="00FF4F2F">
            <w:pPr>
              <w:pStyle w:val="TableDataByteArial9Centered"/>
              <w:spacing w:before="20" w:after="20"/>
              <w:rPr>
                <w:lang w:val="en-US"/>
              </w:rPr>
            </w:pPr>
            <w:r>
              <w:rPr>
                <w:lang w:val="en-US"/>
              </w:rPr>
              <w:t>5</w:t>
            </w:r>
          </w:p>
        </w:tc>
        <w:tc>
          <w:tcPr>
            <w:tcW w:w="4772" w:type="dxa"/>
            <w:tcBorders>
              <w:bottom w:val="nil"/>
            </w:tcBorders>
          </w:tcPr>
          <w:p w:rsidR="00FF4F2F" w:rsidRDefault="00FF4F2F">
            <w:pPr>
              <w:pStyle w:val="TableDataByteArial9Centered"/>
              <w:spacing w:before="20" w:after="20"/>
              <w:rPr>
                <w:lang w:val="en-US"/>
              </w:rPr>
            </w:pPr>
            <w:r>
              <w:rPr>
                <w:lang w:val="en-US"/>
              </w:rPr>
              <w:t>---</w:t>
            </w:r>
          </w:p>
        </w:tc>
      </w:tr>
      <w:tr w:rsidR="00FF4F2F">
        <w:trPr>
          <w:cantSplit/>
        </w:trPr>
        <w:tc>
          <w:tcPr>
            <w:tcW w:w="1530" w:type="dxa"/>
          </w:tcPr>
          <w:p w:rsidR="00FF4F2F" w:rsidRDefault="00FF4F2F">
            <w:pPr>
              <w:pStyle w:val="TableDataByteArial9Centered"/>
              <w:spacing w:before="20" w:after="20"/>
              <w:rPr>
                <w:lang w:val="en-US"/>
              </w:rPr>
            </w:pPr>
            <w:r>
              <w:rPr>
                <w:lang w:val="en-US"/>
              </w:rPr>
              <w:t>GMBVI</w:t>
            </w:r>
          </w:p>
        </w:tc>
        <w:tc>
          <w:tcPr>
            <w:tcW w:w="540" w:type="dxa"/>
          </w:tcPr>
          <w:p w:rsidR="00FF4F2F" w:rsidRDefault="00FF4F2F">
            <w:pPr>
              <w:pStyle w:val="TableDataByteArial9Centered"/>
              <w:spacing w:before="20" w:after="20"/>
              <w:rPr>
                <w:lang w:val="en-US"/>
              </w:rPr>
            </w:pPr>
            <w:r>
              <w:rPr>
                <w:lang w:val="en-US"/>
              </w:rPr>
              <w:t>J</w:t>
            </w:r>
          </w:p>
        </w:tc>
        <w:tc>
          <w:tcPr>
            <w:tcW w:w="450" w:type="dxa"/>
          </w:tcPr>
          <w:p w:rsidR="00FF4F2F" w:rsidRDefault="00FF4F2F">
            <w:pPr>
              <w:pStyle w:val="TableDataByteArial9Centered"/>
              <w:spacing w:before="20" w:after="20"/>
              <w:rPr>
                <w:lang w:val="en-US"/>
              </w:rPr>
            </w:pPr>
            <w:r>
              <w:rPr>
                <w:lang w:val="en-US"/>
              </w:rPr>
              <w:t>D</w:t>
            </w:r>
          </w:p>
        </w:tc>
        <w:tc>
          <w:tcPr>
            <w:tcW w:w="630" w:type="dxa"/>
          </w:tcPr>
          <w:p w:rsidR="00FF4F2F" w:rsidRDefault="00FF4F2F">
            <w:pPr>
              <w:pStyle w:val="TableDataByteArial9Centered"/>
              <w:spacing w:before="20" w:after="20"/>
              <w:rPr>
                <w:lang w:val="en-US"/>
              </w:rPr>
            </w:pPr>
            <w:r>
              <w:rPr>
                <w:lang w:val="en-US"/>
              </w:rPr>
              <w:t>2001</w:t>
            </w:r>
          </w:p>
        </w:tc>
        <w:tc>
          <w:tcPr>
            <w:tcW w:w="450" w:type="dxa"/>
          </w:tcPr>
          <w:p w:rsidR="00FF4F2F" w:rsidRDefault="00FF4F2F">
            <w:pPr>
              <w:pStyle w:val="TableDataByteArial9Centered"/>
              <w:spacing w:before="20" w:after="20"/>
              <w:rPr>
                <w:lang w:val="en-US"/>
              </w:rPr>
            </w:pPr>
            <w:r>
              <w:rPr>
                <w:lang w:val="en-US"/>
              </w:rPr>
              <w:t>2</w:t>
            </w:r>
          </w:p>
        </w:tc>
        <w:tc>
          <w:tcPr>
            <w:tcW w:w="450" w:type="dxa"/>
            <w:tcBorders>
              <w:bottom w:val="nil"/>
            </w:tcBorders>
          </w:tcPr>
          <w:p w:rsidR="00FF4F2F" w:rsidRDefault="00FF4F2F">
            <w:pPr>
              <w:pStyle w:val="TableDataByteArial9Centered"/>
              <w:spacing w:before="20" w:after="20"/>
              <w:rPr>
                <w:lang w:val="en-US"/>
              </w:rPr>
            </w:pPr>
            <w:r>
              <w:rPr>
                <w:lang w:val="en-US"/>
              </w:rPr>
              <w:t>3</w:t>
            </w:r>
          </w:p>
        </w:tc>
        <w:tc>
          <w:tcPr>
            <w:tcW w:w="4772" w:type="dxa"/>
            <w:tcBorders>
              <w:top w:val="single" w:sz="6" w:space="0" w:color="auto"/>
              <w:bottom w:val="single" w:sz="6" w:space="0" w:color="auto"/>
            </w:tcBorders>
          </w:tcPr>
          <w:p w:rsidR="00FF4F2F" w:rsidRDefault="00FF4F2F">
            <w:pPr>
              <w:pStyle w:val="TableDataByteArial9Centered"/>
              <w:spacing w:before="20" w:after="20"/>
              <w:rPr>
                <w:lang w:val="en-US"/>
              </w:rPr>
            </w:pPr>
            <w:r>
              <w:rPr>
                <w:lang w:val="en-US"/>
              </w:rPr>
              <w:t>John Doe performed Bench Verification on Feb 3</w:t>
            </w:r>
            <w:r>
              <w:rPr>
                <w:vertAlign w:val="superscript"/>
                <w:lang w:val="en-US"/>
              </w:rPr>
              <w:t>rd</w:t>
            </w:r>
            <w:r>
              <w:rPr>
                <w:lang w:val="en-US"/>
              </w:rPr>
              <w:t>, 2001</w:t>
            </w:r>
          </w:p>
        </w:tc>
      </w:tr>
      <w:tr w:rsidR="00FF4F2F">
        <w:trPr>
          <w:cantSplit/>
        </w:trPr>
        <w:tc>
          <w:tcPr>
            <w:tcW w:w="1530" w:type="dxa"/>
          </w:tcPr>
          <w:p w:rsidR="00FF4F2F" w:rsidRDefault="00FF4F2F">
            <w:pPr>
              <w:pStyle w:val="TableDataByteArial9Centered"/>
              <w:spacing w:before="20" w:after="20"/>
              <w:rPr>
                <w:lang w:val="en-US"/>
              </w:rPr>
            </w:pPr>
            <w:r>
              <w:rPr>
                <w:lang w:val="en-US"/>
              </w:rPr>
              <w:t>HEX</w:t>
            </w:r>
          </w:p>
        </w:tc>
        <w:tc>
          <w:tcPr>
            <w:tcW w:w="540" w:type="dxa"/>
          </w:tcPr>
          <w:p w:rsidR="00FF4F2F" w:rsidRDefault="00FF4F2F">
            <w:pPr>
              <w:pStyle w:val="TableDataByteArial9Centered"/>
              <w:spacing w:before="20" w:after="20"/>
              <w:rPr>
                <w:lang w:val="en-US"/>
              </w:rPr>
            </w:pPr>
            <w:r>
              <w:rPr>
                <w:lang w:val="en-US"/>
              </w:rPr>
              <w:t>4A</w:t>
            </w:r>
          </w:p>
        </w:tc>
        <w:tc>
          <w:tcPr>
            <w:tcW w:w="450" w:type="dxa"/>
          </w:tcPr>
          <w:p w:rsidR="00FF4F2F" w:rsidRDefault="00FF4F2F">
            <w:pPr>
              <w:pStyle w:val="TableDataByteArial9Centered"/>
              <w:spacing w:before="20" w:after="20"/>
              <w:rPr>
                <w:lang w:val="en-US"/>
              </w:rPr>
            </w:pPr>
            <w:r>
              <w:rPr>
                <w:lang w:val="en-US"/>
              </w:rPr>
              <w:t>44</w:t>
            </w:r>
          </w:p>
        </w:tc>
        <w:tc>
          <w:tcPr>
            <w:tcW w:w="630" w:type="dxa"/>
          </w:tcPr>
          <w:p w:rsidR="00FF4F2F" w:rsidRDefault="00FF4F2F">
            <w:pPr>
              <w:pStyle w:val="TableDataByteArial9Centered"/>
              <w:spacing w:before="20" w:after="20"/>
              <w:rPr>
                <w:lang w:val="en-US"/>
              </w:rPr>
            </w:pPr>
            <w:r>
              <w:rPr>
                <w:lang w:val="en-US"/>
              </w:rPr>
              <w:t>65</w:t>
            </w:r>
          </w:p>
        </w:tc>
        <w:tc>
          <w:tcPr>
            <w:tcW w:w="450" w:type="dxa"/>
          </w:tcPr>
          <w:p w:rsidR="00FF4F2F" w:rsidRDefault="00FF4F2F">
            <w:pPr>
              <w:pStyle w:val="TableDataByteArial9Centered"/>
              <w:spacing w:before="20" w:after="20"/>
              <w:rPr>
                <w:lang w:val="en-US"/>
              </w:rPr>
            </w:pPr>
            <w:r>
              <w:rPr>
                <w:lang w:val="en-US"/>
              </w:rPr>
              <w:t>02</w:t>
            </w:r>
          </w:p>
        </w:tc>
        <w:tc>
          <w:tcPr>
            <w:tcW w:w="450" w:type="dxa"/>
            <w:tcBorders>
              <w:top w:val="single" w:sz="6" w:space="0" w:color="auto"/>
              <w:bottom w:val="single" w:sz="12" w:space="0" w:color="auto"/>
            </w:tcBorders>
          </w:tcPr>
          <w:p w:rsidR="00FF4F2F" w:rsidRDefault="00FF4F2F">
            <w:pPr>
              <w:pStyle w:val="TableDataByteArial9Centered"/>
              <w:spacing w:before="20" w:after="20"/>
              <w:rPr>
                <w:lang w:val="en-US"/>
              </w:rPr>
            </w:pPr>
            <w:r>
              <w:rPr>
                <w:lang w:val="en-US"/>
              </w:rPr>
              <w:t>03</w:t>
            </w:r>
          </w:p>
        </w:tc>
        <w:tc>
          <w:tcPr>
            <w:tcW w:w="4772" w:type="dxa"/>
            <w:tcBorders>
              <w:top w:val="nil"/>
              <w:bottom w:val="single" w:sz="12" w:space="0" w:color="auto"/>
            </w:tcBorders>
          </w:tcPr>
          <w:p w:rsidR="00FF4F2F" w:rsidRDefault="00FF4F2F">
            <w:pPr>
              <w:pStyle w:val="TableDataByteArial9Centered"/>
              <w:spacing w:before="20" w:after="20"/>
              <w:rPr>
                <w:lang w:val="en-US"/>
              </w:rPr>
            </w:pPr>
            <w:r>
              <w:rPr>
                <w:lang w:val="en-US"/>
              </w:rPr>
              <w:t>---</w:t>
            </w:r>
          </w:p>
        </w:tc>
      </w:tr>
    </w:tbl>
    <w:p w:rsidR="00FF4F2F" w:rsidRDefault="00FF4F2F">
      <w:pPr>
        <w:keepNext w:val="0"/>
        <w:keepLines w:val="0"/>
      </w:pPr>
    </w:p>
    <w:p w:rsidR="00FF4F2F" w:rsidRDefault="00FF4F2F">
      <w:pPr>
        <w:pStyle w:val="Heading3"/>
      </w:pPr>
      <w:bookmarkStart w:id="1117" w:name="_Toc54677075"/>
      <w:bookmarkStart w:id="1118" w:name="_Toc223513314"/>
      <w:r>
        <w:lastRenderedPageBreak/>
        <w:t>CANR – DID $B9 – Subnet Configuration List – High Speed</w:t>
      </w:r>
      <w:bookmarkEnd w:id="1117"/>
      <w:bookmarkEnd w:id="111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$B9</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Subnet_Config_List_HighSpeed (SCLHS)</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&gt;1</w:t>
            </w:r>
          </w:p>
        </w:tc>
        <w:tc>
          <w:tcPr>
            <w:tcW w:w="720" w:type="dxa"/>
            <w:tcBorders>
              <w:top w:val="nil"/>
            </w:tcBorders>
          </w:tcPr>
          <w:p w:rsidR="00FF4F2F" w:rsidRDefault="003D0C3C">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High Speed Subnet ECU List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BIN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High Speed Subnet ECU List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BIN</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w:t>
            </w:r>
          </w:p>
        </w:tc>
        <w:tc>
          <w:tcPr>
            <w:tcW w:w="720" w:type="dxa"/>
            <w:tcBorders>
              <w:top w:val="nil"/>
            </w:tcBorders>
          </w:tcPr>
          <w:p w:rsidR="00FF4F2F" w:rsidRDefault="00FF4F2F">
            <w:pPr>
              <w:jc w:val="right"/>
              <w:rPr>
                <w:rFonts w:ascii="Arial" w:hAnsi="Arial"/>
                <w:sz w:val="16"/>
              </w:rPr>
            </w:pPr>
            <w:r>
              <w:rPr>
                <w:rFonts w:ascii="Arial" w:hAnsi="Arial"/>
                <w:sz w:val="16"/>
              </w:rPr>
              <w:t>-</w:t>
            </w:r>
          </w:p>
        </w:tc>
        <w:tc>
          <w:tcPr>
            <w:tcW w:w="720" w:type="dxa"/>
            <w:tcBorders>
              <w:top w:val="nil"/>
            </w:tcBorders>
          </w:tcPr>
          <w:p w:rsidR="00FF4F2F" w:rsidRDefault="00FF4F2F">
            <w:pPr>
              <w:jc w:val="right"/>
              <w:rPr>
                <w:rFonts w:ascii="Arial" w:hAnsi="Arial"/>
                <w:sz w:val="16"/>
              </w:rPr>
            </w:pPr>
            <w:r>
              <w:rPr>
                <w:rFonts w:ascii="Arial" w:hAnsi="Arial"/>
                <w:sz w:val="16"/>
              </w:rPr>
              <w:t>-</w:t>
            </w:r>
          </w:p>
        </w:tc>
        <w:tc>
          <w:tcPr>
            <w:tcW w:w="720" w:type="dxa"/>
            <w:tcBorders>
              <w:top w:val="nil"/>
            </w:tcBorders>
          </w:tcPr>
          <w:p w:rsidR="00FF4F2F" w:rsidRDefault="00FF4F2F">
            <w:pPr>
              <w:jc w:val="right"/>
              <w:rPr>
                <w:rFonts w:ascii="Arial" w:hAnsi="Arial"/>
                <w:sz w:val="16"/>
              </w:rPr>
            </w:pPr>
            <w:r>
              <w:rPr>
                <w:rFonts w:ascii="Arial" w:hAnsi="Arial"/>
                <w:sz w:val="16"/>
              </w:rPr>
              <w:t>-</w:t>
            </w:r>
          </w:p>
        </w:tc>
        <w:tc>
          <w:tcPr>
            <w:tcW w:w="720" w:type="dxa"/>
            <w:tcBorders>
              <w:top w:val="nil"/>
            </w:tcBorders>
          </w:tcPr>
          <w:p w:rsidR="00FF4F2F" w:rsidRDefault="00FF4F2F">
            <w:pPr>
              <w:pStyle w:val="FootnoteText"/>
              <w:rPr>
                <w:rFonts w:ascii="Arial" w:hAnsi="Arial"/>
              </w:rPr>
            </w:pPr>
            <w:r>
              <w:rPr>
                <w:rFonts w:ascii="Arial" w:hAnsi="Arial"/>
              </w:rPr>
              <w:t>-</w:t>
            </w:r>
          </w:p>
        </w:tc>
        <w:tc>
          <w:tcPr>
            <w:tcW w:w="2016" w:type="dxa"/>
            <w:tcBorders>
              <w:top w:val="nil"/>
            </w:tcBorders>
          </w:tcPr>
          <w:p w:rsidR="00FF4F2F" w:rsidRDefault="00FF4F2F">
            <w:pPr>
              <w:rPr>
                <w:rFonts w:ascii="Arial" w:hAnsi="Arial"/>
                <w:sz w:val="16"/>
              </w:rPr>
            </w:pPr>
            <w:r>
              <w:rPr>
                <w:rFonts w:ascii="Arial" w:hAnsi="Arial"/>
                <w:sz w:val="16"/>
              </w:rPr>
              <w:t>-</w:t>
            </w:r>
          </w:p>
        </w:tc>
        <w:tc>
          <w:tcPr>
            <w:tcW w:w="2016" w:type="dxa"/>
            <w:tcBorders>
              <w:top w:val="nil"/>
            </w:tcBorders>
          </w:tcPr>
          <w:p w:rsidR="00FF4F2F" w:rsidRDefault="00FF4F2F">
            <w:pPr>
              <w:rPr>
                <w:rFonts w:ascii="Arial" w:hAnsi="Arial"/>
                <w:sz w:val="16"/>
              </w:rPr>
            </w:pPr>
            <w:r>
              <w:rPr>
                <w:rFonts w:ascii="Arial" w:hAnsi="Arial"/>
                <w:sz w:val="16"/>
              </w:rPr>
              <w:t>-</w:t>
            </w:r>
          </w:p>
        </w:tc>
      </w:tr>
    </w:tbl>
    <w:p w:rsidR="00FF4F2F" w:rsidRDefault="00FF4F2F"/>
    <w:p w:rsidR="00FF4F2F" w:rsidRDefault="00FF4F2F">
      <w:r>
        <w:t>This DID contains the SCLHS. Each bit represents one ECU (with unique Diagnostic Address, see Appendix D in reference document [1]) that can exist on the high speed subnet. A logic '1' indicates that a given ECU is present on the vehicle. The bit mapping of ECUs must be documented in a CTS, SSTS, or supplemental diagnostic specification.</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r>
        <w:t>ECM</w:t>
      </w:r>
      <w:r>
        <w:tab/>
        <w:t>Engine Control Module</w:t>
      </w:r>
    </w:p>
    <w:p w:rsidR="00FF4F2F" w:rsidRDefault="00FF4F2F">
      <w:pPr>
        <w:keepNext w:val="0"/>
        <w:keepLines w:val="0"/>
      </w:pPr>
    </w:p>
    <w:tbl>
      <w:tblPr>
        <w:tblW w:w="0" w:type="auto"/>
        <w:tblInd w:w="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tblPr>
      <w:tblGrid>
        <w:gridCol w:w="1440"/>
        <w:gridCol w:w="630"/>
        <w:gridCol w:w="630"/>
        <w:gridCol w:w="621"/>
        <w:gridCol w:w="532"/>
        <w:gridCol w:w="655"/>
        <w:gridCol w:w="617"/>
        <w:gridCol w:w="3698"/>
      </w:tblGrid>
      <w:tr w:rsidR="00FF4F2F">
        <w:trPr>
          <w:cantSplit/>
        </w:trPr>
        <w:tc>
          <w:tcPr>
            <w:tcW w:w="1440" w:type="dxa"/>
          </w:tcPr>
          <w:p w:rsidR="00FF4F2F" w:rsidRDefault="00FF4F2F">
            <w:pPr>
              <w:pStyle w:val="TableDataByteArial9Centered"/>
              <w:spacing w:before="20" w:after="20"/>
              <w:rPr>
                <w:b/>
                <w:lang w:val="en-US"/>
              </w:rPr>
            </w:pPr>
            <w:r>
              <w:rPr>
                <w:b/>
                <w:lang w:val="en-US"/>
              </w:rPr>
              <w:t>Byte number</w:t>
            </w:r>
          </w:p>
        </w:tc>
        <w:tc>
          <w:tcPr>
            <w:tcW w:w="1881" w:type="dxa"/>
            <w:gridSpan w:val="3"/>
          </w:tcPr>
          <w:p w:rsidR="00FF4F2F" w:rsidRDefault="00FF4F2F">
            <w:pPr>
              <w:pStyle w:val="TableDataByteArial9Centered"/>
              <w:spacing w:before="20" w:after="20"/>
              <w:rPr>
                <w:b/>
                <w:lang w:val="en-US"/>
              </w:rPr>
            </w:pPr>
            <w:r>
              <w:rPr>
                <w:b/>
                <w:lang w:val="en-US"/>
              </w:rPr>
              <w:t>0 (Read/Write)</w:t>
            </w:r>
          </w:p>
        </w:tc>
        <w:tc>
          <w:tcPr>
            <w:tcW w:w="1804" w:type="dxa"/>
            <w:gridSpan w:val="3"/>
          </w:tcPr>
          <w:p w:rsidR="00FF4F2F" w:rsidRDefault="00FF4F2F">
            <w:pPr>
              <w:pStyle w:val="TableDataByteArial9Centered"/>
              <w:spacing w:before="20" w:after="20"/>
              <w:rPr>
                <w:b/>
                <w:lang w:val="en-US"/>
              </w:rPr>
            </w:pPr>
            <w:r>
              <w:rPr>
                <w:b/>
                <w:lang w:val="en-US"/>
              </w:rPr>
              <w:t>1 (Read/Write)</w:t>
            </w:r>
          </w:p>
        </w:tc>
        <w:tc>
          <w:tcPr>
            <w:tcW w:w="3698" w:type="dxa"/>
          </w:tcPr>
          <w:p w:rsidR="00FF4F2F" w:rsidRDefault="00FF4F2F">
            <w:pPr>
              <w:pStyle w:val="TableDataByteArial9Centered"/>
              <w:spacing w:before="20" w:after="20"/>
              <w:rPr>
                <w:b/>
                <w:lang w:val="en-US"/>
              </w:rPr>
            </w:pPr>
          </w:p>
        </w:tc>
      </w:tr>
      <w:tr w:rsidR="00FF4F2F">
        <w:trPr>
          <w:cantSplit/>
        </w:trPr>
        <w:tc>
          <w:tcPr>
            <w:tcW w:w="1440" w:type="dxa"/>
          </w:tcPr>
          <w:p w:rsidR="00FF4F2F" w:rsidRDefault="00FF4F2F">
            <w:pPr>
              <w:pStyle w:val="TableDataByteArial9Centered"/>
              <w:spacing w:before="20" w:after="20"/>
              <w:rPr>
                <w:lang w:val="en-US"/>
              </w:rPr>
            </w:pPr>
            <w:r>
              <w:rPr>
                <w:lang w:val="en-US"/>
              </w:rPr>
              <w:t>Bit location</w:t>
            </w:r>
          </w:p>
        </w:tc>
        <w:tc>
          <w:tcPr>
            <w:tcW w:w="630" w:type="dxa"/>
          </w:tcPr>
          <w:p w:rsidR="00FF4F2F" w:rsidRDefault="00FF4F2F">
            <w:pPr>
              <w:pStyle w:val="TableDataByteArial9Centered"/>
              <w:spacing w:before="20" w:after="20"/>
              <w:rPr>
                <w:lang w:val="en-US"/>
              </w:rPr>
            </w:pPr>
            <w:r>
              <w:rPr>
                <w:lang w:val="en-US"/>
              </w:rPr>
              <w:t>7</w:t>
            </w:r>
          </w:p>
        </w:tc>
        <w:tc>
          <w:tcPr>
            <w:tcW w:w="630" w:type="dxa"/>
          </w:tcPr>
          <w:p w:rsidR="00FF4F2F" w:rsidRDefault="00FF4F2F">
            <w:pPr>
              <w:pStyle w:val="TableDataByteArial9Centered"/>
              <w:spacing w:before="20" w:after="20"/>
              <w:rPr>
                <w:lang w:val="en-US"/>
              </w:rPr>
            </w:pPr>
            <w:r>
              <w:rPr>
                <w:lang w:val="en-US"/>
              </w:rPr>
              <w:t>6 to 1</w:t>
            </w:r>
          </w:p>
        </w:tc>
        <w:tc>
          <w:tcPr>
            <w:tcW w:w="621" w:type="dxa"/>
          </w:tcPr>
          <w:p w:rsidR="00FF4F2F" w:rsidRDefault="00FF4F2F">
            <w:pPr>
              <w:pStyle w:val="TableDataByteArial9Centered"/>
              <w:spacing w:before="20" w:after="20"/>
              <w:rPr>
                <w:lang w:val="en-US"/>
              </w:rPr>
            </w:pPr>
            <w:r>
              <w:rPr>
                <w:lang w:val="en-US"/>
              </w:rPr>
              <w:t>0</w:t>
            </w:r>
          </w:p>
        </w:tc>
        <w:tc>
          <w:tcPr>
            <w:tcW w:w="532" w:type="dxa"/>
          </w:tcPr>
          <w:p w:rsidR="00FF4F2F" w:rsidRDefault="00FF4F2F">
            <w:pPr>
              <w:pStyle w:val="TableDataByteArial9Centered"/>
              <w:spacing w:before="20" w:after="20"/>
              <w:rPr>
                <w:lang w:val="en-US"/>
              </w:rPr>
            </w:pPr>
            <w:r>
              <w:rPr>
                <w:lang w:val="en-US"/>
              </w:rPr>
              <w:t>7</w:t>
            </w:r>
          </w:p>
        </w:tc>
        <w:tc>
          <w:tcPr>
            <w:tcW w:w="655" w:type="dxa"/>
          </w:tcPr>
          <w:p w:rsidR="00FF4F2F" w:rsidRDefault="00FF4F2F">
            <w:pPr>
              <w:pStyle w:val="TableDataByteArial9Centered"/>
              <w:spacing w:before="20" w:after="20"/>
              <w:rPr>
                <w:lang w:val="en-US"/>
              </w:rPr>
            </w:pPr>
            <w:r>
              <w:rPr>
                <w:lang w:val="en-US"/>
              </w:rPr>
              <w:t>6 to 1</w:t>
            </w:r>
          </w:p>
        </w:tc>
        <w:tc>
          <w:tcPr>
            <w:tcW w:w="617" w:type="dxa"/>
          </w:tcPr>
          <w:p w:rsidR="00FF4F2F" w:rsidRDefault="00FF4F2F">
            <w:pPr>
              <w:pStyle w:val="TableDataByteArial9Centered"/>
              <w:spacing w:before="20" w:after="20"/>
              <w:rPr>
                <w:lang w:val="en-US"/>
              </w:rPr>
            </w:pPr>
            <w:r>
              <w:rPr>
                <w:lang w:val="en-US"/>
              </w:rPr>
              <w:t>0</w:t>
            </w:r>
          </w:p>
        </w:tc>
        <w:tc>
          <w:tcPr>
            <w:tcW w:w="3698" w:type="dxa"/>
          </w:tcPr>
          <w:p w:rsidR="00FF4F2F" w:rsidRDefault="00FF4F2F">
            <w:pPr>
              <w:pStyle w:val="TableDataByteArial9Centered"/>
              <w:spacing w:before="20" w:after="20"/>
              <w:rPr>
                <w:lang w:val="en-US"/>
              </w:rPr>
            </w:pPr>
            <w:r>
              <w:rPr>
                <w:lang w:val="en-US"/>
              </w:rPr>
              <w:t>---</w:t>
            </w:r>
          </w:p>
        </w:tc>
      </w:tr>
      <w:tr w:rsidR="00FF4F2F">
        <w:trPr>
          <w:cantSplit/>
        </w:trPr>
        <w:tc>
          <w:tcPr>
            <w:tcW w:w="1440" w:type="dxa"/>
            <w:tcBorders>
              <w:bottom w:val="nil"/>
            </w:tcBorders>
          </w:tcPr>
          <w:p w:rsidR="00FF4F2F" w:rsidRDefault="00FF4F2F">
            <w:pPr>
              <w:pStyle w:val="TableDataByteArial9Centered"/>
              <w:spacing w:before="20" w:after="20"/>
              <w:rPr>
                <w:lang w:val="en-US"/>
              </w:rPr>
            </w:pPr>
            <w:r>
              <w:rPr>
                <w:lang w:val="en-US"/>
              </w:rPr>
              <w:t>Bit state</w:t>
            </w:r>
          </w:p>
        </w:tc>
        <w:tc>
          <w:tcPr>
            <w:tcW w:w="630" w:type="dxa"/>
            <w:tcBorders>
              <w:bottom w:val="nil"/>
            </w:tcBorders>
          </w:tcPr>
          <w:p w:rsidR="00FF4F2F" w:rsidRDefault="00FF4F2F">
            <w:pPr>
              <w:pStyle w:val="TableDataByteArial9Centered"/>
              <w:spacing w:before="20" w:after="20"/>
              <w:rPr>
                <w:lang w:val="en-US"/>
              </w:rPr>
            </w:pPr>
            <w:r>
              <w:rPr>
                <w:lang w:val="en-US"/>
              </w:rPr>
              <w:t>0</w:t>
            </w:r>
          </w:p>
        </w:tc>
        <w:tc>
          <w:tcPr>
            <w:tcW w:w="630" w:type="dxa"/>
            <w:tcBorders>
              <w:bottom w:val="nil"/>
            </w:tcBorders>
          </w:tcPr>
          <w:p w:rsidR="00FF4F2F" w:rsidRDefault="00FF4F2F">
            <w:pPr>
              <w:pStyle w:val="TableDataByteArial9Centered"/>
              <w:spacing w:before="20" w:after="20"/>
              <w:rPr>
                <w:lang w:val="en-US"/>
              </w:rPr>
            </w:pPr>
            <w:r>
              <w:rPr>
                <w:lang w:val="en-US"/>
              </w:rPr>
              <w:t>…</w:t>
            </w:r>
          </w:p>
        </w:tc>
        <w:tc>
          <w:tcPr>
            <w:tcW w:w="621" w:type="dxa"/>
            <w:tcBorders>
              <w:bottom w:val="nil"/>
            </w:tcBorders>
          </w:tcPr>
          <w:p w:rsidR="00FF4F2F" w:rsidRDefault="00FF4F2F">
            <w:pPr>
              <w:pStyle w:val="TableDataByteArial9Centered"/>
              <w:spacing w:before="20" w:after="20"/>
              <w:rPr>
                <w:lang w:val="en-US"/>
              </w:rPr>
            </w:pPr>
            <w:r>
              <w:rPr>
                <w:lang w:val="en-US"/>
              </w:rPr>
              <w:t>1</w:t>
            </w:r>
          </w:p>
        </w:tc>
        <w:tc>
          <w:tcPr>
            <w:tcW w:w="532" w:type="dxa"/>
            <w:tcBorders>
              <w:bottom w:val="nil"/>
            </w:tcBorders>
          </w:tcPr>
          <w:p w:rsidR="00FF4F2F" w:rsidRDefault="00FF4F2F">
            <w:pPr>
              <w:pStyle w:val="TableDataByteArial9Centered"/>
              <w:spacing w:before="20" w:after="20"/>
              <w:rPr>
                <w:lang w:val="en-US"/>
              </w:rPr>
            </w:pPr>
            <w:r>
              <w:rPr>
                <w:lang w:val="en-US"/>
              </w:rPr>
              <w:t>0</w:t>
            </w:r>
          </w:p>
        </w:tc>
        <w:tc>
          <w:tcPr>
            <w:tcW w:w="655" w:type="dxa"/>
            <w:tcBorders>
              <w:bottom w:val="nil"/>
            </w:tcBorders>
          </w:tcPr>
          <w:p w:rsidR="00FF4F2F" w:rsidRDefault="00FF4F2F">
            <w:pPr>
              <w:pStyle w:val="TableDataByteArial9Centered"/>
              <w:spacing w:before="20" w:after="20"/>
              <w:rPr>
                <w:lang w:val="en-US"/>
              </w:rPr>
            </w:pPr>
            <w:r>
              <w:rPr>
                <w:lang w:val="en-US"/>
              </w:rPr>
              <w:t>…</w:t>
            </w:r>
          </w:p>
        </w:tc>
        <w:tc>
          <w:tcPr>
            <w:tcW w:w="617" w:type="dxa"/>
            <w:tcBorders>
              <w:bottom w:val="nil"/>
            </w:tcBorders>
          </w:tcPr>
          <w:p w:rsidR="00FF4F2F" w:rsidRDefault="00FF4F2F">
            <w:pPr>
              <w:pStyle w:val="TableDataByteArial9Centered"/>
              <w:spacing w:before="20" w:after="20"/>
              <w:rPr>
                <w:lang w:val="en-US"/>
              </w:rPr>
            </w:pPr>
            <w:r>
              <w:rPr>
                <w:lang w:val="en-US"/>
              </w:rPr>
              <w:t>0</w:t>
            </w:r>
          </w:p>
        </w:tc>
        <w:tc>
          <w:tcPr>
            <w:tcW w:w="3698" w:type="dxa"/>
            <w:tcBorders>
              <w:bottom w:val="nil"/>
            </w:tcBorders>
          </w:tcPr>
          <w:p w:rsidR="00FF4F2F" w:rsidRDefault="00FF4F2F">
            <w:pPr>
              <w:pStyle w:val="TableDataByteArial9Centered"/>
              <w:spacing w:before="20" w:after="20"/>
              <w:rPr>
                <w:lang w:val="en-US"/>
              </w:rPr>
            </w:pPr>
            <w:r>
              <w:rPr>
                <w:lang w:val="en-US"/>
              </w:rPr>
              <w:t>---</w:t>
            </w:r>
          </w:p>
        </w:tc>
      </w:tr>
      <w:tr w:rsidR="00FF4F2F">
        <w:trPr>
          <w:cantSplit/>
        </w:trPr>
        <w:tc>
          <w:tcPr>
            <w:tcW w:w="1440" w:type="dxa"/>
            <w:tcBorders>
              <w:bottom w:val="nil"/>
            </w:tcBorders>
          </w:tcPr>
          <w:p w:rsidR="00FF4F2F" w:rsidRDefault="00FF4F2F">
            <w:pPr>
              <w:pStyle w:val="TableDataByteArial9Centered"/>
              <w:spacing w:before="20" w:after="20"/>
              <w:rPr>
                <w:lang w:val="en-US"/>
              </w:rPr>
            </w:pPr>
            <w:r>
              <w:rPr>
                <w:lang w:val="en-US"/>
              </w:rPr>
              <w:t>DA (hex) J3200</w:t>
            </w:r>
          </w:p>
        </w:tc>
        <w:tc>
          <w:tcPr>
            <w:tcW w:w="630" w:type="dxa"/>
            <w:tcBorders>
              <w:bottom w:val="nil"/>
            </w:tcBorders>
          </w:tcPr>
          <w:p w:rsidR="00FF4F2F" w:rsidRDefault="00FF4F2F">
            <w:pPr>
              <w:pStyle w:val="TableDataByteArial9Centered"/>
              <w:spacing w:before="20" w:after="20"/>
              <w:rPr>
                <w:lang w:val="en-US"/>
              </w:rPr>
            </w:pPr>
            <w:r>
              <w:rPr>
                <w:lang w:val="en-US"/>
              </w:rPr>
              <w:t>---</w:t>
            </w:r>
          </w:p>
        </w:tc>
        <w:tc>
          <w:tcPr>
            <w:tcW w:w="630" w:type="dxa"/>
            <w:tcBorders>
              <w:bottom w:val="nil"/>
            </w:tcBorders>
          </w:tcPr>
          <w:p w:rsidR="00FF4F2F" w:rsidRDefault="00FF4F2F">
            <w:pPr>
              <w:pStyle w:val="TableDataByteArial9Centered"/>
              <w:spacing w:before="20" w:after="20"/>
              <w:rPr>
                <w:lang w:val="en-US"/>
              </w:rPr>
            </w:pPr>
            <w:r>
              <w:rPr>
                <w:lang w:val="en-US"/>
              </w:rPr>
              <w:t>…</w:t>
            </w:r>
          </w:p>
        </w:tc>
        <w:tc>
          <w:tcPr>
            <w:tcW w:w="621" w:type="dxa"/>
            <w:tcBorders>
              <w:bottom w:val="nil"/>
            </w:tcBorders>
          </w:tcPr>
          <w:p w:rsidR="00FF4F2F" w:rsidRDefault="00FF4F2F">
            <w:pPr>
              <w:pStyle w:val="TableDataByteArial9Centered"/>
              <w:spacing w:before="20" w:after="20"/>
              <w:rPr>
                <w:lang w:val="en-US"/>
              </w:rPr>
            </w:pPr>
            <w:r>
              <w:rPr>
                <w:lang w:val="en-US"/>
              </w:rPr>
              <w:t>11</w:t>
            </w:r>
          </w:p>
        </w:tc>
        <w:tc>
          <w:tcPr>
            <w:tcW w:w="532" w:type="dxa"/>
            <w:tcBorders>
              <w:bottom w:val="nil"/>
            </w:tcBorders>
          </w:tcPr>
          <w:p w:rsidR="00FF4F2F" w:rsidRDefault="00FF4F2F">
            <w:pPr>
              <w:pStyle w:val="TableDataByteArial9Centered"/>
              <w:spacing w:before="20" w:after="20"/>
              <w:rPr>
                <w:lang w:val="en-US"/>
              </w:rPr>
            </w:pPr>
            <w:r>
              <w:rPr>
                <w:lang w:val="en-US"/>
              </w:rPr>
              <w:t>---</w:t>
            </w:r>
          </w:p>
        </w:tc>
        <w:tc>
          <w:tcPr>
            <w:tcW w:w="655" w:type="dxa"/>
            <w:tcBorders>
              <w:bottom w:val="nil"/>
            </w:tcBorders>
          </w:tcPr>
          <w:p w:rsidR="00FF4F2F" w:rsidRDefault="00FF4F2F">
            <w:pPr>
              <w:pStyle w:val="TableDataByteArial9Centered"/>
              <w:spacing w:before="20" w:after="20"/>
              <w:rPr>
                <w:lang w:val="en-US"/>
              </w:rPr>
            </w:pPr>
            <w:r>
              <w:rPr>
                <w:lang w:val="en-US"/>
              </w:rPr>
              <w:t>…</w:t>
            </w:r>
          </w:p>
        </w:tc>
        <w:tc>
          <w:tcPr>
            <w:tcW w:w="617" w:type="dxa"/>
            <w:tcBorders>
              <w:bottom w:val="nil"/>
            </w:tcBorders>
          </w:tcPr>
          <w:p w:rsidR="00FF4F2F" w:rsidRDefault="00FF4F2F">
            <w:pPr>
              <w:pStyle w:val="TableDataByteArial9Centered"/>
              <w:spacing w:before="20" w:after="20"/>
              <w:rPr>
                <w:lang w:val="en-US"/>
              </w:rPr>
            </w:pPr>
            <w:r>
              <w:rPr>
                <w:lang w:val="en-US"/>
              </w:rPr>
              <w:t>---</w:t>
            </w:r>
          </w:p>
        </w:tc>
        <w:tc>
          <w:tcPr>
            <w:tcW w:w="3698" w:type="dxa"/>
            <w:tcBorders>
              <w:bottom w:val="nil"/>
            </w:tcBorders>
          </w:tcPr>
          <w:p w:rsidR="00FF4F2F" w:rsidRDefault="00FF4F2F">
            <w:pPr>
              <w:pStyle w:val="TableDataByteArial9Centered"/>
              <w:spacing w:before="20" w:after="20"/>
              <w:rPr>
                <w:lang w:val="en-US"/>
              </w:rPr>
            </w:pPr>
            <w:r>
              <w:rPr>
                <w:lang w:val="en-US"/>
              </w:rPr>
              <w:t>---</w:t>
            </w:r>
          </w:p>
        </w:tc>
      </w:tr>
      <w:tr w:rsidR="00FF4F2F">
        <w:trPr>
          <w:cantSplit/>
        </w:trPr>
        <w:tc>
          <w:tcPr>
            <w:tcW w:w="1440" w:type="dxa"/>
            <w:tcBorders>
              <w:top w:val="nil"/>
            </w:tcBorders>
          </w:tcPr>
          <w:p w:rsidR="00FF4F2F" w:rsidRDefault="00FF4F2F">
            <w:pPr>
              <w:pStyle w:val="TableDataByteArial9Centered"/>
              <w:spacing w:before="20" w:after="20"/>
              <w:rPr>
                <w:lang w:val="en-US"/>
              </w:rPr>
            </w:pPr>
            <w:r>
              <w:rPr>
                <w:lang w:val="en-US"/>
              </w:rPr>
              <w:t>ECU name</w:t>
            </w:r>
          </w:p>
        </w:tc>
        <w:tc>
          <w:tcPr>
            <w:tcW w:w="630" w:type="dxa"/>
            <w:tcBorders>
              <w:top w:val="nil"/>
            </w:tcBorders>
          </w:tcPr>
          <w:p w:rsidR="00FF4F2F" w:rsidRDefault="00FF4F2F">
            <w:pPr>
              <w:pStyle w:val="TableDataByteArial9Centered"/>
              <w:spacing w:before="20" w:after="20"/>
              <w:rPr>
                <w:lang w:val="en-US"/>
              </w:rPr>
            </w:pPr>
            <w:r>
              <w:rPr>
                <w:lang w:val="en-US"/>
              </w:rPr>
              <w:t>---</w:t>
            </w:r>
          </w:p>
        </w:tc>
        <w:tc>
          <w:tcPr>
            <w:tcW w:w="630" w:type="dxa"/>
            <w:tcBorders>
              <w:top w:val="nil"/>
            </w:tcBorders>
          </w:tcPr>
          <w:p w:rsidR="00FF4F2F" w:rsidRDefault="00FF4F2F">
            <w:pPr>
              <w:pStyle w:val="TableDataByteArial9Centered"/>
              <w:spacing w:before="20" w:after="20"/>
              <w:rPr>
                <w:lang w:val="en-US"/>
              </w:rPr>
            </w:pPr>
            <w:r>
              <w:rPr>
                <w:lang w:val="en-US"/>
              </w:rPr>
              <w:t>…</w:t>
            </w:r>
          </w:p>
        </w:tc>
        <w:tc>
          <w:tcPr>
            <w:tcW w:w="621" w:type="dxa"/>
            <w:tcBorders>
              <w:top w:val="nil"/>
            </w:tcBorders>
          </w:tcPr>
          <w:p w:rsidR="00FF4F2F" w:rsidRDefault="00FF4F2F">
            <w:pPr>
              <w:pStyle w:val="TableDataByteArial9Centered"/>
              <w:spacing w:before="20" w:after="20"/>
              <w:rPr>
                <w:lang w:val="en-US"/>
              </w:rPr>
            </w:pPr>
            <w:r>
              <w:rPr>
                <w:lang w:val="en-US"/>
              </w:rPr>
              <w:t>ECM</w:t>
            </w:r>
          </w:p>
        </w:tc>
        <w:tc>
          <w:tcPr>
            <w:tcW w:w="532" w:type="dxa"/>
            <w:tcBorders>
              <w:top w:val="nil"/>
            </w:tcBorders>
          </w:tcPr>
          <w:p w:rsidR="00FF4F2F" w:rsidRDefault="00FF4F2F">
            <w:pPr>
              <w:pStyle w:val="TableDataByteArial9Centered"/>
              <w:spacing w:before="20" w:after="20"/>
              <w:rPr>
                <w:lang w:val="en-US"/>
              </w:rPr>
            </w:pPr>
            <w:r>
              <w:rPr>
                <w:lang w:val="en-US"/>
              </w:rPr>
              <w:t>---</w:t>
            </w:r>
          </w:p>
        </w:tc>
        <w:tc>
          <w:tcPr>
            <w:tcW w:w="655" w:type="dxa"/>
            <w:tcBorders>
              <w:top w:val="nil"/>
            </w:tcBorders>
          </w:tcPr>
          <w:p w:rsidR="00FF4F2F" w:rsidRDefault="00FF4F2F">
            <w:pPr>
              <w:pStyle w:val="TableDataByteArial9Centered"/>
              <w:spacing w:before="20" w:after="20"/>
              <w:rPr>
                <w:lang w:val="en-US"/>
              </w:rPr>
            </w:pPr>
            <w:r>
              <w:rPr>
                <w:lang w:val="en-US"/>
              </w:rPr>
              <w:t>…</w:t>
            </w:r>
          </w:p>
        </w:tc>
        <w:tc>
          <w:tcPr>
            <w:tcW w:w="617" w:type="dxa"/>
            <w:tcBorders>
              <w:top w:val="nil"/>
            </w:tcBorders>
          </w:tcPr>
          <w:p w:rsidR="00FF4F2F" w:rsidRDefault="00FF4F2F">
            <w:pPr>
              <w:pStyle w:val="TableDataByteArial9Centered"/>
              <w:spacing w:before="20" w:after="20"/>
              <w:rPr>
                <w:lang w:val="en-US"/>
              </w:rPr>
            </w:pPr>
            <w:r>
              <w:rPr>
                <w:lang w:val="en-US"/>
              </w:rPr>
              <w:t>---</w:t>
            </w:r>
          </w:p>
        </w:tc>
        <w:tc>
          <w:tcPr>
            <w:tcW w:w="3698" w:type="dxa"/>
            <w:tcBorders>
              <w:top w:val="nil"/>
            </w:tcBorders>
          </w:tcPr>
          <w:p w:rsidR="00FF4F2F" w:rsidRDefault="00FF4F2F">
            <w:pPr>
              <w:pStyle w:val="TableDataByteArial9Centered"/>
              <w:spacing w:before="20" w:after="20"/>
              <w:rPr>
                <w:lang w:val="en-US"/>
              </w:rPr>
            </w:pPr>
            <w:r>
              <w:rPr>
                <w:lang w:val="en-US"/>
              </w:rPr>
              <w:t>---</w:t>
            </w:r>
          </w:p>
        </w:tc>
      </w:tr>
    </w:tbl>
    <w:p w:rsidR="00FF4F2F" w:rsidRDefault="00FF4F2F">
      <w:pPr>
        <w:keepNext w:val="0"/>
        <w:keepLines w:val="0"/>
      </w:pPr>
    </w:p>
    <w:p w:rsidR="00FF4F2F" w:rsidRDefault="00FF4F2F">
      <w:pPr>
        <w:pStyle w:val="Heading3"/>
      </w:pPr>
      <w:bookmarkStart w:id="1119" w:name="_Toc110648285"/>
      <w:bookmarkStart w:id="1120" w:name="_Toc110663119"/>
      <w:bookmarkStart w:id="1121" w:name="_Toc54677076"/>
      <w:r>
        <w:br w:type="page"/>
      </w:r>
      <w:bookmarkStart w:id="1122" w:name="_Toc223513315"/>
      <w:r>
        <w:lastRenderedPageBreak/>
        <w:t>MEMR/BFPR – DID $C0 – Boot Software Part Number</w:t>
      </w:r>
      <w:bookmarkEnd w:id="1119"/>
      <w:bookmarkEnd w:id="1120"/>
      <w:bookmarkEnd w:id="112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cs="Arial"/>
                <w:sz w:val="16"/>
              </w:rPr>
            </w:pPr>
            <w:r>
              <w:rPr>
                <w:rFonts w:ascii="Arial" w:hAnsi="Arial" w:cs="Arial"/>
                <w:sz w:val="16"/>
              </w:rPr>
              <w:t>$C0</w:t>
            </w:r>
          </w:p>
        </w:tc>
        <w:tc>
          <w:tcPr>
            <w:tcW w:w="2592" w:type="dxa"/>
            <w:tcBorders>
              <w:top w:val="nil"/>
            </w:tcBorders>
          </w:tcPr>
          <w:p w:rsidR="00FF4F2F" w:rsidRDefault="00FF4F2F">
            <w:pPr>
              <w:rPr>
                <w:rFonts w:ascii="Arial" w:hAnsi="Arial" w:cs="Arial"/>
                <w:sz w:val="16"/>
              </w:rPr>
            </w:pPr>
            <w:r>
              <w:rPr>
                <w:rFonts w:ascii="Arial" w:hAnsi="Arial" w:cs="Arial"/>
                <w:sz w:val="16"/>
              </w:rPr>
              <w:t>BootSoftwarePartNumber (BSPN)</w:t>
            </w:r>
          </w:p>
        </w:tc>
        <w:tc>
          <w:tcPr>
            <w:tcW w:w="720" w:type="dxa"/>
            <w:tcBorders>
              <w:top w:val="nil"/>
            </w:tcBorders>
          </w:tcPr>
          <w:p w:rsidR="00FF4F2F" w:rsidRPr="003D0C3C" w:rsidRDefault="00FF4F2F">
            <w:pPr>
              <w:jc w:val="right"/>
              <w:rPr>
                <w:rFonts w:ascii="Arial" w:hAnsi="Arial" w:cs="Arial"/>
                <w:sz w:val="16"/>
              </w:rPr>
            </w:pPr>
            <w:r w:rsidRPr="003D0C3C">
              <w:rPr>
                <w:rFonts w:ascii="Arial" w:hAnsi="Arial" w:cs="Arial"/>
                <w:sz w:val="16"/>
              </w:rPr>
              <w:t>4</w:t>
            </w:r>
          </w:p>
        </w:tc>
        <w:tc>
          <w:tcPr>
            <w:tcW w:w="720" w:type="dxa"/>
            <w:tcBorders>
              <w:top w:val="nil"/>
            </w:tcBorders>
          </w:tcPr>
          <w:p w:rsidR="00FF4F2F" w:rsidRDefault="003D0C3C">
            <w:pPr>
              <w:rPr>
                <w:rFonts w:ascii="Arial" w:hAnsi="Arial" w:cs="Arial"/>
                <w:sz w:val="16"/>
              </w:rPr>
            </w:pPr>
            <w:r>
              <w:rPr>
                <w:rFonts w:ascii="Arial" w:hAnsi="Arial"/>
                <w:sz w:val="16"/>
              </w:rPr>
              <w:t>PKT</w:t>
            </w:r>
          </w:p>
        </w:tc>
        <w:tc>
          <w:tcPr>
            <w:tcW w:w="2016" w:type="dxa"/>
            <w:tcBorders>
              <w:top w:val="nil"/>
            </w:tcBorders>
          </w:tcPr>
          <w:p w:rsidR="00FF4F2F" w:rsidRDefault="00FF4F2F">
            <w:pPr>
              <w:rPr>
                <w:rFonts w:ascii="Arial" w:hAnsi="Arial" w:cs="Arial"/>
                <w:sz w:val="16"/>
              </w:rPr>
            </w:pPr>
            <w:r>
              <w:rPr>
                <w:rFonts w:ascii="Arial" w:hAnsi="Arial" w:cs="Arial"/>
                <w:sz w:val="16"/>
              </w:rPr>
              <w:t>N/A</w:t>
            </w:r>
          </w:p>
        </w:tc>
        <w:tc>
          <w:tcPr>
            <w:tcW w:w="2016" w:type="dxa"/>
            <w:tcBorders>
              <w:top w:val="nil"/>
            </w:tcBorders>
          </w:tcPr>
          <w:p w:rsidR="00FF4F2F" w:rsidRDefault="00FF4F2F">
            <w:pPr>
              <w:rPr>
                <w:rFonts w:ascii="Arial" w:hAnsi="Arial" w:cs="Arial"/>
                <w:sz w:val="16"/>
              </w:rPr>
            </w:pPr>
            <w:r>
              <w:rPr>
                <w:rFonts w:ascii="Arial" w:hAnsi="Arial" w:cs="Arial"/>
                <w:sz w:val="16"/>
              </w:rPr>
              <w:t>N/A</w:t>
            </w:r>
          </w:p>
        </w:tc>
        <w:tc>
          <w:tcPr>
            <w:tcW w:w="720" w:type="dxa"/>
            <w:tcBorders>
              <w:top w:val="nil"/>
            </w:tcBorders>
          </w:tcPr>
          <w:p w:rsidR="00FF4F2F" w:rsidRDefault="00FF4F2F">
            <w:pPr>
              <w:jc w:val="center"/>
              <w:rPr>
                <w:rFonts w:ascii="Arial" w:hAnsi="Arial" w:cs="Arial"/>
                <w:sz w:val="16"/>
              </w:rPr>
            </w:pPr>
            <w:r>
              <w:rPr>
                <w:rFonts w:ascii="Arial" w:hAnsi="Arial" w:cs="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pStyle w:val="FootnoteText"/>
              <w:keepNext w:val="0"/>
              <w:keepLines w:val="0"/>
              <w:spacing w:before="20"/>
              <w:rPr>
                <w:rFonts w:ascii="Arial" w:hAnsi="Arial" w:cs="Arial"/>
                <w:szCs w:val="24"/>
              </w:rPr>
            </w:pPr>
            <w:r>
              <w:rPr>
                <w:rFonts w:ascii="Arial" w:hAnsi="Arial" w:cs="Arial"/>
                <w:szCs w:val="24"/>
              </w:rPr>
              <w:t>Boot Software Part Number Position 1</w:t>
            </w:r>
          </w:p>
        </w:tc>
        <w:tc>
          <w:tcPr>
            <w:tcW w:w="720" w:type="dxa"/>
            <w:tcBorders>
              <w:top w:val="nil"/>
            </w:tcBorders>
          </w:tcPr>
          <w:p w:rsidR="00FF4F2F" w:rsidRDefault="00FF4F2F">
            <w:pPr>
              <w:spacing w:before="20"/>
              <w:jc w:val="right"/>
              <w:rPr>
                <w:rFonts w:ascii="Arial" w:hAnsi="Arial"/>
                <w:sz w:val="16"/>
              </w:rPr>
            </w:pPr>
            <w:r>
              <w:rPr>
                <w:rFonts w:ascii="Arial" w:hAnsi="Arial"/>
                <w:sz w:val="16"/>
              </w:rPr>
              <w:t>0</w:t>
            </w:r>
          </w:p>
        </w:tc>
        <w:tc>
          <w:tcPr>
            <w:tcW w:w="720" w:type="dxa"/>
            <w:tcBorders>
              <w:top w:val="nil"/>
            </w:tcBorders>
          </w:tcPr>
          <w:p w:rsidR="00FF4F2F" w:rsidRDefault="00FF4F2F">
            <w:pPr>
              <w:spacing w:before="20"/>
              <w:jc w:val="right"/>
              <w:rPr>
                <w:rFonts w:ascii="Arial" w:hAnsi="Arial"/>
                <w:sz w:val="16"/>
              </w:rPr>
            </w:pPr>
            <w:r>
              <w:rPr>
                <w:rFonts w:ascii="Arial" w:hAnsi="Arial"/>
                <w:sz w:val="16"/>
              </w:rPr>
              <w:t>7</w:t>
            </w:r>
          </w:p>
        </w:tc>
        <w:tc>
          <w:tcPr>
            <w:tcW w:w="720" w:type="dxa"/>
            <w:tcBorders>
              <w:top w:val="nil"/>
            </w:tcBorders>
          </w:tcPr>
          <w:p w:rsidR="00FF4F2F" w:rsidRDefault="00FF4F2F">
            <w:pPr>
              <w:spacing w:before="2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spacing w:before="20"/>
              <w:rPr>
                <w:rFonts w:ascii="Arial" w:hAnsi="Arial"/>
              </w:rPr>
            </w:pPr>
            <w:r>
              <w:rPr>
                <w:rFonts w:ascii="Arial" w:hAnsi="Arial"/>
              </w:rPr>
              <w:t>UNM</w:t>
            </w:r>
          </w:p>
        </w:tc>
        <w:tc>
          <w:tcPr>
            <w:tcW w:w="2016" w:type="dxa"/>
            <w:tcBorders>
              <w:top w:val="nil"/>
            </w:tcBorders>
          </w:tcPr>
          <w:p w:rsidR="00FF4F2F" w:rsidRDefault="00FF4F2F">
            <w:pPr>
              <w:spacing w:before="20"/>
              <w:rPr>
                <w:rFonts w:ascii="Arial" w:hAnsi="Arial"/>
                <w:sz w:val="16"/>
              </w:rPr>
            </w:pPr>
            <w:r>
              <w:rPr>
                <w:rFonts w:ascii="Arial" w:hAnsi="Arial"/>
                <w:sz w:val="16"/>
              </w:rPr>
              <w:t>$00 - $FF</w:t>
            </w:r>
          </w:p>
        </w:tc>
        <w:tc>
          <w:tcPr>
            <w:tcW w:w="2016" w:type="dxa"/>
            <w:tcBorders>
              <w:top w:val="nil"/>
            </w:tcBorders>
          </w:tcPr>
          <w:p w:rsidR="00FF4F2F" w:rsidRDefault="00FF4F2F">
            <w:pPr>
              <w:spacing w:before="20"/>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spacing w:before="20"/>
              <w:rPr>
                <w:rFonts w:ascii="Arial" w:hAnsi="Arial" w:cs="Arial"/>
                <w:sz w:val="16"/>
              </w:rPr>
            </w:pPr>
            <w:r>
              <w:rPr>
                <w:rFonts w:ascii="Arial" w:hAnsi="Arial" w:cs="Arial"/>
                <w:sz w:val="16"/>
              </w:rPr>
              <w:t>Boot Software Part Number Position 2</w:t>
            </w:r>
          </w:p>
        </w:tc>
        <w:tc>
          <w:tcPr>
            <w:tcW w:w="720" w:type="dxa"/>
            <w:tcBorders>
              <w:top w:val="nil"/>
            </w:tcBorders>
          </w:tcPr>
          <w:p w:rsidR="00FF4F2F" w:rsidRDefault="00FF4F2F">
            <w:pPr>
              <w:spacing w:before="20"/>
              <w:jc w:val="right"/>
              <w:rPr>
                <w:rFonts w:ascii="Arial" w:hAnsi="Arial"/>
                <w:sz w:val="16"/>
              </w:rPr>
            </w:pPr>
            <w:r>
              <w:rPr>
                <w:rFonts w:ascii="Arial" w:hAnsi="Arial"/>
                <w:sz w:val="16"/>
              </w:rPr>
              <w:t>1</w:t>
            </w:r>
          </w:p>
        </w:tc>
        <w:tc>
          <w:tcPr>
            <w:tcW w:w="720" w:type="dxa"/>
            <w:tcBorders>
              <w:top w:val="nil"/>
            </w:tcBorders>
          </w:tcPr>
          <w:p w:rsidR="00FF4F2F" w:rsidRDefault="00FF4F2F">
            <w:pPr>
              <w:spacing w:before="20"/>
              <w:jc w:val="right"/>
              <w:rPr>
                <w:rFonts w:ascii="Arial" w:hAnsi="Arial"/>
                <w:sz w:val="16"/>
              </w:rPr>
            </w:pPr>
            <w:r>
              <w:rPr>
                <w:rFonts w:ascii="Arial" w:hAnsi="Arial"/>
                <w:sz w:val="16"/>
              </w:rPr>
              <w:t>7</w:t>
            </w:r>
          </w:p>
        </w:tc>
        <w:tc>
          <w:tcPr>
            <w:tcW w:w="720" w:type="dxa"/>
            <w:tcBorders>
              <w:top w:val="nil"/>
            </w:tcBorders>
          </w:tcPr>
          <w:p w:rsidR="00FF4F2F" w:rsidRDefault="00FF4F2F">
            <w:pPr>
              <w:spacing w:before="2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spacing w:before="20"/>
              <w:rPr>
                <w:rFonts w:ascii="Arial" w:hAnsi="Arial"/>
              </w:rPr>
            </w:pPr>
            <w:r>
              <w:rPr>
                <w:rFonts w:ascii="Arial" w:hAnsi="Arial"/>
              </w:rPr>
              <w:t>UNM</w:t>
            </w:r>
          </w:p>
        </w:tc>
        <w:tc>
          <w:tcPr>
            <w:tcW w:w="2016" w:type="dxa"/>
            <w:tcBorders>
              <w:top w:val="nil"/>
            </w:tcBorders>
          </w:tcPr>
          <w:p w:rsidR="00FF4F2F" w:rsidRDefault="00FF4F2F">
            <w:pPr>
              <w:spacing w:before="20"/>
              <w:rPr>
                <w:rFonts w:ascii="Arial" w:hAnsi="Arial"/>
                <w:sz w:val="16"/>
              </w:rPr>
            </w:pPr>
            <w:r>
              <w:rPr>
                <w:rFonts w:ascii="Arial" w:hAnsi="Arial"/>
                <w:sz w:val="16"/>
              </w:rPr>
              <w:t>$00 - $FF</w:t>
            </w:r>
          </w:p>
        </w:tc>
        <w:tc>
          <w:tcPr>
            <w:tcW w:w="2016" w:type="dxa"/>
            <w:tcBorders>
              <w:top w:val="nil"/>
            </w:tcBorders>
          </w:tcPr>
          <w:p w:rsidR="00FF4F2F" w:rsidRDefault="00FF4F2F">
            <w:pPr>
              <w:spacing w:before="20"/>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spacing w:before="20"/>
              <w:rPr>
                <w:rFonts w:ascii="Arial" w:hAnsi="Arial" w:cs="Arial"/>
                <w:sz w:val="16"/>
              </w:rPr>
            </w:pPr>
            <w:r>
              <w:rPr>
                <w:rFonts w:ascii="Arial" w:hAnsi="Arial" w:cs="Arial"/>
                <w:sz w:val="16"/>
              </w:rPr>
              <w:t>Boot Software Part Number Position 3</w:t>
            </w:r>
          </w:p>
        </w:tc>
        <w:tc>
          <w:tcPr>
            <w:tcW w:w="720" w:type="dxa"/>
            <w:tcBorders>
              <w:top w:val="nil"/>
            </w:tcBorders>
          </w:tcPr>
          <w:p w:rsidR="00FF4F2F" w:rsidRDefault="00FF4F2F">
            <w:pPr>
              <w:spacing w:before="20"/>
              <w:jc w:val="right"/>
              <w:rPr>
                <w:rFonts w:ascii="Arial" w:hAnsi="Arial"/>
                <w:sz w:val="16"/>
              </w:rPr>
            </w:pPr>
            <w:r>
              <w:rPr>
                <w:rFonts w:ascii="Arial" w:hAnsi="Arial"/>
                <w:sz w:val="16"/>
              </w:rPr>
              <w:t>2</w:t>
            </w:r>
          </w:p>
        </w:tc>
        <w:tc>
          <w:tcPr>
            <w:tcW w:w="720" w:type="dxa"/>
            <w:tcBorders>
              <w:top w:val="nil"/>
            </w:tcBorders>
          </w:tcPr>
          <w:p w:rsidR="00FF4F2F" w:rsidRDefault="00FF4F2F">
            <w:pPr>
              <w:spacing w:before="20"/>
              <w:jc w:val="right"/>
              <w:rPr>
                <w:rFonts w:ascii="Arial" w:hAnsi="Arial"/>
                <w:sz w:val="16"/>
              </w:rPr>
            </w:pPr>
            <w:r>
              <w:rPr>
                <w:rFonts w:ascii="Arial" w:hAnsi="Arial"/>
                <w:sz w:val="16"/>
              </w:rPr>
              <w:t>7</w:t>
            </w:r>
          </w:p>
        </w:tc>
        <w:tc>
          <w:tcPr>
            <w:tcW w:w="720" w:type="dxa"/>
            <w:tcBorders>
              <w:top w:val="nil"/>
            </w:tcBorders>
          </w:tcPr>
          <w:p w:rsidR="00FF4F2F" w:rsidRDefault="00FF4F2F">
            <w:pPr>
              <w:spacing w:before="2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spacing w:before="20"/>
              <w:rPr>
                <w:rFonts w:ascii="Arial" w:hAnsi="Arial"/>
              </w:rPr>
            </w:pPr>
            <w:r>
              <w:rPr>
                <w:rFonts w:ascii="Arial" w:hAnsi="Arial"/>
              </w:rPr>
              <w:t>UNM</w:t>
            </w:r>
          </w:p>
        </w:tc>
        <w:tc>
          <w:tcPr>
            <w:tcW w:w="2016" w:type="dxa"/>
            <w:tcBorders>
              <w:top w:val="nil"/>
            </w:tcBorders>
          </w:tcPr>
          <w:p w:rsidR="00FF4F2F" w:rsidRDefault="00FF4F2F">
            <w:pPr>
              <w:spacing w:before="20"/>
              <w:rPr>
                <w:rFonts w:ascii="Arial" w:hAnsi="Arial"/>
                <w:sz w:val="16"/>
              </w:rPr>
            </w:pPr>
            <w:r>
              <w:rPr>
                <w:rFonts w:ascii="Arial" w:hAnsi="Arial"/>
                <w:sz w:val="16"/>
              </w:rPr>
              <w:t>$00 - $FF</w:t>
            </w:r>
          </w:p>
        </w:tc>
        <w:tc>
          <w:tcPr>
            <w:tcW w:w="2016" w:type="dxa"/>
            <w:tcBorders>
              <w:top w:val="nil"/>
            </w:tcBorders>
          </w:tcPr>
          <w:p w:rsidR="00FF4F2F" w:rsidRDefault="00FF4F2F">
            <w:pPr>
              <w:spacing w:before="20"/>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Default="00FF4F2F">
            <w:pPr>
              <w:spacing w:before="20"/>
              <w:rPr>
                <w:rFonts w:ascii="Arial" w:hAnsi="Arial" w:cs="Arial"/>
                <w:sz w:val="16"/>
              </w:rPr>
            </w:pPr>
            <w:r>
              <w:rPr>
                <w:rFonts w:ascii="Arial" w:hAnsi="Arial" w:cs="Arial"/>
                <w:sz w:val="16"/>
              </w:rPr>
              <w:t>Boot Software Part Number Position 4</w:t>
            </w:r>
          </w:p>
        </w:tc>
        <w:tc>
          <w:tcPr>
            <w:tcW w:w="720" w:type="dxa"/>
            <w:tcBorders>
              <w:top w:val="nil"/>
            </w:tcBorders>
          </w:tcPr>
          <w:p w:rsidR="00FF4F2F" w:rsidRDefault="00FF4F2F">
            <w:pPr>
              <w:spacing w:before="20"/>
              <w:jc w:val="right"/>
              <w:rPr>
                <w:rFonts w:ascii="Arial" w:hAnsi="Arial"/>
                <w:sz w:val="16"/>
              </w:rPr>
            </w:pPr>
            <w:r>
              <w:rPr>
                <w:rFonts w:ascii="Arial" w:hAnsi="Arial"/>
                <w:sz w:val="16"/>
              </w:rPr>
              <w:t>3</w:t>
            </w:r>
          </w:p>
        </w:tc>
        <w:tc>
          <w:tcPr>
            <w:tcW w:w="720" w:type="dxa"/>
            <w:tcBorders>
              <w:top w:val="nil"/>
            </w:tcBorders>
          </w:tcPr>
          <w:p w:rsidR="00FF4F2F" w:rsidRDefault="00FF4F2F">
            <w:pPr>
              <w:spacing w:before="20"/>
              <w:jc w:val="right"/>
              <w:rPr>
                <w:rFonts w:ascii="Arial" w:hAnsi="Arial"/>
                <w:sz w:val="16"/>
              </w:rPr>
            </w:pPr>
            <w:r>
              <w:rPr>
                <w:rFonts w:ascii="Arial" w:hAnsi="Arial"/>
                <w:sz w:val="16"/>
              </w:rPr>
              <w:t>7</w:t>
            </w:r>
          </w:p>
        </w:tc>
        <w:tc>
          <w:tcPr>
            <w:tcW w:w="720" w:type="dxa"/>
            <w:tcBorders>
              <w:top w:val="nil"/>
            </w:tcBorders>
          </w:tcPr>
          <w:p w:rsidR="00FF4F2F" w:rsidRDefault="00FF4F2F">
            <w:pPr>
              <w:spacing w:before="2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spacing w:before="20"/>
              <w:rPr>
                <w:rFonts w:ascii="Arial" w:hAnsi="Arial"/>
              </w:rPr>
            </w:pPr>
            <w:r>
              <w:rPr>
                <w:rFonts w:ascii="Arial" w:hAnsi="Arial"/>
              </w:rPr>
              <w:t>UNM</w:t>
            </w:r>
          </w:p>
        </w:tc>
        <w:tc>
          <w:tcPr>
            <w:tcW w:w="2016" w:type="dxa"/>
            <w:tcBorders>
              <w:top w:val="nil"/>
            </w:tcBorders>
          </w:tcPr>
          <w:p w:rsidR="00FF4F2F" w:rsidRDefault="00FF4F2F">
            <w:pPr>
              <w:spacing w:before="20"/>
              <w:rPr>
                <w:rFonts w:ascii="Arial" w:hAnsi="Arial"/>
                <w:sz w:val="16"/>
              </w:rPr>
            </w:pPr>
            <w:r>
              <w:rPr>
                <w:rFonts w:ascii="Arial" w:hAnsi="Arial"/>
                <w:sz w:val="16"/>
              </w:rPr>
              <w:t>$00 - $FF</w:t>
            </w:r>
          </w:p>
        </w:tc>
        <w:tc>
          <w:tcPr>
            <w:tcW w:w="2016" w:type="dxa"/>
            <w:tcBorders>
              <w:top w:val="nil"/>
            </w:tcBorders>
          </w:tcPr>
          <w:p w:rsidR="00FF4F2F" w:rsidRDefault="00FF4F2F">
            <w:pPr>
              <w:spacing w:before="20"/>
              <w:rPr>
                <w:rFonts w:ascii="Arial" w:hAnsi="Arial"/>
                <w:sz w:val="16"/>
              </w:rPr>
            </w:pPr>
            <w:r>
              <w:rPr>
                <w:rFonts w:ascii="Arial" w:hAnsi="Arial"/>
                <w:sz w:val="16"/>
              </w:rPr>
              <w:t>E = N</w:t>
            </w:r>
          </w:p>
        </w:tc>
      </w:tr>
    </w:tbl>
    <w:p w:rsidR="00FF4F2F" w:rsidRDefault="00FF4F2F"/>
    <w:p w:rsidR="00FF4F2F" w:rsidRPr="003D0C3C" w:rsidRDefault="00FF4F2F">
      <w:pPr>
        <w:pStyle w:val="BodyText"/>
        <w:rPr>
          <w:color w:val="auto"/>
          <w:u w:val="none"/>
        </w:rPr>
      </w:pPr>
      <w:r w:rsidRPr="003D0C3C">
        <w:rPr>
          <w:color w:val="auto"/>
          <w:u w:val="none"/>
        </w:rPr>
        <w:t>This DID contains BootSoftwarePartNumber information which is a 4 byte unsigned numeric representation of the 8 digit GM part number assigned to the boot software of the ECU.  If a Boot Software Alpha Code is used, then the Alpha Code associated with this part number shall be stored in dataIdentifier $D0.</w:t>
      </w:r>
    </w:p>
    <w:p w:rsidR="00FF4F2F" w:rsidRDefault="00FF4F2F">
      <w:pPr>
        <w:pStyle w:val="BodyText"/>
        <w:rPr>
          <w:color w:val="auto"/>
        </w:rPr>
      </w:pPr>
    </w:p>
    <w:p w:rsidR="00FF4F2F" w:rsidRDefault="00FF4F2F">
      <w:pPr>
        <w:pStyle w:val="BodyText"/>
        <w:rPr>
          <w:color w:val="auto"/>
        </w:rPr>
      </w:pPr>
      <w:r>
        <w:rPr>
          <w:color w:val="auto"/>
        </w:rPr>
        <w:t>Example:</w:t>
      </w:r>
    </w:p>
    <w:p w:rsidR="00FF4F2F" w:rsidRDefault="00FF4F2F"/>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2359"/>
        <w:gridCol w:w="385"/>
        <w:gridCol w:w="360"/>
        <w:gridCol w:w="450"/>
        <w:gridCol w:w="450"/>
        <w:gridCol w:w="4862"/>
      </w:tblGrid>
      <w:tr w:rsidR="00FF4F2F">
        <w:trPr>
          <w:cantSplit/>
        </w:trPr>
        <w:tc>
          <w:tcPr>
            <w:tcW w:w="2359"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Position</w:t>
            </w:r>
          </w:p>
        </w:tc>
        <w:tc>
          <w:tcPr>
            <w:tcW w:w="385" w:type="dxa"/>
            <w:tcBorders>
              <w:top w:val="single" w:sz="12" w:space="0" w:color="auto"/>
            </w:tcBorders>
          </w:tcPr>
          <w:p w:rsidR="00FF4F2F" w:rsidRDefault="00FF4F2F">
            <w:pPr>
              <w:pStyle w:val="TableDataByteArial9Centered"/>
              <w:spacing w:before="20" w:after="20"/>
              <w:rPr>
                <w:lang w:val="en-US"/>
              </w:rPr>
            </w:pPr>
            <w:r>
              <w:rPr>
                <w:lang w:val="en-US"/>
              </w:rPr>
              <w:t>1</w:t>
            </w:r>
          </w:p>
        </w:tc>
        <w:tc>
          <w:tcPr>
            <w:tcW w:w="360" w:type="dxa"/>
            <w:tcBorders>
              <w:top w:val="single" w:sz="12" w:space="0" w:color="auto"/>
            </w:tcBorders>
          </w:tcPr>
          <w:p w:rsidR="00FF4F2F" w:rsidRDefault="00FF4F2F">
            <w:pPr>
              <w:pStyle w:val="TableDataByteArial9Centered"/>
              <w:spacing w:before="20" w:after="20"/>
              <w:rPr>
                <w:lang w:val="en-US"/>
              </w:rPr>
            </w:pPr>
            <w:r>
              <w:rPr>
                <w:lang w:val="en-US"/>
              </w:rPr>
              <w:t>2</w:t>
            </w:r>
          </w:p>
        </w:tc>
        <w:tc>
          <w:tcPr>
            <w:tcW w:w="450" w:type="dxa"/>
            <w:tcBorders>
              <w:top w:val="single" w:sz="12" w:space="0" w:color="auto"/>
            </w:tcBorders>
          </w:tcPr>
          <w:p w:rsidR="00FF4F2F" w:rsidRDefault="00FF4F2F">
            <w:pPr>
              <w:pStyle w:val="TableDataByteArial9Centered"/>
              <w:spacing w:before="20" w:after="20"/>
              <w:rPr>
                <w:lang w:val="en-US"/>
              </w:rPr>
            </w:pPr>
            <w:r>
              <w:rPr>
                <w:lang w:val="en-US"/>
              </w:rPr>
              <w:t>3</w:t>
            </w:r>
          </w:p>
        </w:tc>
        <w:tc>
          <w:tcPr>
            <w:tcW w:w="450" w:type="dxa"/>
            <w:tcBorders>
              <w:top w:val="single" w:sz="12" w:space="0" w:color="auto"/>
            </w:tcBorders>
          </w:tcPr>
          <w:p w:rsidR="00FF4F2F" w:rsidRDefault="00FF4F2F">
            <w:pPr>
              <w:pStyle w:val="TableDataByteArial9Centered"/>
              <w:spacing w:before="20" w:after="20"/>
              <w:rPr>
                <w:lang w:val="en-US"/>
              </w:rPr>
            </w:pPr>
            <w:r>
              <w:rPr>
                <w:lang w:val="en-US"/>
              </w:rPr>
              <w:t>4</w:t>
            </w:r>
          </w:p>
        </w:tc>
        <w:tc>
          <w:tcPr>
            <w:tcW w:w="4862" w:type="dxa"/>
            <w:tcBorders>
              <w:top w:val="single" w:sz="12" w:space="0" w:color="auto"/>
              <w:bottom w:val="nil"/>
            </w:tcBorders>
          </w:tcPr>
          <w:p w:rsidR="00FF4F2F" w:rsidRDefault="00FF4F2F">
            <w:pPr>
              <w:pStyle w:val="TableDataByteArial9Centered"/>
              <w:spacing w:before="20" w:after="20"/>
              <w:rPr>
                <w:lang w:val="en-US"/>
              </w:rPr>
            </w:pPr>
            <w:r>
              <w:rPr>
                <w:lang w:val="en-US"/>
              </w:rPr>
              <w:t>---</w:t>
            </w:r>
          </w:p>
        </w:tc>
      </w:tr>
      <w:tr w:rsidR="00FF4F2F">
        <w:trPr>
          <w:cantSplit/>
        </w:trPr>
        <w:tc>
          <w:tcPr>
            <w:tcW w:w="2359" w:type="dxa"/>
            <w:tcBorders>
              <w:top w:val="nil"/>
            </w:tcBorders>
          </w:tcPr>
          <w:p w:rsidR="00FF4F2F" w:rsidRDefault="00FF4F2F">
            <w:pPr>
              <w:pStyle w:val="TableDataByteArial9Centered"/>
              <w:spacing w:before="20" w:after="20"/>
              <w:rPr>
                <w:lang w:val="en-US"/>
              </w:rPr>
            </w:pPr>
            <w:r>
              <w:rPr>
                <w:lang w:val="en-US"/>
              </w:rPr>
              <w:t>BootSoftwarePartNumber</w:t>
            </w:r>
          </w:p>
        </w:tc>
        <w:tc>
          <w:tcPr>
            <w:tcW w:w="1645" w:type="dxa"/>
            <w:gridSpan w:val="4"/>
          </w:tcPr>
          <w:p w:rsidR="00FF4F2F" w:rsidRDefault="00FF4F2F">
            <w:pPr>
              <w:pStyle w:val="TableDataByteArial9Centered"/>
              <w:spacing w:before="20" w:after="20"/>
              <w:rPr>
                <w:lang w:val="en-US"/>
              </w:rPr>
            </w:pPr>
            <w:r>
              <w:rPr>
                <w:lang w:val="en-US"/>
              </w:rPr>
              <w:t>16265965</w:t>
            </w:r>
          </w:p>
        </w:tc>
        <w:tc>
          <w:tcPr>
            <w:tcW w:w="4862" w:type="dxa"/>
            <w:tcBorders>
              <w:top w:val="single" w:sz="6" w:space="0" w:color="auto"/>
              <w:bottom w:val="single" w:sz="6" w:space="0" w:color="auto"/>
            </w:tcBorders>
          </w:tcPr>
          <w:p w:rsidR="00FF4F2F" w:rsidRDefault="00FF4F2F">
            <w:pPr>
              <w:pStyle w:val="TableDataByteArial9Centered"/>
              <w:spacing w:before="20" w:after="20"/>
              <w:rPr>
                <w:lang w:val="en-US"/>
              </w:rPr>
            </w:pPr>
            <w:r>
              <w:rPr>
                <w:lang w:val="en-US"/>
              </w:rPr>
              <w:t>---</w:t>
            </w:r>
          </w:p>
        </w:tc>
      </w:tr>
      <w:tr w:rsidR="00FF4F2F">
        <w:trPr>
          <w:cantSplit/>
        </w:trPr>
        <w:tc>
          <w:tcPr>
            <w:tcW w:w="2359" w:type="dxa"/>
            <w:tcBorders>
              <w:top w:val="nil"/>
            </w:tcBorders>
          </w:tcPr>
          <w:p w:rsidR="00FF4F2F" w:rsidRDefault="00FF4F2F">
            <w:pPr>
              <w:pStyle w:val="TableDataByteArial9Centered"/>
              <w:spacing w:before="20" w:after="20"/>
              <w:rPr>
                <w:lang w:val="en-US"/>
              </w:rPr>
            </w:pPr>
            <w:r>
              <w:rPr>
                <w:lang w:val="en-US"/>
              </w:rPr>
              <w:t>Hex value</w:t>
            </w:r>
          </w:p>
        </w:tc>
        <w:tc>
          <w:tcPr>
            <w:tcW w:w="385" w:type="dxa"/>
          </w:tcPr>
          <w:p w:rsidR="00FF4F2F" w:rsidRDefault="00FF4F2F">
            <w:pPr>
              <w:pStyle w:val="TableDataByteArial9Centered"/>
              <w:spacing w:before="20" w:after="20"/>
              <w:rPr>
                <w:lang w:val="en-US"/>
              </w:rPr>
            </w:pPr>
            <w:r>
              <w:rPr>
                <w:lang w:val="en-US"/>
              </w:rPr>
              <w:t>00</w:t>
            </w:r>
          </w:p>
        </w:tc>
        <w:tc>
          <w:tcPr>
            <w:tcW w:w="360" w:type="dxa"/>
          </w:tcPr>
          <w:p w:rsidR="00FF4F2F" w:rsidRDefault="00FF4F2F">
            <w:pPr>
              <w:pStyle w:val="TableDataByteArial9Centered"/>
              <w:spacing w:before="20" w:after="20"/>
              <w:rPr>
                <w:lang w:val="en-US"/>
              </w:rPr>
            </w:pPr>
            <w:r>
              <w:rPr>
                <w:lang w:val="en-US"/>
              </w:rPr>
              <w:t>F8</w:t>
            </w:r>
          </w:p>
        </w:tc>
        <w:tc>
          <w:tcPr>
            <w:tcW w:w="450" w:type="dxa"/>
          </w:tcPr>
          <w:p w:rsidR="00FF4F2F" w:rsidRDefault="00FF4F2F">
            <w:pPr>
              <w:pStyle w:val="TableDataByteArial9Centered"/>
              <w:spacing w:before="20" w:after="20"/>
              <w:rPr>
                <w:lang w:val="en-US"/>
              </w:rPr>
            </w:pPr>
            <w:r>
              <w:rPr>
                <w:lang w:val="en-US"/>
              </w:rPr>
              <w:t>32</w:t>
            </w:r>
          </w:p>
        </w:tc>
        <w:tc>
          <w:tcPr>
            <w:tcW w:w="450" w:type="dxa"/>
          </w:tcPr>
          <w:p w:rsidR="00FF4F2F" w:rsidRDefault="00FF4F2F">
            <w:pPr>
              <w:pStyle w:val="TableDataByteArial9Centered"/>
              <w:spacing w:before="20" w:after="20"/>
              <w:rPr>
                <w:lang w:val="en-US"/>
              </w:rPr>
            </w:pPr>
            <w:r>
              <w:rPr>
                <w:lang w:val="en-US"/>
              </w:rPr>
              <w:t>ED</w:t>
            </w:r>
          </w:p>
        </w:tc>
        <w:tc>
          <w:tcPr>
            <w:tcW w:w="4862" w:type="dxa"/>
            <w:tcBorders>
              <w:top w:val="nil"/>
              <w:bottom w:val="single" w:sz="12" w:space="0" w:color="auto"/>
            </w:tcBorders>
          </w:tcPr>
          <w:p w:rsidR="00FF4F2F" w:rsidRDefault="00FF4F2F">
            <w:pPr>
              <w:pStyle w:val="TableDataByteArial9Centered"/>
              <w:spacing w:before="20" w:after="20"/>
              <w:rPr>
                <w:lang w:val="en-US"/>
              </w:rPr>
            </w:pPr>
            <w:r>
              <w:rPr>
                <w:lang w:val="en-US"/>
              </w:rPr>
              <w:t>---</w:t>
            </w:r>
          </w:p>
        </w:tc>
      </w:tr>
    </w:tbl>
    <w:p w:rsidR="00FF4F2F" w:rsidRDefault="00FF4F2F"/>
    <w:p w:rsidR="00FF4F2F" w:rsidRDefault="00FF4F2F">
      <w:pPr>
        <w:pStyle w:val="Heading3"/>
      </w:pPr>
      <w:r>
        <w:br w:type="page"/>
      </w:r>
      <w:bookmarkStart w:id="1123" w:name="_Toc223513316"/>
      <w:r>
        <w:lastRenderedPageBreak/>
        <w:t>MEMR – DID $C1 - $C8 – Software Module Identifier</w:t>
      </w:r>
      <w:bookmarkEnd w:id="1121"/>
      <w:bookmarkEnd w:id="112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$C1 - $C8</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SoftwareModuleIdentifier (SWMI)</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4 / 5-16</w:t>
            </w:r>
          </w:p>
        </w:tc>
        <w:tc>
          <w:tcPr>
            <w:tcW w:w="720" w:type="dxa"/>
            <w:tcBorders>
              <w:top w:val="nil"/>
            </w:tcBorders>
          </w:tcPr>
          <w:p w:rsidR="00FF4F2F" w:rsidRDefault="003D0C3C">
            <w:pPr>
              <w:pStyle w:val="FootnoteText"/>
              <w:rPr>
                <w:rFonts w:ascii="Arial" w:hAnsi="Arial"/>
              </w:rPr>
            </w:pPr>
            <w:r>
              <w:rPr>
                <w:rFonts w:ascii="Arial" w:hAnsi="Arial"/>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Identifier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pStyle w:val="FootnoteText"/>
              <w:rPr>
                <w:rFonts w:ascii="Arial" w:hAnsi="Arial"/>
              </w:rPr>
            </w:pPr>
            <w:r>
              <w:rPr>
                <w:rFonts w:ascii="Arial" w:hAnsi="Arial"/>
              </w:rPr>
              <w:t>Software Module 1 Identifier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Identifier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pStyle w:val="FootnoteText"/>
              <w:rPr>
                <w:rFonts w:ascii="Arial" w:hAnsi="Arial"/>
              </w:rPr>
            </w:pPr>
            <w:r>
              <w:rPr>
                <w:rFonts w:ascii="Arial" w:hAnsi="Arial"/>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Identifier character position 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jc w:val="center"/>
              <w:rPr>
                <w:rFonts w:ascii="Arial" w:hAnsi="Arial"/>
                <w:sz w:val="16"/>
              </w:rPr>
            </w:pPr>
            <w:r>
              <w:rPr>
                <w:rFonts w:ascii="Arial" w:hAnsi="Arial"/>
                <w:sz w:val="16"/>
              </w:rPr>
              <w:t>or</w:t>
            </w:r>
          </w:p>
        </w:tc>
        <w:tc>
          <w:tcPr>
            <w:tcW w:w="720" w:type="dxa"/>
            <w:tcBorders>
              <w:top w:val="nil"/>
            </w:tcBorders>
          </w:tcPr>
          <w:p w:rsidR="00FF4F2F" w:rsidRDefault="00FF4F2F">
            <w:pPr>
              <w:jc w:val="right"/>
              <w:rPr>
                <w:rFonts w:ascii="Arial" w:hAnsi="Arial"/>
                <w:sz w:val="16"/>
              </w:rPr>
            </w:pPr>
          </w:p>
        </w:tc>
        <w:tc>
          <w:tcPr>
            <w:tcW w:w="720" w:type="dxa"/>
            <w:tcBorders>
              <w:top w:val="nil"/>
            </w:tcBorders>
          </w:tcPr>
          <w:p w:rsidR="00FF4F2F" w:rsidRDefault="00FF4F2F">
            <w:pPr>
              <w:jc w:val="center"/>
              <w:rPr>
                <w:rFonts w:ascii="Arial" w:hAnsi="Arial"/>
                <w:sz w:val="16"/>
              </w:rPr>
            </w:pPr>
          </w:p>
        </w:tc>
        <w:tc>
          <w:tcPr>
            <w:tcW w:w="720" w:type="dxa"/>
            <w:tcBorders>
              <w:top w:val="nil"/>
            </w:tcBorders>
          </w:tcPr>
          <w:p w:rsidR="00FF4F2F" w:rsidRDefault="00FF4F2F">
            <w:pPr>
              <w:jc w:val="center"/>
              <w:rPr>
                <w:rFonts w:ascii="Arial" w:hAnsi="Arial"/>
                <w:sz w:val="16"/>
              </w:rPr>
            </w:pP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ASCII Identifier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pStyle w:val="FootnoteText"/>
              <w:rPr>
                <w:rFonts w:ascii="Arial" w:hAnsi="Arial"/>
              </w:rPr>
            </w:pPr>
            <w:r>
              <w:rPr>
                <w:rFonts w:ascii="Arial" w:hAnsi="Arial"/>
              </w:rPr>
              <w:t>Software Module 1 ASCII Identifier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ASCII Identifier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pStyle w:val="FootnoteText"/>
              <w:rPr>
                <w:rFonts w:ascii="Arial" w:hAnsi="Arial"/>
              </w:rPr>
            </w:pPr>
            <w:r>
              <w:rPr>
                <w:rFonts w:ascii="Arial" w:hAnsi="Arial"/>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ASCII Identifier character position 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ASCII Identifier character position 5</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center"/>
              <w:rPr>
                <w:rFonts w:ascii="Arial" w:hAnsi="Arial"/>
                <w:sz w:val="16"/>
              </w:rPr>
            </w:pPr>
            <w:r>
              <w:rPr>
                <w:rFonts w:ascii="Arial" w:hAnsi="Arial"/>
                <w:sz w:val="16"/>
              </w:rPr>
              <w:t>7</w:t>
            </w:r>
          </w:p>
        </w:tc>
        <w:tc>
          <w:tcPr>
            <w:tcW w:w="720" w:type="dxa"/>
            <w:tcBorders>
              <w:top w:val="nil"/>
            </w:tcBorders>
          </w:tcPr>
          <w:p w:rsidR="00FF4F2F" w:rsidRDefault="00FF4F2F">
            <w:pPr>
              <w:jc w:val="center"/>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jc w:val="center"/>
              <w:rPr>
                <w:rFonts w:ascii="Arial" w:hAnsi="Arial"/>
                <w:sz w:val="16"/>
              </w:rPr>
            </w:pPr>
            <w:r>
              <w:rPr>
                <w:rFonts w:ascii="Arial" w:hAnsi="Arial"/>
                <w:sz w:val="16"/>
              </w:rPr>
              <w:t>-</w:t>
            </w:r>
          </w:p>
        </w:tc>
        <w:tc>
          <w:tcPr>
            <w:tcW w:w="720" w:type="dxa"/>
            <w:tcBorders>
              <w:top w:val="nil"/>
            </w:tcBorders>
          </w:tcPr>
          <w:p w:rsidR="00FF4F2F" w:rsidRDefault="00FF4F2F">
            <w:pPr>
              <w:jc w:val="center"/>
              <w:rPr>
                <w:rFonts w:ascii="Arial" w:hAnsi="Arial"/>
                <w:sz w:val="16"/>
              </w:rPr>
            </w:pPr>
            <w:r>
              <w:rPr>
                <w:rFonts w:ascii="Arial" w:hAnsi="Arial"/>
                <w:sz w:val="16"/>
              </w:rPr>
              <w:t>-</w:t>
            </w:r>
          </w:p>
        </w:tc>
        <w:tc>
          <w:tcPr>
            <w:tcW w:w="720" w:type="dxa"/>
            <w:tcBorders>
              <w:top w:val="nil"/>
            </w:tcBorders>
          </w:tcPr>
          <w:p w:rsidR="00FF4F2F" w:rsidRDefault="00FF4F2F">
            <w:pPr>
              <w:jc w:val="center"/>
              <w:rPr>
                <w:rFonts w:ascii="Arial" w:hAnsi="Arial"/>
                <w:sz w:val="16"/>
              </w:rPr>
            </w:pPr>
            <w:r>
              <w:rPr>
                <w:rFonts w:ascii="Arial" w:hAnsi="Arial"/>
                <w:sz w:val="16"/>
              </w:rPr>
              <w:t>-</w:t>
            </w:r>
          </w:p>
        </w:tc>
        <w:tc>
          <w:tcPr>
            <w:tcW w:w="720" w:type="dxa"/>
            <w:tcBorders>
              <w:top w:val="nil"/>
            </w:tcBorders>
          </w:tcPr>
          <w:p w:rsidR="00FF4F2F" w:rsidRDefault="00FF4F2F">
            <w:pPr>
              <w:jc w:val="center"/>
              <w:rPr>
                <w:rFonts w:ascii="Arial" w:hAnsi="Arial"/>
                <w:sz w:val="16"/>
              </w:rPr>
            </w:pPr>
            <w:r>
              <w:rPr>
                <w:rFonts w:ascii="Arial" w:hAnsi="Arial"/>
                <w:sz w:val="16"/>
              </w:rPr>
              <w:t>-</w:t>
            </w:r>
          </w:p>
        </w:tc>
        <w:tc>
          <w:tcPr>
            <w:tcW w:w="720" w:type="dxa"/>
            <w:tcBorders>
              <w:top w:val="nil"/>
            </w:tcBorders>
          </w:tcPr>
          <w:p w:rsidR="00FF4F2F" w:rsidRDefault="00FF4F2F">
            <w:pPr>
              <w:pStyle w:val="FootnoteText"/>
              <w:jc w:val="center"/>
              <w:rPr>
                <w:rFonts w:ascii="Arial" w:hAnsi="Arial"/>
              </w:rPr>
            </w:pPr>
            <w:r>
              <w:rPr>
                <w:rFonts w:ascii="Arial" w:hAnsi="Arial"/>
              </w:rPr>
              <w:t>-</w:t>
            </w:r>
          </w:p>
        </w:tc>
        <w:tc>
          <w:tcPr>
            <w:tcW w:w="2016" w:type="dxa"/>
            <w:tcBorders>
              <w:top w:val="nil"/>
            </w:tcBorders>
          </w:tcPr>
          <w:p w:rsidR="00FF4F2F" w:rsidRDefault="00FF4F2F">
            <w:pPr>
              <w:jc w:val="center"/>
              <w:rPr>
                <w:rFonts w:ascii="Arial" w:hAnsi="Arial"/>
                <w:sz w:val="16"/>
              </w:rPr>
            </w:pPr>
            <w:r>
              <w:rPr>
                <w:rFonts w:ascii="Arial" w:hAnsi="Arial"/>
                <w:sz w:val="16"/>
              </w:rPr>
              <w:t>-</w:t>
            </w:r>
          </w:p>
        </w:tc>
        <w:tc>
          <w:tcPr>
            <w:tcW w:w="2016" w:type="dxa"/>
            <w:tcBorders>
              <w:top w:val="nil"/>
            </w:tcBorders>
          </w:tcPr>
          <w:p w:rsidR="00FF4F2F" w:rsidRDefault="00FF4F2F">
            <w:pPr>
              <w:jc w:val="center"/>
              <w:rPr>
                <w:rFonts w:ascii="Arial" w:hAnsi="Arial"/>
                <w:sz w:val="16"/>
              </w:rPr>
            </w:pPr>
            <w:r>
              <w:rPr>
                <w:rFonts w:ascii="Arial" w:hAnsi="Arial"/>
                <w:sz w:val="16"/>
              </w:rPr>
              <w:t>-</w:t>
            </w:r>
          </w:p>
        </w:tc>
      </w:tr>
    </w:tbl>
    <w:p w:rsidR="00FF4F2F" w:rsidRDefault="00FF4F2F"/>
    <w:p w:rsidR="00FF4F2F" w:rsidRDefault="00FF4F2F">
      <w:r>
        <w:t>DID’s ranging from $C1 to $CA contain Software Module Identifier (SWMI) information used to uniquely identify a given software or calibration module.  The SWMI shall be included in each software module that can be separately programmed into the ECU’s permanent memory via the SPS. Individual software modules can contain Boot software, Operational software, or Calibration data.</w:t>
      </w:r>
    </w:p>
    <w:p w:rsidR="00FF4F2F" w:rsidRDefault="00FF4F2F">
      <w:r>
        <w:t xml:space="preserve">The SWMI information shall be stored using one of 2 allowed formats.  The first format consists of a 4 byte UNM representation of the 8 digit GM part number assigned to the software or calibration module.  The second allowed format consists of an ASCII representation of either an assigned GM part number or the base name of the file as released by the module supplier. If the ASCII format is used, then the part number/file name shall contain a minimum of 5 characters and a maximum of 16.  </w:t>
      </w:r>
    </w:p>
    <w:p w:rsidR="00FF4F2F" w:rsidRDefault="00FF4F2F">
      <w:r>
        <w:t>The length of the data reported in the response message for a given SWMI is used by the tool to determine which of the 2 formats is being used.  A given ECU shall use the same format for all supported SWMI.</w:t>
      </w:r>
    </w:p>
    <w:p w:rsidR="00FF4F2F" w:rsidRDefault="00FF4F2F">
      <w:r>
        <w:t>If an Alpha Code (or Design Level Suffix) is supported, then this information shall be stored in ASCII format in a dataIdentifier with the upper nibble set to $D and the lower nibble the same as the lower nibble of the dataIdentifier that contains the corresponding SWMI. In other words, if a SWMI is stored in dataIdentifier $C1, then the corresponding Alpha Code (or Design Level Suffix) shall be stored in dataIdentifier $D1</w:t>
      </w:r>
    </w:p>
    <w:p w:rsidR="00FF4F2F" w:rsidRDefault="00FF4F2F">
      <w:r>
        <w:t>Each SWMI has a corresponding dataIdentifier associated with it.  ECU’s are only required to support the DID’s which correspond to SWMI’s valid for that ECU.  The relationship between the SWMI and DID number is as follows:</w:t>
      </w:r>
    </w:p>
    <w:p w:rsidR="00F26143" w:rsidRDefault="00FF4F2F" w:rsidP="00F26143">
      <w:pPr>
        <w:numPr>
          <w:ilvl w:val="0"/>
          <w:numId w:val="10"/>
        </w:numPr>
      </w:pPr>
      <w:r>
        <w:t>$C1: SoftwareModule_01_Identifier</w:t>
      </w:r>
    </w:p>
    <w:p w:rsidR="00F26143" w:rsidRDefault="00FF4F2F" w:rsidP="00F26143">
      <w:pPr>
        <w:numPr>
          <w:ilvl w:val="0"/>
          <w:numId w:val="10"/>
        </w:numPr>
      </w:pPr>
      <w:r>
        <w:t>$C2: SoftwareModule_02_Identifier</w:t>
      </w:r>
    </w:p>
    <w:p w:rsidR="00F26143" w:rsidRDefault="00FF4F2F" w:rsidP="00F26143">
      <w:pPr>
        <w:numPr>
          <w:ilvl w:val="0"/>
          <w:numId w:val="10"/>
        </w:numPr>
      </w:pPr>
      <w:r>
        <w:t>$C3: SoftwareModule_03_Identifier</w:t>
      </w:r>
    </w:p>
    <w:p w:rsidR="00F26143" w:rsidRDefault="00FF4F2F" w:rsidP="00F26143">
      <w:pPr>
        <w:numPr>
          <w:ilvl w:val="0"/>
          <w:numId w:val="10"/>
        </w:numPr>
      </w:pPr>
      <w:r>
        <w:t>$C4: SoftwareModule_04_Identifier</w:t>
      </w:r>
    </w:p>
    <w:p w:rsidR="00F26143" w:rsidRDefault="00FF4F2F" w:rsidP="00F26143">
      <w:pPr>
        <w:numPr>
          <w:ilvl w:val="0"/>
          <w:numId w:val="10"/>
        </w:numPr>
      </w:pPr>
      <w:r>
        <w:t>$C5: SoftwareModule_05_Identifier</w:t>
      </w:r>
    </w:p>
    <w:p w:rsidR="00F26143" w:rsidRDefault="00FF4F2F" w:rsidP="00F26143">
      <w:pPr>
        <w:numPr>
          <w:ilvl w:val="0"/>
          <w:numId w:val="10"/>
        </w:numPr>
      </w:pPr>
      <w:r>
        <w:t>$C6: SoftwareModule_06_Identifier</w:t>
      </w:r>
    </w:p>
    <w:p w:rsidR="00F26143" w:rsidRDefault="00FF4F2F" w:rsidP="00F26143">
      <w:pPr>
        <w:numPr>
          <w:ilvl w:val="0"/>
          <w:numId w:val="10"/>
        </w:numPr>
      </w:pPr>
      <w:r>
        <w:t>$C7: SoftwareModule_07_Identifier</w:t>
      </w:r>
    </w:p>
    <w:p w:rsidR="00F26143" w:rsidRDefault="00FF4F2F" w:rsidP="00F26143">
      <w:pPr>
        <w:numPr>
          <w:ilvl w:val="0"/>
          <w:numId w:val="10"/>
        </w:numPr>
      </w:pPr>
      <w:r>
        <w:t>$C8: SoftwareModule_08_Identifier</w:t>
      </w:r>
    </w:p>
    <w:p w:rsidR="00FF4F2F" w:rsidRDefault="00FF4F2F"/>
    <w:p w:rsidR="00FF4F2F" w:rsidRDefault="00FF4F2F">
      <w:r>
        <w:lastRenderedPageBreak/>
        <w:t>There are a maximum of ten (10) software modules possible with DID’s $C1 - $CA.  ECUs that have a combined number of software and calibration modules that exceed 10 shall also support DID $DD.  DID $DD provides a way for the test tool to determine which DID’s contain the SWMI and SWMIAC for the 11</w:t>
      </w:r>
      <w:r>
        <w:rPr>
          <w:vertAlign w:val="superscript"/>
        </w:rPr>
        <w:t>th</w:t>
      </w:r>
      <w:r>
        <w:t xml:space="preserve"> through the n</w:t>
      </w:r>
      <w:r>
        <w:rPr>
          <w:vertAlign w:val="superscript"/>
        </w:rPr>
        <w:t>th</w:t>
      </w:r>
      <w:r>
        <w:t xml:space="preserve"> software/calibration module(s).</w:t>
      </w:r>
    </w:p>
    <w:p w:rsidR="00FF4F2F" w:rsidRDefault="00FF4F2F"/>
    <w:p w:rsidR="00FF4F2F" w:rsidRDefault="00FF4F2F">
      <w:pPr>
        <w:keepNext w:val="0"/>
        <w:keepLines w:val="0"/>
      </w:pPr>
      <w:r>
        <w:t>Example:</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1531"/>
        <w:gridCol w:w="445"/>
        <w:gridCol w:w="468"/>
        <w:gridCol w:w="453"/>
        <w:gridCol w:w="423"/>
        <w:gridCol w:w="5544"/>
      </w:tblGrid>
      <w:tr w:rsidR="00FF4F2F">
        <w:trPr>
          <w:cantSplit/>
        </w:trPr>
        <w:tc>
          <w:tcPr>
            <w:tcW w:w="153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Position</w:t>
            </w:r>
          </w:p>
        </w:tc>
        <w:tc>
          <w:tcPr>
            <w:tcW w:w="445"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w:t>
            </w:r>
          </w:p>
        </w:tc>
        <w:tc>
          <w:tcPr>
            <w:tcW w:w="468"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2</w:t>
            </w:r>
          </w:p>
        </w:tc>
        <w:tc>
          <w:tcPr>
            <w:tcW w:w="453"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3</w:t>
            </w:r>
          </w:p>
        </w:tc>
        <w:tc>
          <w:tcPr>
            <w:tcW w:w="423"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4</w:t>
            </w:r>
          </w:p>
        </w:tc>
        <w:tc>
          <w:tcPr>
            <w:tcW w:w="5544" w:type="dxa"/>
            <w:tcBorders>
              <w:top w:val="single" w:sz="12" w:space="0" w:color="auto"/>
              <w:bottom w:val="single" w:sz="6" w:space="0" w:color="auto"/>
            </w:tcBorders>
          </w:tcPr>
          <w:p w:rsidR="00FF4F2F" w:rsidRDefault="00FF4F2F">
            <w:pPr>
              <w:pStyle w:val="TableDataByteArial9Centered"/>
              <w:spacing w:before="20" w:after="20"/>
              <w:rPr>
                <w:lang w:val="en-US"/>
              </w:rPr>
            </w:pP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SWMI</w:t>
            </w:r>
          </w:p>
        </w:tc>
        <w:tc>
          <w:tcPr>
            <w:tcW w:w="1789" w:type="dxa"/>
            <w:gridSpan w:val="4"/>
            <w:tcBorders>
              <w:top w:val="nil"/>
            </w:tcBorders>
          </w:tcPr>
          <w:p w:rsidR="00FF4F2F" w:rsidRDefault="00FF4F2F">
            <w:pPr>
              <w:pStyle w:val="TableDataByteArial9Centered"/>
              <w:spacing w:before="20" w:after="20"/>
              <w:rPr>
                <w:lang w:val="en-US"/>
              </w:rPr>
            </w:pPr>
            <w:r>
              <w:rPr>
                <w:lang w:val="en-US"/>
              </w:rPr>
              <w:t>16265965</w:t>
            </w:r>
          </w:p>
        </w:tc>
        <w:tc>
          <w:tcPr>
            <w:tcW w:w="5544" w:type="dxa"/>
            <w:tcBorders>
              <w:top w:val="nil"/>
            </w:tcBorders>
          </w:tcPr>
          <w:p w:rsidR="00FF4F2F" w:rsidRDefault="00FF4F2F">
            <w:pPr>
              <w:pStyle w:val="TableDataByteArial9Centered"/>
              <w:spacing w:before="20" w:after="20"/>
              <w:rPr>
                <w:lang w:val="en-US"/>
              </w:rPr>
            </w:pPr>
          </w:p>
        </w:tc>
      </w:tr>
      <w:tr w:rsidR="00FF4F2F">
        <w:trPr>
          <w:cantSplit/>
        </w:trPr>
        <w:tc>
          <w:tcPr>
            <w:tcW w:w="1531" w:type="dxa"/>
            <w:tcBorders>
              <w:top w:val="single" w:sz="6" w:space="0" w:color="auto"/>
              <w:bottom w:val="single" w:sz="12" w:space="0" w:color="auto"/>
            </w:tcBorders>
          </w:tcPr>
          <w:p w:rsidR="00FF4F2F" w:rsidRDefault="00FF4F2F">
            <w:pPr>
              <w:pStyle w:val="TableDataByteArial9Centered"/>
              <w:spacing w:before="20" w:after="20"/>
              <w:rPr>
                <w:lang w:val="en-US"/>
              </w:rPr>
            </w:pPr>
            <w:r>
              <w:rPr>
                <w:lang w:val="en-US"/>
              </w:rPr>
              <w:t>Hex value</w:t>
            </w:r>
          </w:p>
        </w:tc>
        <w:tc>
          <w:tcPr>
            <w:tcW w:w="445" w:type="dxa"/>
          </w:tcPr>
          <w:p w:rsidR="00FF4F2F" w:rsidRDefault="00FF4F2F">
            <w:pPr>
              <w:pStyle w:val="TableDataByteArial9Centered"/>
              <w:spacing w:before="20" w:after="20"/>
              <w:rPr>
                <w:lang w:val="en-US"/>
              </w:rPr>
            </w:pPr>
            <w:r>
              <w:rPr>
                <w:lang w:val="en-US"/>
              </w:rPr>
              <w:t>00</w:t>
            </w:r>
          </w:p>
        </w:tc>
        <w:tc>
          <w:tcPr>
            <w:tcW w:w="468" w:type="dxa"/>
          </w:tcPr>
          <w:p w:rsidR="00FF4F2F" w:rsidRDefault="00FF4F2F">
            <w:pPr>
              <w:pStyle w:val="TableDataByteArial9Centered"/>
              <w:spacing w:before="20" w:after="20"/>
              <w:rPr>
                <w:lang w:val="en-US"/>
              </w:rPr>
            </w:pPr>
            <w:r>
              <w:rPr>
                <w:lang w:val="en-US"/>
              </w:rPr>
              <w:t>F8</w:t>
            </w:r>
          </w:p>
        </w:tc>
        <w:tc>
          <w:tcPr>
            <w:tcW w:w="453" w:type="dxa"/>
          </w:tcPr>
          <w:p w:rsidR="00FF4F2F" w:rsidRDefault="00FF4F2F">
            <w:pPr>
              <w:pStyle w:val="TableDataByteArial9Centered"/>
              <w:spacing w:before="20" w:after="20"/>
              <w:rPr>
                <w:lang w:val="en-US"/>
              </w:rPr>
            </w:pPr>
            <w:r>
              <w:rPr>
                <w:lang w:val="en-US"/>
              </w:rPr>
              <w:t>32</w:t>
            </w:r>
          </w:p>
        </w:tc>
        <w:tc>
          <w:tcPr>
            <w:tcW w:w="423" w:type="dxa"/>
          </w:tcPr>
          <w:p w:rsidR="00FF4F2F" w:rsidRDefault="00FF4F2F">
            <w:pPr>
              <w:pStyle w:val="TableDataByteArial9Centered"/>
              <w:spacing w:before="20" w:after="20"/>
              <w:rPr>
                <w:lang w:val="en-US"/>
              </w:rPr>
            </w:pPr>
            <w:r>
              <w:rPr>
                <w:lang w:val="en-US"/>
              </w:rPr>
              <w:t>ED</w:t>
            </w:r>
          </w:p>
        </w:tc>
        <w:tc>
          <w:tcPr>
            <w:tcW w:w="5544" w:type="dxa"/>
          </w:tcPr>
          <w:p w:rsidR="00FF4F2F" w:rsidRDefault="00FF4F2F">
            <w:pPr>
              <w:pStyle w:val="TableDataByteArial9Centered"/>
              <w:spacing w:before="20" w:after="20"/>
              <w:rPr>
                <w:lang w:val="en-US"/>
              </w:rPr>
            </w:pPr>
          </w:p>
        </w:tc>
      </w:tr>
    </w:tbl>
    <w:p w:rsidR="00FF4F2F" w:rsidRDefault="00FF4F2F">
      <w:pPr>
        <w:keepNext w:val="0"/>
        <w:keepLines w:val="0"/>
      </w:pPr>
    </w:p>
    <w:p w:rsidR="00FF4F2F" w:rsidRDefault="00FF4F2F">
      <w:pPr>
        <w:pStyle w:val="Heading3"/>
      </w:pPr>
      <w:bookmarkStart w:id="1124" w:name="_Toc54677077"/>
      <w:bookmarkStart w:id="1125" w:name="_Toc223513317"/>
      <w:r>
        <w:lastRenderedPageBreak/>
        <w:t>MCPR – DID $C9 - $CA – Software Module Identifier</w:t>
      </w:r>
      <w:bookmarkEnd w:id="1124"/>
      <w:bookmarkEnd w:id="1125"/>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$C9 - $CA</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SoftwareModuleIdentifier (SWMI)</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4 / 5-16</w:t>
            </w:r>
          </w:p>
        </w:tc>
        <w:tc>
          <w:tcPr>
            <w:tcW w:w="720" w:type="dxa"/>
            <w:tcBorders>
              <w:top w:val="nil"/>
            </w:tcBorders>
          </w:tcPr>
          <w:p w:rsidR="00FF4F2F" w:rsidRPr="003D0C3C" w:rsidRDefault="003D0C3C">
            <w:pPr>
              <w:pStyle w:val="FootnoteText"/>
              <w:rPr>
                <w:rFonts w:ascii="Arial" w:hAnsi="Arial"/>
                <w:b/>
                <w:bCs/>
              </w:rPr>
            </w:pPr>
            <w:r>
              <w:rPr>
                <w:rFonts w:ascii="Arial" w:hAnsi="Arial"/>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Identifier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pStyle w:val="FootnoteText"/>
              <w:rPr>
                <w:rFonts w:ascii="Arial" w:hAnsi="Arial"/>
              </w:rPr>
            </w:pPr>
            <w:r>
              <w:rPr>
                <w:rFonts w:ascii="Arial" w:hAnsi="Arial"/>
              </w:rPr>
              <w:t>Software Module 1 Identifier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Identifier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pStyle w:val="FootnoteText"/>
              <w:rPr>
                <w:rFonts w:ascii="Arial" w:hAnsi="Arial"/>
              </w:rPr>
            </w:pPr>
            <w:r>
              <w:rPr>
                <w:rFonts w:ascii="Arial" w:hAnsi="Arial"/>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Identifier character position 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jc w:val="center"/>
              <w:rPr>
                <w:rFonts w:ascii="Arial" w:hAnsi="Arial"/>
                <w:sz w:val="16"/>
              </w:rPr>
            </w:pPr>
            <w:r>
              <w:rPr>
                <w:rFonts w:ascii="Arial" w:hAnsi="Arial"/>
                <w:sz w:val="16"/>
              </w:rPr>
              <w:t>or</w:t>
            </w:r>
          </w:p>
        </w:tc>
        <w:tc>
          <w:tcPr>
            <w:tcW w:w="720" w:type="dxa"/>
            <w:tcBorders>
              <w:top w:val="nil"/>
            </w:tcBorders>
          </w:tcPr>
          <w:p w:rsidR="00FF4F2F" w:rsidRDefault="00FF4F2F">
            <w:pPr>
              <w:jc w:val="right"/>
              <w:rPr>
                <w:rFonts w:ascii="Arial" w:hAnsi="Arial"/>
                <w:sz w:val="16"/>
              </w:rPr>
            </w:pPr>
          </w:p>
        </w:tc>
        <w:tc>
          <w:tcPr>
            <w:tcW w:w="720" w:type="dxa"/>
            <w:tcBorders>
              <w:top w:val="nil"/>
            </w:tcBorders>
          </w:tcPr>
          <w:p w:rsidR="00FF4F2F" w:rsidRDefault="00FF4F2F">
            <w:pPr>
              <w:jc w:val="center"/>
              <w:rPr>
                <w:rFonts w:ascii="Arial" w:hAnsi="Arial"/>
                <w:sz w:val="16"/>
              </w:rPr>
            </w:pPr>
          </w:p>
        </w:tc>
        <w:tc>
          <w:tcPr>
            <w:tcW w:w="720" w:type="dxa"/>
            <w:tcBorders>
              <w:top w:val="nil"/>
            </w:tcBorders>
          </w:tcPr>
          <w:p w:rsidR="00FF4F2F" w:rsidRDefault="00FF4F2F">
            <w:pPr>
              <w:jc w:val="center"/>
              <w:rPr>
                <w:rFonts w:ascii="Arial" w:hAnsi="Arial"/>
                <w:sz w:val="16"/>
              </w:rPr>
            </w:pPr>
          </w:p>
        </w:tc>
        <w:tc>
          <w:tcPr>
            <w:tcW w:w="720" w:type="dxa"/>
            <w:tcBorders>
              <w:top w:val="nil"/>
            </w:tcBorders>
          </w:tcPr>
          <w:p w:rsidR="00FF4F2F" w:rsidRDefault="00FF4F2F">
            <w:pPr>
              <w:pStyle w:val="FootnoteText"/>
              <w:rPr>
                <w:rFonts w:ascii="Arial" w:hAnsi="Arial"/>
              </w:rPr>
            </w:pPr>
          </w:p>
        </w:tc>
        <w:tc>
          <w:tcPr>
            <w:tcW w:w="2016" w:type="dxa"/>
            <w:tcBorders>
              <w:top w:val="nil"/>
            </w:tcBorders>
          </w:tcPr>
          <w:p w:rsidR="00FF4F2F" w:rsidRDefault="00FF4F2F">
            <w:pPr>
              <w:rPr>
                <w:rFonts w:ascii="Arial" w:hAnsi="Arial"/>
                <w:sz w:val="16"/>
              </w:rPr>
            </w:pPr>
          </w:p>
        </w:tc>
        <w:tc>
          <w:tcPr>
            <w:tcW w:w="2016" w:type="dxa"/>
            <w:tcBorders>
              <w:top w:val="nil"/>
            </w:tcBorders>
          </w:tcPr>
          <w:p w:rsidR="00FF4F2F" w:rsidRDefault="00FF4F2F">
            <w:pPr>
              <w:rPr>
                <w:rFonts w:ascii="Arial" w:hAnsi="Arial"/>
                <w:sz w:val="16"/>
              </w:rPr>
            </w:pP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ASCII Identifier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pStyle w:val="FootnoteText"/>
              <w:rPr>
                <w:rFonts w:ascii="Arial" w:hAnsi="Arial"/>
              </w:rPr>
            </w:pPr>
            <w:r>
              <w:rPr>
                <w:rFonts w:ascii="Arial" w:hAnsi="Arial"/>
              </w:rPr>
              <w:t>Software Module 1 ASCII Identifier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ASCII Identifier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pStyle w:val="FootnoteText"/>
              <w:rPr>
                <w:rFonts w:ascii="Arial" w:hAnsi="Arial"/>
              </w:rPr>
            </w:pPr>
            <w:r>
              <w:rPr>
                <w:rFonts w:ascii="Arial" w:hAnsi="Arial"/>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ASCII Identifier character position 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ASCII Identifier character position 5</w:t>
            </w:r>
          </w:p>
        </w:tc>
        <w:tc>
          <w:tcPr>
            <w:tcW w:w="720" w:type="dxa"/>
            <w:tcBorders>
              <w:top w:val="nil"/>
            </w:tcBorders>
          </w:tcPr>
          <w:p w:rsidR="00FF4F2F" w:rsidRDefault="00FF4F2F">
            <w:pPr>
              <w:jc w:val="right"/>
              <w:rPr>
                <w:rFonts w:ascii="Arial" w:hAnsi="Arial"/>
                <w:sz w:val="16"/>
              </w:rPr>
            </w:pPr>
            <w:r>
              <w:rPr>
                <w:rFonts w:ascii="Arial" w:hAnsi="Arial"/>
                <w:sz w:val="16"/>
              </w:rPr>
              <w:t>5</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jc w:val="center"/>
              <w:rPr>
                <w:rFonts w:ascii="Arial" w:hAnsi="Arial"/>
                <w:sz w:val="16"/>
              </w:rPr>
            </w:pPr>
            <w:r>
              <w:rPr>
                <w:rFonts w:ascii="Arial" w:hAnsi="Arial"/>
                <w:sz w:val="16"/>
              </w:rPr>
              <w:t>-</w:t>
            </w:r>
          </w:p>
        </w:tc>
        <w:tc>
          <w:tcPr>
            <w:tcW w:w="720" w:type="dxa"/>
            <w:tcBorders>
              <w:top w:val="nil"/>
            </w:tcBorders>
          </w:tcPr>
          <w:p w:rsidR="00FF4F2F" w:rsidRDefault="00FF4F2F">
            <w:pPr>
              <w:jc w:val="center"/>
              <w:rPr>
                <w:rFonts w:ascii="Arial" w:hAnsi="Arial"/>
                <w:sz w:val="16"/>
              </w:rPr>
            </w:pPr>
            <w:r>
              <w:rPr>
                <w:rFonts w:ascii="Arial" w:hAnsi="Arial"/>
                <w:sz w:val="16"/>
              </w:rPr>
              <w:t>-</w:t>
            </w:r>
          </w:p>
        </w:tc>
        <w:tc>
          <w:tcPr>
            <w:tcW w:w="720" w:type="dxa"/>
            <w:tcBorders>
              <w:top w:val="nil"/>
            </w:tcBorders>
          </w:tcPr>
          <w:p w:rsidR="00FF4F2F" w:rsidRDefault="00FF4F2F">
            <w:pPr>
              <w:jc w:val="center"/>
              <w:rPr>
                <w:rFonts w:ascii="Arial" w:hAnsi="Arial"/>
                <w:sz w:val="16"/>
              </w:rPr>
            </w:pPr>
            <w:r>
              <w:rPr>
                <w:rFonts w:ascii="Arial" w:hAnsi="Arial"/>
                <w:sz w:val="16"/>
              </w:rPr>
              <w:t>-</w:t>
            </w:r>
          </w:p>
        </w:tc>
        <w:tc>
          <w:tcPr>
            <w:tcW w:w="720" w:type="dxa"/>
            <w:tcBorders>
              <w:top w:val="nil"/>
            </w:tcBorders>
          </w:tcPr>
          <w:p w:rsidR="00FF4F2F" w:rsidRDefault="00FF4F2F">
            <w:pPr>
              <w:jc w:val="center"/>
              <w:rPr>
                <w:rFonts w:ascii="Arial" w:hAnsi="Arial"/>
                <w:sz w:val="16"/>
              </w:rPr>
            </w:pPr>
            <w:r>
              <w:rPr>
                <w:rFonts w:ascii="Arial" w:hAnsi="Arial"/>
                <w:sz w:val="16"/>
              </w:rPr>
              <w:t>-</w:t>
            </w:r>
          </w:p>
        </w:tc>
        <w:tc>
          <w:tcPr>
            <w:tcW w:w="720" w:type="dxa"/>
            <w:tcBorders>
              <w:top w:val="nil"/>
            </w:tcBorders>
          </w:tcPr>
          <w:p w:rsidR="00FF4F2F" w:rsidRDefault="00FF4F2F">
            <w:pPr>
              <w:pStyle w:val="FootnoteText"/>
              <w:jc w:val="center"/>
              <w:rPr>
                <w:rFonts w:ascii="Arial" w:hAnsi="Arial"/>
              </w:rPr>
            </w:pPr>
            <w:r>
              <w:rPr>
                <w:rFonts w:ascii="Arial" w:hAnsi="Arial"/>
              </w:rPr>
              <w:t>-</w:t>
            </w:r>
          </w:p>
        </w:tc>
        <w:tc>
          <w:tcPr>
            <w:tcW w:w="2016" w:type="dxa"/>
            <w:tcBorders>
              <w:top w:val="nil"/>
            </w:tcBorders>
          </w:tcPr>
          <w:p w:rsidR="00FF4F2F" w:rsidRDefault="00FF4F2F">
            <w:pPr>
              <w:jc w:val="center"/>
              <w:rPr>
                <w:rFonts w:ascii="Arial" w:hAnsi="Arial"/>
                <w:sz w:val="16"/>
              </w:rPr>
            </w:pPr>
            <w:r>
              <w:rPr>
                <w:rFonts w:ascii="Arial" w:hAnsi="Arial"/>
                <w:sz w:val="16"/>
              </w:rPr>
              <w:t>-</w:t>
            </w:r>
          </w:p>
        </w:tc>
        <w:tc>
          <w:tcPr>
            <w:tcW w:w="2016" w:type="dxa"/>
            <w:tcBorders>
              <w:top w:val="nil"/>
            </w:tcBorders>
          </w:tcPr>
          <w:p w:rsidR="00FF4F2F" w:rsidRDefault="00FF4F2F">
            <w:pPr>
              <w:jc w:val="center"/>
              <w:rPr>
                <w:rFonts w:ascii="Arial" w:hAnsi="Arial"/>
                <w:sz w:val="16"/>
              </w:rPr>
            </w:pPr>
            <w:r>
              <w:rPr>
                <w:rFonts w:ascii="Arial" w:hAnsi="Arial"/>
                <w:sz w:val="16"/>
              </w:rPr>
              <w:t>-</w:t>
            </w:r>
          </w:p>
        </w:tc>
      </w:tr>
    </w:tbl>
    <w:p w:rsidR="00FF4F2F" w:rsidRDefault="00FF4F2F"/>
    <w:p w:rsidR="00FF4F2F" w:rsidRDefault="00FF4F2F">
      <w:r>
        <w:t>DID’s ranging from $C1 to $CA contain Software Module Identifier (SWMI) information used to uniquely identify a given software or calibration module.  The SWMI shall be included in each software module that can be separately programmed into the ECU’s permanent memory via the SPS. Individual software modules can contain Boot software, Operational software, or Calibration data.</w:t>
      </w:r>
    </w:p>
    <w:p w:rsidR="00FF4F2F" w:rsidRDefault="00FF4F2F">
      <w:r>
        <w:t xml:space="preserve">The SWMI information shall be stored using one of 2 allowed formats.  The first format consists of a 4 byte UNM representation of the 8 digit GM part number assigned to the software or calibration module.  The second allowed format consists of an ASCII representation of either an assigned GM part number or the base name of the file as released by the module supplier. If the ASCII format is used, then the part number/file name shall contain a minimum of 5 characters and a maximum of 16.  </w:t>
      </w:r>
    </w:p>
    <w:p w:rsidR="00FF4F2F" w:rsidRDefault="00FF4F2F">
      <w:r>
        <w:t>The length of the data reported in the response message for a given SWMI is used by the tool to determine which of the 2 formats is being used.  A given ECU shall use the same format for all supported SWMI.</w:t>
      </w:r>
    </w:p>
    <w:p w:rsidR="00FF4F2F" w:rsidRDefault="00FF4F2F">
      <w:r>
        <w:t>If an Alpha Code (or Design Level Suffix) is supported, then this information shall be stored in ASCII format in a dataIdentifier with the upper nibble set to $D and the lower nibble the same as the lower nibble of the dataIdentifier that contains the corresponding SWMI. In other words, if a SWMI is stored in dataIdentifier $C1, then the corresponding Alpha Code (or Design Level Suffix) shall be stored in dataIdentifier $D1</w:t>
      </w:r>
    </w:p>
    <w:p w:rsidR="00FF4F2F" w:rsidRDefault="00FF4F2F">
      <w:r>
        <w:t>Each SWMI has a corresponding dataIdentifier associated with it.  ECU’s are only required to support the DID’s which correspond to SWMI’s valid for that ECU.  The relationship between the SWMI and DID number is as follows:</w:t>
      </w:r>
    </w:p>
    <w:p w:rsidR="00F26143" w:rsidRDefault="00FF4F2F" w:rsidP="00F26143">
      <w:pPr>
        <w:numPr>
          <w:ilvl w:val="0"/>
          <w:numId w:val="10"/>
        </w:numPr>
      </w:pPr>
      <w:r>
        <w:t>$C9: SoftwareModule_09_Identifier</w:t>
      </w:r>
    </w:p>
    <w:p w:rsidR="00F26143" w:rsidRDefault="00FF4F2F" w:rsidP="00F26143">
      <w:pPr>
        <w:numPr>
          <w:ilvl w:val="0"/>
          <w:numId w:val="10"/>
        </w:numPr>
      </w:pPr>
      <w:r>
        <w:t>$CA: SoftwareModule_010_Identifier</w:t>
      </w:r>
    </w:p>
    <w:p w:rsidR="00FF4F2F" w:rsidRDefault="00FF4F2F">
      <w:r>
        <w:t>There are a maximum of ten (10) software modules possible with DID’s $C1 - $CA.  ECUs that have a combined number of software and calibration modules that exceed 10 shall also support DID $DD.  DID $DD provides a way for the test tool to determine which DID’s contain the SWMI and SWMIAC for the 11</w:t>
      </w:r>
      <w:r>
        <w:rPr>
          <w:vertAlign w:val="superscript"/>
        </w:rPr>
        <w:t>th</w:t>
      </w:r>
      <w:r>
        <w:t xml:space="preserve"> through the n</w:t>
      </w:r>
      <w:r>
        <w:rPr>
          <w:vertAlign w:val="superscript"/>
        </w:rPr>
        <w:t>th</w:t>
      </w:r>
      <w:r>
        <w:t xml:space="preserve"> software/calibration module(s).</w:t>
      </w:r>
    </w:p>
    <w:p w:rsidR="00FF4F2F" w:rsidRDefault="00FF4F2F"/>
    <w:p w:rsidR="00FF4F2F" w:rsidRDefault="00FF4F2F">
      <w:pPr>
        <w:keepNext w:val="0"/>
        <w:keepLines w:val="0"/>
      </w:pPr>
      <w:r>
        <w:t>Example:</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1531"/>
        <w:gridCol w:w="445"/>
        <w:gridCol w:w="468"/>
        <w:gridCol w:w="453"/>
        <w:gridCol w:w="423"/>
        <w:gridCol w:w="5544"/>
      </w:tblGrid>
      <w:tr w:rsidR="00FF4F2F">
        <w:trPr>
          <w:cantSplit/>
        </w:trPr>
        <w:tc>
          <w:tcPr>
            <w:tcW w:w="153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lastRenderedPageBreak/>
              <w:t>Position</w:t>
            </w:r>
          </w:p>
        </w:tc>
        <w:tc>
          <w:tcPr>
            <w:tcW w:w="445"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w:t>
            </w:r>
          </w:p>
        </w:tc>
        <w:tc>
          <w:tcPr>
            <w:tcW w:w="468"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2</w:t>
            </w:r>
          </w:p>
        </w:tc>
        <w:tc>
          <w:tcPr>
            <w:tcW w:w="453"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3</w:t>
            </w:r>
          </w:p>
        </w:tc>
        <w:tc>
          <w:tcPr>
            <w:tcW w:w="423"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4</w:t>
            </w:r>
          </w:p>
        </w:tc>
        <w:tc>
          <w:tcPr>
            <w:tcW w:w="5544" w:type="dxa"/>
            <w:tcBorders>
              <w:top w:val="single" w:sz="12" w:space="0" w:color="auto"/>
              <w:bottom w:val="single" w:sz="6" w:space="0" w:color="auto"/>
            </w:tcBorders>
          </w:tcPr>
          <w:p w:rsidR="00FF4F2F" w:rsidRDefault="00FF4F2F">
            <w:pPr>
              <w:pStyle w:val="TableDataByteArial9Centered"/>
              <w:spacing w:before="20" w:after="20"/>
              <w:rPr>
                <w:lang w:val="en-US"/>
              </w:rPr>
            </w:pP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SWMI</w:t>
            </w:r>
          </w:p>
        </w:tc>
        <w:tc>
          <w:tcPr>
            <w:tcW w:w="1789" w:type="dxa"/>
            <w:gridSpan w:val="4"/>
            <w:tcBorders>
              <w:top w:val="nil"/>
            </w:tcBorders>
          </w:tcPr>
          <w:p w:rsidR="00FF4F2F" w:rsidRDefault="00FF4F2F">
            <w:pPr>
              <w:pStyle w:val="TableDataByteArial9Centered"/>
              <w:spacing w:before="20" w:after="20"/>
              <w:rPr>
                <w:lang w:val="en-US"/>
              </w:rPr>
            </w:pPr>
            <w:r>
              <w:rPr>
                <w:lang w:val="en-US"/>
              </w:rPr>
              <w:t>16265965</w:t>
            </w:r>
          </w:p>
        </w:tc>
        <w:tc>
          <w:tcPr>
            <w:tcW w:w="5544" w:type="dxa"/>
            <w:tcBorders>
              <w:top w:val="nil"/>
            </w:tcBorders>
          </w:tcPr>
          <w:p w:rsidR="00FF4F2F" w:rsidRDefault="00FF4F2F">
            <w:pPr>
              <w:pStyle w:val="TableDataByteArial9Centered"/>
              <w:spacing w:before="20" w:after="20"/>
              <w:rPr>
                <w:lang w:val="en-US"/>
              </w:rPr>
            </w:pPr>
          </w:p>
        </w:tc>
      </w:tr>
      <w:tr w:rsidR="00FF4F2F">
        <w:trPr>
          <w:cantSplit/>
        </w:trPr>
        <w:tc>
          <w:tcPr>
            <w:tcW w:w="1531" w:type="dxa"/>
            <w:tcBorders>
              <w:top w:val="single" w:sz="6" w:space="0" w:color="auto"/>
              <w:bottom w:val="single" w:sz="12" w:space="0" w:color="auto"/>
            </w:tcBorders>
          </w:tcPr>
          <w:p w:rsidR="00FF4F2F" w:rsidRDefault="00FF4F2F">
            <w:pPr>
              <w:pStyle w:val="TableDataByteArial9Centered"/>
              <w:spacing w:before="20" w:after="20"/>
              <w:rPr>
                <w:lang w:val="en-US"/>
              </w:rPr>
            </w:pPr>
            <w:r>
              <w:rPr>
                <w:lang w:val="en-US"/>
              </w:rPr>
              <w:t>Hex value</w:t>
            </w:r>
          </w:p>
        </w:tc>
        <w:tc>
          <w:tcPr>
            <w:tcW w:w="445" w:type="dxa"/>
          </w:tcPr>
          <w:p w:rsidR="00FF4F2F" w:rsidRDefault="00FF4F2F">
            <w:pPr>
              <w:pStyle w:val="TableDataByteArial9Centered"/>
              <w:spacing w:before="20" w:after="20"/>
              <w:rPr>
                <w:lang w:val="en-US"/>
              </w:rPr>
            </w:pPr>
            <w:r>
              <w:rPr>
                <w:lang w:val="en-US"/>
              </w:rPr>
              <w:t>00</w:t>
            </w:r>
          </w:p>
        </w:tc>
        <w:tc>
          <w:tcPr>
            <w:tcW w:w="468" w:type="dxa"/>
          </w:tcPr>
          <w:p w:rsidR="00FF4F2F" w:rsidRDefault="00FF4F2F">
            <w:pPr>
              <w:pStyle w:val="TableDataByteArial9Centered"/>
              <w:spacing w:before="20" w:after="20"/>
              <w:rPr>
                <w:lang w:val="en-US"/>
              </w:rPr>
            </w:pPr>
            <w:r>
              <w:rPr>
                <w:lang w:val="en-US"/>
              </w:rPr>
              <w:t>F8</w:t>
            </w:r>
          </w:p>
        </w:tc>
        <w:tc>
          <w:tcPr>
            <w:tcW w:w="453" w:type="dxa"/>
          </w:tcPr>
          <w:p w:rsidR="00FF4F2F" w:rsidRDefault="00FF4F2F">
            <w:pPr>
              <w:pStyle w:val="TableDataByteArial9Centered"/>
              <w:spacing w:before="20" w:after="20"/>
              <w:rPr>
                <w:lang w:val="en-US"/>
              </w:rPr>
            </w:pPr>
            <w:r>
              <w:rPr>
                <w:lang w:val="en-US"/>
              </w:rPr>
              <w:t>32</w:t>
            </w:r>
          </w:p>
        </w:tc>
        <w:tc>
          <w:tcPr>
            <w:tcW w:w="423" w:type="dxa"/>
          </w:tcPr>
          <w:p w:rsidR="00FF4F2F" w:rsidRDefault="00FF4F2F">
            <w:pPr>
              <w:pStyle w:val="TableDataByteArial9Centered"/>
              <w:spacing w:before="20" w:after="20"/>
              <w:rPr>
                <w:lang w:val="en-US"/>
              </w:rPr>
            </w:pPr>
            <w:r>
              <w:rPr>
                <w:lang w:val="en-US"/>
              </w:rPr>
              <w:t>ED</w:t>
            </w:r>
          </w:p>
        </w:tc>
        <w:tc>
          <w:tcPr>
            <w:tcW w:w="5544" w:type="dxa"/>
          </w:tcPr>
          <w:p w:rsidR="00FF4F2F" w:rsidRDefault="00FF4F2F">
            <w:pPr>
              <w:pStyle w:val="TableDataByteArial9Centered"/>
              <w:spacing w:before="20" w:after="20"/>
              <w:rPr>
                <w:lang w:val="en-US"/>
              </w:rPr>
            </w:pPr>
          </w:p>
        </w:tc>
      </w:tr>
    </w:tbl>
    <w:p w:rsidR="00FF4F2F" w:rsidRDefault="00FF4F2F">
      <w:pPr>
        <w:keepNext w:val="0"/>
        <w:keepLines w:val="0"/>
      </w:pPr>
    </w:p>
    <w:p w:rsidR="00FF4F2F" w:rsidRDefault="00FF4F2F">
      <w:pPr>
        <w:keepNext w:val="0"/>
        <w:keepLines w:val="0"/>
      </w:pPr>
    </w:p>
    <w:p w:rsidR="00FF4F2F" w:rsidRDefault="00FF4F2F">
      <w:pPr>
        <w:pStyle w:val="Heading3"/>
      </w:pPr>
      <w:bookmarkStart w:id="1126" w:name="_Toc54677078"/>
      <w:bookmarkStart w:id="1127" w:name="_Toc223513318"/>
      <w:r>
        <w:t>MEMR – DID $CB – End Model Part Number</w:t>
      </w:r>
      <w:bookmarkEnd w:id="1126"/>
      <w:bookmarkEnd w:id="112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$CB</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EndModelPartNumber (EMPN)</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4</w:t>
            </w:r>
          </w:p>
        </w:tc>
        <w:tc>
          <w:tcPr>
            <w:tcW w:w="720" w:type="dxa"/>
            <w:tcBorders>
              <w:top w:val="nil"/>
            </w:tcBorders>
          </w:tcPr>
          <w:p w:rsidR="00FF4F2F" w:rsidRDefault="003D0C3C">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r>
              <w:rPr>
                <w:rFonts w:ascii="Arial" w:hAnsi="Arial"/>
                <w:sz w:val="16"/>
                <w:vertAlign w:val="subscript"/>
              </w:rPr>
              <w:t>7</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End Model Part Number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$00 - $FF</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End Model Part Number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$00 - $FF</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End Model Part Number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$00 - $FF</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End Model Part Number position 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$00 - $FF</w:t>
            </w:r>
          </w:p>
        </w:tc>
        <w:tc>
          <w:tcPr>
            <w:tcW w:w="2016"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pPr>
        <w:keepNext w:val="0"/>
        <w:keepLines w:val="0"/>
      </w:pPr>
      <w:r>
        <w:t>This DID is used to identify the part number that represents the combination of hardware/software/calibrations present in the ECU as it is received in the vehicle assembly plant. This part number is also used in service to uniquely identify the combination of hardware/software/calibrations programmed into the ECU at the time the part is ordered.  Converting the 4 byte USN value to decimal provides the 8 digit part number assigned by the division. If an Alpha Code is used, then the Alpha Code associated with this part number shall be stored in dataIdentifier $DB.</w:t>
      </w:r>
    </w:p>
    <w:p w:rsidR="00FF4F2F" w:rsidRDefault="00FF4F2F">
      <w:pPr>
        <w:keepNext w:val="0"/>
        <w:keepLines w:val="0"/>
      </w:pPr>
    </w:p>
    <w:p w:rsidR="00FF4F2F" w:rsidRDefault="00FF4F2F">
      <w:pPr>
        <w:keepNext w:val="0"/>
        <w:keepLines w:val="0"/>
      </w:pPr>
      <w:r>
        <w:t>W</w:t>
      </w:r>
      <w:r>
        <w:rPr>
          <w:vertAlign w:val="subscript"/>
        </w:rPr>
        <w:t>7</w:t>
      </w:r>
      <w:r>
        <w:t xml:space="preserve"> = This DID may or may not be updated at the conclusion of a programming event based on divisional practices.  This DID is not required to be writeable if divisional practices do not require this part number to be updated after module programming.</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2024"/>
        <w:gridCol w:w="415"/>
        <w:gridCol w:w="436"/>
        <w:gridCol w:w="422"/>
        <w:gridCol w:w="492"/>
        <w:gridCol w:w="5075"/>
      </w:tblGrid>
      <w:tr w:rsidR="00FF4F2F">
        <w:trPr>
          <w:cantSplit/>
        </w:trPr>
        <w:tc>
          <w:tcPr>
            <w:tcW w:w="2024"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Position</w:t>
            </w:r>
          </w:p>
        </w:tc>
        <w:tc>
          <w:tcPr>
            <w:tcW w:w="415" w:type="dxa"/>
            <w:tcBorders>
              <w:top w:val="single" w:sz="12" w:space="0" w:color="auto"/>
            </w:tcBorders>
          </w:tcPr>
          <w:p w:rsidR="00FF4F2F" w:rsidRDefault="00FF4F2F">
            <w:pPr>
              <w:pStyle w:val="TableDataByteArial9Centered"/>
              <w:spacing w:before="20" w:after="20"/>
              <w:rPr>
                <w:lang w:val="en-US"/>
              </w:rPr>
            </w:pPr>
            <w:r>
              <w:rPr>
                <w:lang w:val="en-US"/>
              </w:rPr>
              <w:t>1</w:t>
            </w:r>
          </w:p>
        </w:tc>
        <w:tc>
          <w:tcPr>
            <w:tcW w:w="436" w:type="dxa"/>
            <w:tcBorders>
              <w:top w:val="single" w:sz="12" w:space="0" w:color="auto"/>
            </w:tcBorders>
          </w:tcPr>
          <w:p w:rsidR="00FF4F2F" w:rsidRDefault="00FF4F2F">
            <w:pPr>
              <w:pStyle w:val="TableDataByteArial9Centered"/>
              <w:spacing w:before="20" w:after="20"/>
              <w:rPr>
                <w:lang w:val="en-US"/>
              </w:rPr>
            </w:pPr>
            <w:r>
              <w:rPr>
                <w:lang w:val="en-US"/>
              </w:rPr>
              <w:t>2</w:t>
            </w:r>
          </w:p>
        </w:tc>
        <w:tc>
          <w:tcPr>
            <w:tcW w:w="422" w:type="dxa"/>
            <w:tcBorders>
              <w:top w:val="single" w:sz="12" w:space="0" w:color="auto"/>
            </w:tcBorders>
          </w:tcPr>
          <w:p w:rsidR="00FF4F2F" w:rsidRDefault="00FF4F2F">
            <w:pPr>
              <w:pStyle w:val="TableDataByteArial9Centered"/>
              <w:spacing w:before="20" w:after="20"/>
              <w:rPr>
                <w:lang w:val="en-US"/>
              </w:rPr>
            </w:pPr>
            <w:r>
              <w:rPr>
                <w:lang w:val="en-US"/>
              </w:rPr>
              <w:t>3</w:t>
            </w:r>
          </w:p>
        </w:tc>
        <w:tc>
          <w:tcPr>
            <w:tcW w:w="492" w:type="dxa"/>
            <w:tcBorders>
              <w:top w:val="single" w:sz="12" w:space="0" w:color="auto"/>
            </w:tcBorders>
          </w:tcPr>
          <w:p w:rsidR="00FF4F2F" w:rsidRDefault="00FF4F2F">
            <w:pPr>
              <w:pStyle w:val="TableDataByteArial9Centered"/>
              <w:spacing w:before="20" w:after="20"/>
              <w:rPr>
                <w:lang w:val="en-US"/>
              </w:rPr>
            </w:pPr>
            <w:r>
              <w:rPr>
                <w:lang w:val="en-US"/>
              </w:rPr>
              <w:t>4</w:t>
            </w:r>
          </w:p>
        </w:tc>
        <w:tc>
          <w:tcPr>
            <w:tcW w:w="5075" w:type="dxa"/>
            <w:tcBorders>
              <w:top w:val="single" w:sz="12" w:space="0" w:color="auto"/>
              <w:bottom w:val="nil"/>
            </w:tcBorders>
          </w:tcPr>
          <w:p w:rsidR="00FF4F2F" w:rsidRDefault="00FF4F2F">
            <w:pPr>
              <w:pStyle w:val="TableDataByteArial9Centered"/>
              <w:spacing w:before="20" w:after="20"/>
              <w:rPr>
                <w:lang w:val="en-US"/>
              </w:rPr>
            </w:pPr>
            <w:r>
              <w:rPr>
                <w:lang w:val="en-US"/>
              </w:rPr>
              <w:t>---</w:t>
            </w:r>
          </w:p>
        </w:tc>
      </w:tr>
      <w:tr w:rsidR="00FF4F2F">
        <w:trPr>
          <w:cantSplit/>
        </w:trPr>
        <w:tc>
          <w:tcPr>
            <w:tcW w:w="2024" w:type="dxa"/>
            <w:tcBorders>
              <w:top w:val="nil"/>
            </w:tcBorders>
          </w:tcPr>
          <w:p w:rsidR="00FF4F2F" w:rsidRDefault="00FF4F2F">
            <w:pPr>
              <w:pStyle w:val="TableDataByteArial9Centered"/>
              <w:spacing w:before="20" w:after="20"/>
              <w:rPr>
                <w:lang w:val="en-US"/>
              </w:rPr>
            </w:pPr>
            <w:r>
              <w:rPr>
                <w:lang w:val="en-US"/>
              </w:rPr>
              <w:t>EndModelPartNumber</w:t>
            </w:r>
          </w:p>
        </w:tc>
        <w:tc>
          <w:tcPr>
            <w:tcW w:w="1765" w:type="dxa"/>
            <w:gridSpan w:val="4"/>
          </w:tcPr>
          <w:p w:rsidR="00FF4F2F" w:rsidRDefault="00FF4F2F">
            <w:pPr>
              <w:pStyle w:val="TableDataByteArial9Centered"/>
              <w:spacing w:before="20" w:after="20"/>
              <w:rPr>
                <w:lang w:val="en-US"/>
              </w:rPr>
            </w:pPr>
            <w:r>
              <w:rPr>
                <w:lang w:val="en-US"/>
              </w:rPr>
              <w:t>16265965</w:t>
            </w:r>
          </w:p>
        </w:tc>
        <w:tc>
          <w:tcPr>
            <w:tcW w:w="5075" w:type="dxa"/>
            <w:tcBorders>
              <w:top w:val="single" w:sz="6" w:space="0" w:color="auto"/>
              <w:bottom w:val="single" w:sz="6" w:space="0" w:color="auto"/>
            </w:tcBorders>
          </w:tcPr>
          <w:p w:rsidR="00FF4F2F" w:rsidRDefault="00FF4F2F">
            <w:pPr>
              <w:pStyle w:val="TableDataByteArial9Centered"/>
              <w:spacing w:before="20" w:after="20"/>
              <w:rPr>
                <w:lang w:val="en-US"/>
              </w:rPr>
            </w:pPr>
            <w:r>
              <w:rPr>
                <w:lang w:val="en-US"/>
              </w:rPr>
              <w:t>---</w:t>
            </w:r>
          </w:p>
        </w:tc>
      </w:tr>
      <w:tr w:rsidR="00FF4F2F">
        <w:trPr>
          <w:cantSplit/>
        </w:trPr>
        <w:tc>
          <w:tcPr>
            <w:tcW w:w="2024" w:type="dxa"/>
            <w:tcBorders>
              <w:top w:val="nil"/>
            </w:tcBorders>
          </w:tcPr>
          <w:p w:rsidR="00FF4F2F" w:rsidRDefault="00FF4F2F">
            <w:pPr>
              <w:pStyle w:val="TableDataByteArial9Centered"/>
              <w:spacing w:before="20" w:after="20"/>
              <w:rPr>
                <w:lang w:val="en-US"/>
              </w:rPr>
            </w:pPr>
            <w:r>
              <w:rPr>
                <w:lang w:val="en-US"/>
              </w:rPr>
              <w:t>Hex value</w:t>
            </w:r>
          </w:p>
        </w:tc>
        <w:tc>
          <w:tcPr>
            <w:tcW w:w="415" w:type="dxa"/>
          </w:tcPr>
          <w:p w:rsidR="00FF4F2F" w:rsidRDefault="00FF4F2F">
            <w:pPr>
              <w:pStyle w:val="TableDataByteArial9Centered"/>
              <w:spacing w:before="20" w:after="20"/>
              <w:rPr>
                <w:lang w:val="en-US"/>
              </w:rPr>
            </w:pPr>
            <w:r>
              <w:rPr>
                <w:lang w:val="en-US"/>
              </w:rPr>
              <w:t>00</w:t>
            </w:r>
          </w:p>
        </w:tc>
        <w:tc>
          <w:tcPr>
            <w:tcW w:w="436" w:type="dxa"/>
          </w:tcPr>
          <w:p w:rsidR="00FF4F2F" w:rsidRDefault="00FF4F2F">
            <w:pPr>
              <w:pStyle w:val="TableDataByteArial9Centered"/>
              <w:spacing w:before="20" w:after="20"/>
              <w:rPr>
                <w:lang w:val="en-US"/>
              </w:rPr>
            </w:pPr>
            <w:r>
              <w:rPr>
                <w:lang w:val="en-US"/>
              </w:rPr>
              <w:t>F8</w:t>
            </w:r>
          </w:p>
        </w:tc>
        <w:tc>
          <w:tcPr>
            <w:tcW w:w="422" w:type="dxa"/>
          </w:tcPr>
          <w:p w:rsidR="00FF4F2F" w:rsidRDefault="00FF4F2F">
            <w:pPr>
              <w:pStyle w:val="TableDataByteArial9Centered"/>
              <w:spacing w:before="20" w:after="20"/>
              <w:rPr>
                <w:lang w:val="en-US"/>
              </w:rPr>
            </w:pPr>
            <w:r>
              <w:rPr>
                <w:lang w:val="en-US"/>
              </w:rPr>
              <w:t>32</w:t>
            </w:r>
          </w:p>
        </w:tc>
        <w:tc>
          <w:tcPr>
            <w:tcW w:w="492" w:type="dxa"/>
          </w:tcPr>
          <w:p w:rsidR="00FF4F2F" w:rsidRDefault="00FF4F2F">
            <w:pPr>
              <w:pStyle w:val="TableDataByteArial9Centered"/>
              <w:spacing w:before="20" w:after="20"/>
              <w:rPr>
                <w:lang w:val="en-US"/>
              </w:rPr>
            </w:pPr>
            <w:r>
              <w:rPr>
                <w:lang w:val="en-US"/>
              </w:rPr>
              <w:t>ED</w:t>
            </w:r>
          </w:p>
        </w:tc>
        <w:tc>
          <w:tcPr>
            <w:tcW w:w="5075" w:type="dxa"/>
            <w:tcBorders>
              <w:top w:val="nil"/>
              <w:bottom w:val="single" w:sz="12" w:space="0" w:color="auto"/>
            </w:tcBorders>
          </w:tcPr>
          <w:p w:rsidR="00FF4F2F" w:rsidRDefault="00FF4F2F">
            <w:pPr>
              <w:pStyle w:val="TableDataByteArial9Centered"/>
              <w:spacing w:before="20" w:after="20"/>
              <w:rPr>
                <w:lang w:val="en-US"/>
              </w:rPr>
            </w:pPr>
            <w:r>
              <w:rPr>
                <w:lang w:val="en-US"/>
              </w:rPr>
              <w:t>---</w:t>
            </w:r>
          </w:p>
        </w:tc>
      </w:tr>
    </w:tbl>
    <w:p w:rsidR="00FF4F2F" w:rsidRDefault="00FF4F2F">
      <w:pPr>
        <w:keepNext w:val="0"/>
        <w:keepLines w:val="0"/>
      </w:pPr>
    </w:p>
    <w:p w:rsidR="00FF4F2F" w:rsidRDefault="00FF4F2F">
      <w:pPr>
        <w:pStyle w:val="Heading3"/>
      </w:pPr>
      <w:bookmarkStart w:id="1128" w:name="_Toc54677079"/>
      <w:bookmarkStart w:id="1129" w:name="_Toc223513319"/>
      <w:r>
        <w:lastRenderedPageBreak/>
        <w:t>MEMR – DID $CC – Base Model Part Number</w:t>
      </w:r>
      <w:bookmarkEnd w:id="1128"/>
      <w:bookmarkEnd w:id="112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$CC</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BaseModelPartNumber (BMPN)</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4</w:t>
            </w:r>
          </w:p>
        </w:tc>
        <w:tc>
          <w:tcPr>
            <w:tcW w:w="720" w:type="dxa"/>
            <w:tcBorders>
              <w:top w:val="nil"/>
            </w:tcBorders>
          </w:tcPr>
          <w:p w:rsidR="00FF4F2F" w:rsidRDefault="003D0C3C">
            <w:pPr>
              <w:rPr>
                <w:rFonts w:ascii="Arial" w:hAnsi="Arial"/>
                <w:sz w:val="16"/>
              </w:rPr>
            </w:pPr>
            <w:r>
              <w:rPr>
                <w:rFonts w:ascii="Arial" w:hAnsi="Arial"/>
                <w:sz w:val="16"/>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Base Model Part Number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$00 - $FF</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Base Model Part Number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$00 - $FF</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Base Model Part Number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$00 - $FF</w:t>
            </w:r>
          </w:p>
        </w:tc>
        <w:tc>
          <w:tcPr>
            <w:tcW w:w="2016" w:type="dxa"/>
            <w:tcBorders>
              <w:top w:val="nil"/>
            </w:tcBorders>
          </w:tcPr>
          <w:p w:rsidR="00FF4F2F" w:rsidRDefault="00FF4F2F">
            <w:pPr>
              <w:rPr>
                <w:rFonts w:ascii="Arial" w:hAnsi="Arial"/>
                <w:sz w:val="16"/>
              </w:rPr>
            </w:pPr>
            <w:r>
              <w:rPr>
                <w:rFonts w:ascii="Arial" w:hAnsi="Arial"/>
                <w:sz w:val="16"/>
              </w:rPr>
              <w:t>E = N</w:t>
            </w:r>
          </w:p>
        </w:tc>
      </w:tr>
      <w:tr w:rsidR="00FF4F2F">
        <w:trPr>
          <w:cantSplit/>
          <w:jc w:val="center"/>
        </w:trPr>
        <w:tc>
          <w:tcPr>
            <w:tcW w:w="2448"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Base Model Part Number position 4</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UNM</w:t>
            </w:r>
          </w:p>
        </w:tc>
        <w:tc>
          <w:tcPr>
            <w:tcW w:w="2016" w:type="dxa"/>
            <w:tcBorders>
              <w:top w:val="nil"/>
            </w:tcBorders>
          </w:tcPr>
          <w:p w:rsidR="00FF4F2F" w:rsidRDefault="00FF4F2F">
            <w:pPr>
              <w:rPr>
                <w:rFonts w:ascii="Arial" w:hAnsi="Arial"/>
                <w:sz w:val="16"/>
              </w:rPr>
            </w:pPr>
            <w:r>
              <w:rPr>
                <w:rFonts w:ascii="Arial" w:hAnsi="Arial"/>
                <w:sz w:val="16"/>
              </w:rPr>
              <w:t>$00 - $FF</w:t>
            </w:r>
          </w:p>
        </w:tc>
        <w:tc>
          <w:tcPr>
            <w:tcW w:w="2016"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pPr>
        <w:keepNext w:val="0"/>
        <w:keepLines w:val="0"/>
      </w:pPr>
      <w:r>
        <w:t xml:space="preserve">This DID contains BaseModelPartNumber information which is used during SPS programming to identify a unique combination of ECU hardware and all non-reprogrammable software (e.g. Boot software).  The BMPN must be stored in the ECU in a </w:t>
      </w:r>
      <w:r>
        <w:rPr>
          <w:b/>
        </w:rPr>
        <w:t>non-erasable memory area (e.g. boot sector of flash, or EEPROM)</w:t>
      </w:r>
      <w:r>
        <w:t>. It shall not be possible to change the BMPN as part of a programming session or through diagnostic services when a programming session is not active.  The BMPN of a service replacement  ECU shall be identical to that of a “Production ECU” if both ECU’s have the same hardware and non-reprogrammable software. If an Alpha Code is used, then the Alpha Code associated with this part number shall be stored in dataIdentifier $DC.</w:t>
      </w:r>
    </w:p>
    <w:p w:rsidR="00FF4F2F" w:rsidRDefault="00FF4F2F">
      <w:pPr>
        <w:keepNext w:val="0"/>
        <w:keepLines w:val="0"/>
      </w:pPr>
    </w:p>
    <w:p w:rsidR="00FF4F2F" w:rsidRDefault="00FF4F2F">
      <w:pPr>
        <w:keepNext w:val="0"/>
        <w:keepLines w:val="0"/>
      </w:pPr>
      <w:r>
        <w:t>Example:</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2031"/>
        <w:gridCol w:w="415"/>
        <w:gridCol w:w="436"/>
        <w:gridCol w:w="422"/>
        <w:gridCol w:w="492"/>
        <w:gridCol w:w="5075"/>
      </w:tblGrid>
      <w:tr w:rsidR="00FF4F2F">
        <w:trPr>
          <w:cantSplit/>
        </w:trPr>
        <w:tc>
          <w:tcPr>
            <w:tcW w:w="203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Position</w:t>
            </w:r>
          </w:p>
        </w:tc>
        <w:tc>
          <w:tcPr>
            <w:tcW w:w="415" w:type="dxa"/>
            <w:tcBorders>
              <w:top w:val="single" w:sz="12" w:space="0" w:color="auto"/>
            </w:tcBorders>
          </w:tcPr>
          <w:p w:rsidR="00FF4F2F" w:rsidRDefault="00FF4F2F">
            <w:pPr>
              <w:pStyle w:val="TableDataByteArial9Centered"/>
              <w:spacing w:before="20" w:after="20"/>
              <w:rPr>
                <w:lang w:val="en-US"/>
              </w:rPr>
            </w:pPr>
            <w:r>
              <w:rPr>
                <w:lang w:val="en-US"/>
              </w:rPr>
              <w:t>1</w:t>
            </w:r>
          </w:p>
        </w:tc>
        <w:tc>
          <w:tcPr>
            <w:tcW w:w="436" w:type="dxa"/>
            <w:tcBorders>
              <w:top w:val="single" w:sz="12" w:space="0" w:color="auto"/>
            </w:tcBorders>
          </w:tcPr>
          <w:p w:rsidR="00FF4F2F" w:rsidRDefault="00FF4F2F">
            <w:pPr>
              <w:pStyle w:val="TableDataByteArial9Centered"/>
              <w:spacing w:before="20" w:after="20"/>
              <w:rPr>
                <w:lang w:val="en-US"/>
              </w:rPr>
            </w:pPr>
            <w:r>
              <w:rPr>
                <w:lang w:val="en-US"/>
              </w:rPr>
              <w:t>2</w:t>
            </w:r>
          </w:p>
        </w:tc>
        <w:tc>
          <w:tcPr>
            <w:tcW w:w="422" w:type="dxa"/>
            <w:tcBorders>
              <w:top w:val="single" w:sz="12" w:space="0" w:color="auto"/>
            </w:tcBorders>
          </w:tcPr>
          <w:p w:rsidR="00FF4F2F" w:rsidRDefault="00FF4F2F">
            <w:pPr>
              <w:pStyle w:val="TableDataByteArial9Centered"/>
              <w:spacing w:before="20" w:after="20"/>
              <w:rPr>
                <w:lang w:val="en-US"/>
              </w:rPr>
            </w:pPr>
            <w:r>
              <w:rPr>
                <w:lang w:val="en-US"/>
              </w:rPr>
              <w:t>3</w:t>
            </w:r>
          </w:p>
        </w:tc>
        <w:tc>
          <w:tcPr>
            <w:tcW w:w="492" w:type="dxa"/>
            <w:tcBorders>
              <w:top w:val="single" w:sz="12" w:space="0" w:color="auto"/>
            </w:tcBorders>
          </w:tcPr>
          <w:p w:rsidR="00FF4F2F" w:rsidRDefault="00FF4F2F">
            <w:pPr>
              <w:pStyle w:val="TableDataByteArial9Centered"/>
              <w:spacing w:before="20" w:after="20"/>
              <w:rPr>
                <w:lang w:val="en-US"/>
              </w:rPr>
            </w:pPr>
            <w:r>
              <w:rPr>
                <w:lang w:val="en-US"/>
              </w:rPr>
              <w:t>4</w:t>
            </w:r>
          </w:p>
        </w:tc>
        <w:tc>
          <w:tcPr>
            <w:tcW w:w="5075" w:type="dxa"/>
            <w:tcBorders>
              <w:top w:val="single" w:sz="12" w:space="0" w:color="auto"/>
              <w:bottom w:val="nil"/>
            </w:tcBorders>
          </w:tcPr>
          <w:p w:rsidR="00FF4F2F" w:rsidRDefault="00FF4F2F">
            <w:pPr>
              <w:pStyle w:val="TableDataByteArial9Centered"/>
              <w:spacing w:before="20" w:after="20"/>
              <w:rPr>
                <w:lang w:val="en-US"/>
              </w:rPr>
            </w:pPr>
            <w:r>
              <w:rPr>
                <w:lang w:val="en-US"/>
              </w:rPr>
              <w:t>---</w:t>
            </w:r>
          </w:p>
        </w:tc>
      </w:tr>
      <w:tr w:rsidR="00FF4F2F">
        <w:trPr>
          <w:cantSplit/>
        </w:trPr>
        <w:tc>
          <w:tcPr>
            <w:tcW w:w="2031" w:type="dxa"/>
            <w:tcBorders>
              <w:top w:val="nil"/>
            </w:tcBorders>
          </w:tcPr>
          <w:p w:rsidR="00FF4F2F" w:rsidRDefault="00FF4F2F">
            <w:pPr>
              <w:pStyle w:val="TableDataByteArial9Centered"/>
              <w:spacing w:before="20" w:after="20"/>
              <w:rPr>
                <w:lang w:val="en-US"/>
              </w:rPr>
            </w:pPr>
            <w:r>
              <w:rPr>
                <w:lang w:val="en-US"/>
              </w:rPr>
              <w:t>BaseModelPartNumber</w:t>
            </w:r>
          </w:p>
        </w:tc>
        <w:tc>
          <w:tcPr>
            <w:tcW w:w="1765" w:type="dxa"/>
            <w:gridSpan w:val="4"/>
          </w:tcPr>
          <w:p w:rsidR="00FF4F2F" w:rsidRDefault="00FF4F2F">
            <w:pPr>
              <w:pStyle w:val="TableDataByteArial9Centered"/>
              <w:spacing w:before="20" w:after="20"/>
              <w:rPr>
                <w:lang w:val="en-US"/>
              </w:rPr>
            </w:pPr>
            <w:r>
              <w:rPr>
                <w:lang w:val="en-US"/>
              </w:rPr>
              <w:t>16265965</w:t>
            </w:r>
          </w:p>
        </w:tc>
        <w:tc>
          <w:tcPr>
            <w:tcW w:w="5075" w:type="dxa"/>
            <w:tcBorders>
              <w:top w:val="single" w:sz="6" w:space="0" w:color="auto"/>
              <w:bottom w:val="single" w:sz="6" w:space="0" w:color="auto"/>
            </w:tcBorders>
          </w:tcPr>
          <w:p w:rsidR="00FF4F2F" w:rsidRDefault="00FF4F2F">
            <w:pPr>
              <w:pStyle w:val="TableDataByteArial9Centered"/>
              <w:spacing w:before="20" w:after="20"/>
              <w:rPr>
                <w:lang w:val="en-US"/>
              </w:rPr>
            </w:pPr>
            <w:r>
              <w:rPr>
                <w:lang w:val="en-US"/>
              </w:rPr>
              <w:t>---</w:t>
            </w:r>
          </w:p>
        </w:tc>
      </w:tr>
      <w:tr w:rsidR="00FF4F2F">
        <w:trPr>
          <w:cantSplit/>
        </w:trPr>
        <w:tc>
          <w:tcPr>
            <w:tcW w:w="2031" w:type="dxa"/>
            <w:tcBorders>
              <w:top w:val="nil"/>
            </w:tcBorders>
          </w:tcPr>
          <w:p w:rsidR="00FF4F2F" w:rsidRDefault="00FF4F2F">
            <w:pPr>
              <w:pStyle w:val="TableDataByteArial9Centered"/>
              <w:spacing w:before="20" w:after="20"/>
              <w:rPr>
                <w:lang w:val="en-US"/>
              </w:rPr>
            </w:pPr>
            <w:r>
              <w:rPr>
                <w:lang w:val="en-US"/>
              </w:rPr>
              <w:t>Hex value</w:t>
            </w:r>
          </w:p>
        </w:tc>
        <w:tc>
          <w:tcPr>
            <w:tcW w:w="415" w:type="dxa"/>
          </w:tcPr>
          <w:p w:rsidR="00FF4F2F" w:rsidRDefault="00FF4F2F">
            <w:pPr>
              <w:pStyle w:val="TableDataByteArial9Centered"/>
              <w:spacing w:before="20" w:after="20"/>
              <w:rPr>
                <w:lang w:val="en-US"/>
              </w:rPr>
            </w:pPr>
            <w:r>
              <w:rPr>
                <w:lang w:val="en-US"/>
              </w:rPr>
              <w:t>00</w:t>
            </w:r>
          </w:p>
        </w:tc>
        <w:tc>
          <w:tcPr>
            <w:tcW w:w="436" w:type="dxa"/>
          </w:tcPr>
          <w:p w:rsidR="00FF4F2F" w:rsidRDefault="00FF4F2F">
            <w:pPr>
              <w:pStyle w:val="TableDataByteArial9Centered"/>
              <w:spacing w:before="20" w:after="20"/>
              <w:rPr>
                <w:lang w:val="en-US"/>
              </w:rPr>
            </w:pPr>
            <w:r>
              <w:rPr>
                <w:lang w:val="en-US"/>
              </w:rPr>
              <w:t>F8</w:t>
            </w:r>
          </w:p>
        </w:tc>
        <w:tc>
          <w:tcPr>
            <w:tcW w:w="422" w:type="dxa"/>
          </w:tcPr>
          <w:p w:rsidR="00FF4F2F" w:rsidRDefault="00FF4F2F">
            <w:pPr>
              <w:pStyle w:val="TableDataByteArial9Centered"/>
              <w:spacing w:before="20" w:after="20"/>
              <w:rPr>
                <w:lang w:val="en-US"/>
              </w:rPr>
            </w:pPr>
            <w:r>
              <w:rPr>
                <w:lang w:val="en-US"/>
              </w:rPr>
              <w:t>32</w:t>
            </w:r>
          </w:p>
        </w:tc>
        <w:tc>
          <w:tcPr>
            <w:tcW w:w="492" w:type="dxa"/>
          </w:tcPr>
          <w:p w:rsidR="00FF4F2F" w:rsidRDefault="00FF4F2F">
            <w:pPr>
              <w:pStyle w:val="TableDataByteArial9Centered"/>
              <w:spacing w:before="20" w:after="20"/>
              <w:rPr>
                <w:lang w:val="en-US"/>
              </w:rPr>
            </w:pPr>
            <w:r>
              <w:rPr>
                <w:lang w:val="en-US"/>
              </w:rPr>
              <w:t>ED</w:t>
            </w:r>
          </w:p>
        </w:tc>
        <w:tc>
          <w:tcPr>
            <w:tcW w:w="5075" w:type="dxa"/>
            <w:tcBorders>
              <w:top w:val="nil"/>
              <w:bottom w:val="single" w:sz="12" w:space="0" w:color="auto"/>
            </w:tcBorders>
          </w:tcPr>
          <w:p w:rsidR="00FF4F2F" w:rsidRDefault="00FF4F2F">
            <w:pPr>
              <w:pStyle w:val="TableDataByteArial9Centered"/>
              <w:spacing w:before="20" w:after="20"/>
              <w:rPr>
                <w:lang w:val="en-US"/>
              </w:rPr>
            </w:pPr>
            <w:r>
              <w:rPr>
                <w:lang w:val="en-US"/>
              </w:rPr>
              <w:t>---</w:t>
            </w:r>
          </w:p>
        </w:tc>
      </w:tr>
    </w:tbl>
    <w:p w:rsidR="00FF4F2F" w:rsidRDefault="00FF4F2F">
      <w:pPr>
        <w:keepNext w:val="0"/>
        <w:keepLines w:val="0"/>
      </w:pPr>
    </w:p>
    <w:p w:rsidR="00FF4F2F" w:rsidRDefault="00FF4F2F">
      <w:pPr>
        <w:pStyle w:val="Heading3"/>
      </w:pPr>
      <w:bookmarkStart w:id="1130" w:name="_Toc110648290"/>
      <w:bookmarkStart w:id="1131" w:name="_Toc110663124"/>
      <w:bookmarkStart w:id="1132" w:name="_Toc54677080"/>
      <w:r>
        <w:br w:type="page"/>
      </w:r>
      <w:bookmarkStart w:id="1133" w:name="_Toc223513320"/>
      <w:r>
        <w:lastRenderedPageBreak/>
        <w:t>MEMR/BFPR – DID $D0– Boot Software Part Number Alpha Code</w:t>
      </w:r>
      <w:bookmarkEnd w:id="1130"/>
      <w:bookmarkEnd w:id="1131"/>
      <w:bookmarkEnd w:id="1133"/>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rPr>
                <w:rFonts w:ascii="Arial" w:hAnsi="Arial" w:cs="Arial"/>
                <w:sz w:val="16"/>
              </w:rPr>
            </w:pPr>
            <w:r>
              <w:rPr>
                <w:rFonts w:ascii="Arial" w:hAnsi="Arial" w:cs="Arial"/>
                <w:sz w:val="16"/>
              </w:rPr>
              <w:t>$D0</w:t>
            </w:r>
          </w:p>
        </w:tc>
        <w:tc>
          <w:tcPr>
            <w:tcW w:w="2592" w:type="dxa"/>
            <w:tcBorders>
              <w:top w:val="nil"/>
            </w:tcBorders>
          </w:tcPr>
          <w:p w:rsidR="00FF4F2F" w:rsidRDefault="00FF4F2F">
            <w:pPr>
              <w:rPr>
                <w:rFonts w:ascii="Arial" w:hAnsi="Arial" w:cs="Arial"/>
                <w:sz w:val="16"/>
              </w:rPr>
            </w:pPr>
            <w:r>
              <w:rPr>
                <w:rFonts w:ascii="Arial" w:hAnsi="Arial" w:cs="Arial"/>
                <w:sz w:val="16"/>
              </w:rPr>
              <w:t>BootSoftwarePartNumberAlphaCode</w:t>
            </w:r>
          </w:p>
        </w:tc>
        <w:tc>
          <w:tcPr>
            <w:tcW w:w="720" w:type="dxa"/>
            <w:tcBorders>
              <w:top w:val="nil"/>
            </w:tcBorders>
          </w:tcPr>
          <w:p w:rsidR="00FF4F2F" w:rsidRPr="003D0C3C" w:rsidRDefault="00FF4F2F" w:rsidP="003D0C3C">
            <w:pPr>
              <w:jc w:val="right"/>
              <w:rPr>
                <w:rFonts w:ascii="Arial" w:hAnsi="Arial" w:cs="Arial"/>
                <w:sz w:val="16"/>
              </w:rPr>
            </w:pPr>
            <w:r w:rsidRPr="003D0C3C">
              <w:rPr>
                <w:rFonts w:ascii="Arial" w:hAnsi="Arial" w:cs="Arial"/>
                <w:sz w:val="16"/>
              </w:rPr>
              <w:t>2 - 3</w:t>
            </w:r>
          </w:p>
        </w:tc>
        <w:tc>
          <w:tcPr>
            <w:tcW w:w="720" w:type="dxa"/>
            <w:tcBorders>
              <w:top w:val="nil"/>
            </w:tcBorders>
          </w:tcPr>
          <w:p w:rsidR="00FF4F2F" w:rsidRDefault="003D0C3C">
            <w:pPr>
              <w:rPr>
                <w:rFonts w:ascii="Arial" w:hAnsi="Arial" w:cs="Arial"/>
                <w:sz w:val="16"/>
              </w:rPr>
            </w:pPr>
            <w:r>
              <w:rPr>
                <w:rFonts w:ascii="Arial" w:hAnsi="Arial"/>
                <w:sz w:val="16"/>
              </w:rPr>
              <w:t>PKT</w:t>
            </w:r>
          </w:p>
        </w:tc>
        <w:tc>
          <w:tcPr>
            <w:tcW w:w="2016" w:type="dxa"/>
            <w:tcBorders>
              <w:top w:val="nil"/>
            </w:tcBorders>
          </w:tcPr>
          <w:p w:rsidR="00FF4F2F" w:rsidRDefault="00FF4F2F">
            <w:pPr>
              <w:rPr>
                <w:rFonts w:ascii="Arial" w:hAnsi="Arial" w:cs="Arial"/>
                <w:sz w:val="16"/>
              </w:rPr>
            </w:pPr>
            <w:r>
              <w:rPr>
                <w:rFonts w:ascii="Arial" w:hAnsi="Arial" w:cs="Arial"/>
                <w:sz w:val="16"/>
              </w:rPr>
              <w:t>N/A</w:t>
            </w:r>
          </w:p>
        </w:tc>
        <w:tc>
          <w:tcPr>
            <w:tcW w:w="2016" w:type="dxa"/>
            <w:tcBorders>
              <w:top w:val="nil"/>
            </w:tcBorders>
          </w:tcPr>
          <w:p w:rsidR="00FF4F2F" w:rsidRDefault="00FF4F2F">
            <w:pPr>
              <w:rPr>
                <w:rFonts w:ascii="Arial" w:hAnsi="Arial" w:cs="Arial"/>
                <w:sz w:val="16"/>
              </w:rPr>
            </w:pPr>
            <w:r>
              <w:rPr>
                <w:rFonts w:ascii="Arial" w:hAnsi="Arial" w:cs="Arial"/>
                <w:sz w:val="16"/>
              </w:rPr>
              <w:t>N/A</w:t>
            </w:r>
          </w:p>
        </w:tc>
        <w:tc>
          <w:tcPr>
            <w:tcW w:w="720" w:type="dxa"/>
            <w:tcBorders>
              <w:top w:val="nil"/>
            </w:tcBorders>
          </w:tcPr>
          <w:p w:rsidR="00FF4F2F" w:rsidRDefault="00FF4F2F">
            <w:pPr>
              <w:rPr>
                <w:rFonts w:ascii="Arial" w:hAnsi="Arial" w:cs="Arial"/>
                <w:sz w:val="16"/>
              </w:rPr>
            </w:pPr>
            <w:r>
              <w:rPr>
                <w:rFonts w:ascii="Arial" w:hAnsi="Arial" w:cs="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pStyle w:val="FootnoteText"/>
              <w:keepNext w:val="0"/>
              <w:keepLines w:val="0"/>
              <w:spacing w:before="20"/>
              <w:rPr>
                <w:rFonts w:ascii="Arial" w:hAnsi="Arial"/>
                <w:szCs w:val="24"/>
              </w:rPr>
            </w:pPr>
            <w:r>
              <w:rPr>
                <w:rFonts w:ascii="Arial" w:hAnsi="Arial"/>
                <w:szCs w:val="24"/>
              </w:rPr>
              <w:t>Boot Software Part Number Alpha Code Position 1</w:t>
            </w:r>
          </w:p>
        </w:tc>
        <w:tc>
          <w:tcPr>
            <w:tcW w:w="720" w:type="dxa"/>
            <w:tcBorders>
              <w:top w:val="nil"/>
            </w:tcBorders>
          </w:tcPr>
          <w:p w:rsidR="00FF4F2F" w:rsidRDefault="00FF4F2F">
            <w:pPr>
              <w:spacing w:before="20"/>
              <w:jc w:val="right"/>
              <w:rPr>
                <w:rFonts w:ascii="Arial" w:hAnsi="Arial"/>
                <w:sz w:val="16"/>
              </w:rPr>
            </w:pPr>
            <w:r>
              <w:rPr>
                <w:rFonts w:ascii="Arial" w:hAnsi="Arial"/>
                <w:sz w:val="16"/>
              </w:rPr>
              <w:t>0</w:t>
            </w:r>
          </w:p>
        </w:tc>
        <w:tc>
          <w:tcPr>
            <w:tcW w:w="720" w:type="dxa"/>
            <w:tcBorders>
              <w:top w:val="nil"/>
            </w:tcBorders>
          </w:tcPr>
          <w:p w:rsidR="00FF4F2F" w:rsidRDefault="00FF4F2F">
            <w:pPr>
              <w:spacing w:before="20"/>
              <w:jc w:val="right"/>
              <w:rPr>
                <w:rFonts w:ascii="Arial" w:hAnsi="Arial"/>
                <w:sz w:val="16"/>
              </w:rPr>
            </w:pPr>
            <w:r>
              <w:rPr>
                <w:rFonts w:ascii="Arial" w:hAnsi="Arial"/>
                <w:sz w:val="16"/>
              </w:rPr>
              <w:t>7</w:t>
            </w:r>
          </w:p>
        </w:tc>
        <w:tc>
          <w:tcPr>
            <w:tcW w:w="720" w:type="dxa"/>
            <w:tcBorders>
              <w:top w:val="nil"/>
            </w:tcBorders>
          </w:tcPr>
          <w:p w:rsidR="00FF4F2F" w:rsidRDefault="00FF4F2F">
            <w:pPr>
              <w:spacing w:before="2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spacing w:before="20"/>
              <w:rPr>
                <w:rFonts w:ascii="Arial" w:hAnsi="Arial"/>
              </w:rPr>
            </w:pPr>
            <w:r>
              <w:rPr>
                <w:rFonts w:ascii="Arial" w:hAnsi="Arial"/>
              </w:rPr>
              <w:t>ASCII</w:t>
            </w:r>
          </w:p>
        </w:tc>
        <w:tc>
          <w:tcPr>
            <w:tcW w:w="2016" w:type="dxa"/>
            <w:tcBorders>
              <w:top w:val="nil"/>
            </w:tcBorders>
          </w:tcPr>
          <w:p w:rsidR="00FF4F2F" w:rsidRDefault="00FF4F2F">
            <w:pPr>
              <w:spacing w:before="20"/>
              <w:rPr>
                <w:rFonts w:ascii="Arial" w:hAnsi="Arial"/>
                <w:sz w:val="16"/>
              </w:rPr>
            </w:pPr>
            <w:r>
              <w:rPr>
                <w:rFonts w:ascii="Arial" w:hAnsi="Arial"/>
                <w:sz w:val="16"/>
              </w:rPr>
              <w:t>N/A</w:t>
            </w:r>
          </w:p>
        </w:tc>
        <w:tc>
          <w:tcPr>
            <w:tcW w:w="2016" w:type="dxa"/>
            <w:tcBorders>
              <w:top w:val="nil"/>
            </w:tcBorders>
          </w:tcPr>
          <w:p w:rsidR="00FF4F2F" w:rsidRDefault="00FF4F2F">
            <w:pPr>
              <w:spacing w:before="20"/>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pStyle w:val="FootnoteText"/>
              <w:spacing w:before="20"/>
              <w:rPr>
                <w:rFonts w:ascii="Arial" w:hAnsi="Arial"/>
              </w:rPr>
            </w:pPr>
            <w:r>
              <w:rPr>
                <w:rFonts w:ascii="Arial" w:hAnsi="Arial"/>
                <w:szCs w:val="24"/>
              </w:rPr>
              <w:t xml:space="preserve">Boot Software Part Number Alpha Code Position </w:t>
            </w:r>
            <w:r>
              <w:rPr>
                <w:rFonts w:ascii="Arial" w:hAnsi="Arial"/>
              </w:rPr>
              <w:t>2</w:t>
            </w:r>
          </w:p>
        </w:tc>
        <w:tc>
          <w:tcPr>
            <w:tcW w:w="720" w:type="dxa"/>
            <w:tcBorders>
              <w:top w:val="nil"/>
            </w:tcBorders>
          </w:tcPr>
          <w:p w:rsidR="00FF4F2F" w:rsidRDefault="00FF4F2F">
            <w:pPr>
              <w:spacing w:before="20"/>
              <w:jc w:val="right"/>
              <w:rPr>
                <w:rFonts w:ascii="Arial" w:hAnsi="Arial"/>
                <w:sz w:val="16"/>
              </w:rPr>
            </w:pPr>
            <w:r>
              <w:rPr>
                <w:rFonts w:ascii="Arial" w:hAnsi="Arial"/>
                <w:sz w:val="16"/>
              </w:rPr>
              <w:t>1</w:t>
            </w:r>
          </w:p>
        </w:tc>
        <w:tc>
          <w:tcPr>
            <w:tcW w:w="720" w:type="dxa"/>
            <w:tcBorders>
              <w:top w:val="nil"/>
            </w:tcBorders>
          </w:tcPr>
          <w:p w:rsidR="00FF4F2F" w:rsidRDefault="00FF4F2F">
            <w:pPr>
              <w:spacing w:before="20"/>
              <w:jc w:val="right"/>
              <w:rPr>
                <w:rFonts w:ascii="Arial" w:hAnsi="Arial"/>
                <w:sz w:val="16"/>
              </w:rPr>
            </w:pPr>
            <w:r>
              <w:rPr>
                <w:rFonts w:ascii="Arial" w:hAnsi="Arial"/>
                <w:sz w:val="16"/>
              </w:rPr>
              <w:t>7</w:t>
            </w:r>
          </w:p>
        </w:tc>
        <w:tc>
          <w:tcPr>
            <w:tcW w:w="720" w:type="dxa"/>
            <w:tcBorders>
              <w:top w:val="nil"/>
            </w:tcBorders>
          </w:tcPr>
          <w:p w:rsidR="00FF4F2F" w:rsidRDefault="00FF4F2F">
            <w:pPr>
              <w:spacing w:before="2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spacing w:before="20"/>
              <w:rPr>
                <w:rFonts w:ascii="Arial" w:hAnsi="Arial"/>
              </w:rPr>
            </w:pPr>
            <w:r>
              <w:rPr>
                <w:rFonts w:ascii="Arial" w:hAnsi="Arial"/>
              </w:rPr>
              <w:t>ASCII</w:t>
            </w:r>
          </w:p>
        </w:tc>
        <w:tc>
          <w:tcPr>
            <w:tcW w:w="2016" w:type="dxa"/>
            <w:tcBorders>
              <w:top w:val="nil"/>
            </w:tcBorders>
          </w:tcPr>
          <w:p w:rsidR="00FF4F2F" w:rsidRDefault="00FF4F2F">
            <w:pPr>
              <w:spacing w:before="20"/>
              <w:rPr>
                <w:rFonts w:ascii="Arial" w:hAnsi="Arial"/>
                <w:sz w:val="16"/>
              </w:rPr>
            </w:pPr>
            <w:r>
              <w:rPr>
                <w:rFonts w:ascii="Arial" w:hAnsi="Arial"/>
                <w:sz w:val="16"/>
              </w:rPr>
              <w:t>N/A</w:t>
            </w:r>
          </w:p>
        </w:tc>
        <w:tc>
          <w:tcPr>
            <w:tcW w:w="2016" w:type="dxa"/>
            <w:tcBorders>
              <w:top w:val="nil"/>
            </w:tcBorders>
          </w:tcPr>
          <w:p w:rsidR="00FF4F2F" w:rsidRDefault="00FF4F2F">
            <w:pPr>
              <w:spacing w:before="20"/>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spacing w:before="20"/>
              <w:rPr>
                <w:rFonts w:ascii="Arial" w:hAnsi="Arial"/>
                <w:sz w:val="16"/>
              </w:rPr>
            </w:pPr>
            <w:r>
              <w:rPr>
                <w:rFonts w:ascii="Arial" w:hAnsi="Arial"/>
                <w:sz w:val="16"/>
              </w:rPr>
              <w:t>Boot Software Part Number Alpha Code Position 3</w:t>
            </w:r>
          </w:p>
        </w:tc>
        <w:tc>
          <w:tcPr>
            <w:tcW w:w="720" w:type="dxa"/>
            <w:tcBorders>
              <w:top w:val="nil"/>
            </w:tcBorders>
          </w:tcPr>
          <w:p w:rsidR="00FF4F2F" w:rsidRDefault="00FF4F2F">
            <w:pPr>
              <w:spacing w:before="20"/>
              <w:jc w:val="right"/>
              <w:rPr>
                <w:rFonts w:ascii="Arial" w:hAnsi="Arial"/>
                <w:sz w:val="16"/>
              </w:rPr>
            </w:pPr>
            <w:r>
              <w:rPr>
                <w:rFonts w:ascii="Arial" w:hAnsi="Arial"/>
                <w:sz w:val="16"/>
              </w:rPr>
              <w:t>2</w:t>
            </w:r>
          </w:p>
        </w:tc>
        <w:tc>
          <w:tcPr>
            <w:tcW w:w="720" w:type="dxa"/>
            <w:tcBorders>
              <w:top w:val="nil"/>
            </w:tcBorders>
          </w:tcPr>
          <w:p w:rsidR="00FF4F2F" w:rsidRDefault="00FF4F2F">
            <w:pPr>
              <w:spacing w:before="20"/>
              <w:jc w:val="right"/>
              <w:rPr>
                <w:rFonts w:ascii="Arial" w:hAnsi="Arial"/>
                <w:sz w:val="16"/>
              </w:rPr>
            </w:pPr>
            <w:r>
              <w:rPr>
                <w:rFonts w:ascii="Arial" w:hAnsi="Arial"/>
                <w:sz w:val="16"/>
              </w:rPr>
              <w:t>7</w:t>
            </w:r>
          </w:p>
        </w:tc>
        <w:tc>
          <w:tcPr>
            <w:tcW w:w="720" w:type="dxa"/>
            <w:tcBorders>
              <w:top w:val="nil"/>
            </w:tcBorders>
          </w:tcPr>
          <w:p w:rsidR="00FF4F2F" w:rsidRDefault="00FF4F2F">
            <w:pPr>
              <w:spacing w:before="20"/>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spacing w:before="20"/>
              <w:rPr>
                <w:rFonts w:ascii="Arial" w:hAnsi="Arial"/>
              </w:rPr>
            </w:pPr>
            <w:r>
              <w:rPr>
                <w:rFonts w:ascii="Arial" w:hAnsi="Arial"/>
              </w:rPr>
              <w:t>ASCII</w:t>
            </w:r>
          </w:p>
        </w:tc>
        <w:tc>
          <w:tcPr>
            <w:tcW w:w="2016" w:type="dxa"/>
            <w:tcBorders>
              <w:top w:val="nil"/>
            </w:tcBorders>
          </w:tcPr>
          <w:p w:rsidR="00FF4F2F" w:rsidRDefault="00FF4F2F">
            <w:pPr>
              <w:pStyle w:val="FootnoteText"/>
              <w:spacing w:before="20"/>
              <w:rPr>
                <w:rFonts w:ascii="Arial" w:hAnsi="Arial"/>
              </w:rPr>
            </w:pPr>
            <w:r>
              <w:rPr>
                <w:rFonts w:ascii="Arial" w:hAnsi="Arial"/>
              </w:rPr>
              <w:t>N/A</w:t>
            </w:r>
          </w:p>
        </w:tc>
        <w:tc>
          <w:tcPr>
            <w:tcW w:w="2016" w:type="dxa"/>
            <w:tcBorders>
              <w:top w:val="nil"/>
            </w:tcBorders>
          </w:tcPr>
          <w:p w:rsidR="00FF4F2F" w:rsidRDefault="00FF4F2F">
            <w:pPr>
              <w:spacing w:before="20"/>
              <w:rPr>
                <w:rFonts w:ascii="Arial" w:hAnsi="Arial"/>
                <w:sz w:val="16"/>
              </w:rPr>
            </w:pPr>
            <w:r>
              <w:rPr>
                <w:rFonts w:ascii="Arial" w:hAnsi="Arial"/>
                <w:sz w:val="16"/>
              </w:rPr>
              <w:t>N/A</w:t>
            </w:r>
          </w:p>
        </w:tc>
      </w:tr>
    </w:tbl>
    <w:p w:rsidR="00FF4F2F" w:rsidRDefault="00FF4F2F"/>
    <w:p w:rsidR="00FF4F2F" w:rsidRDefault="00FF4F2F">
      <w:r>
        <w:t>This DID contains the 2 or 3 character representation of the Alpha Code (or Design Level suffix) associated with the BootSoftwarePartNumber (stored in dataIdentifier $C0)</w:t>
      </w:r>
    </w:p>
    <w:p w:rsidR="00FF4F2F" w:rsidRDefault="00FF4F2F"/>
    <w:p w:rsidR="00FF4F2F" w:rsidRDefault="00FF4F2F">
      <w:r>
        <w:t>Example:</w:t>
      </w:r>
    </w:p>
    <w:p w:rsidR="00FF4F2F" w:rsidRDefault="00FF4F2F"/>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1531"/>
        <w:gridCol w:w="445"/>
        <w:gridCol w:w="408"/>
        <w:gridCol w:w="6480"/>
      </w:tblGrid>
      <w:tr w:rsidR="00FF4F2F">
        <w:trPr>
          <w:cantSplit/>
        </w:trPr>
        <w:tc>
          <w:tcPr>
            <w:tcW w:w="153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Position</w:t>
            </w:r>
          </w:p>
        </w:tc>
        <w:tc>
          <w:tcPr>
            <w:tcW w:w="445"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w:t>
            </w:r>
          </w:p>
        </w:tc>
        <w:tc>
          <w:tcPr>
            <w:tcW w:w="408"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2</w:t>
            </w:r>
          </w:p>
        </w:tc>
        <w:tc>
          <w:tcPr>
            <w:tcW w:w="6480" w:type="dxa"/>
            <w:tcBorders>
              <w:top w:val="single" w:sz="12" w:space="0" w:color="auto"/>
              <w:bottom w:val="single" w:sz="6" w:space="0" w:color="auto"/>
            </w:tcBorders>
          </w:tcPr>
          <w:p w:rsidR="00FF4F2F" w:rsidRDefault="00FF4F2F">
            <w:pPr>
              <w:pStyle w:val="TableDataByteArial9Centered"/>
              <w:spacing w:before="20" w:after="20"/>
              <w:rPr>
                <w:lang w:val="en-US"/>
              </w:rPr>
            </w:pP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Alpha Code</w:t>
            </w:r>
          </w:p>
        </w:tc>
        <w:tc>
          <w:tcPr>
            <w:tcW w:w="853" w:type="dxa"/>
            <w:gridSpan w:val="2"/>
            <w:tcBorders>
              <w:top w:val="nil"/>
            </w:tcBorders>
          </w:tcPr>
          <w:p w:rsidR="00FF4F2F" w:rsidRDefault="00FF4F2F">
            <w:pPr>
              <w:pStyle w:val="TableDataByteArial9Centered"/>
              <w:spacing w:before="20" w:after="20"/>
              <w:rPr>
                <w:lang w:val="en-US"/>
              </w:rPr>
            </w:pPr>
            <w:r>
              <w:rPr>
                <w:lang w:val="en-US"/>
              </w:rPr>
              <w:t>RS</w:t>
            </w:r>
          </w:p>
        </w:tc>
        <w:tc>
          <w:tcPr>
            <w:tcW w:w="6480" w:type="dxa"/>
            <w:tcBorders>
              <w:top w:val="nil"/>
            </w:tcBorders>
          </w:tcPr>
          <w:p w:rsidR="00FF4F2F" w:rsidRDefault="00FF4F2F">
            <w:pPr>
              <w:pStyle w:val="TableDataByteArial9Centered"/>
              <w:spacing w:before="20" w:after="20"/>
              <w:rPr>
                <w:lang w:val="en-US"/>
              </w:rPr>
            </w:pPr>
          </w:p>
        </w:tc>
      </w:tr>
      <w:tr w:rsidR="00FF4F2F">
        <w:trPr>
          <w:cantSplit/>
        </w:trPr>
        <w:tc>
          <w:tcPr>
            <w:tcW w:w="1531" w:type="dxa"/>
            <w:tcBorders>
              <w:top w:val="single" w:sz="6" w:space="0" w:color="auto"/>
              <w:bottom w:val="single" w:sz="12" w:space="0" w:color="auto"/>
            </w:tcBorders>
          </w:tcPr>
          <w:p w:rsidR="00FF4F2F" w:rsidRDefault="00FF4F2F">
            <w:pPr>
              <w:pStyle w:val="TableDataByteArial9Centered"/>
              <w:spacing w:before="20" w:after="20"/>
              <w:rPr>
                <w:lang w:val="en-US"/>
              </w:rPr>
            </w:pPr>
            <w:r>
              <w:rPr>
                <w:lang w:val="en-US"/>
              </w:rPr>
              <w:t>Hex value</w:t>
            </w:r>
          </w:p>
        </w:tc>
        <w:tc>
          <w:tcPr>
            <w:tcW w:w="445" w:type="dxa"/>
          </w:tcPr>
          <w:p w:rsidR="00FF4F2F" w:rsidRDefault="00FF4F2F">
            <w:pPr>
              <w:pStyle w:val="TableDataByteArial9Centered"/>
              <w:spacing w:before="20" w:after="20"/>
              <w:rPr>
                <w:lang w:val="en-US"/>
              </w:rPr>
            </w:pPr>
            <w:r>
              <w:rPr>
                <w:lang w:val="en-US"/>
              </w:rPr>
              <w:t>52</w:t>
            </w:r>
          </w:p>
        </w:tc>
        <w:tc>
          <w:tcPr>
            <w:tcW w:w="408" w:type="dxa"/>
          </w:tcPr>
          <w:p w:rsidR="00FF4F2F" w:rsidRDefault="00FF4F2F">
            <w:pPr>
              <w:pStyle w:val="TableDataByteArial9Centered"/>
              <w:spacing w:before="20" w:after="20"/>
              <w:rPr>
                <w:lang w:val="en-US"/>
              </w:rPr>
            </w:pPr>
            <w:r>
              <w:rPr>
                <w:lang w:val="en-US"/>
              </w:rPr>
              <w:t>53</w:t>
            </w:r>
          </w:p>
        </w:tc>
        <w:tc>
          <w:tcPr>
            <w:tcW w:w="6480" w:type="dxa"/>
          </w:tcPr>
          <w:p w:rsidR="00FF4F2F" w:rsidRDefault="00FF4F2F">
            <w:pPr>
              <w:pStyle w:val="TableDataByteArial9Centered"/>
              <w:spacing w:before="20" w:after="20"/>
              <w:rPr>
                <w:lang w:val="en-US"/>
              </w:rPr>
            </w:pPr>
          </w:p>
        </w:tc>
      </w:tr>
    </w:tbl>
    <w:p w:rsidR="00FF4F2F" w:rsidRDefault="00FF4F2F"/>
    <w:p w:rsidR="00FF4F2F" w:rsidRDefault="00FF4F2F">
      <w:pPr>
        <w:pStyle w:val="Heading3"/>
      </w:pPr>
      <w:r>
        <w:br w:type="page"/>
      </w:r>
      <w:bookmarkStart w:id="1134" w:name="_Toc223513321"/>
      <w:r>
        <w:lastRenderedPageBreak/>
        <w:t>MEMR – DID $D1 - $D8 – Software Module Identifier Alpha Code</w:t>
      </w:r>
      <w:bookmarkEnd w:id="1132"/>
      <w:bookmarkEnd w:id="113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$D1 - $D8</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SoftwareModuleIdentifierAlphaCode (SWMIAC)</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2 - 3</w:t>
            </w:r>
          </w:p>
        </w:tc>
        <w:tc>
          <w:tcPr>
            <w:tcW w:w="720" w:type="dxa"/>
            <w:tcBorders>
              <w:top w:val="nil"/>
            </w:tcBorders>
          </w:tcPr>
          <w:p w:rsidR="00FF4F2F" w:rsidRDefault="003D0C3C">
            <w:pPr>
              <w:pStyle w:val="FootnoteText"/>
              <w:rPr>
                <w:rFonts w:ascii="Arial" w:hAnsi="Arial"/>
              </w:rPr>
            </w:pPr>
            <w:r>
              <w:rPr>
                <w:rFonts w:ascii="Arial" w:hAnsi="Arial"/>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Alpha Code Identifier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pStyle w:val="FootnoteText"/>
              <w:rPr>
                <w:rFonts w:ascii="Arial" w:hAnsi="Arial"/>
              </w:rPr>
            </w:pPr>
            <w:r>
              <w:rPr>
                <w:rFonts w:ascii="Arial" w:hAnsi="Arial"/>
              </w:rPr>
              <w:t>Software Module 1 Alpha Code Identifier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Alpha Code Identifier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pStyle w:val="FootnoteText"/>
              <w:rPr>
                <w:rFonts w:ascii="Arial" w:hAnsi="Arial"/>
              </w:rPr>
            </w:pPr>
            <w:r>
              <w:rPr>
                <w:rFonts w:ascii="Arial" w:hAnsi="Arial"/>
              </w:rPr>
              <w:t>N/A</w:t>
            </w:r>
          </w:p>
        </w:tc>
        <w:tc>
          <w:tcPr>
            <w:tcW w:w="2016" w:type="dxa"/>
            <w:tcBorders>
              <w:top w:val="nil"/>
            </w:tcBorders>
          </w:tcPr>
          <w:p w:rsidR="00FF4F2F" w:rsidRDefault="00FF4F2F">
            <w:pPr>
              <w:rPr>
                <w:rFonts w:ascii="Arial" w:hAnsi="Arial"/>
                <w:sz w:val="16"/>
              </w:rPr>
            </w:pPr>
            <w:r>
              <w:rPr>
                <w:rFonts w:ascii="Arial" w:hAnsi="Arial"/>
                <w:sz w:val="16"/>
              </w:rPr>
              <w:t>N/A</w:t>
            </w:r>
          </w:p>
        </w:tc>
      </w:tr>
    </w:tbl>
    <w:p w:rsidR="00FF4F2F" w:rsidRDefault="00FF4F2F"/>
    <w:p w:rsidR="00FF4F2F" w:rsidRDefault="00FF4F2F">
      <w:r>
        <w:t>DID’s ranging from $D1 to $DA contain a 2 or 3 character representation of the Alpha Code (or Design Level suffix) for the corresponding Software Module Identifier (SWMI).  The SWMI’s occupy the dataIdentifier range $C1 to $CA.  Reference the SWMI DID description for the numerical relationship between the DID’s used for the SWMI and the corresponding SWMIAC.</w:t>
      </w:r>
    </w:p>
    <w:p w:rsidR="00F26143" w:rsidRDefault="00FF4F2F" w:rsidP="00F26143">
      <w:pPr>
        <w:numPr>
          <w:ilvl w:val="0"/>
          <w:numId w:val="11"/>
        </w:numPr>
      </w:pPr>
      <w:r>
        <w:t>$D1: SoftwareModule_01_AlphaCode</w:t>
      </w:r>
    </w:p>
    <w:p w:rsidR="00F26143" w:rsidRDefault="00FF4F2F" w:rsidP="00F26143">
      <w:pPr>
        <w:numPr>
          <w:ilvl w:val="0"/>
          <w:numId w:val="11"/>
        </w:numPr>
      </w:pPr>
      <w:r>
        <w:t>$D2: SoftwareModule_02_AlphaCode</w:t>
      </w:r>
    </w:p>
    <w:p w:rsidR="00F26143" w:rsidRDefault="00FF4F2F" w:rsidP="00F26143">
      <w:pPr>
        <w:numPr>
          <w:ilvl w:val="0"/>
          <w:numId w:val="11"/>
        </w:numPr>
      </w:pPr>
      <w:r>
        <w:t>$D3: SoftwareModule_03_AlphaCode</w:t>
      </w:r>
    </w:p>
    <w:p w:rsidR="00F26143" w:rsidRDefault="00FF4F2F" w:rsidP="00F26143">
      <w:pPr>
        <w:numPr>
          <w:ilvl w:val="0"/>
          <w:numId w:val="11"/>
        </w:numPr>
      </w:pPr>
      <w:r>
        <w:t>$D4: SoftwareModule_04_AlphaCode</w:t>
      </w:r>
    </w:p>
    <w:p w:rsidR="00F26143" w:rsidRDefault="00FF4F2F" w:rsidP="00F26143">
      <w:pPr>
        <w:numPr>
          <w:ilvl w:val="0"/>
          <w:numId w:val="11"/>
        </w:numPr>
      </w:pPr>
      <w:r>
        <w:t>$D5: SoftwareModule_05_AlphaCode</w:t>
      </w:r>
    </w:p>
    <w:p w:rsidR="00F26143" w:rsidRDefault="00FF4F2F" w:rsidP="00F26143">
      <w:pPr>
        <w:numPr>
          <w:ilvl w:val="0"/>
          <w:numId w:val="11"/>
        </w:numPr>
      </w:pPr>
      <w:r>
        <w:t>$D6: SoftwareModule_06_AlphaCode</w:t>
      </w:r>
    </w:p>
    <w:p w:rsidR="00F26143" w:rsidRDefault="00FF4F2F" w:rsidP="00F26143">
      <w:pPr>
        <w:numPr>
          <w:ilvl w:val="0"/>
          <w:numId w:val="11"/>
        </w:numPr>
      </w:pPr>
      <w:r>
        <w:t>$D7: SoftwareModule_07_AlphaCode</w:t>
      </w:r>
    </w:p>
    <w:p w:rsidR="00F26143" w:rsidRDefault="00FF4F2F" w:rsidP="00F26143">
      <w:pPr>
        <w:numPr>
          <w:ilvl w:val="0"/>
          <w:numId w:val="11"/>
        </w:numPr>
      </w:pPr>
      <w:r>
        <w:t>$D8: SoftwareModule_08_AlphaCode</w:t>
      </w:r>
    </w:p>
    <w:p w:rsidR="00FF4F2F" w:rsidRDefault="00FF4F2F">
      <w:r>
        <w:t>The SoftwareModuleIdentifier Alpha Code shall be specified by the vehicle manufacturer.</w:t>
      </w:r>
    </w:p>
    <w:p w:rsidR="00FF4F2F" w:rsidRDefault="00FF4F2F"/>
    <w:p w:rsidR="00FF4F2F" w:rsidRDefault="00FF4F2F">
      <w:pPr>
        <w:keepNext w:val="0"/>
        <w:keepLines w:val="0"/>
      </w:pPr>
      <w:r>
        <w:t>Example:</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1531"/>
        <w:gridCol w:w="445"/>
        <w:gridCol w:w="408"/>
        <w:gridCol w:w="6480"/>
      </w:tblGrid>
      <w:tr w:rsidR="00FF4F2F">
        <w:trPr>
          <w:cantSplit/>
        </w:trPr>
        <w:tc>
          <w:tcPr>
            <w:tcW w:w="153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Position</w:t>
            </w:r>
          </w:p>
        </w:tc>
        <w:tc>
          <w:tcPr>
            <w:tcW w:w="445"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w:t>
            </w:r>
          </w:p>
        </w:tc>
        <w:tc>
          <w:tcPr>
            <w:tcW w:w="408"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2</w:t>
            </w:r>
          </w:p>
        </w:tc>
        <w:tc>
          <w:tcPr>
            <w:tcW w:w="6480" w:type="dxa"/>
            <w:tcBorders>
              <w:top w:val="single" w:sz="12" w:space="0" w:color="auto"/>
              <w:bottom w:val="single" w:sz="6" w:space="0" w:color="auto"/>
            </w:tcBorders>
          </w:tcPr>
          <w:p w:rsidR="00FF4F2F" w:rsidRDefault="00FF4F2F">
            <w:pPr>
              <w:pStyle w:val="TableDataByteArial9Centered"/>
              <w:spacing w:before="20" w:after="20"/>
              <w:rPr>
                <w:lang w:val="en-US"/>
              </w:rPr>
            </w:pP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Alpha Code</w:t>
            </w:r>
          </w:p>
        </w:tc>
        <w:tc>
          <w:tcPr>
            <w:tcW w:w="853" w:type="dxa"/>
            <w:gridSpan w:val="2"/>
            <w:tcBorders>
              <w:top w:val="nil"/>
            </w:tcBorders>
          </w:tcPr>
          <w:p w:rsidR="00FF4F2F" w:rsidRDefault="00FF4F2F">
            <w:pPr>
              <w:pStyle w:val="TableDataByteArial9Centered"/>
              <w:spacing w:before="20" w:after="20"/>
              <w:rPr>
                <w:lang w:val="en-US"/>
              </w:rPr>
            </w:pPr>
            <w:r>
              <w:rPr>
                <w:lang w:val="en-US"/>
              </w:rPr>
              <w:t>RS</w:t>
            </w:r>
          </w:p>
        </w:tc>
        <w:tc>
          <w:tcPr>
            <w:tcW w:w="6480" w:type="dxa"/>
            <w:tcBorders>
              <w:top w:val="nil"/>
            </w:tcBorders>
          </w:tcPr>
          <w:p w:rsidR="00FF4F2F" w:rsidRDefault="00FF4F2F">
            <w:pPr>
              <w:pStyle w:val="TableDataByteArial9Centered"/>
              <w:spacing w:before="20" w:after="20"/>
              <w:rPr>
                <w:lang w:val="en-US"/>
              </w:rPr>
            </w:pPr>
          </w:p>
        </w:tc>
      </w:tr>
      <w:tr w:rsidR="00FF4F2F">
        <w:trPr>
          <w:cantSplit/>
        </w:trPr>
        <w:tc>
          <w:tcPr>
            <w:tcW w:w="1531" w:type="dxa"/>
            <w:tcBorders>
              <w:top w:val="single" w:sz="6" w:space="0" w:color="auto"/>
              <w:bottom w:val="single" w:sz="12" w:space="0" w:color="auto"/>
            </w:tcBorders>
          </w:tcPr>
          <w:p w:rsidR="00FF4F2F" w:rsidRDefault="00FF4F2F">
            <w:pPr>
              <w:pStyle w:val="TableDataByteArial9Centered"/>
              <w:spacing w:before="20" w:after="20"/>
              <w:rPr>
                <w:lang w:val="en-US"/>
              </w:rPr>
            </w:pPr>
            <w:r>
              <w:rPr>
                <w:lang w:val="en-US"/>
              </w:rPr>
              <w:t>Hex value</w:t>
            </w:r>
          </w:p>
        </w:tc>
        <w:tc>
          <w:tcPr>
            <w:tcW w:w="445" w:type="dxa"/>
          </w:tcPr>
          <w:p w:rsidR="00FF4F2F" w:rsidRDefault="00FF4F2F">
            <w:pPr>
              <w:pStyle w:val="TableDataByteArial9Centered"/>
              <w:spacing w:before="20" w:after="20"/>
              <w:rPr>
                <w:lang w:val="en-US"/>
              </w:rPr>
            </w:pPr>
            <w:r>
              <w:rPr>
                <w:lang w:val="en-US"/>
              </w:rPr>
              <w:t>52</w:t>
            </w:r>
          </w:p>
        </w:tc>
        <w:tc>
          <w:tcPr>
            <w:tcW w:w="408" w:type="dxa"/>
          </w:tcPr>
          <w:p w:rsidR="00FF4F2F" w:rsidRDefault="00FF4F2F">
            <w:pPr>
              <w:pStyle w:val="TableDataByteArial9Centered"/>
              <w:spacing w:before="20" w:after="20"/>
              <w:rPr>
                <w:lang w:val="en-US"/>
              </w:rPr>
            </w:pPr>
            <w:r>
              <w:rPr>
                <w:lang w:val="en-US"/>
              </w:rPr>
              <w:t>53</w:t>
            </w:r>
          </w:p>
        </w:tc>
        <w:tc>
          <w:tcPr>
            <w:tcW w:w="6480" w:type="dxa"/>
          </w:tcPr>
          <w:p w:rsidR="00FF4F2F" w:rsidRDefault="00FF4F2F">
            <w:pPr>
              <w:pStyle w:val="TableDataByteArial9Centered"/>
              <w:spacing w:before="20" w:after="20"/>
              <w:rPr>
                <w:lang w:val="en-US"/>
              </w:rPr>
            </w:pPr>
          </w:p>
        </w:tc>
      </w:tr>
    </w:tbl>
    <w:p w:rsidR="00FF4F2F" w:rsidRDefault="00FF4F2F">
      <w:pPr>
        <w:keepNext w:val="0"/>
        <w:keepLines w:val="0"/>
      </w:pPr>
    </w:p>
    <w:p w:rsidR="00FF4F2F" w:rsidRDefault="00FF4F2F">
      <w:pPr>
        <w:pStyle w:val="Heading3"/>
      </w:pPr>
      <w:bookmarkStart w:id="1135" w:name="_Toc54677081"/>
      <w:bookmarkStart w:id="1136" w:name="_Toc223513322"/>
      <w:r>
        <w:lastRenderedPageBreak/>
        <w:t>MCPR – DID $D9 - $DA – Software Module Identifier Alpha Code</w:t>
      </w:r>
      <w:bookmarkEnd w:id="1135"/>
      <w:bookmarkEnd w:id="113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$D9 - $DA</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SoftwareModuleIdentifierAlphaCode (SWMIAC)</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2 - 3</w:t>
            </w:r>
          </w:p>
        </w:tc>
        <w:tc>
          <w:tcPr>
            <w:tcW w:w="720" w:type="dxa"/>
            <w:tcBorders>
              <w:top w:val="nil"/>
            </w:tcBorders>
          </w:tcPr>
          <w:p w:rsidR="00FF4F2F" w:rsidRDefault="003D0C3C">
            <w:pPr>
              <w:pStyle w:val="FootnoteText"/>
              <w:rPr>
                <w:rFonts w:ascii="Arial" w:hAnsi="Arial"/>
              </w:rPr>
            </w:pPr>
            <w:r>
              <w:rPr>
                <w:rFonts w:ascii="Arial" w:hAnsi="Arial"/>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Alpha Code Identifier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pStyle w:val="FootnoteText"/>
              <w:rPr>
                <w:rFonts w:ascii="Arial" w:hAnsi="Arial"/>
              </w:rPr>
            </w:pPr>
            <w:r>
              <w:rPr>
                <w:rFonts w:ascii="Arial" w:hAnsi="Arial"/>
              </w:rPr>
              <w:t>Software Module 1 Alpha Code Identifier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Software Module 1 Alpha Code Identifier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pStyle w:val="FootnoteText"/>
              <w:rPr>
                <w:rFonts w:ascii="Arial" w:hAnsi="Arial"/>
              </w:rPr>
            </w:pPr>
            <w:r>
              <w:rPr>
                <w:rFonts w:ascii="Arial" w:hAnsi="Arial"/>
              </w:rPr>
              <w:t>N/A</w:t>
            </w:r>
          </w:p>
        </w:tc>
        <w:tc>
          <w:tcPr>
            <w:tcW w:w="2016" w:type="dxa"/>
            <w:tcBorders>
              <w:top w:val="nil"/>
            </w:tcBorders>
          </w:tcPr>
          <w:p w:rsidR="00FF4F2F" w:rsidRDefault="00FF4F2F">
            <w:pPr>
              <w:rPr>
                <w:rFonts w:ascii="Arial" w:hAnsi="Arial"/>
                <w:sz w:val="16"/>
              </w:rPr>
            </w:pPr>
            <w:r>
              <w:rPr>
                <w:rFonts w:ascii="Arial" w:hAnsi="Arial"/>
                <w:sz w:val="16"/>
              </w:rPr>
              <w:t>N/A</w:t>
            </w:r>
          </w:p>
        </w:tc>
      </w:tr>
    </w:tbl>
    <w:p w:rsidR="00FF4F2F" w:rsidRDefault="00FF4F2F"/>
    <w:p w:rsidR="00FF4F2F" w:rsidRDefault="00FF4F2F">
      <w:r>
        <w:t>DID’s ranging from $D1 to $DA contain a 2 or 3 character representation of the Alpha Code (or Design Level suffix) for the corresponding Software Module Identifier (SWMI).  The SWMI’s occupy the dataIdentifier range $C1 to $CA.  Reference the SWMI DID description for the numerical relationship between the DID’s used for the SWMI and the corresponding SWMIAC.</w:t>
      </w:r>
    </w:p>
    <w:p w:rsidR="00F26143" w:rsidRDefault="00FF4F2F" w:rsidP="00F26143">
      <w:pPr>
        <w:numPr>
          <w:ilvl w:val="0"/>
          <w:numId w:val="11"/>
        </w:numPr>
      </w:pPr>
      <w:r>
        <w:t>$D9: SoftwareModule_09_AlphaCode</w:t>
      </w:r>
    </w:p>
    <w:p w:rsidR="00F26143" w:rsidRDefault="00FF4F2F" w:rsidP="00F26143">
      <w:pPr>
        <w:numPr>
          <w:ilvl w:val="0"/>
          <w:numId w:val="11"/>
        </w:numPr>
      </w:pPr>
      <w:r>
        <w:t>$DA: SoftwareModule_10_AlphaCode</w:t>
      </w:r>
    </w:p>
    <w:p w:rsidR="00FF4F2F" w:rsidRDefault="00FF4F2F">
      <w:r>
        <w:t>The SoftwareModuleIdentifier Alpha Code shall be specified by the vehicle manufacturer.</w:t>
      </w:r>
    </w:p>
    <w:p w:rsidR="00FF4F2F" w:rsidRDefault="00FF4F2F"/>
    <w:p w:rsidR="00FF4F2F" w:rsidRDefault="00FF4F2F">
      <w:pPr>
        <w:keepNext w:val="0"/>
        <w:keepLines w:val="0"/>
      </w:pPr>
      <w:r>
        <w:t>Example:</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1531"/>
        <w:gridCol w:w="445"/>
        <w:gridCol w:w="408"/>
        <w:gridCol w:w="6480"/>
      </w:tblGrid>
      <w:tr w:rsidR="00FF4F2F">
        <w:trPr>
          <w:cantSplit/>
        </w:trPr>
        <w:tc>
          <w:tcPr>
            <w:tcW w:w="1531"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Position</w:t>
            </w:r>
          </w:p>
        </w:tc>
        <w:tc>
          <w:tcPr>
            <w:tcW w:w="445"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1</w:t>
            </w:r>
          </w:p>
        </w:tc>
        <w:tc>
          <w:tcPr>
            <w:tcW w:w="408"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2</w:t>
            </w:r>
          </w:p>
        </w:tc>
        <w:tc>
          <w:tcPr>
            <w:tcW w:w="6480" w:type="dxa"/>
            <w:tcBorders>
              <w:top w:val="single" w:sz="12" w:space="0" w:color="auto"/>
              <w:bottom w:val="single" w:sz="6" w:space="0" w:color="auto"/>
            </w:tcBorders>
          </w:tcPr>
          <w:p w:rsidR="00FF4F2F" w:rsidRDefault="00FF4F2F">
            <w:pPr>
              <w:pStyle w:val="TableDataByteArial9Centered"/>
              <w:spacing w:before="20" w:after="20"/>
              <w:rPr>
                <w:lang w:val="en-US"/>
              </w:rPr>
            </w:pPr>
          </w:p>
        </w:tc>
      </w:tr>
      <w:tr w:rsidR="00FF4F2F">
        <w:trPr>
          <w:cantSplit/>
        </w:trPr>
        <w:tc>
          <w:tcPr>
            <w:tcW w:w="1531" w:type="dxa"/>
            <w:tcBorders>
              <w:top w:val="nil"/>
            </w:tcBorders>
          </w:tcPr>
          <w:p w:rsidR="00FF4F2F" w:rsidRDefault="00FF4F2F">
            <w:pPr>
              <w:pStyle w:val="TableDataByteArial9Centered"/>
              <w:spacing w:before="20" w:after="20"/>
              <w:rPr>
                <w:lang w:val="en-US"/>
              </w:rPr>
            </w:pPr>
            <w:r>
              <w:rPr>
                <w:lang w:val="en-US"/>
              </w:rPr>
              <w:t>Alpha Code</w:t>
            </w:r>
          </w:p>
        </w:tc>
        <w:tc>
          <w:tcPr>
            <w:tcW w:w="853" w:type="dxa"/>
            <w:gridSpan w:val="2"/>
            <w:tcBorders>
              <w:top w:val="nil"/>
            </w:tcBorders>
          </w:tcPr>
          <w:p w:rsidR="00FF4F2F" w:rsidRDefault="00FF4F2F">
            <w:pPr>
              <w:pStyle w:val="TableDataByteArial9Centered"/>
              <w:spacing w:before="20" w:after="20"/>
              <w:rPr>
                <w:lang w:val="en-US"/>
              </w:rPr>
            </w:pPr>
            <w:r>
              <w:rPr>
                <w:lang w:val="en-US"/>
              </w:rPr>
              <w:t>RS</w:t>
            </w:r>
          </w:p>
        </w:tc>
        <w:tc>
          <w:tcPr>
            <w:tcW w:w="6480" w:type="dxa"/>
            <w:tcBorders>
              <w:top w:val="nil"/>
            </w:tcBorders>
          </w:tcPr>
          <w:p w:rsidR="00FF4F2F" w:rsidRDefault="00FF4F2F">
            <w:pPr>
              <w:pStyle w:val="TableDataByteArial9Centered"/>
              <w:spacing w:before="20" w:after="20"/>
              <w:rPr>
                <w:lang w:val="en-US"/>
              </w:rPr>
            </w:pPr>
          </w:p>
        </w:tc>
      </w:tr>
      <w:tr w:rsidR="00FF4F2F">
        <w:trPr>
          <w:cantSplit/>
        </w:trPr>
        <w:tc>
          <w:tcPr>
            <w:tcW w:w="1531" w:type="dxa"/>
            <w:tcBorders>
              <w:top w:val="single" w:sz="6" w:space="0" w:color="auto"/>
              <w:bottom w:val="single" w:sz="12" w:space="0" w:color="auto"/>
            </w:tcBorders>
          </w:tcPr>
          <w:p w:rsidR="00FF4F2F" w:rsidRDefault="00FF4F2F">
            <w:pPr>
              <w:pStyle w:val="TableDataByteArial9Centered"/>
              <w:spacing w:before="20" w:after="20"/>
              <w:rPr>
                <w:lang w:val="en-US"/>
              </w:rPr>
            </w:pPr>
            <w:r>
              <w:rPr>
                <w:lang w:val="en-US"/>
              </w:rPr>
              <w:t>Hex value</w:t>
            </w:r>
          </w:p>
        </w:tc>
        <w:tc>
          <w:tcPr>
            <w:tcW w:w="445" w:type="dxa"/>
          </w:tcPr>
          <w:p w:rsidR="00FF4F2F" w:rsidRDefault="00FF4F2F">
            <w:pPr>
              <w:pStyle w:val="TableDataByteArial9Centered"/>
              <w:spacing w:before="20" w:after="20"/>
              <w:rPr>
                <w:lang w:val="en-US"/>
              </w:rPr>
            </w:pPr>
            <w:r>
              <w:rPr>
                <w:lang w:val="en-US"/>
              </w:rPr>
              <w:t>52</w:t>
            </w:r>
          </w:p>
        </w:tc>
        <w:tc>
          <w:tcPr>
            <w:tcW w:w="408" w:type="dxa"/>
          </w:tcPr>
          <w:p w:rsidR="00FF4F2F" w:rsidRDefault="00FF4F2F">
            <w:pPr>
              <w:pStyle w:val="TableDataByteArial9Centered"/>
              <w:spacing w:before="20" w:after="20"/>
              <w:rPr>
                <w:lang w:val="en-US"/>
              </w:rPr>
            </w:pPr>
            <w:r>
              <w:rPr>
                <w:lang w:val="en-US"/>
              </w:rPr>
              <w:t>53</w:t>
            </w:r>
          </w:p>
        </w:tc>
        <w:tc>
          <w:tcPr>
            <w:tcW w:w="6480" w:type="dxa"/>
          </w:tcPr>
          <w:p w:rsidR="00FF4F2F" w:rsidRDefault="00FF4F2F">
            <w:pPr>
              <w:pStyle w:val="TableDataByteArial9Centered"/>
              <w:spacing w:before="20" w:after="20"/>
              <w:rPr>
                <w:lang w:val="en-US"/>
              </w:rPr>
            </w:pPr>
          </w:p>
        </w:tc>
      </w:tr>
    </w:tbl>
    <w:p w:rsidR="00FF4F2F" w:rsidRDefault="00FF4F2F">
      <w:pPr>
        <w:keepNext w:val="0"/>
        <w:keepLines w:val="0"/>
      </w:pPr>
    </w:p>
    <w:p w:rsidR="00FF4F2F" w:rsidRDefault="00FF4F2F">
      <w:pPr>
        <w:keepNext w:val="0"/>
        <w:keepLines w:val="0"/>
      </w:pPr>
    </w:p>
    <w:p w:rsidR="00FF4F2F" w:rsidRDefault="00FF4F2F">
      <w:pPr>
        <w:pStyle w:val="Heading3"/>
      </w:pPr>
      <w:bookmarkStart w:id="1137" w:name="_Toc54677082"/>
      <w:bookmarkStart w:id="1138" w:name="_Toc223513323"/>
      <w:r>
        <w:t>MEMR – DID $DB – End Model Part Number Alpha Code</w:t>
      </w:r>
      <w:bookmarkEnd w:id="1137"/>
      <w:bookmarkEnd w:id="113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$DB</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EndModelPartNumberAlphaCode</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2 - 3</w:t>
            </w:r>
          </w:p>
        </w:tc>
        <w:tc>
          <w:tcPr>
            <w:tcW w:w="720" w:type="dxa"/>
            <w:tcBorders>
              <w:top w:val="nil"/>
            </w:tcBorders>
          </w:tcPr>
          <w:p w:rsidR="00FF4F2F" w:rsidRDefault="003D0C3C">
            <w:pPr>
              <w:pStyle w:val="FootnoteText"/>
              <w:rPr>
                <w:rFonts w:ascii="Arial" w:hAnsi="Arial"/>
              </w:rPr>
            </w:pPr>
            <w:r>
              <w:rPr>
                <w:rFonts w:ascii="Arial" w:hAnsi="Arial"/>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w:t>
            </w:r>
            <w:r>
              <w:rPr>
                <w:rFonts w:ascii="Arial" w:hAnsi="Arial"/>
                <w:sz w:val="16"/>
                <w:vertAlign w:val="subscript"/>
              </w:rPr>
              <w:t>8</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End Model Part Number Alpha Code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pStyle w:val="FootnoteText"/>
              <w:rPr>
                <w:rFonts w:ascii="Arial" w:hAnsi="Arial"/>
              </w:rPr>
            </w:pPr>
            <w:r>
              <w:rPr>
                <w:rFonts w:ascii="Arial" w:hAnsi="Arial"/>
              </w:rPr>
              <w:t>End Model Part Number Alpha Code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End Model Part Number Alpha Code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pStyle w:val="FootnoteText"/>
              <w:rPr>
                <w:rFonts w:ascii="Arial" w:hAnsi="Arial"/>
              </w:rPr>
            </w:pPr>
            <w:r>
              <w:rPr>
                <w:rFonts w:ascii="Arial" w:hAnsi="Arial"/>
              </w:rPr>
              <w:t>N/A</w:t>
            </w:r>
          </w:p>
        </w:tc>
        <w:tc>
          <w:tcPr>
            <w:tcW w:w="2016" w:type="dxa"/>
            <w:tcBorders>
              <w:top w:val="nil"/>
            </w:tcBorders>
          </w:tcPr>
          <w:p w:rsidR="00FF4F2F" w:rsidRDefault="00FF4F2F">
            <w:pPr>
              <w:rPr>
                <w:rFonts w:ascii="Arial" w:hAnsi="Arial"/>
                <w:sz w:val="16"/>
              </w:rPr>
            </w:pPr>
            <w:r>
              <w:rPr>
                <w:rFonts w:ascii="Arial" w:hAnsi="Arial"/>
                <w:sz w:val="16"/>
              </w:rPr>
              <w:t>N/A</w:t>
            </w:r>
          </w:p>
        </w:tc>
      </w:tr>
    </w:tbl>
    <w:p w:rsidR="00FF4F2F" w:rsidRDefault="00FF4F2F"/>
    <w:p w:rsidR="00FF4F2F" w:rsidRDefault="00FF4F2F">
      <w:pPr>
        <w:keepNext w:val="0"/>
        <w:keepLines w:val="0"/>
      </w:pPr>
      <w:r>
        <w:t>This DID contains the 2 or 3 character representation of the Alpha Code (or Design Level suffix) associated with the EndModelPartNumber (stored in dataIdentifier $CB)</w:t>
      </w:r>
    </w:p>
    <w:p w:rsidR="00FF4F2F" w:rsidRDefault="00FF4F2F">
      <w:pPr>
        <w:keepNext w:val="0"/>
        <w:keepLines w:val="0"/>
      </w:pPr>
    </w:p>
    <w:p w:rsidR="00FF4F2F" w:rsidRDefault="00FF4F2F">
      <w:pPr>
        <w:keepNext w:val="0"/>
        <w:keepLines w:val="0"/>
      </w:pPr>
      <w:r>
        <w:t>W</w:t>
      </w:r>
      <w:r>
        <w:rPr>
          <w:vertAlign w:val="subscript"/>
        </w:rPr>
        <w:t>8</w:t>
      </w:r>
      <w:r>
        <w:t xml:space="preserve"> = This DID may or may not be updated at the conclusion of a programming event based on divisional practices.  This DID is not required to be writeable if divisional practices do not require this part number to be updated after module programming.</w:t>
      </w:r>
    </w:p>
    <w:p w:rsidR="00FF4F2F" w:rsidRDefault="00FF4F2F"/>
    <w:p w:rsidR="00FF4F2F" w:rsidRDefault="00FF4F2F">
      <w:pPr>
        <w:keepNext w:val="0"/>
        <w:keepLines w:val="0"/>
      </w:pPr>
      <w:r>
        <w:t>Example:</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3014"/>
        <w:gridCol w:w="354"/>
        <w:gridCol w:w="366"/>
        <w:gridCol w:w="5130"/>
      </w:tblGrid>
      <w:tr w:rsidR="00FF4F2F">
        <w:trPr>
          <w:cantSplit/>
        </w:trPr>
        <w:tc>
          <w:tcPr>
            <w:tcW w:w="3014"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lastRenderedPageBreak/>
              <w:t>Position</w:t>
            </w:r>
          </w:p>
        </w:tc>
        <w:tc>
          <w:tcPr>
            <w:tcW w:w="354" w:type="dxa"/>
            <w:tcBorders>
              <w:top w:val="single" w:sz="12" w:space="0" w:color="auto"/>
            </w:tcBorders>
          </w:tcPr>
          <w:p w:rsidR="00FF4F2F" w:rsidRDefault="00FF4F2F">
            <w:pPr>
              <w:pStyle w:val="TableDataByteArial9Centered"/>
              <w:spacing w:before="20" w:after="20"/>
              <w:rPr>
                <w:lang w:val="en-US"/>
              </w:rPr>
            </w:pPr>
            <w:r>
              <w:rPr>
                <w:lang w:val="en-US"/>
              </w:rPr>
              <w:t>1</w:t>
            </w:r>
          </w:p>
        </w:tc>
        <w:tc>
          <w:tcPr>
            <w:tcW w:w="366" w:type="dxa"/>
            <w:tcBorders>
              <w:top w:val="single" w:sz="12" w:space="0" w:color="auto"/>
            </w:tcBorders>
          </w:tcPr>
          <w:p w:rsidR="00FF4F2F" w:rsidRDefault="00FF4F2F">
            <w:pPr>
              <w:pStyle w:val="TableDataByteArial9Centered"/>
              <w:spacing w:before="20" w:after="20"/>
              <w:rPr>
                <w:lang w:val="en-US"/>
              </w:rPr>
            </w:pPr>
            <w:r>
              <w:rPr>
                <w:lang w:val="en-US"/>
              </w:rPr>
              <w:t>2</w:t>
            </w:r>
          </w:p>
        </w:tc>
        <w:tc>
          <w:tcPr>
            <w:tcW w:w="5130" w:type="dxa"/>
            <w:tcBorders>
              <w:top w:val="single" w:sz="12" w:space="0" w:color="auto"/>
              <w:bottom w:val="nil"/>
            </w:tcBorders>
          </w:tcPr>
          <w:p w:rsidR="00FF4F2F" w:rsidRDefault="00FF4F2F">
            <w:pPr>
              <w:pStyle w:val="TableDataByteArial9Centered"/>
              <w:spacing w:before="20" w:after="20"/>
              <w:rPr>
                <w:lang w:val="en-US"/>
              </w:rPr>
            </w:pPr>
            <w:r>
              <w:rPr>
                <w:lang w:val="en-US"/>
              </w:rPr>
              <w:t>---</w:t>
            </w:r>
          </w:p>
        </w:tc>
      </w:tr>
      <w:tr w:rsidR="00FF4F2F">
        <w:trPr>
          <w:cantSplit/>
        </w:trPr>
        <w:tc>
          <w:tcPr>
            <w:tcW w:w="3014" w:type="dxa"/>
            <w:tcBorders>
              <w:top w:val="nil"/>
            </w:tcBorders>
          </w:tcPr>
          <w:p w:rsidR="00FF4F2F" w:rsidRDefault="00FF4F2F">
            <w:pPr>
              <w:pStyle w:val="TableDataByteArial9Centered"/>
              <w:spacing w:before="20" w:after="20"/>
              <w:rPr>
                <w:lang w:val="en-US"/>
              </w:rPr>
            </w:pPr>
            <w:r>
              <w:rPr>
                <w:lang w:val="en-US"/>
              </w:rPr>
              <w:t>EndModelPartNumberAlphaCode</w:t>
            </w:r>
          </w:p>
        </w:tc>
        <w:tc>
          <w:tcPr>
            <w:tcW w:w="720" w:type="dxa"/>
            <w:gridSpan w:val="2"/>
          </w:tcPr>
          <w:p w:rsidR="00FF4F2F" w:rsidRDefault="00FF4F2F">
            <w:pPr>
              <w:pStyle w:val="TableDataByteArial9Centered"/>
              <w:spacing w:before="20" w:after="20"/>
              <w:rPr>
                <w:lang w:val="en-US"/>
              </w:rPr>
            </w:pPr>
            <w:r>
              <w:rPr>
                <w:lang w:val="en-US"/>
              </w:rPr>
              <w:t>RS</w:t>
            </w:r>
          </w:p>
        </w:tc>
        <w:tc>
          <w:tcPr>
            <w:tcW w:w="5130" w:type="dxa"/>
            <w:tcBorders>
              <w:top w:val="single" w:sz="6" w:space="0" w:color="auto"/>
              <w:bottom w:val="single" w:sz="6" w:space="0" w:color="auto"/>
            </w:tcBorders>
          </w:tcPr>
          <w:p w:rsidR="00FF4F2F" w:rsidRDefault="00FF4F2F">
            <w:pPr>
              <w:pStyle w:val="TableDataByteArial9Centered"/>
              <w:spacing w:before="20" w:after="20"/>
              <w:rPr>
                <w:lang w:val="en-US"/>
              </w:rPr>
            </w:pPr>
            <w:r>
              <w:rPr>
                <w:lang w:val="en-US"/>
              </w:rPr>
              <w:t>---</w:t>
            </w:r>
          </w:p>
        </w:tc>
      </w:tr>
      <w:tr w:rsidR="00FF4F2F">
        <w:trPr>
          <w:cantSplit/>
        </w:trPr>
        <w:tc>
          <w:tcPr>
            <w:tcW w:w="3014" w:type="dxa"/>
            <w:tcBorders>
              <w:top w:val="nil"/>
            </w:tcBorders>
          </w:tcPr>
          <w:p w:rsidR="00FF4F2F" w:rsidRDefault="00FF4F2F">
            <w:pPr>
              <w:pStyle w:val="TableDataByteArial9Centered"/>
              <w:spacing w:before="20" w:after="20"/>
              <w:rPr>
                <w:lang w:val="en-US"/>
              </w:rPr>
            </w:pPr>
            <w:r>
              <w:rPr>
                <w:lang w:val="en-US"/>
              </w:rPr>
              <w:t>Hex value</w:t>
            </w:r>
          </w:p>
        </w:tc>
        <w:tc>
          <w:tcPr>
            <w:tcW w:w="354" w:type="dxa"/>
          </w:tcPr>
          <w:p w:rsidR="00FF4F2F" w:rsidRDefault="00FF4F2F">
            <w:pPr>
              <w:pStyle w:val="TableDataByteArial9Centered"/>
              <w:spacing w:before="20" w:after="20"/>
              <w:rPr>
                <w:lang w:val="en-US"/>
              </w:rPr>
            </w:pPr>
            <w:r>
              <w:rPr>
                <w:lang w:val="en-US"/>
              </w:rPr>
              <w:t>52</w:t>
            </w:r>
          </w:p>
        </w:tc>
        <w:tc>
          <w:tcPr>
            <w:tcW w:w="366" w:type="dxa"/>
          </w:tcPr>
          <w:p w:rsidR="00FF4F2F" w:rsidRDefault="00FF4F2F">
            <w:pPr>
              <w:pStyle w:val="TableDataByteArial9Centered"/>
              <w:spacing w:before="20" w:after="20"/>
              <w:rPr>
                <w:lang w:val="en-US"/>
              </w:rPr>
            </w:pPr>
            <w:r>
              <w:rPr>
                <w:lang w:val="en-US"/>
              </w:rPr>
              <w:t>53</w:t>
            </w:r>
          </w:p>
        </w:tc>
        <w:tc>
          <w:tcPr>
            <w:tcW w:w="5130" w:type="dxa"/>
            <w:tcBorders>
              <w:top w:val="nil"/>
              <w:bottom w:val="single" w:sz="12" w:space="0" w:color="auto"/>
            </w:tcBorders>
          </w:tcPr>
          <w:p w:rsidR="00FF4F2F" w:rsidRDefault="00FF4F2F">
            <w:pPr>
              <w:pStyle w:val="TableDataByteArial9Centered"/>
              <w:spacing w:before="20" w:after="20"/>
              <w:rPr>
                <w:lang w:val="en-US"/>
              </w:rPr>
            </w:pPr>
            <w:r>
              <w:rPr>
                <w:lang w:val="en-US"/>
              </w:rPr>
              <w:t>---</w:t>
            </w:r>
          </w:p>
        </w:tc>
      </w:tr>
    </w:tbl>
    <w:p w:rsidR="00FF4F2F" w:rsidRDefault="00FF4F2F">
      <w:pPr>
        <w:keepNext w:val="0"/>
        <w:keepLines w:val="0"/>
      </w:pPr>
    </w:p>
    <w:p w:rsidR="00FF4F2F" w:rsidRDefault="00FF4F2F">
      <w:pPr>
        <w:pStyle w:val="Heading3"/>
      </w:pPr>
      <w:bookmarkStart w:id="1139" w:name="_Toc54677083"/>
      <w:bookmarkStart w:id="1140" w:name="_Toc223513324"/>
      <w:r>
        <w:t>MEMR – DID $DC – Base Model Part Number Alpha Code</w:t>
      </w:r>
      <w:bookmarkEnd w:id="1139"/>
      <w:bookmarkEnd w:id="1140"/>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FF4F2F">
        <w:trPr>
          <w:cantSplit/>
          <w:jc w:val="center"/>
        </w:trPr>
        <w:tc>
          <w:tcPr>
            <w:tcW w:w="576" w:type="dxa"/>
            <w:tcBorders>
              <w:bottom w:val="single" w:sz="12" w:space="0" w:color="000000"/>
            </w:tcBorders>
          </w:tcPr>
          <w:p w:rsidR="00FF4F2F" w:rsidRDefault="00FF4F2F">
            <w:pPr>
              <w:jc w:val="center"/>
              <w:rPr>
                <w:b/>
                <w:sz w:val="16"/>
              </w:rPr>
            </w:pPr>
            <w:r>
              <w:rPr>
                <w:b/>
                <w:sz w:val="16"/>
              </w:rPr>
              <w:t>DID</w:t>
            </w:r>
          </w:p>
        </w:tc>
        <w:tc>
          <w:tcPr>
            <w:tcW w:w="2592"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(Bytes)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c>
          <w:tcPr>
            <w:tcW w:w="720" w:type="dxa"/>
            <w:tcBorders>
              <w:bottom w:val="single" w:sz="12" w:space="0" w:color="000000"/>
            </w:tcBorders>
          </w:tcPr>
          <w:p w:rsidR="00FF4F2F" w:rsidRDefault="00FF4F2F">
            <w:pPr>
              <w:jc w:val="center"/>
              <w:rPr>
                <w:b/>
                <w:sz w:val="16"/>
              </w:rPr>
            </w:pPr>
            <w:r>
              <w:rPr>
                <w:b/>
                <w:sz w:val="16"/>
              </w:rPr>
              <w:t>Access</w:t>
            </w:r>
          </w:p>
        </w:tc>
      </w:tr>
      <w:tr w:rsidR="00FF4F2F">
        <w:trPr>
          <w:cantSplit/>
          <w:jc w:val="center"/>
        </w:trPr>
        <w:tc>
          <w:tcPr>
            <w:tcW w:w="576" w:type="dxa"/>
            <w:tcBorders>
              <w:top w:val="nil"/>
            </w:tcBorders>
          </w:tcPr>
          <w:p w:rsidR="00FF4F2F" w:rsidRDefault="00FF4F2F">
            <w:pPr>
              <w:jc w:val="right"/>
              <w:rPr>
                <w:rFonts w:ascii="Arial" w:hAnsi="Arial"/>
                <w:sz w:val="16"/>
              </w:rPr>
            </w:pPr>
            <w:r>
              <w:rPr>
                <w:rFonts w:ascii="Arial" w:hAnsi="Arial"/>
                <w:sz w:val="16"/>
              </w:rPr>
              <w:t>$DC</w:t>
            </w:r>
          </w:p>
        </w:tc>
        <w:tc>
          <w:tcPr>
            <w:tcW w:w="2592" w:type="dxa"/>
            <w:tcBorders>
              <w:top w:val="nil"/>
            </w:tcBorders>
          </w:tcPr>
          <w:p w:rsidR="00FF4F2F" w:rsidRPr="003D0C3C" w:rsidRDefault="00FF4F2F">
            <w:pPr>
              <w:rPr>
                <w:rFonts w:ascii="Arial" w:hAnsi="Arial" w:cs="Arial"/>
                <w:sz w:val="16"/>
                <w:szCs w:val="16"/>
              </w:rPr>
            </w:pPr>
            <w:r w:rsidRPr="003D0C3C">
              <w:rPr>
                <w:rFonts w:ascii="Arial" w:hAnsi="Arial" w:cs="Arial"/>
                <w:sz w:val="16"/>
                <w:szCs w:val="16"/>
              </w:rPr>
              <w:t>BaseModelPartNumberAlphaCode</w:t>
            </w:r>
          </w:p>
        </w:tc>
        <w:tc>
          <w:tcPr>
            <w:tcW w:w="720" w:type="dxa"/>
            <w:tcBorders>
              <w:top w:val="nil"/>
            </w:tcBorders>
          </w:tcPr>
          <w:p w:rsidR="00FF4F2F" w:rsidRPr="003D0C3C" w:rsidRDefault="00FF4F2F">
            <w:pPr>
              <w:jc w:val="right"/>
              <w:rPr>
                <w:rFonts w:ascii="Arial" w:hAnsi="Arial"/>
                <w:sz w:val="16"/>
              </w:rPr>
            </w:pPr>
            <w:r w:rsidRPr="003D0C3C">
              <w:rPr>
                <w:rFonts w:ascii="Arial" w:hAnsi="Arial"/>
                <w:sz w:val="16"/>
              </w:rPr>
              <w:t>2 - 3</w:t>
            </w:r>
          </w:p>
        </w:tc>
        <w:tc>
          <w:tcPr>
            <w:tcW w:w="720" w:type="dxa"/>
            <w:tcBorders>
              <w:top w:val="nil"/>
            </w:tcBorders>
          </w:tcPr>
          <w:p w:rsidR="00FF4F2F" w:rsidRDefault="003D0C3C">
            <w:pPr>
              <w:pStyle w:val="FootnoteText"/>
              <w:rPr>
                <w:rFonts w:ascii="Arial" w:hAnsi="Arial"/>
              </w:rPr>
            </w:pPr>
            <w:r>
              <w:rPr>
                <w:rFonts w:ascii="Arial" w:hAnsi="Arial"/>
              </w:rPr>
              <w:t>PKT</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c>
          <w:tcPr>
            <w:tcW w:w="720" w:type="dxa"/>
            <w:tcBorders>
              <w:top w:val="nil"/>
            </w:tcBorders>
          </w:tcPr>
          <w:p w:rsidR="00FF4F2F" w:rsidRDefault="00FF4F2F">
            <w:pPr>
              <w:jc w:val="center"/>
              <w:rPr>
                <w:rFonts w:ascii="Arial" w:hAnsi="Arial"/>
                <w:sz w:val="16"/>
              </w:rPr>
            </w:pPr>
            <w:r>
              <w:rPr>
                <w:rFonts w:ascii="Arial" w:hAnsi="Arial"/>
                <w:sz w:val="16"/>
              </w:rPr>
              <w:t>R</w:t>
            </w:r>
          </w:p>
        </w:tc>
      </w:tr>
    </w:tbl>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2448"/>
        <w:gridCol w:w="720"/>
        <w:gridCol w:w="720"/>
        <w:gridCol w:w="720"/>
        <w:gridCol w:w="720"/>
        <w:gridCol w:w="2016"/>
        <w:gridCol w:w="2016"/>
      </w:tblGrid>
      <w:tr w:rsidR="00FF4F2F">
        <w:trPr>
          <w:cantSplit/>
          <w:jc w:val="center"/>
        </w:trPr>
        <w:tc>
          <w:tcPr>
            <w:tcW w:w="2448"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Start Byte</w:t>
            </w:r>
          </w:p>
        </w:tc>
        <w:tc>
          <w:tcPr>
            <w:tcW w:w="720" w:type="dxa"/>
            <w:tcBorders>
              <w:bottom w:val="single" w:sz="12" w:space="0" w:color="000000"/>
            </w:tcBorders>
          </w:tcPr>
          <w:p w:rsidR="00FF4F2F" w:rsidRDefault="00FF4F2F">
            <w:pPr>
              <w:jc w:val="center"/>
              <w:rPr>
                <w:b/>
                <w:sz w:val="16"/>
              </w:rPr>
            </w:pPr>
            <w:r>
              <w:rPr>
                <w:b/>
                <w:sz w:val="16"/>
              </w:rPr>
              <w:t>Start Bit</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016" w:type="dxa"/>
            <w:tcBorders>
              <w:bottom w:val="single" w:sz="12" w:space="0" w:color="000000"/>
            </w:tcBorders>
          </w:tcPr>
          <w:p w:rsidR="00FF4F2F" w:rsidRDefault="00FF4F2F">
            <w:pPr>
              <w:jc w:val="center"/>
              <w:rPr>
                <w:b/>
                <w:sz w:val="16"/>
              </w:rPr>
            </w:pPr>
            <w:r>
              <w:rPr>
                <w:b/>
                <w:sz w:val="16"/>
              </w:rPr>
              <w:t>Range</w:t>
            </w:r>
          </w:p>
        </w:tc>
        <w:tc>
          <w:tcPr>
            <w:tcW w:w="2016"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Base Model Part Number Alpha Code character position 1</w:t>
            </w:r>
          </w:p>
        </w:tc>
        <w:tc>
          <w:tcPr>
            <w:tcW w:w="720" w:type="dxa"/>
            <w:tcBorders>
              <w:top w:val="nil"/>
            </w:tcBorders>
          </w:tcPr>
          <w:p w:rsidR="00FF4F2F" w:rsidRDefault="00FF4F2F">
            <w:pPr>
              <w:jc w:val="right"/>
              <w:rPr>
                <w:rFonts w:ascii="Arial" w:hAnsi="Arial"/>
                <w:sz w:val="16"/>
              </w:rPr>
            </w:pPr>
            <w:r>
              <w:rPr>
                <w:rFonts w:ascii="Arial" w:hAnsi="Arial"/>
                <w:sz w:val="16"/>
              </w:rPr>
              <w:t>0</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pStyle w:val="FootnoteText"/>
              <w:rPr>
                <w:rFonts w:ascii="Arial" w:hAnsi="Arial"/>
              </w:rPr>
            </w:pPr>
            <w:r>
              <w:rPr>
                <w:rFonts w:ascii="Arial" w:hAnsi="Arial"/>
              </w:rPr>
              <w:t>Base Model Part Number Alpha Code character position 2</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rPr>
                <w:rFonts w:ascii="Arial" w:hAnsi="Arial"/>
                <w:sz w:val="16"/>
              </w:rPr>
            </w:pPr>
            <w:r>
              <w:rPr>
                <w:rFonts w:ascii="Arial" w:hAnsi="Arial"/>
                <w:sz w:val="16"/>
              </w:rPr>
              <w:t>N/A</w:t>
            </w:r>
          </w:p>
        </w:tc>
        <w:tc>
          <w:tcPr>
            <w:tcW w:w="2016"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2448" w:type="dxa"/>
            <w:tcBorders>
              <w:top w:val="nil"/>
            </w:tcBorders>
          </w:tcPr>
          <w:p w:rsidR="00FF4F2F" w:rsidRDefault="00FF4F2F">
            <w:pPr>
              <w:rPr>
                <w:rFonts w:ascii="Arial" w:hAnsi="Arial"/>
                <w:sz w:val="16"/>
              </w:rPr>
            </w:pPr>
            <w:r>
              <w:rPr>
                <w:rFonts w:ascii="Arial" w:hAnsi="Arial"/>
                <w:sz w:val="16"/>
              </w:rPr>
              <w:t>Base Model Part Number Alpha Code character position 3</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jc w:val="right"/>
              <w:rPr>
                <w:rFonts w:ascii="Arial" w:hAnsi="Arial"/>
                <w:sz w:val="16"/>
              </w:rPr>
            </w:pPr>
            <w:r>
              <w:rPr>
                <w:rFonts w:ascii="Arial" w:hAnsi="Arial"/>
                <w:sz w:val="16"/>
              </w:rPr>
              <w:t>7</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pStyle w:val="FootnoteText"/>
              <w:rPr>
                <w:rFonts w:ascii="Arial" w:hAnsi="Arial"/>
              </w:rPr>
            </w:pPr>
            <w:r>
              <w:rPr>
                <w:rFonts w:ascii="Arial" w:hAnsi="Arial"/>
              </w:rPr>
              <w:t>ASCII</w:t>
            </w:r>
          </w:p>
        </w:tc>
        <w:tc>
          <w:tcPr>
            <w:tcW w:w="2016" w:type="dxa"/>
            <w:tcBorders>
              <w:top w:val="nil"/>
            </w:tcBorders>
          </w:tcPr>
          <w:p w:rsidR="00FF4F2F" w:rsidRDefault="00FF4F2F">
            <w:pPr>
              <w:pStyle w:val="FootnoteText"/>
              <w:rPr>
                <w:rFonts w:ascii="Arial" w:hAnsi="Arial"/>
              </w:rPr>
            </w:pPr>
            <w:r>
              <w:rPr>
                <w:rFonts w:ascii="Arial" w:hAnsi="Arial"/>
              </w:rPr>
              <w:t>N/A</w:t>
            </w:r>
          </w:p>
        </w:tc>
        <w:tc>
          <w:tcPr>
            <w:tcW w:w="2016" w:type="dxa"/>
            <w:tcBorders>
              <w:top w:val="nil"/>
            </w:tcBorders>
          </w:tcPr>
          <w:p w:rsidR="00FF4F2F" w:rsidRDefault="00FF4F2F">
            <w:pPr>
              <w:rPr>
                <w:rFonts w:ascii="Arial" w:hAnsi="Arial"/>
                <w:sz w:val="16"/>
              </w:rPr>
            </w:pPr>
            <w:r>
              <w:rPr>
                <w:rFonts w:ascii="Arial" w:hAnsi="Arial"/>
                <w:sz w:val="16"/>
              </w:rPr>
              <w:t>N/A</w:t>
            </w:r>
          </w:p>
        </w:tc>
      </w:tr>
    </w:tbl>
    <w:p w:rsidR="00FF4F2F" w:rsidRDefault="00FF4F2F"/>
    <w:p w:rsidR="00FF4F2F" w:rsidRDefault="00FF4F2F">
      <w:pPr>
        <w:keepNext w:val="0"/>
        <w:keepLines w:val="0"/>
      </w:pPr>
      <w:r>
        <w:t>This DID contains the 2 or 3 character representation of the Alpha Code (or Design Level suffix) associated with the BaseModelPartNumber (stored in dataIdentifier $CC)</w:t>
      </w:r>
    </w:p>
    <w:p w:rsidR="00FF4F2F" w:rsidRDefault="00FF4F2F"/>
    <w:p w:rsidR="00FF4F2F" w:rsidRDefault="00FF4F2F">
      <w:pPr>
        <w:keepNext w:val="0"/>
        <w:keepLines w:val="0"/>
      </w:pPr>
      <w:r>
        <w:t>Example:</w:t>
      </w:r>
    </w:p>
    <w:p w:rsidR="00FF4F2F" w:rsidRDefault="00FF4F2F">
      <w:pPr>
        <w:keepNext w:val="0"/>
        <w:keepLines w:val="0"/>
      </w:pPr>
    </w:p>
    <w:tbl>
      <w:tblPr>
        <w:tblW w:w="0" w:type="auto"/>
        <w:tblInd w:w="2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B5"/>
      </w:tblPr>
      <w:tblGrid>
        <w:gridCol w:w="3014"/>
        <w:gridCol w:w="354"/>
        <w:gridCol w:w="366"/>
        <w:gridCol w:w="5130"/>
      </w:tblGrid>
      <w:tr w:rsidR="00FF4F2F">
        <w:trPr>
          <w:cantSplit/>
        </w:trPr>
        <w:tc>
          <w:tcPr>
            <w:tcW w:w="3014" w:type="dxa"/>
            <w:tcBorders>
              <w:top w:val="single" w:sz="12" w:space="0" w:color="auto"/>
              <w:bottom w:val="single" w:sz="6" w:space="0" w:color="auto"/>
            </w:tcBorders>
          </w:tcPr>
          <w:p w:rsidR="00FF4F2F" w:rsidRDefault="00FF4F2F">
            <w:pPr>
              <w:pStyle w:val="TableDataByteArial9Centered"/>
              <w:spacing w:before="20" w:after="20"/>
              <w:rPr>
                <w:lang w:val="en-US"/>
              </w:rPr>
            </w:pPr>
            <w:r>
              <w:rPr>
                <w:lang w:val="en-US"/>
              </w:rPr>
              <w:t>Position</w:t>
            </w:r>
          </w:p>
        </w:tc>
        <w:tc>
          <w:tcPr>
            <w:tcW w:w="354" w:type="dxa"/>
            <w:tcBorders>
              <w:top w:val="single" w:sz="12" w:space="0" w:color="auto"/>
            </w:tcBorders>
          </w:tcPr>
          <w:p w:rsidR="00FF4F2F" w:rsidRDefault="00FF4F2F">
            <w:pPr>
              <w:pStyle w:val="TableDataByteArial9Centered"/>
              <w:spacing w:before="20" w:after="20"/>
              <w:rPr>
                <w:lang w:val="en-US"/>
              </w:rPr>
            </w:pPr>
            <w:r>
              <w:rPr>
                <w:lang w:val="en-US"/>
              </w:rPr>
              <w:t>1</w:t>
            </w:r>
          </w:p>
        </w:tc>
        <w:tc>
          <w:tcPr>
            <w:tcW w:w="366" w:type="dxa"/>
            <w:tcBorders>
              <w:top w:val="single" w:sz="12" w:space="0" w:color="auto"/>
            </w:tcBorders>
          </w:tcPr>
          <w:p w:rsidR="00FF4F2F" w:rsidRDefault="00FF4F2F">
            <w:pPr>
              <w:pStyle w:val="TableDataByteArial9Centered"/>
              <w:spacing w:before="20" w:after="20"/>
              <w:rPr>
                <w:lang w:val="en-US"/>
              </w:rPr>
            </w:pPr>
            <w:r>
              <w:rPr>
                <w:lang w:val="en-US"/>
              </w:rPr>
              <w:t>2</w:t>
            </w:r>
          </w:p>
        </w:tc>
        <w:tc>
          <w:tcPr>
            <w:tcW w:w="5130" w:type="dxa"/>
            <w:tcBorders>
              <w:top w:val="single" w:sz="12" w:space="0" w:color="auto"/>
              <w:bottom w:val="nil"/>
            </w:tcBorders>
          </w:tcPr>
          <w:p w:rsidR="00FF4F2F" w:rsidRDefault="00FF4F2F">
            <w:pPr>
              <w:pStyle w:val="TableDataByteArial9Centered"/>
              <w:spacing w:before="20" w:after="20"/>
              <w:rPr>
                <w:lang w:val="en-US"/>
              </w:rPr>
            </w:pPr>
            <w:r>
              <w:rPr>
                <w:lang w:val="en-US"/>
              </w:rPr>
              <w:t>---</w:t>
            </w:r>
          </w:p>
        </w:tc>
      </w:tr>
      <w:tr w:rsidR="00FF4F2F">
        <w:trPr>
          <w:cantSplit/>
        </w:trPr>
        <w:tc>
          <w:tcPr>
            <w:tcW w:w="3014" w:type="dxa"/>
            <w:tcBorders>
              <w:top w:val="nil"/>
            </w:tcBorders>
          </w:tcPr>
          <w:p w:rsidR="00FF4F2F" w:rsidRDefault="00FF4F2F">
            <w:pPr>
              <w:pStyle w:val="TableDataByteArial9Centered"/>
              <w:spacing w:before="20" w:after="20"/>
              <w:rPr>
                <w:lang w:val="en-US"/>
              </w:rPr>
            </w:pPr>
            <w:r>
              <w:rPr>
                <w:lang w:val="en-US"/>
              </w:rPr>
              <w:t>BaseModelPartNumberAlphaCode</w:t>
            </w:r>
          </w:p>
        </w:tc>
        <w:tc>
          <w:tcPr>
            <w:tcW w:w="720" w:type="dxa"/>
            <w:gridSpan w:val="2"/>
          </w:tcPr>
          <w:p w:rsidR="00FF4F2F" w:rsidRDefault="00FF4F2F">
            <w:pPr>
              <w:pStyle w:val="TableDataByteArial9Centered"/>
              <w:spacing w:before="20" w:after="20"/>
              <w:rPr>
                <w:lang w:val="en-US"/>
              </w:rPr>
            </w:pPr>
            <w:r>
              <w:rPr>
                <w:lang w:val="en-US"/>
              </w:rPr>
              <w:t>RS</w:t>
            </w:r>
          </w:p>
        </w:tc>
        <w:tc>
          <w:tcPr>
            <w:tcW w:w="5130" w:type="dxa"/>
            <w:tcBorders>
              <w:top w:val="single" w:sz="6" w:space="0" w:color="auto"/>
              <w:bottom w:val="single" w:sz="6" w:space="0" w:color="auto"/>
            </w:tcBorders>
          </w:tcPr>
          <w:p w:rsidR="00FF4F2F" w:rsidRDefault="00FF4F2F">
            <w:pPr>
              <w:pStyle w:val="TableDataByteArial9Centered"/>
              <w:spacing w:before="20" w:after="20"/>
              <w:rPr>
                <w:lang w:val="en-US"/>
              </w:rPr>
            </w:pPr>
            <w:r>
              <w:rPr>
                <w:lang w:val="en-US"/>
              </w:rPr>
              <w:t>---</w:t>
            </w:r>
          </w:p>
        </w:tc>
      </w:tr>
      <w:tr w:rsidR="00FF4F2F">
        <w:trPr>
          <w:cantSplit/>
        </w:trPr>
        <w:tc>
          <w:tcPr>
            <w:tcW w:w="3014" w:type="dxa"/>
            <w:tcBorders>
              <w:top w:val="nil"/>
            </w:tcBorders>
          </w:tcPr>
          <w:p w:rsidR="00FF4F2F" w:rsidRDefault="00FF4F2F">
            <w:pPr>
              <w:pStyle w:val="TableDataByteArial9Centered"/>
              <w:spacing w:before="20" w:after="20"/>
              <w:rPr>
                <w:lang w:val="en-US"/>
              </w:rPr>
            </w:pPr>
            <w:r>
              <w:rPr>
                <w:lang w:val="en-US"/>
              </w:rPr>
              <w:t>Hex value</w:t>
            </w:r>
          </w:p>
        </w:tc>
        <w:tc>
          <w:tcPr>
            <w:tcW w:w="354" w:type="dxa"/>
          </w:tcPr>
          <w:p w:rsidR="00FF4F2F" w:rsidRDefault="00FF4F2F">
            <w:pPr>
              <w:pStyle w:val="TableDataByteArial9Centered"/>
              <w:spacing w:before="20" w:after="20"/>
              <w:rPr>
                <w:lang w:val="en-US"/>
              </w:rPr>
            </w:pPr>
            <w:r>
              <w:rPr>
                <w:lang w:val="en-US"/>
              </w:rPr>
              <w:t>52</w:t>
            </w:r>
          </w:p>
        </w:tc>
        <w:tc>
          <w:tcPr>
            <w:tcW w:w="366" w:type="dxa"/>
          </w:tcPr>
          <w:p w:rsidR="00FF4F2F" w:rsidRDefault="00FF4F2F">
            <w:pPr>
              <w:pStyle w:val="TableDataByteArial9Centered"/>
              <w:spacing w:before="20" w:after="20"/>
              <w:rPr>
                <w:lang w:val="en-US"/>
              </w:rPr>
            </w:pPr>
            <w:r>
              <w:rPr>
                <w:lang w:val="en-US"/>
              </w:rPr>
              <w:t>53</w:t>
            </w:r>
          </w:p>
        </w:tc>
        <w:tc>
          <w:tcPr>
            <w:tcW w:w="5130" w:type="dxa"/>
            <w:tcBorders>
              <w:top w:val="nil"/>
              <w:bottom w:val="single" w:sz="12" w:space="0" w:color="auto"/>
            </w:tcBorders>
          </w:tcPr>
          <w:p w:rsidR="00FF4F2F" w:rsidRDefault="00FF4F2F">
            <w:pPr>
              <w:pStyle w:val="TableDataByteArial9Centered"/>
              <w:spacing w:before="20" w:after="20"/>
              <w:rPr>
                <w:lang w:val="en-US"/>
              </w:rPr>
            </w:pPr>
            <w:r>
              <w:rPr>
                <w:lang w:val="en-US"/>
              </w:rPr>
              <w:t>---</w:t>
            </w:r>
          </w:p>
        </w:tc>
      </w:tr>
    </w:tbl>
    <w:p w:rsidR="00DE2E05" w:rsidRDefault="00DE2E05" w:rsidP="00DE2E05">
      <w:pPr>
        <w:keepNext w:val="0"/>
        <w:keepLines w:val="0"/>
      </w:pPr>
    </w:p>
    <w:p w:rsidR="00DE2E05" w:rsidRDefault="00DE2E05" w:rsidP="00DE2E05">
      <w:pPr>
        <w:pStyle w:val="Heading3"/>
      </w:pPr>
      <w:bookmarkStart w:id="1141" w:name="_Toc131560291"/>
      <w:bookmarkStart w:id="1142" w:name="_Toc183415228"/>
      <w:bookmarkStart w:id="1143" w:name="_Toc223513325"/>
      <w:r>
        <w:t xml:space="preserve">VSPR – DID $DF – </w:t>
      </w:r>
      <w:bookmarkEnd w:id="1141"/>
      <w:r>
        <w:t>ECU Odometer Value</w:t>
      </w:r>
      <w:bookmarkEnd w:id="1142"/>
      <w:bookmarkEnd w:id="1143"/>
    </w:p>
    <w:p w:rsidR="00DE2E05" w:rsidRDefault="00DE2E05" w:rsidP="00DE2E05"/>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576"/>
        <w:gridCol w:w="2592"/>
        <w:gridCol w:w="720"/>
        <w:gridCol w:w="720"/>
        <w:gridCol w:w="2016"/>
        <w:gridCol w:w="2016"/>
        <w:gridCol w:w="720"/>
      </w:tblGrid>
      <w:tr w:rsidR="00DE2E05" w:rsidTr="00DE2E05">
        <w:trPr>
          <w:cantSplit/>
          <w:jc w:val="center"/>
        </w:trPr>
        <w:tc>
          <w:tcPr>
            <w:tcW w:w="576" w:type="dxa"/>
            <w:tcBorders>
              <w:bottom w:val="single" w:sz="12" w:space="0" w:color="000000"/>
            </w:tcBorders>
          </w:tcPr>
          <w:p w:rsidR="00DE2E05" w:rsidRDefault="00DE2E05" w:rsidP="00DE2E05">
            <w:pPr>
              <w:jc w:val="center"/>
              <w:rPr>
                <w:b/>
                <w:sz w:val="16"/>
              </w:rPr>
            </w:pPr>
            <w:r>
              <w:rPr>
                <w:b/>
                <w:sz w:val="16"/>
              </w:rPr>
              <w:t>DID</w:t>
            </w:r>
          </w:p>
        </w:tc>
        <w:tc>
          <w:tcPr>
            <w:tcW w:w="2592" w:type="dxa"/>
            <w:tcBorders>
              <w:bottom w:val="single" w:sz="12" w:space="0" w:color="000000"/>
            </w:tcBorders>
          </w:tcPr>
          <w:p w:rsidR="00DE2E05" w:rsidRDefault="00DE2E05" w:rsidP="00DE2E05">
            <w:pPr>
              <w:jc w:val="center"/>
              <w:rPr>
                <w:b/>
                <w:sz w:val="16"/>
              </w:rPr>
            </w:pPr>
            <w:r>
              <w:rPr>
                <w:b/>
                <w:sz w:val="16"/>
              </w:rPr>
              <w:t>Signal</w:t>
            </w:r>
          </w:p>
        </w:tc>
        <w:tc>
          <w:tcPr>
            <w:tcW w:w="720" w:type="dxa"/>
            <w:tcBorders>
              <w:bottom w:val="single" w:sz="12" w:space="0" w:color="000000"/>
            </w:tcBorders>
          </w:tcPr>
          <w:p w:rsidR="00DE2E05" w:rsidRDefault="00DE2E05" w:rsidP="00DE2E05">
            <w:pPr>
              <w:jc w:val="center"/>
              <w:rPr>
                <w:b/>
                <w:sz w:val="16"/>
              </w:rPr>
            </w:pPr>
            <w:r>
              <w:rPr>
                <w:b/>
                <w:sz w:val="16"/>
              </w:rPr>
              <w:t>Length (Bytes)</w:t>
            </w:r>
          </w:p>
        </w:tc>
        <w:tc>
          <w:tcPr>
            <w:tcW w:w="720" w:type="dxa"/>
            <w:tcBorders>
              <w:bottom w:val="single" w:sz="12" w:space="0" w:color="000000"/>
            </w:tcBorders>
          </w:tcPr>
          <w:p w:rsidR="00DE2E05" w:rsidRDefault="00DE2E05" w:rsidP="00DE2E05">
            <w:pPr>
              <w:jc w:val="center"/>
              <w:rPr>
                <w:b/>
                <w:sz w:val="16"/>
              </w:rPr>
            </w:pPr>
            <w:r>
              <w:rPr>
                <w:b/>
                <w:sz w:val="16"/>
              </w:rPr>
              <w:t>Data Type</w:t>
            </w:r>
          </w:p>
        </w:tc>
        <w:tc>
          <w:tcPr>
            <w:tcW w:w="2016" w:type="dxa"/>
            <w:tcBorders>
              <w:bottom w:val="single" w:sz="12" w:space="0" w:color="000000"/>
            </w:tcBorders>
          </w:tcPr>
          <w:p w:rsidR="00DE2E05" w:rsidRDefault="00DE2E05" w:rsidP="00DE2E05">
            <w:pPr>
              <w:jc w:val="center"/>
              <w:rPr>
                <w:b/>
                <w:sz w:val="16"/>
              </w:rPr>
            </w:pPr>
            <w:r>
              <w:rPr>
                <w:b/>
                <w:sz w:val="16"/>
              </w:rPr>
              <w:t>Range</w:t>
            </w:r>
          </w:p>
        </w:tc>
        <w:tc>
          <w:tcPr>
            <w:tcW w:w="2016" w:type="dxa"/>
            <w:tcBorders>
              <w:bottom w:val="single" w:sz="12" w:space="0" w:color="000000"/>
            </w:tcBorders>
          </w:tcPr>
          <w:p w:rsidR="00DE2E05" w:rsidRDefault="00DE2E05" w:rsidP="00DE2E05">
            <w:pPr>
              <w:jc w:val="center"/>
              <w:rPr>
                <w:b/>
                <w:sz w:val="16"/>
              </w:rPr>
            </w:pPr>
            <w:r>
              <w:rPr>
                <w:b/>
                <w:sz w:val="16"/>
              </w:rPr>
              <w:t>Conversion</w:t>
            </w:r>
          </w:p>
        </w:tc>
        <w:tc>
          <w:tcPr>
            <w:tcW w:w="720" w:type="dxa"/>
            <w:tcBorders>
              <w:bottom w:val="single" w:sz="12" w:space="0" w:color="000000"/>
            </w:tcBorders>
          </w:tcPr>
          <w:p w:rsidR="00DE2E05" w:rsidRDefault="00DE2E05" w:rsidP="00DE2E05">
            <w:pPr>
              <w:jc w:val="center"/>
              <w:rPr>
                <w:b/>
                <w:sz w:val="16"/>
              </w:rPr>
            </w:pPr>
            <w:r>
              <w:rPr>
                <w:b/>
                <w:sz w:val="16"/>
              </w:rPr>
              <w:t>Access</w:t>
            </w:r>
          </w:p>
        </w:tc>
      </w:tr>
      <w:tr w:rsidR="00DE2E05" w:rsidTr="00DE2E05">
        <w:trPr>
          <w:cantSplit/>
          <w:jc w:val="center"/>
        </w:trPr>
        <w:tc>
          <w:tcPr>
            <w:tcW w:w="576" w:type="dxa"/>
            <w:tcBorders>
              <w:top w:val="nil"/>
            </w:tcBorders>
          </w:tcPr>
          <w:p w:rsidR="00DE2E05" w:rsidRDefault="00DE2E05" w:rsidP="00DE2E05">
            <w:pPr>
              <w:jc w:val="right"/>
              <w:rPr>
                <w:rFonts w:ascii="Arial" w:hAnsi="Arial"/>
                <w:sz w:val="16"/>
              </w:rPr>
            </w:pPr>
            <w:r>
              <w:rPr>
                <w:rFonts w:ascii="Arial" w:hAnsi="Arial"/>
                <w:sz w:val="16"/>
              </w:rPr>
              <w:t>$DF</w:t>
            </w:r>
          </w:p>
        </w:tc>
        <w:tc>
          <w:tcPr>
            <w:tcW w:w="2592" w:type="dxa"/>
            <w:tcBorders>
              <w:top w:val="nil"/>
            </w:tcBorders>
          </w:tcPr>
          <w:p w:rsidR="00DE2E05" w:rsidRDefault="00DE2E05" w:rsidP="00DE2E05">
            <w:pPr>
              <w:rPr>
                <w:rFonts w:ascii="Arial" w:hAnsi="Arial"/>
                <w:sz w:val="16"/>
              </w:rPr>
            </w:pPr>
            <w:r>
              <w:rPr>
                <w:rFonts w:ascii="Arial" w:hAnsi="Arial"/>
                <w:sz w:val="16"/>
              </w:rPr>
              <w:t>ECU Odometer Value</w:t>
            </w:r>
          </w:p>
        </w:tc>
        <w:tc>
          <w:tcPr>
            <w:tcW w:w="720" w:type="dxa"/>
            <w:tcBorders>
              <w:top w:val="nil"/>
            </w:tcBorders>
          </w:tcPr>
          <w:p w:rsidR="00DE2E05" w:rsidRDefault="00DE2E05" w:rsidP="00DE2E05">
            <w:pPr>
              <w:jc w:val="right"/>
              <w:rPr>
                <w:rFonts w:ascii="Arial" w:hAnsi="Arial"/>
                <w:sz w:val="16"/>
              </w:rPr>
            </w:pPr>
            <w:r>
              <w:rPr>
                <w:rFonts w:ascii="Arial" w:hAnsi="Arial"/>
                <w:sz w:val="16"/>
              </w:rPr>
              <w:t>4</w:t>
            </w:r>
          </w:p>
        </w:tc>
        <w:tc>
          <w:tcPr>
            <w:tcW w:w="720" w:type="dxa"/>
            <w:tcBorders>
              <w:top w:val="nil"/>
            </w:tcBorders>
          </w:tcPr>
          <w:p w:rsidR="00DE2E05" w:rsidRDefault="00DE2E05" w:rsidP="00DE2E05">
            <w:pPr>
              <w:rPr>
                <w:rFonts w:ascii="Arial" w:hAnsi="Arial"/>
                <w:sz w:val="16"/>
              </w:rPr>
            </w:pPr>
            <w:r>
              <w:rPr>
                <w:rFonts w:ascii="Arial" w:hAnsi="Arial"/>
                <w:sz w:val="16"/>
              </w:rPr>
              <w:t>UNM</w:t>
            </w:r>
          </w:p>
        </w:tc>
        <w:tc>
          <w:tcPr>
            <w:tcW w:w="2016" w:type="dxa"/>
            <w:tcBorders>
              <w:top w:val="nil"/>
            </w:tcBorders>
          </w:tcPr>
          <w:p w:rsidR="00DE2E05" w:rsidRPr="00497316" w:rsidRDefault="00DE2E05" w:rsidP="00DE2E05">
            <w:pPr>
              <w:rPr>
                <w:rFonts w:ascii="Arial" w:hAnsi="Arial"/>
                <w:sz w:val="16"/>
              </w:rPr>
            </w:pPr>
            <w:r w:rsidRPr="00497316">
              <w:rPr>
                <w:rFonts w:ascii="Arial" w:hAnsi="Arial"/>
                <w:sz w:val="16"/>
              </w:rPr>
              <w:t xml:space="preserve">0 </w:t>
            </w:r>
            <w:r>
              <w:rPr>
                <w:rFonts w:ascii="Arial" w:hAnsi="Arial"/>
                <w:sz w:val="16"/>
              </w:rPr>
              <w:t>-</w:t>
            </w:r>
            <w:r w:rsidRPr="00497316">
              <w:rPr>
                <w:rFonts w:ascii="Arial" w:hAnsi="Arial"/>
                <w:sz w:val="16"/>
              </w:rPr>
              <w:t xml:space="preserve"> 67</w:t>
            </w:r>
            <w:r>
              <w:rPr>
                <w:rFonts w:ascii="Arial" w:hAnsi="Arial"/>
                <w:sz w:val="16"/>
              </w:rPr>
              <w:t>,</w:t>
            </w:r>
            <w:r w:rsidRPr="00497316">
              <w:rPr>
                <w:rFonts w:ascii="Arial" w:hAnsi="Arial"/>
                <w:sz w:val="16"/>
              </w:rPr>
              <w:t>108</w:t>
            </w:r>
            <w:r>
              <w:rPr>
                <w:rFonts w:ascii="Arial" w:hAnsi="Arial"/>
                <w:sz w:val="16"/>
              </w:rPr>
              <w:t>,</w:t>
            </w:r>
            <w:r w:rsidRPr="00497316">
              <w:rPr>
                <w:rFonts w:ascii="Arial" w:hAnsi="Arial"/>
                <w:sz w:val="16"/>
              </w:rPr>
              <w:t>863.984375 km</w:t>
            </w:r>
          </w:p>
        </w:tc>
        <w:tc>
          <w:tcPr>
            <w:tcW w:w="2016" w:type="dxa"/>
            <w:tcBorders>
              <w:top w:val="nil"/>
            </w:tcBorders>
          </w:tcPr>
          <w:p w:rsidR="00DE2E05" w:rsidRDefault="00DE2E05" w:rsidP="00DE2E05">
            <w:pPr>
              <w:rPr>
                <w:rFonts w:ascii="Arial" w:hAnsi="Arial"/>
                <w:sz w:val="16"/>
              </w:rPr>
            </w:pPr>
            <w:r>
              <w:rPr>
                <w:rFonts w:ascii="Arial" w:hAnsi="Arial"/>
                <w:sz w:val="16"/>
              </w:rPr>
              <w:t>E = N / 64</w:t>
            </w:r>
          </w:p>
        </w:tc>
        <w:tc>
          <w:tcPr>
            <w:tcW w:w="720" w:type="dxa"/>
            <w:tcBorders>
              <w:top w:val="nil"/>
            </w:tcBorders>
          </w:tcPr>
          <w:p w:rsidR="00DE2E05" w:rsidRDefault="00DE2E05" w:rsidP="00DE2E05">
            <w:pPr>
              <w:jc w:val="center"/>
              <w:rPr>
                <w:rFonts w:ascii="Arial" w:hAnsi="Arial"/>
                <w:sz w:val="16"/>
              </w:rPr>
            </w:pPr>
            <w:r>
              <w:rPr>
                <w:rFonts w:ascii="Arial" w:hAnsi="Arial"/>
                <w:sz w:val="16"/>
              </w:rPr>
              <w:t>R/W</w:t>
            </w:r>
          </w:p>
        </w:tc>
      </w:tr>
    </w:tbl>
    <w:p w:rsidR="00DE2E05" w:rsidRPr="00497316" w:rsidRDefault="00DE2E05" w:rsidP="00DE2E05"/>
    <w:p w:rsidR="00DE2E05" w:rsidRPr="00497316" w:rsidRDefault="00DE2E05" w:rsidP="00DE2E05">
      <w:r w:rsidRPr="00497316">
        <w:t xml:space="preserve">This DID contains the </w:t>
      </w:r>
      <w:r>
        <w:t xml:space="preserve">ECU odometer value </w:t>
      </w:r>
      <w:r w:rsidRPr="00497316">
        <w:t xml:space="preserve">determined from </w:t>
      </w:r>
      <w:r>
        <w:t>accumulation of Vehicle Speed Sensor (VSS) pulses, converted to kilometers, and maintained for the life of the vehicle.</w:t>
      </w:r>
      <w:r w:rsidRPr="00497316">
        <w:t xml:space="preserve">  This DID </w:t>
      </w:r>
      <w:r>
        <w:t>shall allow unrestricted reading but shall allow restricted access for writing, based on the vehicle odometer strategy detailed in the “Global A Electrical Architecture Vehicle Odometer Sense &amp; Display” functional requirements specification.</w:t>
      </w:r>
    </w:p>
    <w:p w:rsidR="00DE2E05" w:rsidRDefault="00DE2E05" w:rsidP="00DE2E05"/>
    <w:p w:rsidR="00FF4F2F" w:rsidRDefault="00FF4F2F">
      <w:pPr>
        <w:keepNext w:val="0"/>
        <w:keepLines w:val="0"/>
      </w:pPr>
    </w:p>
    <w:p w:rsidR="00FF4F2F" w:rsidRDefault="00FF4F2F">
      <w:pPr>
        <w:keepNext w:val="0"/>
        <w:keepLines w:val="0"/>
        <w:sectPr w:rsidR="00FF4F2F">
          <w:type w:val="oddPage"/>
          <w:pgSz w:w="12240" w:h="15840"/>
          <w:pgMar w:top="1440" w:right="1440" w:bottom="1440" w:left="1440" w:header="706" w:footer="706" w:gutter="0"/>
          <w:cols w:space="720"/>
        </w:sectPr>
      </w:pPr>
    </w:p>
    <w:p w:rsidR="00FF4F2F" w:rsidRDefault="00FF4F2F">
      <w:pPr>
        <w:pStyle w:val="Heading1"/>
      </w:pPr>
      <w:bookmarkStart w:id="1144" w:name="_Ref251197"/>
      <w:bookmarkStart w:id="1145" w:name="_Ref251200"/>
      <w:bookmarkStart w:id="1146" w:name="_Toc223513326"/>
      <w:r>
        <w:lastRenderedPageBreak/>
        <w:t>Control Packet Identifiers (CPIDs)</w:t>
      </w:r>
      <w:bookmarkEnd w:id="1144"/>
      <w:bookmarkEnd w:id="1145"/>
      <w:bookmarkEnd w:id="1146"/>
    </w:p>
    <w:p w:rsidR="00FF4F2F" w:rsidRDefault="00FF4F2F"/>
    <w:p w:rsidR="00167323" w:rsidRDefault="00FF4F2F" w:rsidP="00167323">
      <w:r>
        <w:t xml:space="preserve">CPIDs are divided into several ranges that determine their usage and the ownership of their requirements, as shown in </w:t>
      </w:r>
      <w:r w:rsidR="00C03484">
        <w:fldChar w:fldCharType="begin"/>
      </w:r>
      <w:r>
        <w:instrText xml:space="preserve"> REF _Ref48963214 \h  \* MERGEFORMAT </w:instrText>
      </w:r>
      <w:r w:rsidR="00C03484">
        <w:fldChar w:fldCharType="separate"/>
      </w:r>
      <w:r w:rsidR="00167323">
        <w:t>Table 35: CPID Ranges</w:t>
      </w:r>
    </w:p>
    <w:p w:rsidR="00FF4F2F" w:rsidRDefault="00C03484">
      <w:r>
        <w:fldChar w:fldCharType="end"/>
      </w:r>
      <w:r w:rsidR="00FF4F2F">
        <w:t>Definitions for individual CPIDs and their associated device controls are provided in the following sections.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1800"/>
        <w:gridCol w:w="5400"/>
      </w:tblGrid>
      <w:tr w:rsidR="00FF4F2F">
        <w:trPr>
          <w:cantSplit/>
          <w:jc w:val="center"/>
        </w:trPr>
        <w:tc>
          <w:tcPr>
            <w:tcW w:w="1800" w:type="dxa"/>
            <w:tcBorders>
              <w:bottom w:val="single" w:sz="12" w:space="0" w:color="000000"/>
            </w:tcBorders>
          </w:tcPr>
          <w:p w:rsidR="00FF4F2F" w:rsidRDefault="00FF4F2F">
            <w:pPr>
              <w:jc w:val="center"/>
              <w:rPr>
                <w:b/>
              </w:rPr>
            </w:pPr>
            <w:r>
              <w:rPr>
                <w:b/>
              </w:rPr>
              <w:t>Range</w:t>
            </w:r>
          </w:p>
        </w:tc>
        <w:tc>
          <w:tcPr>
            <w:tcW w:w="5400" w:type="dxa"/>
            <w:tcBorders>
              <w:bottom w:val="single" w:sz="12" w:space="0" w:color="000000"/>
            </w:tcBorders>
          </w:tcPr>
          <w:p w:rsidR="00FF4F2F" w:rsidRDefault="00FF4F2F">
            <w:pPr>
              <w:jc w:val="center"/>
              <w:rPr>
                <w:b/>
              </w:rPr>
            </w:pPr>
            <w:r>
              <w:rPr>
                <w:b/>
              </w:rPr>
              <w:t>Usage</w:t>
            </w:r>
          </w:p>
        </w:tc>
      </w:tr>
      <w:tr w:rsidR="00FF4F2F">
        <w:trPr>
          <w:cantSplit/>
          <w:jc w:val="center"/>
        </w:trPr>
        <w:tc>
          <w:tcPr>
            <w:tcW w:w="1800" w:type="dxa"/>
          </w:tcPr>
          <w:p w:rsidR="00FF4F2F" w:rsidRDefault="00FF4F2F">
            <w:r>
              <w:t>$00</w:t>
            </w:r>
          </w:p>
        </w:tc>
        <w:tc>
          <w:tcPr>
            <w:tcW w:w="5400" w:type="dxa"/>
          </w:tcPr>
          <w:p w:rsidR="00FF4F2F" w:rsidRDefault="00FF4F2F">
            <w:r>
              <w:t>Reserved – Cancel Device Controls</w:t>
            </w:r>
          </w:p>
        </w:tc>
      </w:tr>
      <w:tr w:rsidR="00FF4F2F">
        <w:trPr>
          <w:cantSplit/>
          <w:jc w:val="center"/>
        </w:trPr>
        <w:tc>
          <w:tcPr>
            <w:tcW w:w="1800" w:type="dxa"/>
          </w:tcPr>
          <w:p w:rsidR="00FF4F2F" w:rsidRDefault="00FF4F2F">
            <w:r>
              <w:t>$01 to $7F</w:t>
            </w:r>
          </w:p>
        </w:tc>
        <w:tc>
          <w:tcPr>
            <w:tcW w:w="5400" w:type="dxa"/>
          </w:tcPr>
          <w:p w:rsidR="00FF4F2F" w:rsidRDefault="00FF4F2F">
            <w:r>
              <w:t>Application Specific CPIDs</w:t>
            </w:r>
          </w:p>
        </w:tc>
      </w:tr>
      <w:tr w:rsidR="00FF4F2F">
        <w:trPr>
          <w:cantSplit/>
          <w:jc w:val="center"/>
        </w:trPr>
        <w:tc>
          <w:tcPr>
            <w:tcW w:w="1800" w:type="dxa"/>
          </w:tcPr>
          <w:p w:rsidR="00FF4F2F" w:rsidRDefault="00FF4F2F">
            <w:r>
              <w:t>$80 to $FE</w:t>
            </w:r>
          </w:p>
        </w:tc>
        <w:tc>
          <w:tcPr>
            <w:tcW w:w="5400" w:type="dxa"/>
          </w:tcPr>
          <w:p w:rsidR="00FF4F2F" w:rsidRDefault="00FF4F2F">
            <w:r>
              <w:t>Corporate Standard CPIDs</w:t>
            </w:r>
          </w:p>
        </w:tc>
      </w:tr>
      <w:tr w:rsidR="00FF4F2F">
        <w:trPr>
          <w:cantSplit/>
          <w:jc w:val="center"/>
        </w:trPr>
        <w:tc>
          <w:tcPr>
            <w:tcW w:w="1800" w:type="dxa"/>
          </w:tcPr>
          <w:p w:rsidR="00FF4F2F" w:rsidRDefault="00FF4F2F">
            <w:r>
              <w:t>$FF</w:t>
            </w:r>
          </w:p>
        </w:tc>
        <w:tc>
          <w:tcPr>
            <w:tcW w:w="5400" w:type="dxa"/>
          </w:tcPr>
          <w:p w:rsidR="00FF4F2F" w:rsidRDefault="00FF4F2F">
            <w:r>
              <w:t>Reserved</w:t>
            </w:r>
          </w:p>
        </w:tc>
      </w:tr>
    </w:tbl>
    <w:p w:rsidR="00FF4F2F" w:rsidRDefault="00FF4F2F">
      <w:pPr>
        <w:pStyle w:val="Caption"/>
      </w:pPr>
      <w:bookmarkStart w:id="1147" w:name="_Toc223513479"/>
      <w:bookmarkStart w:id="1148" w:name="_Ref36973711"/>
      <w:bookmarkStart w:id="1149" w:name="_Toc37941368"/>
      <w:bookmarkStart w:id="1150" w:name="_Ref48963214"/>
      <w:r>
        <w:t xml:space="preserve">Table </w:t>
      </w:r>
      <w:fldSimple w:instr=" SEQ Table \* ARABIC ">
        <w:r w:rsidR="00167323">
          <w:rPr>
            <w:noProof/>
          </w:rPr>
          <w:t>35</w:t>
        </w:r>
      </w:fldSimple>
      <w:r>
        <w:t xml:space="preserve">: </w:t>
      </w:r>
      <w:smartTag w:uri="urn:schemas-microsoft-com:office:smarttags" w:element="place">
        <w:smartTag w:uri="urn:schemas-microsoft-com:office:smarttags" w:element="PlaceName">
          <w:r>
            <w:t>CPID</w:t>
          </w:r>
        </w:smartTag>
        <w:r>
          <w:t xml:space="preserve"> </w:t>
        </w:r>
        <w:smartTag w:uri="urn:schemas-microsoft-com:office:smarttags" w:element="PlaceType">
          <w:r>
            <w:t>Ranges</w:t>
          </w:r>
        </w:smartTag>
      </w:smartTag>
      <w:bookmarkEnd w:id="1147"/>
    </w:p>
    <w:bookmarkEnd w:id="1148"/>
    <w:bookmarkEnd w:id="1149"/>
    <w:bookmarkEnd w:id="1150"/>
    <w:p w:rsidR="00FF4F2F" w:rsidRDefault="00FF4F2F">
      <w:pPr>
        <w:keepNext w:val="0"/>
        <w:keepLines w:val="0"/>
      </w:pPr>
    </w:p>
    <w:p w:rsidR="00FF4F2F" w:rsidRDefault="00FF4F2F">
      <w:pPr>
        <w:pStyle w:val="Heading2"/>
      </w:pPr>
      <w:bookmarkStart w:id="1151" w:name="_Toc37941363"/>
      <w:bookmarkStart w:id="1152" w:name="_Toc223513327"/>
      <w:r>
        <w:lastRenderedPageBreak/>
        <w:t>Device Control Limit Exceeded Return Codes</w:t>
      </w:r>
      <w:bookmarkEnd w:id="1151"/>
      <w:bookmarkEnd w:id="1152"/>
    </w:p>
    <w:p w:rsidR="00FF4F2F" w:rsidRDefault="00FF4F2F"/>
    <w:p w:rsidR="00E80CF9" w:rsidRDefault="00E80CF9" w:rsidP="00E80CF9">
      <w:r>
        <w:t>The values supported for device control limit exceeded return codes are specified in the Device Limit Exceeded Document found on the Service and Parts Operations web page (</w:t>
      </w:r>
      <w:hyperlink r:id="rId15" w:history="1">
        <w:r w:rsidRPr="00E509E8">
          <w:rPr>
            <w:rStyle w:val="Hyperlink"/>
          </w:rPr>
          <w:t>http://spo.gm.com/dept/eng/nade/general/index.html</w:t>
        </w:r>
      </w:hyperlink>
      <w:r>
        <w:t>)  The definitions of the individual device controls in the following sections specify the set of device control limits to be applied for service and dynamic vehicle test (DVT).  The service device control limits shall be applied unless they have been bypassed via the SecurityAccess ($27) diagnostic service, in which case the DVT device control limits shall be applied.</w:t>
      </w:r>
    </w:p>
    <w:p w:rsidR="00FF4F2F" w:rsidRDefault="00FF4F2F">
      <w:pPr>
        <w:pStyle w:val="Heading3"/>
      </w:pPr>
      <w:bookmarkStart w:id="1153" w:name="_Toc37941364"/>
      <w:bookmarkStart w:id="1154" w:name="_Ref39371934"/>
      <w:bookmarkStart w:id="1155" w:name="_Toc223513328"/>
      <w:r>
        <w:t>Device Control Timer</w:t>
      </w:r>
      <w:bookmarkEnd w:id="1153"/>
      <w:r>
        <w:t xml:space="preserve"> Time</w:t>
      </w:r>
      <w:r>
        <w:noBreakHyphen/>
        <w:t>Out</w:t>
      </w:r>
      <w:bookmarkEnd w:id="1154"/>
      <w:bookmarkEnd w:id="1155"/>
    </w:p>
    <w:p w:rsidR="00FF4F2F" w:rsidRDefault="00FF4F2F"/>
    <w:p w:rsidR="00FF4F2F" w:rsidRDefault="00FF4F2F" w:rsidP="00E80CF9">
      <w:r>
        <w:t>Some device controls support a device control timer time</w:t>
      </w:r>
      <w:r>
        <w:noBreakHyphen/>
        <w:t xml:space="preserve">out as one of their device control limits (return code $0001).  The behavior of a timer used to support this device control limit is illustrated in </w:t>
      </w:r>
      <w:fldSimple w:instr=" REF _Ref38962503 \h  \* MERGEFORMAT ">
        <w:r w:rsidR="00167323">
          <w:t xml:space="preserve">Figure </w:t>
        </w:r>
        <w:r w:rsidR="00167323">
          <w:rPr>
            <w:noProof/>
          </w:rPr>
          <w:t>1</w:t>
        </w:r>
      </w:fldSimple>
      <w:r>
        <w:t xml:space="preserve">.  The device control may only be enabled continuously for a limited amount of time (typically 30 seconds), after which it must be disabled for a limited duration (typically 60 seconds) before it may be enabled again.  Device control limit exceeded return code $0001 is reported when the device control is first disabled and if requests to enable the device control occur during the limited duration that it is disabled.  </w:t>
      </w:r>
    </w:p>
    <w:p w:rsidR="00FF4F2F" w:rsidRDefault="00DF0608">
      <w:pPr>
        <w:jc w:val="center"/>
      </w:pPr>
      <w:r>
        <w:rPr>
          <w:noProof/>
        </w:rPr>
        <w:drawing>
          <wp:inline distT="0" distB="0" distL="0" distR="0">
            <wp:extent cx="5486400" cy="26670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5486400" cy="2667000"/>
                    </a:xfrm>
                    <a:prstGeom prst="rect">
                      <a:avLst/>
                    </a:prstGeom>
                    <a:noFill/>
                    <a:ln w="9525">
                      <a:noFill/>
                      <a:miter lim="800000"/>
                      <a:headEnd/>
                      <a:tailEnd/>
                    </a:ln>
                  </pic:spPr>
                </pic:pic>
              </a:graphicData>
            </a:graphic>
          </wp:inline>
        </w:drawing>
      </w:r>
    </w:p>
    <w:p w:rsidR="00FF4F2F" w:rsidRDefault="00FF4F2F">
      <w:pPr>
        <w:pStyle w:val="Caption"/>
      </w:pPr>
      <w:bookmarkStart w:id="1156" w:name="_Ref38962503"/>
      <w:bookmarkStart w:id="1157" w:name="_Toc37941366"/>
      <w:bookmarkStart w:id="1158" w:name="_Toc223513444"/>
      <w:r>
        <w:t xml:space="preserve">Figure </w:t>
      </w:r>
      <w:fldSimple w:instr=" SEQ Figure \* ARABIC ">
        <w:r w:rsidR="00167323">
          <w:rPr>
            <w:noProof/>
          </w:rPr>
          <w:t>1</w:t>
        </w:r>
      </w:fldSimple>
      <w:bookmarkEnd w:id="1156"/>
      <w:r>
        <w:t>:  Device Control Timer Example</w:t>
      </w:r>
      <w:bookmarkEnd w:id="1157"/>
      <w:bookmarkEnd w:id="1158"/>
    </w:p>
    <w:p w:rsidR="00FF4F2F" w:rsidRDefault="00FF4F2F">
      <w:pPr>
        <w:keepNext w:val="0"/>
        <w:keepLines w:val="0"/>
      </w:pPr>
    </w:p>
    <w:p w:rsidR="00FF4F2F" w:rsidRDefault="00FF4F2F">
      <w:pPr>
        <w:pStyle w:val="Heading2"/>
      </w:pPr>
      <w:bookmarkStart w:id="1159" w:name="_Toc223513329"/>
      <w:bookmarkStart w:id="1160" w:name="_Toc37941365"/>
      <w:r>
        <w:lastRenderedPageBreak/>
        <w:t>CPID $10</w:t>
      </w:r>
      <w:bookmarkEnd w:id="1159"/>
    </w:p>
    <w:bookmarkEnd w:id="1160"/>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$10</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Crank Decode Mode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Crankshaft Position Variation Learn Trigger</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Spark Retard Enable</w:t>
            </w:r>
          </w:p>
        </w:tc>
        <w:tc>
          <w:tcPr>
            <w:tcW w:w="1080" w:type="dxa"/>
            <w:tcBorders>
              <w:top w:val="single" w:sz="12" w:space="0" w:color="auto"/>
            </w:tcBorders>
          </w:tcPr>
          <w:p w:rsidR="00FF4F2F" w:rsidRDefault="00FF4F2F">
            <w:pPr>
              <w:pStyle w:val="FootnoteText"/>
              <w:jc w:val="center"/>
              <w:rPr>
                <w:rFonts w:ascii="Arial" w:hAnsi="Arial"/>
              </w:rPr>
            </w:pPr>
            <w:r>
              <w:rPr>
                <w:rFonts w:ascii="Arial" w:hAnsi="Arial"/>
              </w:rPr>
              <w:t>Disable Idle Spark Enable</w:t>
            </w:r>
          </w:p>
        </w:tc>
        <w:tc>
          <w:tcPr>
            <w:tcW w:w="2160" w:type="dxa"/>
            <w:gridSpan w:val="2"/>
            <w:tcBorders>
              <w:top w:val="single" w:sz="12" w:space="0" w:color="auto"/>
            </w:tcBorders>
          </w:tcPr>
          <w:p w:rsidR="00FF4F2F" w:rsidRDefault="00FF4F2F">
            <w:pPr>
              <w:jc w:val="center"/>
              <w:rPr>
                <w:rFonts w:ascii="Arial" w:hAnsi="Arial"/>
                <w:sz w:val="16"/>
              </w:rPr>
            </w:pPr>
            <w:r>
              <w:rPr>
                <w:rFonts w:ascii="Arial" w:hAnsi="Arial"/>
                <w:sz w:val="16"/>
              </w:rPr>
              <w:t>Crank Decode Mode</w:t>
            </w:r>
          </w:p>
        </w:tc>
        <w:tc>
          <w:tcPr>
            <w:tcW w:w="2160" w:type="dxa"/>
            <w:gridSpan w:val="2"/>
            <w:tcBorders>
              <w:top w:val="single" w:sz="12" w:space="0" w:color="auto"/>
            </w:tcBorders>
          </w:tcPr>
          <w:p w:rsidR="00FF4F2F" w:rsidRDefault="00FF4F2F">
            <w:pPr>
              <w:jc w:val="center"/>
              <w:rPr>
                <w:rFonts w:ascii="Arial" w:hAnsi="Arial"/>
                <w:sz w:val="16"/>
              </w:rPr>
            </w:pPr>
            <w:r>
              <w:rPr>
                <w:rFonts w:ascii="Arial" w:hAnsi="Arial"/>
                <w:sz w:val="16"/>
              </w:rPr>
              <w:t>Engine Sync Mode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1080" w:type="dxa"/>
            <w:tcBorders>
              <w:left w:val="nil"/>
            </w:tcBorders>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8640" w:type="dxa"/>
            <w:gridSpan w:val="8"/>
            <w:tcBorders>
              <w:left w:val="nil"/>
            </w:tcBorders>
          </w:tcPr>
          <w:p w:rsidR="00FF4F2F" w:rsidRDefault="00FF4F2F">
            <w:pPr>
              <w:jc w:val="center"/>
              <w:rPr>
                <w:rFonts w:ascii="Arial" w:hAnsi="Arial"/>
                <w:sz w:val="16"/>
              </w:rPr>
            </w:pPr>
            <w:r>
              <w:rPr>
                <w:rFonts w:ascii="Arial" w:hAnsi="Arial"/>
                <w:sz w:val="16"/>
              </w:rPr>
              <w:t>Spark Retard Angle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1080" w:type="dxa"/>
            <w:tcBorders>
              <w:left w:val="nil"/>
            </w:tcBorders>
          </w:tcPr>
          <w:p w:rsidR="00FF4F2F" w:rsidRDefault="00FF4F2F">
            <w:pPr>
              <w:jc w:val="center"/>
              <w:rPr>
                <w:rFonts w:ascii="Arial" w:hAnsi="Arial"/>
                <w:sz w:val="16"/>
              </w:rPr>
            </w:pPr>
            <w:r>
              <w:rPr>
                <w:rFonts w:ascii="Arial" w:hAnsi="Arial"/>
                <w:sz w:val="16"/>
              </w:rPr>
              <w:t>Exhaust Pressure Regulator Valve Enable</w:t>
            </w:r>
          </w:p>
        </w:tc>
        <w:tc>
          <w:tcPr>
            <w:tcW w:w="1080" w:type="dxa"/>
          </w:tcPr>
          <w:p w:rsidR="00FF4F2F" w:rsidRDefault="00FF4F2F">
            <w:pPr>
              <w:jc w:val="center"/>
              <w:rPr>
                <w:rFonts w:ascii="Arial" w:hAnsi="Arial"/>
                <w:sz w:val="16"/>
              </w:rPr>
            </w:pPr>
            <w:r>
              <w:rPr>
                <w:rFonts w:ascii="Arial" w:hAnsi="Arial"/>
                <w:sz w:val="16"/>
              </w:rPr>
              <w:t>Exhaust Pressure Regulator Valve On</w:t>
            </w: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r>
              <w:rPr>
                <w:rFonts w:ascii="Arial" w:hAnsi="Arial"/>
                <w:sz w:val="16"/>
              </w:rPr>
              <w:t>Displace</w:t>
            </w:r>
            <w:r>
              <w:rPr>
                <w:rFonts w:ascii="Arial" w:hAnsi="Arial"/>
                <w:sz w:val="16"/>
              </w:rPr>
              <w:softHyphen/>
              <w:t>ment on Demand Solenoid Enable</w:t>
            </w:r>
          </w:p>
        </w:tc>
        <w:tc>
          <w:tcPr>
            <w:tcW w:w="1080" w:type="dxa"/>
          </w:tcPr>
          <w:p w:rsidR="00FF4F2F" w:rsidRDefault="00FF4F2F">
            <w:pPr>
              <w:jc w:val="center"/>
              <w:rPr>
                <w:rFonts w:ascii="Arial" w:hAnsi="Arial"/>
                <w:sz w:val="16"/>
              </w:rPr>
            </w:pPr>
            <w:r>
              <w:rPr>
                <w:rFonts w:ascii="Arial" w:hAnsi="Arial"/>
                <w:sz w:val="16"/>
              </w:rPr>
              <w:t>Displace</w:t>
            </w:r>
            <w:r>
              <w:rPr>
                <w:rFonts w:ascii="Arial" w:hAnsi="Arial"/>
                <w:sz w:val="16"/>
              </w:rPr>
              <w:softHyphen/>
              <w:t>ment on Demand Solenoid A On</w:t>
            </w:r>
          </w:p>
        </w:tc>
        <w:tc>
          <w:tcPr>
            <w:tcW w:w="1080" w:type="dxa"/>
          </w:tcPr>
          <w:p w:rsidR="00FF4F2F" w:rsidRDefault="00FF4F2F">
            <w:pPr>
              <w:jc w:val="center"/>
              <w:rPr>
                <w:rFonts w:ascii="Arial" w:hAnsi="Arial"/>
                <w:sz w:val="16"/>
              </w:rPr>
            </w:pPr>
            <w:r>
              <w:rPr>
                <w:rFonts w:ascii="Arial" w:hAnsi="Arial"/>
                <w:sz w:val="16"/>
              </w:rPr>
              <w:t>Displace</w:t>
            </w:r>
            <w:r>
              <w:rPr>
                <w:rFonts w:ascii="Arial" w:hAnsi="Arial"/>
                <w:sz w:val="16"/>
              </w:rPr>
              <w:softHyphen/>
              <w:t>ment on Demand Solenoid B On</w:t>
            </w:r>
          </w:p>
        </w:tc>
        <w:tc>
          <w:tcPr>
            <w:tcW w:w="1080" w:type="dxa"/>
          </w:tcPr>
          <w:p w:rsidR="00FF4F2F" w:rsidRDefault="00FF4F2F">
            <w:pPr>
              <w:jc w:val="center"/>
              <w:rPr>
                <w:rFonts w:ascii="Arial" w:hAnsi="Arial"/>
                <w:sz w:val="16"/>
              </w:rPr>
            </w:pPr>
            <w:r>
              <w:rPr>
                <w:rFonts w:ascii="Arial" w:hAnsi="Arial"/>
                <w:sz w:val="16"/>
              </w:rPr>
              <w:t>Displace</w:t>
            </w:r>
            <w:r>
              <w:rPr>
                <w:rFonts w:ascii="Arial" w:hAnsi="Arial"/>
                <w:sz w:val="16"/>
              </w:rPr>
              <w:softHyphen/>
              <w:t>ment on Demand Solenoid C On</w:t>
            </w:r>
          </w:p>
        </w:tc>
        <w:tc>
          <w:tcPr>
            <w:tcW w:w="1080" w:type="dxa"/>
          </w:tcPr>
          <w:p w:rsidR="00FF4F2F" w:rsidRDefault="00FF4F2F">
            <w:pPr>
              <w:jc w:val="center"/>
              <w:rPr>
                <w:rFonts w:ascii="Arial" w:hAnsi="Arial"/>
                <w:sz w:val="16"/>
              </w:rPr>
            </w:pPr>
            <w:r>
              <w:rPr>
                <w:rFonts w:ascii="Arial" w:hAnsi="Arial"/>
                <w:sz w:val="16"/>
              </w:rPr>
              <w:t>Displace</w:t>
            </w:r>
            <w:r>
              <w:rPr>
                <w:rFonts w:ascii="Arial" w:hAnsi="Arial"/>
                <w:sz w:val="16"/>
              </w:rPr>
              <w:softHyphen/>
              <w:t>ment on Demand Solenoid D On</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1080" w:type="dxa"/>
            <w:tcBorders>
              <w:left w:val="nil"/>
            </w:tcBorders>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r>
    </w:tbl>
    <w:p w:rsidR="00FF4F2F" w:rsidRDefault="00FF4F2F"/>
    <w:p w:rsidR="00FF4F2F" w:rsidRDefault="00FF4F2F">
      <w:pPr>
        <w:pStyle w:val="Heading3"/>
      </w:pPr>
      <w:bookmarkStart w:id="1161" w:name="_Toc223513330"/>
      <w:bookmarkStart w:id="1162" w:name="_Ref36946780"/>
      <w:r>
        <w:t>CDAR – Displacement on Demand Solenoid Device Control</w:t>
      </w:r>
      <w:bookmarkEnd w:id="1161"/>
    </w:p>
    <w:p w:rsidR="00FF4F2F" w:rsidRDefault="00FF4F2F"/>
    <w:p w:rsidR="00FF4F2F" w:rsidRDefault="00FF4F2F">
      <w:r>
        <w:t>This device control is used to override the state of the displacement on demand solenoid outputs.  This device control may be used to activate all of the engine’s cylinders (all solenoids commanded off), deactivate half of the engine’s cylinders (all solenoids commanded on), or deactivate one of the engine’s cylinders (exactly one solenoid commanded on).  Each of these types of device control has its own set of limit checks, and different limit checks are used when the engine is and is not running for the deactivation of one of the engine’s cylinders.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Displacement on Demand Solenoid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Displacement on Demand Solenoid A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Displacement on Demand Solenoid B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Displacement on Demand Solenoid C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Displacement on Demand Solenoid D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pPr>
        <w:ind w:left="360"/>
      </w:pPr>
      <w:r>
        <w:t>If (Displacement on Demand Solenoid Enable is True)</w:t>
      </w:r>
    </w:p>
    <w:p w:rsidR="00FF4F2F" w:rsidRDefault="00FF4F2F">
      <w:pPr>
        <w:ind w:left="720"/>
      </w:pPr>
      <w:r>
        <w:t xml:space="preserve">If ((Displacement on Demand Solenoid A On is False) AND </w:t>
      </w:r>
      <w:r>
        <w:br/>
        <w:t xml:space="preserve">     (Displacement on Demand Solenoid B On is False) AND </w:t>
      </w:r>
      <w:r>
        <w:br/>
        <w:t xml:space="preserve">     (Displacement on Demand Solenoid C On is False) AND </w:t>
      </w:r>
      <w:r>
        <w:br/>
        <w:t xml:space="preserve">     (Displacement on Demand Solenoid D On is False))</w:t>
      </w:r>
    </w:p>
    <w:p w:rsidR="00FF4F2F" w:rsidRDefault="00FF4F2F">
      <w:pPr>
        <w:ind w:left="1080"/>
      </w:pPr>
      <w:r>
        <w:t>All of the engine’s cylinders shall be activated by commanding displacement on demand solenoids A, B, C, and D off.</w:t>
      </w:r>
    </w:p>
    <w:p w:rsidR="00FF4F2F" w:rsidRDefault="00FF4F2F">
      <w:pPr>
        <w:ind w:left="720"/>
      </w:pPr>
    </w:p>
    <w:p w:rsidR="00FF4F2F" w:rsidRDefault="00FF4F2F">
      <w:pPr>
        <w:ind w:left="720"/>
      </w:pPr>
      <w:r>
        <w:t xml:space="preserve">ElseIf ((Displacement on Demand Solenoid A On is True) AND </w:t>
      </w:r>
      <w:r>
        <w:br/>
        <w:t xml:space="preserve">            (Displacement on Demand Solenoid B On is True) AND </w:t>
      </w:r>
      <w:r>
        <w:br/>
        <w:t xml:space="preserve">            (Displacement on Demand Solenoid C On is True) AND </w:t>
      </w:r>
      <w:r>
        <w:br/>
        <w:t xml:space="preserve">            (Displacement on Demand Solenoid D On is True))</w:t>
      </w:r>
    </w:p>
    <w:p w:rsidR="00FF4F2F" w:rsidRDefault="00FF4F2F">
      <w:pPr>
        <w:ind w:left="1080"/>
      </w:pPr>
      <w:r>
        <w:t xml:space="preserve">Manage the request to deactivate half of the engine’s cylinders as described in Section </w:t>
      </w:r>
      <w:fldSimple w:instr=" REF _Ref4122477 \r \h  \* MERGEFORMAT ">
        <w:r w:rsidR="00167323">
          <w:t>5.2.1.1</w:t>
        </w:r>
      </w:fldSimple>
      <w:r>
        <w:t>.</w:t>
      </w:r>
    </w:p>
    <w:p w:rsidR="00FF4F2F" w:rsidRDefault="00FF4F2F">
      <w:pPr>
        <w:ind w:left="720"/>
      </w:pPr>
    </w:p>
    <w:p w:rsidR="00FF4F2F" w:rsidRDefault="00FF4F2F">
      <w:pPr>
        <w:ind w:left="720"/>
      </w:pPr>
      <w:r>
        <w:t>Else</w:t>
      </w:r>
    </w:p>
    <w:p w:rsidR="00FF4F2F" w:rsidRDefault="00FF4F2F">
      <w:pPr>
        <w:ind w:left="1080"/>
      </w:pPr>
      <w:r>
        <w:t>Clear the indication that the DoD solenoid to command on has been found.</w:t>
      </w:r>
    </w:p>
    <w:p w:rsidR="00FF4F2F" w:rsidRDefault="00FF4F2F">
      <w:pPr>
        <w:ind w:left="1080"/>
      </w:pPr>
      <w:r>
        <w:t>Clear the indication that too many DoD solenoids are requested to be commanded on.</w:t>
      </w:r>
    </w:p>
    <w:p w:rsidR="00FF4F2F" w:rsidRDefault="00FF4F2F">
      <w:pPr>
        <w:ind w:left="1080"/>
      </w:pPr>
    </w:p>
    <w:p w:rsidR="00FF4F2F" w:rsidRDefault="00FF4F2F">
      <w:pPr>
        <w:ind w:left="1080"/>
      </w:pPr>
      <w:r>
        <w:t>If (Displacement on Demand Solenoid A On is True)</w:t>
      </w:r>
    </w:p>
    <w:p w:rsidR="00FF4F2F" w:rsidRDefault="00FF4F2F">
      <w:pPr>
        <w:ind w:left="1440"/>
      </w:pPr>
      <w:r>
        <w:t>If (the indication that the DoD solenoid to command on has been found is set)</w:t>
      </w:r>
    </w:p>
    <w:p w:rsidR="00FF4F2F" w:rsidRDefault="00FF4F2F">
      <w:pPr>
        <w:ind w:left="1800"/>
      </w:pPr>
      <w:r>
        <w:t>Set the indication that too many DoD solenoids are requested to be commanded on.</w:t>
      </w:r>
    </w:p>
    <w:p w:rsidR="00FF4F2F" w:rsidRDefault="00FF4F2F">
      <w:pPr>
        <w:ind w:left="1440"/>
      </w:pPr>
      <w:r>
        <w:t>Else</w:t>
      </w:r>
    </w:p>
    <w:p w:rsidR="00FF4F2F" w:rsidRDefault="00FF4F2F">
      <w:pPr>
        <w:ind w:left="1800"/>
      </w:pPr>
      <w:r>
        <w:t>Set the DoD solenoid to command on to displacement on demand solenoid A.</w:t>
      </w:r>
    </w:p>
    <w:p w:rsidR="00FF4F2F" w:rsidRDefault="00FF4F2F">
      <w:pPr>
        <w:ind w:left="1800"/>
      </w:pPr>
      <w:r>
        <w:lastRenderedPageBreak/>
        <w:t>Set the indication that the DoD solenoid to command on has been found.</w:t>
      </w:r>
    </w:p>
    <w:p w:rsidR="00FF4F2F" w:rsidRDefault="00FF4F2F">
      <w:pPr>
        <w:ind w:left="1440"/>
      </w:pPr>
      <w:r>
        <w:t>EndIf</w:t>
      </w:r>
    </w:p>
    <w:p w:rsidR="00FF4F2F" w:rsidRDefault="00FF4F2F">
      <w:pPr>
        <w:ind w:left="1080"/>
      </w:pPr>
      <w:r>
        <w:t>EndIf</w:t>
      </w:r>
    </w:p>
    <w:p w:rsidR="00FF4F2F" w:rsidRDefault="00FF4F2F">
      <w:pPr>
        <w:ind w:left="1080"/>
      </w:pPr>
    </w:p>
    <w:p w:rsidR="00FF4F2F" w:rsidRDefault="00FF4F2F">
      <w:pPr>
        <w:ind w:left="1080"/>
      </w:pPr>
      <w:r>
        <w:t>If (Displacement on Demand Solenoid B On is True)</w:t>
      </w:r>
    </w:p>
    <w:p w:rsidR="00FF4F2F" w:rsidRDefault="00FF4F2F">
      <w:pPr>
        <w:ind w:left="1440"/>
      </w:pPr>
      <w:r>
        <w:t>If (the indication that the DoD solenoid to command on has been found is set)</w:t>
      </w:r>
    </w:p>
    <w:p w:rsidR="00FF4F2F" w:rsidRDefault="00FF4F2F">
      <w:pPr>
        <w:ind w:left="1800"/>
      </w:pPr>
      <w:r>
        <w:t>Set the indication that too many DoD solenoids are requested to be commanded on.</w:t>
      </w:r>
    </w:p>
    <w:p w:rsidR="00FF4F2F" w:rsidRDefault="00FF4F2F">
      <w:pPr>
        <w:ind w:left="1440"/>
      </w:pPr>
      <w:r>
        <w:t>Else</w:t>
      </w:r>
    </w:p>
    <w:p w:rsidR="00FF4F2F" w:rsidRDefault="00FF4F2F">
      <w:pPr>
        <w:ind w:left="1800"/>
      </w:pPr>
      <w:r>
        <w:t>Set the DoD solenoid to command on to displacement on demand solenoid B.</w:t>
      </w:r>
    </w:p>
    <w:p w:rsidR="00FF4F2F" w:rsidRDefault="00FF4F2F">
      <w:pPr>
        <w:ind w:left="1800"/>
      </w:pPr>
      <w:r>
        <w:t>Set the indication that the DoD solenoid to command on has been found.</w:t>
      </w:r>
    </w:p>
    <w:p w:rsidR="00FF4F2F" w:rsidRDefault="00FF4F2F">
      <w:pPr>
        <w:ind w:left="1440"/>
      </w:pPr>
      <w:r>
        <w:t>EndIf</w:t>
      </w:r>
    </w:p>
    <w:p w:rsidR="00FF4F2F" w:rsidRDefault="00FF4F2F">
      <w:pPr>
        <w:ind w:left="1080"/>
      </w:pPr>
      <w:r>
        <w:t>EndIf</w:t>
      </w:r>
    </w:p>
    <w:p w:rsidR="00FF4F2F" w:rsidRDefault="00FF4F2F">
      <w:pPr>
        <w:ind w:left="1080"/>
      </w:pPr>
    </w:p>
    <w:p w:rsidR="00FF4F2F" w:rsidRDefault="00FF4F2F">
      <w:pPr>
        <w:ind w:left="1080"/>
      </w:pPr>
      <w:r>
        <w:t>If (Displacement on Demand Solenoid C On is True)</w:t>
      </w:r>
    </w:p>
    <w:p w:rsidR="00FF4F2F" w:rsidRDefault="00FF4F2F">
      <w:pPr>
        <w:ind w:left="1440"/>
      </w:pPr>
      <w:r>
        <w:t>If (the indication that the DoD solenoid to command on has been found is set)</w:t>
      </w:r>
    </w:p>
    <w:p w:rsidR="00FF4F2F" w:rsidRDefault="00FF4F2F">
      <w:pPr>
        <w:ind w:left="1800"/>
      </w:pPr>
      <w:r>
        <w:t>Set the indication that too many DoD solenoids are requested to be commanded on.</w:t>
      </w:r>
    </w:p>
    <w:p w:rsidR="00FF4F2F" w:rsidRDefault="00FF4F2F">
      <w:pPr>
        <w:ind w:left="1440"/>
      </w:pPr>
      <w:r>
        <w:t>Else</w:t>
      </w:r>
    </w:p>
    <w:p w:rsidR="00FF4F2F" w:rsidRDefault="00FF4F2F">
      <w:pPr>
        <w:ind w:left="1800"/>
      </w:pPr>
      <w:r>
        <w:t>Set the DoD solenoid to command on to displacement on demand solenoid C.</w:t>
      </w:r>
    </w:p>
    <w:p w:rsidR="00FF4F2F" w:rsidRDefault="00FF4F2F">
      <w:pPr>
        <w:ind w:left="1800"/>
      </w:pPr>
      <w:r>
        <w:t>Set the indication that the DoD solenoid to command on has been found.</w:t>
      </w:r>
    </w:p>
    <w:p w:rsidR="00FF4F2F" w:rsidRDefault="00FF4F2F">
      <w:pPr>
        <w:ind w:left="1440"/>
      </w:pPr>
      <w:r>
        <w:t>EndIf</w:t>
      </w:r>
    </w:p>
    <w:p w:rsidR="00FF4F2F" w:rsidRDefault="00FF4F2F">
      <w:pPr>
        <w:ind w:left="1080"/>
      </w:pPr>
      <w:r>
        <w:t>EndIf</w:t>
      </w:r>
    </w:p>
    <w:p w:rsidR="00FF4F2F" w:rsidRDefault="00FF4F2F">
      <w:pPr>
        <w:ind w:left="1080"/>
      </w:pPr>
    </w:p>
    <w:p w:rsidR="00FF4F2F" w:rsidRDefault="00FF4F2F">
      <w:pPr>
        <w:ind w:left="1080"/>
      </w:pPr>
      <w:r>
        <w:t>If (Displacement on Demand Solenoid D On is True)</w:t>
      </w:r>
    </w:p>
    <w:p w:rsidR="00FF4F2F" w:rsidRDefault="00FF4F2F">
      <w:pPr>
        <w:ind w:left="1440"/>
      </w:pPr>
      <w:r>
        <w:t>If (the indication that the DoD solenoid to command on has been found is set)</w:t>
      </w:r>
    </w:p>
    <w:p w:rsidR="00FF4F2F" w:rsidRDefault="00FF4F2F">
      <w:pPr>
        <w:ind w:left="1800"/>
      </w:pPr>
      <w:r>
        <w:t>Set the indication that too many DoD solenoids are requested to be commanded on.</w:t>
      </w:r>
    </w:p>
    <w:p w:rsidR="00FF4F2F" w:rsidRDefault="00FF4F2F">
      <w:pPr>
        <w:ind w:left="1440"/>
      </w:pPr>
      <w:r>
        <w:t>Else</w:t>
      </w:r>
    </w:p>
    <w:p w:rsidR="00FF4F2F" w:rsidRDefault="00FF4F2F">
      <w:pPr>
        <w:ind w:left="1800"/>
      </w:pPr>
      <w:r>
        <w:t>Set the DoD solenoid to command on to displacement on demand solenoid D.</w:t>
      </w:r>
    </w:p>
    <w:p w:rsidR="00FF4F2F" w:rsidRDefault="00FF4F2F">
      <w:pPr>
        <w:ind w:left="1800"/>
      </w:pPr>
      <w:r>
        <w:t>Set the indication that the DoD solenoid to command on has been found.</w:t>
      </w:r>
    </w:p>
    <w:p w:rsidR="00FF4F2F" w:rsidRDefault="00FF4F2F">
      <w:pPr>
        <w:ind w:left="1440"/>
      </w:pPr>
      <w:r>
        <w:t>EndIf</w:t>
      </w:r>
    </w:p>
    <w:p w:rsidR="00FF4F2F" w:rsidRDefault="00FF4F2F">
      <w:pPr>
        <w:ind w:left="1080"/>
      </w:pPr>
      <w:r>
        <w:t>EndIf</w:t>
      </w:r>
    </w:p>
    <w:p w:rsidR="00FF4F2F" w:rsidRDefault="00FF4F2F">
      <w:pPr>
        <w:ind w:left="1080"/>
      </w:pPr>
    </w:p>
    <w:p w:rsidR="00FF4F2F" w:rsidRDefault="00FF4F2F">
      <w:pPr>
        <w:ind w:left="1080"/>
      </w:pPr>
      <w:r>
        <w:t>If (the indication that too many DoD solenoids are requested to be commanded on is set)</w:t>
      </w:r>
    </w:p>
    <w:p w:rsidR="00FF4F2F" w:rsidRDefault="00FF4F2F">
      <w:pPr>
        <w:ind w:left="1440"/>
      </w:pPr>
      <w:r>
        <w:t>Report the appropriate device control limit exceeded return code to the tester.</w:t>
      </w:r>
    </w:p>
    <w:p w:rsidR="00FF4F2F" w:rsidRDefault="00FF4F2F">
      <w:pPr>
        <w:ind w:left="1440"/>
      </w:pPr>
      <w:r>
        <w:t>Return to normal control.</w:t>
      </w:r>
    </w:p>
    <w:p w:rsidR="00FF4F2F" w:rsidRDefault="00FF4F2F">
      <w:pPr>
        <w:ind w:left="1080"/>
      </w:pPr>
      <w:r>
        <w:t>Else</w:t>
      </w:r>
    </w:p>
    <w:p w:rsidR="00FF4F2F" w:rsidRDefault="00FF4F2F">
      <w:pPr>
        <w:ind w:left="1440"/>
      </w:pPr>
      <w:r>
        <w:t>If (the engine is running)</w:t>
      </w:r>
    </w:p>
    <w:p w:rsidR="00FF4F2F" w:rsidRDefault="00FF4F2F">
      <w:pPr>
        <w:ind w:left="1800"/>
      </w:pPr>
      <w:r>
        <w:t>Manage the request to deactivate one of the engine’s cylinders with the engine running as described in Section</w:t>
      </w:r>
      <w:fldSimple w:instr=" REF _Ref4123714 \r \h  \* MERGEFORMAT ">
        <w:r w:rsidR="00167323">
          <w:t>5.2.1.2</w:t>
        </w:r>
      </w:fldSimple>
      <w:r>
        <w:t>.</w:t>
      </w:r>
    </w:p>
    <w:p w:rsidR="00FF4F2F" w:rsidRDefault="00FF4F2F">
      <w:pPr>
        <w:ind w:left="1440"/>
      </w:pPr>
      <w:r>
        <w:t>Else</w:t>
      </w:r>
    </w:p>
    <w:p w:rsidR="00FF4F2F" w:rsidRDefault="00FF4F2F">
      <w:pPr>
        <w:ind w:left="1800"/>
      </w:pPr>
      <w:r>
        <w:t>Manage the request to deactivate one of the engine’s cylinders with the engine not running as described in Section</w:t>
      </w:r>
      <w:fldSimple w:instr=" REF _Ref4123723 \r \h  \* MERGEFORMAT ">
        <w:r w:rsidR="00167323">
          <w:t>5.2.1.3</w:t>
        </w:r>
      </w:fldSimple>
      <w:r>
        <w:t>.</w:t>
      </w:r>
    </w:p>
    <w:p w:rsidR="00FF4F2F" w:rsidRDefault="00FF4F2F">
      <w:pPr>
        <w:ind w:left="1440"/>
      </w:pPr>
      <w:r>
        <w:t>EndIf</w:t>
      </w:r>
    </w:p>
    <w:p w:rsidR="00FF4F2F" w:rsidRDefault="00FF4F2F">
      <w:pPr>
        <w:ind w:left="1080"/>
      </w:pPr>
      <w:r>
        <w:t>EndIf</w:t>
      </w:r>
    </w:p>
    <w:p w:rsidR="00FF4F2F" w:rsidRDefault="00FF4F2F">
      <w:pPr>
        <w:ind w:left="720"/>
      </w:pPr>
    </w:p>
    <w:p w:rsidR="00FF4F2F" w:rsidRDefault="00FF4F2F">
      <w:pPr>
        <w:ind w:left="720"/>
      </w:pPr>
      <w:r>
        <w:t>EndIf</w:t>
      </w:r>
    </w:p>
    <w:p w:rsidR="00FF4F2F" w:rsidRDefault="00FF4F2F">
      <w:pPr>
        <w:ind w:left="360"/>
      </w:pPr>
      <w:r>
        <w:t>Else</w:t>
      </w:r>
    </w:p>
    <w:p w:rsidR="00FF4F2F" w:rsidRDefault="00FF4F2F">
      <w:pPr>
        <w:ind w:left="720"/>
      </w:pPr>
      <w:r>
        <w:t>Return to normal control.</w:t>
      </w:r>
    </w:p>
    <w:p w:rsidR="00FF4F2F" w:rsidRDefault="00FF4F2F">
      <w:pPr>
        <w:ind w:left="360"/>
      </w:pPr>
      <w:r>
        <w:t>EndIf</w:t>
      </w:r>
    </w:p>
    <w:p w:rsidR="00FF4F2F" w:rsidRDefault="00FF4F2F"/>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080"/>
        <w:gridCol w:w="6120"/>
        <w:gridCol w:w="1080"/>
        <w:gridCol w:w="1080"/>
      </w:tblGrid>
      <w:tr w:rsidR="00FF4F2F">
        <w:trPr>
          <w:cantSplit/>
          <w:jc w:val="center"/>
        </w:trPr>
        <w:tc>
          <w:tcPr>
            <w:tcW w:w="1080" w:type="dxa"/>
            <w:tcBorders>
              <w:bottom w:val="single" w:sz="12" w:space="0" w:color="000000"/>
            </w:tcBorders>
          </w:tcPr>
          <w:p w:rsidR="00FF4F2F" w:rsidRDefault="00FF4F2F">
            <w:pPr>
              <w:jc w:val="center"/>
              <w:rPr>
                <w:b/>
              </w:rPr>
            </w:pPr>
            <w:r>
              <w:rPr>
                <w:b/>
              </w:rPr>
              <w:t>Return Code</w:t>
            </w:r>
          </w:p>
        </w:tc>
        <w:tc>
          <w:tcPr>
            <w:tcW w:w="6120" w:type="dxa"/>
            <w:tcBorders>
              <w:bottom w:val="single" w:sz="12" w:space="0" w:color="000000"/>
            </w:tcBorders>
          </w:tcPr>
          <w:p w:rsidR="00FF4F2F" w:rsidRDefault="00FF4F2F">
            <w:pPr>
              <w:jc w:val="center"/>
              <w:rPr>
                <w:b/>
              </w:rPr>
            </w:pPr>
            <w:r>
              <w:rPr>
                <w:b/>
              </w:rPr>
              <w:t>Device Control Limit Exceeded Description</w:t>
            </w:r>
          </w:p>
        </w:tc>
        <w:tc>
          <w:tcPr>
            <w:tcW w:w="1080" w:type="dxa"/>
            <w:tcBorders>
              <w:bottom w:val="single" w:sz="12" w:space="0" w:color="000000"/>
            </w:tcBorders>
          </w:tcPr>
          <w:p w:rsidR="00FF4F2F" w:rsidRDefault="00FF4F2F">
            <w:pPr>
              <w:jc w:val="center"/>
              <w:rPr>
                <w:b/>
              </w:rPr>
            </w:pPr>
            <w:r>
              <w:rPr>
                <w:b/>
              </w:rPr>
              <w:t>Active for Service</w:t>
            </w:r>
          </w:p>
        </w:tc>
        <w:tc>
          <w:tcPr>
            <w:tcW w:w="1080" w:type="dxa"/>
            <w:tcBorders>
              <w:bottom w:val="single" w:sz="12" w:space="0" w:color="000000"/>
            </w:tcBorders>
          </w:tcPr>
          <w:p w:rsidR="00FF4F2F" w:rsidRDefault="00FF4F2F">
            <w:pPr>
              <w:jc w:val="center"/>
              <w:rPr>
                <w:b/>
              </w:rPr>
            </w:pPr>
            <w:r>
              <w:rPr>
                <w:b/>
              </w:rPr>
              <w:t>Active for DVT</w:t>
            </w:r>
          </w:p>
        </w:tc>
      </w:tr>
      <w:tr w:rsidR="00FF4F2F">
        <w:trPr>
          <w:cantSplit/>
          <w:jc w:val="center"/>
        </w:trPr>
        <w:tc>
          <w:tcPr>
            <w:tcW w:w="1080" w:type="dxa"/>
            <w:tcBorders>
              <w:top w:val="nil"/>
            </w:tcBorders>
          </w:tcPr>
          <w:p w:rsidR="00FF4F2F" w:rsidRDefault="00FF4F2F">
            <w:pPr>
              <w:jc w:val="right"/>
            </w:pPr>
            <w:r>
              <w:t>$0312</w:t>
            </w:r>
          </w:p>
        </w:tc>
        <w:tc>
          <w:tcPr>
            <w:tcW w:w="6120" w:type="dxa"/>
            <w:tcBorders>
              <w:top w:val="nil"/>
            </w:tcBorders>
          </w:tcPr>
          <w:p w:rsidR="00FF4F2F" w:rsidRDefault="00FF4F2F">
            <w:r>
              <w:t>Invalid displacement on demand device control request.</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bl>
    <w:p w:rsidR="00FF4F2F" w:rsidRDefault="00FF4F2F"/>
    <w:p w:rsidR="00FF4F2F" w:rsidRDefault="00FF4F2F">
      <w:pPr>
        <w:pStyle w:val="Heading4"/>
      </w:pPr>
      <w:bookmarkStart w:id="1163" w:name="_Ref4122477"/>
      <w:bookmarkStart w:id="1164" w:name="_Toc223513331"/>
      <w:r>
        <w:lastRenderedPageBreak/>
        <w:t>Deactivate Half of the Engine’s Cylinders</w:t>
      </w:r>
      <w:bookmarkEnd w:id="1163"/>
      <w:bookmarkEnd w:id="1164"/>
    </w:p>
    <w:p w:rsidR="00FF4F2F" w:rsidRDefault="00FF4F2F"/>
    <w:p w:rsidR="00FF4F2F" w:rsidRDefault="00FF4F2F">
      <w:r>
        <w:t>This device control is used to deactivate half of the engine’s cylinders by commanding all of the displacement on demand solenoid outputs on.</w:t>
      </w:r>
    </w:p>
    <w:p w:rsidR="00FF4F2F" w:rsidRDefault="00FF4F2F"/>
    <w:p w:rsidR="00FF4F2F" w:rsidRDefault="00FF4F2F">
      <w:r>
        <w:t>If (any of the device control limits in the table below are exceeded)</w:t>
      </w:r>
    </w:p>
    <w:p w:rsidR="00FF4F2F" w:rsidRDefault="00FF4F2F">
      <w:pPr>
        <w:ind w:left="360"/>
      </w:pPr>
      <w:r>
        <w:t>Report the appropriate device control limit exceeded return code to the tester.</w:t>
      </w:r>
    </w:p>
    <w:p w:rsidR="00FF4F2F" w:rsidRDefault="00FF4F2F">
      <w:pPr>
        <w:ind w:left="360"/>
      </w:pPr>
      <w:r>
        <w:t>Return to normal control.</w:t>
      </w:r>
    </w:p>
    <w:p w:rsidR="00FF4F2F" w:rsidRDefault="00FF4F2F">
      <w:r>
        <w:t>Else</w:t>
      </w:r>
    </w:p>
    <w:p w:rsidR="00FF4F2F" w:rsidRDefault="00FF4F2F">
      <w:pPr>
        <w:ind w:left="360"/>
      </w:pPr>
      <w:r>
        <w:t>Half of the engine’s cylinders shall be deactivated by commanding displacement on demand solenoids A, B, C, and D on.</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080"/>
        <w:gridCol w:w="6120"/>
        <w:gridCol w:w="1080"/>
        <w:gridCol w:w="1080"/>
      </w:tblGrid>
      <w:tr w:rsidR="00FF4F2F">
        <w:trPr>
          <w:cantSplit/>
          <w:jc w:val="center"/>
        </w:trPr>
        <w:tc>
          <w:tcPr>
            <w:tcW w:w="1080" w:type="dxa"/>
            <w:tcBorders>
              <w:bottom w:val="single" w:sz="12" w:space="0" w:color="000000"/>
            </w:tcBorders>
          </w:tcPr>
          <w:p w:rsidR="00FF4F2F" w:rsidRDefault="00FF4F2F">
            <w:pPr>
              <w:jc w:val="center"/>
              <w:rPr>
                <w:b/>
              </w:rPr>
            </w:pPr>
            <w:r>
              <w:rPr>
                <w:b/>
              </w:rPr>
              <w:t>Return Code</w:t>
            </w:r>
          </w:p>
        </w:tc>
        <w:tc>
          <w:tcPr>
            <w:tcW w:w="6120" w:type="dxa"/>
            <w:tcBorders>
              <w:bottom w:val="single" w:sz="12" w:space="0" w:color="000000"/>
            </w:tcBorders>
          </w:tcPr>
          <w:p w:rsidR="00FF4F2F" w:rsidRDefault="00FF4F2F">
            <w:pPr>
              <w:jc w:val="center"/>
              <w:rPr>
                <w:b/>
              </w:rPr>
            </w:pPr>
            <w:r>
              <w:rPr>
                <w:b/>
              </w:rPr>
              <w:t>Device Control Limit Exceeded Description</w:t>
            </w:r>
          </w:p>
        </w:tc>
        <w:tc>
          <w:tcPr>
            <w:tcW w:w="1080" w:type="dxa"/>
            <w:tcBorders>
              <w:bottom w:val="single" w:sz="12" w:space="0" w:color="000000"/>
            </w:tcBorders>
          </w:tcPr>
          <w:p w:rsidR="00FF4F2F" w:rsidRDefault="00FF4F2F">
            <w:pPr>
              <w:jc w:val="center"/>
              <w:rPr>
                <w:b/>
              </w:rPr>
            </w:pPr>
            <w:r>
              <w:rPr>
                <w:b/>
              </w:rPr>
              <w:t>Active for Service</w:t>
            </w:r>
          </w:p>
        </w:tc>
        <w:tc>
          <w:tcPr>
            <w:tcW w:w="1080" w:type="dxa"/>
            <w:tcBorders>
              <w:bottom w:val="single" w:sz="12" w:space="0" w:color="000000"/>
            </w:tcBorders>
          </w:tcPr>
          <w:p w:rsidR="00FF4F2F" w:rsidRDefault="00FF4F2F">
            <w:pPr>
              <w:jc w:val="center"/>
              <w:rPr>
                <w:b/>
              </w:rPr>
            </w:pPr>
            <w:r>
              <w:rPr>
                <w:b/>
              </w:rPr>
              <w:t>Active for DVT</w:t>
            </w:r>
          </w:p>
        </w:tc>
      </w:tr>
      <w:tr w:rsidR="00FF4F2F">
        <w:trPr>
          <w:cantSplit/>
          <w:jc w:val="center"/>
        </w:trPr>
        <w:tc>
          <w:tcPr>
            <w:tcW w:w="1080" w:type="dxa"/>
            <w:tcBorders>
              <w:top w:val="nil"/>
            </w:tcBorders>
          </w:tcPr>
          <w:p w:rsidR="00FF4F2F" w:rsidRDefault="00FF4F2F">
            <w:pPr>
              <w:jc w:val="right"/>
            </w:pPr>
            <w:r>
              <w:t>$000C</w:t>
            </w:r>
          </w:p>
        </w:tc>
        <w:tc>
          <w:tcPr>
            <w:tcW w:w="6120" w:type="dxa"/>
            <w:tcBorders>
              <w:top w:val="nil"/>
            </w:tcBorders>
          </w:tcPr>
          <w:p w:rsidR="00FF4F2F" w:rsidRDefault="00FF4F2F">
            <w:r>
              <w:t>Maximum deactivation time exceeded.</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$0010</w:t>
            </w:r>
          </w:p>
        </w:tc>
        <w:tc>
          <w:tcPr>
            <w:tcW w:w="6120" w:type="dxa"/>
            <w:tcBorders>
              <w:top w:val="nil"/>
            </w:tcBorders>
          </w:tcPr>
          <w:p w:rsidR="00FF4F2F" w:rsidRDefault="00FF4F2F">
            <w:r>
              <w:t>Engine speed out of range.</w:t>
            </w:r>
          </w:p>
          <w:p w:rsidR="00F26143" w:rsidRDefault="00FF4F2F" w:rsidP="00F26143">
            <w:pPr>
              <w:numPr>
                <w:ilvl w:val="0"/>
                <w:numId w:val="7"/>
              </w:numPr>
            </w:pPr>
            <w:r>
              <w:t>Engine speed does not lie between calibratable lower and upper thresholds.</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rPr>
                <w:u w:val="single"/>
              </w:rPr>
            </w:pPr>
            <w:r>
              <w:rPr>
                <w:u w:val="single"/>
              </w:rPr>
              <w:t>$0308</w:t>
            </w:r>
          </w:p>
        </w:tc>
        <w:tc>
          <w:tcPr>
            <w:tcW w:w="6120" w:type="dxa"/>
            <w:tcBorders>
              <w:top w:val="nil"/>
            </w:tcBorders>
          </w:tcPr>
          <w:p w:rsidR="00FF4F2F" w:rsidRDefault="00FF4F2F">
            <w:pPr>
              <w:rPr>
                <w:u w:val="single"/>
              </w:rPr>
            </w:pPr>
            <w:r>
              <w:rPr>
                <w:u w:val="single"/>
              </w:rPr>
              <w:t>Fault active.</w:t>
            </w:r>
          </w:p>
          <w:p w:rsidR="00F26143" w:rsidRDefault="00FF4F2F" w:rsidP="00F26143">
            <w:pPr>
              <w:numPr>
                <w:ilvl w:val="0"/>
                <w:numId w:val="7"/>
              </w:numPr>
              <w:rPr>
                <w:u w:val="single"/>
              </w:rPr>
            </w:pPr>
            <w:r>
              <w:rPr>
                <w:u w:val="single"/>
              </w:rPr>
              <w:t>Crank sensor fault.</w:t>
            </w:r>
          </w:p>
          <w:p w:rsidR="00F26143" w:rsidRDefault="00FF4F2F" w:rsidP="00F26143">
            <w:pPr>
              <w:numPr>
                <w:ilvl w:val="0"/>
                <w:numId w:val="7"/>
              </w:numPr>
              <w:rPr>
                <w:u w:val="single"/>
              </w:rPr>
            </w:pPr>
            <w:smartTag w:uri="urn:schemas-microsoft-com:office:smarttags" w:element="place">
              <w:r>
                <w:rPr>
                  <w:u w:val="single"/>
                </w:rPr>
                <w:t>Cam</w:t>
              </w:r>
            </w:smartTag>
            <w:r>
              <w:rPr>
                <w:u w:val="single"/>
              </w:rPr>
              <w:t xml:space="preserve"> sensor fault.</w:t>
            </w:r>
          </w:p>
          <w:p w:rsidR="00F26143" w:rsidRDefault="00FF4F2F" w:rsidP="00F26143">
            <w:pPr>
              <w:numPr>
                <w:ilvl w:val="0"/>
                <w:numId w:val="7"/>
              </w:numPr>
              <w:rPr>
                <w:u w:val="single"/>
              </w:rPr>
            </w:pPr>
            <w:r>
              <w:rPr>
                <w:u w:val="single"/>
              </w:rPr>
              <w:t>Engine oil pressure sensor fault.</w:t>
            </w:r>
          </w:p>
          <w:p w:rsidR="00F26143" w:rsidRDefault="00FF4F2F" w:rsidP="00F26143">
            <w:pPr>
              <w:numPr>
                <w:ilvl w:val="0"/>
                <w:numId w:val="7"/>
              </w:numPr>
              <w:rPr>
                <w:u w:val="single"/>
              </w:rPr>
            </w:pPr>
            <w:r>
              <w:rPr>
                <w:u w:val="single"/>
              </w:rPr>
              <w:t>Powertrain relay fault.</w:t>
            </w:r>
          </w:p>
          <w:p w:rsidR="00F26143" w:rsidRDefault="00FF4F2F" w:rsidP="00F26143">
            <w:pPr>
              <w:numPr>
                <w:ilvl w:val="0"/>
                <w:numId w:val="7"/>
              </w:numPr>
              <w:rPr>
                <w:u w:val="single"/>
              </w:rPr>
            </w:pPr>
            <w:r>
              <w:rPr>
                <w:u w:val="single"/>
              </w:rPr>
              <w:t>Intake air temperature sensor fault (service only) (E21240)</w:t>
            </w:r>
          </w:p>
          <w:p w:rsidR="00F26143" w:rsidRDefault="00FF4F2F" w:rsidP="00F26143">
            <w:pPr>
              <w:numPr>
                <w:ilvl w:val="0"/>
                <w:numId w:val="7"/>
              </w:numPr>
              <w:rPr>
                <w:u w:val="single"/>
              </w:rPr>
            </w:pPr>
            <w:r>
              <w:rPr>
                <w:u w:val="single"/>
              </w:rPr>
              <w:t>Brake vacuum pressure sensor fault (service only).</w:t>
            </w:r>
          </w:p>
          <w:p w:rsidR="00F26143" w:rsidRDefault="00FF4F2F" w:rsidP="00F26143">
            <w:pPr>
              <w:numPr>
                <w:ilvl w:val="0"/>
                <w:numId w:val="7"/>
              </w:numPr>
              <w:rPr>
                <w:u w:val="single"/>
              </w:rPr>
            </w:pPr>
            <w:r>
              <w:rPr>
                <w:u w:val="single"/>
              </w:rPr>
              <w:t>Displacement on demand solenoid driver fault (service only).</w:t>
            </w:r>
          </w:p>
          <w:p w:rsidR="00F26143" w:rsidRDefault="00FF4F2F" w:rsidP="00F26143">
            <w:pPr>
              <w:numPr>
                <w:ilvl w:val="0"/>
                <w:numId w:val="7"/>
              </w:numPr>
              <w:rPr>
                <w:u w:val="single"/>
              </w:rPr>
            </w:pPr>
            <w:r>
              <w:rPr>
                <w:u w:val="single"/>
              </w:rPr>
              <w:t>Electronic throttle control reduced engine power active (service only).</w:t>
            </w:r>
          </w:p>
          <w:p w:rsidR="00F26143" w:rsidRDefault="00FF4F2F" w:rsidP="00F26143">
            <w:pPr>
              <w:numPr>
                <w:ilvl w:val="0"/>
                <w:numId w:val="7"/>
              </w:numPr>
              <w:rPr>
                <w:u w:val="single"/>
              </w:rPr>
            </w:pPr>
            <w:r>
              <w:rPr>
                <w:u w:val="single"/>
              </w:rPr>
              <w:t>Engine coolant temperature sensor fault (service only).</w:t>
            </w:r>
          </w:p>
          <w:p w:rsidR="00F26143" w:rsidRDefault="00FF4F2F" w:rsidP="00F26143">
            <w:pPr>
              <w:numPr>
                <w:ilvl w:val="0"/>
                <w:numId w:val="7"/>
              </w:numPr>
              <w:rPr>
                <w:u w:val="single"/>
              </w:rPr>
            </w:pPr>
            <w:r>
              <w:rPr>
                <w:u w:val="single"/>
              </w:rPr>
              <w:t>Manifold absolute pressure sensor fault (service only).</w:t>
            </w:r>
          </w:p>
          <w:p w:rsidR="00F26143" w:rsidRDefault="00FF4F2F" w:rsidP="00F26143">
            <w:pPr>
              <w:numPr>
                <w:ilvl w:val="0"/>
                <w:numId w:val="7"/>
              </w:numPr>
              <w:rPr>
                <w:u w:val="single"/>
              </w:rPr>
            </w:pPr>
            <w:r>
              <w:rPr>
                <w:u w:val="single"/>
              </w:rPr>
              <w:t>Vehicle speed fault (service only).</w:t>
            </w:r>
          </w:p>
        </w:tc>
        <w:tc>
          <w:tcPr>
            <w:tcW w:w="1080" w:type="dxa"/>
            <w:tcBorders>
              <w:top w:val="nil"/>
            </w:tcBorders>
          </w:tcPr>
          <w:p w:rsidR="00FF4F2F" w:rsidRDefault="00FF4F2F">
            <w:pPr>
              <w:jc w:val="center"/>
              <w:rPr>
                <w:u w:val="single"/>
              </w:rPr>
            </w:pPr>
            <w:r>
              <w:rPr>
                <w:u w:val="single"/>
              </w:rPr>
              <w:t>Y</w:t>
            </w:r>
          </w:p>
        </w:tc>
        <w:tc>
          <w:tcPr>
            <w:tcW w:w="1080" w:type="dxa"/>
            <w:tcBorders>
              <w:top w:val="nil"/>
            </w:tcBorders>
          </w:tcPr>
          <w:p w:rsidR="00FF4F2F" w:rsidRDefault="00FF4F2F">
            <w:pPr>
              <w:jc w:val="center"/>
              <w:rPr>
                <w:u w:val="single"/>
              </w:rPr>
            </w:pPr>
            <w:r>
              <w:rPr>
                <w:u w:val="single"/>
              </w:rPr>
              <w:t>Y</w:t>
            </w:r>
          </w:p>
        </w:tc>
      </w:tr>
      <w:tr w:rsidR="00FF4F2F">
        <w:trPr>
          <w:cantSplit/>
          <w:jc w:val="center"/>
        </w:trPr>
        <w:tc>
          <w:tcPr>
            <w:tcW w:w="1080" w:type="dxa"/>
            <w:tcBorders>
              <w:top w:val="nil"/>
            </w:tcBorders>
          </w:tcPr>
          <w:p w:rsidR="00FF4F2F" w:rsidRDefault="00FF4F2F">
            <w:pPr>
              <w:jc w:val="right"/>
            </w:pPr>
            <w:r>
              <w:t>$030A</w:t>
            </w:r>
          </w:p>
        </w:tc>
        <w:tc>
          <w:tcPr>
            <w:tcW w:w="6120" w:type="dxa"/>
            <w:tcBorders>
              <w:top w:val="nil"/>
            </w:tcBorders>
          </w:tcPr>
          <w:p w:rsidR="00FF4F2F" w:rsidRDefault="00FF4F2F">
            <w:r>
              <w:t>Accelerator pedal position high.</w:t>
            </w:r>
          </w:p>
          <w:p w:rsidR="00F26143" w:rsidRDefault="00FF4F2F" w:rsidP="00F26143">
            <w:pPr>
              <w:numPr>
                <w:ilvl w:val="0"/>
                <w:numId w:val="7"/>
              </w:numPr>
            </w:pPr>
            <w:r>
              <w:t>Accelerator pedal effective position exceeds a calibratable threshold.</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$030B</w:t>
            </w:r>
          </w:p>
        </w:tc>
        <w:tc>
          <w:tcPr>
            <w:tcW w:w="6120" w:type="dxa"/>
            <w:tcBorders>
              <w:top w:val="nil"/>
            </w:tcBorders>
          </w:tcPr>
          <w:p w:rsidR="00FF4F2F" w:rsidRDefault="00FF4F2F">
            <w:r>
              <w:t>Piston protection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$030C</w:t>
            </w:r>
          </w:p>
        </w:tc>
        <w:tc>
          <w:tcPr>
            <w:tcW w:w="6120" w:type="dxa"/>
            <w:tcBorders>
              <w:top w:val="nil"/>
            </w:tcBorders>
          </w:tcPr>
          <w:p w:rsidR="00FF4F2F" w:rsidRDefault="00FF4F2F">
            <w:r>
              <w:t>Engine oil temperature out of range.</w:t>
            </w:r>
          </w:p>
          <w:p w:rsidR="00F26143" w:rsidRDefault="00FF4F2F" w:rsidP="00F26143">
            <w:pPr>
              <w:numPr>
                <w:ilvl w:val="0"/>
                <w:numId w:val="7"/>
              </w:numPr>
            </w:pPr>
            <w:r>
              <w:t>Engine oil temperature does not lie between calibratable lower and upper thresholds.</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$030D</w:t>
            </w:r>
          </w:p>
        </w:tc>
        <w:tc>
          <w:tcPr>
            <w:tcW w:w="6120" w:type="dxa"/>
            <w:tcBorders>
              <w:top w:val="nil"/>
            </w:tcBorders>
          </w:tcPr>
          <w:p w:rsidR="00FF4F2F" w:rsidRDefault="00FF4F2F">
            <w:r>
              <w:t>Engine oil pressure out of range.</w:t>
            </w:r>
          </w:p>
          <w:p w:rsidR="00F26143" w:rsidRDefault="00FF4F2F" w:rsidP="00F26143">
            <w:pPr>
              <w:numPr>
                <w:ilvl w:val="0"/>
                <w:numId w:val="7"/>
              </w:numPr>
            </w:pPr>
            <w:r>
              <w:t>Engine oil pressure does not lie between calibratable lower and upper thresholds.</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$030F</w:t>
            </w:r>
          </w:p>
        </w:tc>
        <w:tc>
          <w:tcPr>
            <w:tcW w:w="6120" w:type="dxa"/>
            <w:tcBorders>
              <w:top w:val="nil"/>
            </w:tcBorders>
          </w:tcPr>
          <w:p w:rsidR="00FF4F2F" w:rsidRDefault="00FF4F2F">
            <w:r>
              <w:t>Engine oil aeration present.</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$0310</w:t>
            </w:r>
          </w:p>
        </w:tc>
        <w:tc>
          <w:tcPr>
            <w:tcW w:w="6120" w:type="dxa"/>
            <w:tcBorders>
              <w:top w:val="nil"/>
            </w:tcBorders>
          </w:tcPr>
          <w:p w:rsidR="00FF4F2F" w:rsidRDefault="00FF4F2F">
            <w:r>
              <w:t>Engine metal overtemperature protection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$0311</w:t>
            </w:r>
          </w:p>
        </w:tc>
        <w:tc>
          <w:tcPr>
            <w:tcW w:w="6120" w:type="dxa"/>
            <w:tcBorders>
              <w:top w:val="nil"/>
            </w:tcBorders>
          </w:tcPr>
          <w:p w:rsidR="00FF4F2F" w:rsidRDefault="00FF4F2F">
            <w:r>
              <w:t>Accelerator pedal position increase high.</w:t>
            </w:r>
          </w:p>
          <w:p w:rsidR="00F26143" w:rsidRDefault="00FF4F2F" w:rsidP="00F26143">
            <w:pPr>
              <w:numPr>
                <w:ilvl w:val="0"/>
                <w:numId w:val="7"/>
              </w:numPr>
            </w:pPr>
            <w:r>
              <w:t>Change in accelerator pedal effective position exceeds a calibratable threshold.</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$0315</w:t>
            </w:r>
          </w:p>
        </w:tc>
        <w:tc>
          <w:tcPr>
            <w:tcW w:w="6120" w:type="dxa"/>
            <w:tcBorders>
              <w:top w:val="nil"/>
            </w:tcBorders>
          </w:tcPr>
          <w:p w:rsidR="00FF4F2F" w:rsidRDefault="00FF4F2F">
            <w:r>
              <w:t>Catalyst converter overtemperature protection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$0316</w:t>
            </w:r>
          </w:p>
        </w:tc>
        <w:tc>
          <w:tcPr>
            <w:tcW w:w="6120" w:type="dxa"/>
            <w:tcBorders>
              <w:top w:val="nil"/>
            </w:tcBorders>
          </w:tcPr>
          <w:p w:rsidR="00FF4F2F" w:rsidRDefault="00FF4F2F">
            <w:r>
              <w:t>Brake vacuum pressure low.</w:t>
            </w:r>
          </w:p>
          <w:p w:rsidR="00F26143" w:rsidRDefault="00FF4F2F" w:rsidP="00F26143">
            <w:pPr>
              <w:numPr>
                <w:ilvl w:val="0"/>
                <w:numId w:val="7"/>
              </w:numPr>
            </w:pPr>
            <w:r>
              <w:t>Brake vacuum pressure falls below a calibratable threshold.</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$0318</w:t>
            </w:r>
          </w:p>
        </w:tc>
        <w:tc>
          <w:tcPr>
            <w:tcW w:w="6120" w:type="dxa"/>
            <w:tcBorders>
              <w:top w:val="nil"/>
            </w:tcBorders>
          </w:tcPr>
          <w:p w:rsidR="00FF4F2F" w:rsidRDefault="00FF4F2F">
            <w:r>
              <w:t>Axle torque limiting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$0319</w:t>
            </w:r>
          </w:p>
        </w:tc>
        <w:tc>
          <w:tcPr>
            <w:tcW w:w="6120" w:type="dxa"/>
            <w:tcBorders>
              <w:top w:val="nil"/>
            </w:tcBorders>
          </w:tcPr>
          <w:p w:rsidR="00FF4F2F" w:rsidRDefault="00FF4F2F">
            <w:r>
              <w:t>Brake torque management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$0601</w:t>
            </w:r>
          </w:p>
        </w:tc>
        <w:tc>
          <w:tcPr>
            <w:tcW w:w="6120" w:type="dxa"/>
            <w:tcBorders>
              <w:top w:val="nil"/>
            </w:tcBorders>
          </w:tcPr>
          <w:p w:rsidR="00FF4F2F" w:rsidRDefault="00FF4F2F">
            <w:r>
              <w:t>Engine coolant temperature too high.</w:t>
            </w:r>
          </w:p>
          <w:p w:rsidR="00F26143" w:rsidRDefault="00FF4F2F" w:rsidP="00F26143">
            <w:pPr>
              <w:numPr>
                <w:ilvl w:val="0"/>
                <w:numId w:val="7"/>
              </w:numPr>
            </w:pPr>
            <w:r>
              <w:t>Hot coolant mode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$0604</w:t>
            </w:r>
          </w:p>
        </w:tc>
        <w:tc>
          <w:tcPr>
            <w:tcW w:w="6120" w:type="dxa"/>
            <w:tcBorders>
              <w:top w:val="nil"/>
            </w:tcBorders>
          </w:tcPr>
          <w:p w:rsidR="00FF4F2F" w:rsidRDefault="00FF4F2F">
            <w:r>
              <w:t>Engine not running.</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lastRenderedPageBreak/>
              <w:t>$0A05</w:t>
            </w:r>
          </w:p>
        </w:tc>
        <w:tc>
          <w:tcPr>
            <w:tcW w:w="6120" w:type="dxa"/>
            <w:tcBorders>
              <w:top w:val="nil"/>
            </w:tcBorders>
          </w:tcPr>
          <w:p w:rsidR="00FF4F2F" w:rsidRDefault="00FF4F2F">
            <w:r>
              <w:t>Engine speed too high.</w:t>
            </w:r>
          </w:p>
          <w:p w:rsidR="00F26143" w:rsidRDefault="00FF4F2F" w:rsidP="00F26143">
            <w:pPr>
              <w:numPr>
                <w:ilvl w:val="0"/>
                <w:numId w:val="7"/>
              </w:numPr>
            </w:pPr>
            <w:r>
              <w:t>Engine overspeed protection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$0E02</w:t>
            </w:r>
          </w:p>
        </w:tc>
        <w:tc>
          <w:tcPr>
            <w:tcW w:w="6120" w:type="dxa"/>
            <w:tcBorders>
              <w:top w:val="nil"/>
            </w:tcBorders>
          </w:tcPr>
          <w:p w:rsidR="00FF4F2F" w:rsidRDefault="00FF4F2F">
            <w:r>
              <w:t>Vehicle speed not zero.</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$2102</w:t>
            </w:r>
          </w:p>
        </w:tc>
        <w:tc>
          <w:tcPr>
            <w:tcW w:w="6120" w:type="dxa"/>
            <w:tcBorders>
              <w:top w:val="nil"/>
            </w:tcBorders>
          </w:tcPr>
          <w:p w:rsidR="00FF4F2F" w:rsidRDefault="00FF4F2F">
            <w:r>
              <w:t>Transmission gear incorrect.</w:t>
            </w:r>
          </w:p>
          <w:p w:rsidR="00F26143" w:rsidRDefault="00FF4F2F" w:rsidP="00F26143">
            <w:pPr>
              <w:numPr>
                <w:ilvl w:val="0"/>
                <w:numId w:val="7"/>
              </w:numPr>
            </w:pPr>
            <w:r>
              <w:t>Disabled in transmission gears selected via calibration.</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$2103</w:t>
            </w:r>
          </w:p>
        </w:tc>
        <w:tc>
          <w:tcPr>
            <w:tcW w:w="6120" w:type="dxa"/>
            <w:tcBorders>
              <w:top w:val="nil"/>
            </w:tcBorders>
          </w:tcPr>
          <w:p w:rsidR="00FF4F2F" w:rsidRDefault="00FF4F2F">
            <w:r>
              <w:t>Transmission range incorrect.</w:t>
            </w:r>
          </w:p>
          <w:p w:rsidR="00F26143" w:rsidRDefault="00FF4F2F" w:rsidP="00F26143">
            <w:pPr>
              <w:numPr>
                <w:ilvl w:val="0"/>
                <w:numId w:val="7"/>
              </w:numPr>
            </w:pPr>
            <w:r>
              <w:t>Disabled in transmission ranges selected via calibration.</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$5003</w:t>
            </w:r>
          </w:p>
        </w:tc>
        <w:tc>
          <w:tcPr>
            <w:tcW w:w="6120" w:type="dxa"/>
            <w:tcBorders>
              <w:top w:val="nil"/>
            </w:tcBorders>
          </w:tcPr>
          <w:p w:rsidR="00FF4F2F" w:rsidRDefault="00FF4F2F">
            <w:r>
              <w:t>Ignition voltage out of range.</w:t>
            </w:r>
          </w:p>
          <w:p w:rsidR="00F26143" w:rsidRDefault="00FF4F2F" w:rsidP="00F26143">
            <w:pPr>
              <w:numPr>
                <w:ilvl w:val="0"/>
                <w:numId w:val="7"/>
              </w:numPr>
            </w:pPr>
            <w:r>
              <w:t>Powertrain relay voltage does not lie between calibratable lower and upper thresholds.</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r w:rsidR="00FF4F2F">
        <w:trPr>
          <w:cantSplit/>
          <w:jc w:val="center"/>
        </w:trPr>
        <w:tc>
          <w:tcPr>
            <w:tcW w:w="1080" w:type="dxa"/>
            <w:tcBorders>
              <w:top w:val="nil"/>
            </w:tcBorders>
          </w:tcPr>
          <w:p w:rsidR="00FF4F2F" w:rsidRDefault="00FF4F2F">
            <w:pPr>
              <w:jc w:val="right"/>
            </w:pPr>
            <w:r>
              <w:t>$031D</w:t>
            </w:r>
          </w:p>
        </w:tc>
        <w:tc>
          <w:tcPr>
            <w:tcW w:w="6120" w:type="dxa"/>
            <w:tcBorders>
              <w:top w:val="nil"/>
            </w:tcBorders>
          </w:tcPr>
          <w:p w:rsidR="00FF4F2F" w:rsidRDefault="00FF4F2F">
            <w:r>
              <w:t>Engine coolant temperature out of range.</w:t>
            </w:r>
          </w:p>
          <w:p w:rsidR="00F26143" w:rsidRDefault="00FF4F2F" w:rsidP="00F26143">
            <w:pPr>
              <w:numPr>
                <w:ilvl w:val="0"/>
                <w:numId w:val="7"/>
              </w:numPr>
            </w:pPr>
            <w:r>
              <w:t>Engine coolant temperature does not lie between calibratable lower and upper thresholds.</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N</w:t>
            </w:r>
          </w:p>
        </w:tc>
      </w:tr>
    </w:tbl>
    <w:p w:rsidR="00FF4F2F" w:rsidRDefault="00FF4F2F"/>
    <w:p w:rsidR="00FF4F2F" w:rsidRDefault="00FF4F2F">
      <w:pPr>
        <w:pStyle w:val="Heading4"/>
      </w:pPr>
      <w:bookmarkStart w:id="1165" w:name="_Ref4123714"/>
      <w:bookmarkStart w:id="1166" w:name="_Toc223513332"/>
      <w:r>
        <w:t>Deactivate One of the Engine’s Cylinders with Engine Running</w:t>
      </w:r>
      <w:bookmarkEnd w:id="1165"/>
      <w:bookmarkEnd w:id="1166"/>
    </w:p>
    <w:p w:rsidR="00FF4F2F" w:rsidRDefault="00FF4F2F"/>
    <w:p w:rsidR="00FF4F2F" w:rsidRDefault="00FF4F2F">
      <w:r>
        <w:t>This device control is used to deactivate one of the engine’s cylinders with the engine running by commanding the appropriate displacement on demand solenoid output on.</w:t>
      </w:r>
    </w:p>
    <w:p w:rsidR="00FF4F2F" w:rsidRDefault="00FF4F2F"/>
    <w:p w:rsidR="00FF4F2F" w:rsidRDefault="00FF4F2F">
      <w:r>
        <w:t>If (any of the device control limits in the table below are exceeded)</w:t>
      </w:r>
    </w:p>
    <w:p w:rsidR="00FF4F2F" w:rsidRDefault="00FF4F2F">
      <w:pPr>
        <w:ind w:left="360"/>
      </w:pPr>
      <w:r>
        <w:t>Report the appropriate device control limit exceeded return code to the tester.</w:t>
      </w:r>
    </w:p>
    <w:p w:rsidR="00FF4F2F" w:rsidRDefault="00FF4F2F">
      <w:pPr>
        <w:ind w:left="360"/>
      </w:pPr>
      <w:r>
        <w:t>Return to normal control.</w:t>
      </w:r>
    </w:p>
    <w:p w:rsidR="00FF4F2F" w:rsidRDefault="00FF4F2F">
      <w:r>
        <w:t>Else</w:t>
      </w:r>
    </w:p>
    <w:p w:rsidR="00FF4F2F" w:rsidRDefault="00FF4F2F">
      <w:pPr>
        <w:ind w:left="360"/>
      </w:pPr>
      <w:r>
        <w:t>Exactly one of the engine’s cylinders shall be deactivated by commanding the appropriate displacement on demand solenoid on (while commanding all remaining displacement on demand solenoids off).</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080"/>
        <w:gridCol w:w="6120"/>
        <w:gridCol w:w="1080"/>
        <w:gridCol w:w="1080"/>
      </w:tblGrid>
      <w:tr w:rsidR="00FF4F2F">
        <w:trPr>
          <w:cantSplit/>
          <w:jc w:val="center"/>
        </w:trPr>
        <w:tc>
          <w:tcPr>
            <w:tcW w:w="1080" w:type="dxa"/>
            <w:tcBorders>
              <w:bottom w:val="single" w:sz="12" w:space="0" w:color="000000"/>
            </w:tcBorders>
          </w:tcPr>
          <w:p w:rsidR="00FF4F2F" w:rsidRDefault="00FF4F2F">
            <w:pPr>
              <w:jc w:val="center"/>
              <w:rPr>
                <w:b/>
              </w:rPr>
            </w:pPr>
            <w:r>
              <w:rPr>
                <w:b/>
              </w:rPr>
              <w:t>Return Code</w:t>
            </w:r>
          </w:p>
        </w:tc>
        <w:tc>
          <w:tcPr>
            <w:tcW w:w="6120" w:type="dxa"/>
            <w:tcBorders>
              <w:bottom w:val="single" w:sz="12" w:space="0" w:color="000000"/>
            </w:tcBorders>
          </w:tcPr>
          <w:p w:rsidR="00FF4F2F" w:rsidRDefault="00FF4F2F">
            <w:pPr>
              <w:jc w:val="center"/>
              <w:rPr>
                <w:b/>
              </w:rPr>
            </w:pPr>
            <w:r>
              <w:rPr>
                <w:b/>
              </w:rPr>
              <w:t>Device Control Limit Exceeded Description</w:t>
            </w:r>
          </w:p>
        </w:tc>
        <w:tc>
          <w:tcPr>
            <w:tcW w:w="1080" w:type="dxa"/>
            <w:tcBorders>
              <w:bottom w:val="single" w:sz="12" w:space="0" w:color="000000"/>
            </w:tcBorders>
          </w:tcPr>
          <w:p w:rsidR="00FF4F2F" w:rsidRDefault="00FF4F2F">
            <w:pPr>
              <w:jc w:val="center"/>
              <w:rPr>
                <w:b/>
              </w:rPr>
            </w:pPr>
            <w:r>
              <w:rPr>
                <w:b/>
              </w:rPr>
              <w:t>Active for Service</w:t>
            </w:r>
          </w:p>
        </w:tc>
        <w:tc>
          <w:tcPr>
            <w:tcW w:w="1080" w:type="dxa"/>
            <w:tcBorders>
              <w:bottom w:val="single" w:sz="12" w:space="0" w:color="000000"/>
            </w:tcBorders>
          </w:tcPr>
          <w:p w:rsidR="00FF4F2F" w:rsidRDefault="00FF4F2F">
            <w:pPr>
              <w:jc w:val="center"/>
              <w:rPr>
                <w:b/>
              </w:rPr>
            </w:pPr>
            <w:r>
              <w:rPr>
                <w:b/>
              </w:rPr>
              <w:t>Active for DVT</w:t>
            </w:r>
          </w:p>
        </w:tc>
      </w:tr>
      <w:tr w:rsidR="00FF4F2F">
        <w:trPr>
          <w:cantSplit/>
          <w:jc w:val="center"/>
        </w:trPr>
        <w:tc>
          <w:tcPr>
            <w:tcW w:w="1080" w:type="dxa"/>
            <w:tcBorders>
              <w:top w:val="nil"/>
            </w:tcBorders>
          </w:tcPr>
          <w:p w:rsidR="00FF4F2F" w:rsidRDefault="00FF4F2F">
            <w:pPr>
              <w:jc w:val="right"/>
            </w:pPr>
            <w:r>
              <w:t>$000C</w:t>
            </w:r>
          </w:p>
        </w:tc>
        <w:tc>
          <w:tcPr>
            <w:tcW w:w="6120" w:type="dxa"/>
            <w:tcBorders>
              <w:top w:val="nil"/>
            </w:tcBorders>
          </w:tcPr>
          <w:p w:rsidR="00FF4F2F" w:rsidRDefault="00FF4F2F">
            <w:r>
              <w:t>Maximum deactivation time exceeded.</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$0010</w:t>
            </w:r>
          </w:p>
        </w:tc>
        <w:tc>
          <w:tcPr>
            <w:tcW w:w="6120" w:type="dxa"/>
            <w:tcBorders>
              <w:top w:val="nil"/>
            </w:tcBorders>
          </w:tcPr>
          <w:p w:rsidR="00FF4F2F" w:rsidRDefault="00FF4F2F">
            <w:r>
              <w:t>Engine speed out of range.</w:t>
            </w:r>
          </w:p>
          <w:p w:rsidR="00F26143" w:rsidRDefault="00FF4F2F" w:rsidP="00F26143">
            <w:pPr>
              <w:numPr>
                <w:ilvl w:val="0"/>
                <w:numId w:val="7"/>
              </w:numPr>
            </w:pPr>
            <w:r>
              <w:t>Engine speed does not lie between calibratable lower and upper thresholds.</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$0308</w:t>
            </w:r>
          </w:p>
        </w:tc>
        <w:tc>
          <w:tcPr>
            <w:tcW w:w="6120" w:type="dxa"/>
            <w:tcBorders>
              <w:top w:val="nil"/>
            </w:tcBorders>
          </w:tcPr>
          <w:p w:rsidR="00FF4F2F" w:rsidRDefault="00FF4F2F">
            <w:r>
              <w:t>Fault active.</w:t>
            </w:r>
          </w:p>
          <w:p w:rsidR="00F26143" w:rsidRDefault="00FF4F2F" w:rsidP="00F26143">
            <w:pPr>
              <w:numPr>
                <w:ilvl w:val="0"/>
                <w:numId w:val="7"/>
              </w:numPr>
            </w:pPr>
            <w:r>
              <w:t>Crank sensor fault.</w:t>
            </w:r>
          </w:p>
          <w:p w:rsidR="00F26143" w:rsidRDefault="00FF4F2F" w:rsidP="00F26143">
            <w:pPr>
              <w:numPr>
                <w:ilvl w:val="0"/>
                <w:numId w:val="7"/>
              </w:numPr>
            </w:pPr>
            <w:smartTag w:uri="urn:schemas-microsoft-com:office:smarttags" w:element="place">
              <w:r>
                <w:t>Cam</w:t>
              </w:r>
            </w:smartTag>
            <w:r>
              <w:t xml:space="preserve"> sensor fault.</w:t>
            </w:r>
          </w:p>
          <w:p w:rsidR="00F26143" w:rsidRDefault="00FF4F2F" w:rsidP="00F26143">
            <w:pPr>
              <w:numPr>
                <w:ilvl w:val="0"/>
                <w:numId w:val="7"/>
              </w:numPr>
            </w:pPr>
            <w:r>
              <w:t>Engine oil pressure sensor fault.</w:t>
            </w:r>
          </w:p>
          <w:p w:rsidR="00F26143" w:rsidRDefault="00FF4F2F" w:rsidP="00F26143">
            <w:pPr>
              <w:numPr>
                <w:ilvl w:val="0"/>
                <w:numId w:val="7"/>
              </w:numPr>
            </w:pPr>
            <w:r>
              <w:t>Powertrain relay fault.</w:t>
            </w:r>
          </w:p>
          <w:p w:rsidR="00F26143" w:rsidRDefault="00FF4F2F" w:rsidP="00F26143">
            <w:pPr>
              <w:numPr>
                <w:ilvl w:val="0"/>
                <w:numId w:val="7"/>
              </w:numPr>
            </w:pPr>
            <w:r>
              <w:t>Intake air temperature sensor fault (E21240)</w:t>
            </w:r>
          </w:p>
          <w:p w:rsidR="00F26143" w:rsidRDefault="00FF4F2F" w:rsidP="00F26143">
            <w:pPr>
              <w:numPr>
                <w:ilvl w:val="0"/>
                <w:numId w:val="7"/>
              </w:numPr>
            </w:pPr>
            <w:r>
              <w:t>Brake vacuum pressure sensor fault.</w:t>
            </w:r>
          </w:p>
          <w:p w:rsidR="00F26143" w:rsidRDefault="00FF4F2F" w:rsidP="00F26143">
            <w:pPr>
              <w:numPr>
                <w:ilvl w:val="0"/>
                <w:numId w:val="7"/>
              </w:numPr>
            </w:pPr>
            <w:r>
              <w:t>Displacement on demand solenoid driver fault.</w:t>
            </w:r>
          </w:p>
          <w:p w:rsidR="00F26143" w:rsidRDefault="00FF4F2F" w:rsidP="00F26143">
            <w:pPr>
              <w:numPr>
                <w:ilvl w:val="0"/>
                <w:numId w:val="7"/>
              </w:numPr>
            </w:pPr>
            <w:r>
              <w:t>Electronic throttle control reduced engine power active.</w:t>
            </w:r>
          </w:p>
          <w:p w:rsidR="00F26143" w:rsidRDefault="00FF4F2F" w:rsidP="00F26143">
            <w:pPr>
              <w:numPr>
                <w:ilvl w:val="0"/>
                <w:numId w:val="7"/>
              </w:numPr>
            </w:pPr>
            <w:r>
              <w:t>Engine coolant temperature sensor fault.</w:t>
            </w:r>
          </w:p>
          <w:p w:rsidR="00F26143" w:rsidRDefault="00FF4F2F" w:rsidP="00F26143">
            <w:pPr>
              <w:numPr>
                <w:ilvl w:val="0"/>
                <w:numId w:val="7"/>
              </w:numPr>
            </w:pPr>
            <w:r>
              <w:t>Manifold absolute pressure sensor fault.</w:t>
            </w:r>
          </w:p>
          <w:p w:rsidR="00F26143" w:rsidRDefault="00FF4F2F" w:rsidP="00F26143">
            <w:pPr>
              <w:numPr>
                <w:ilvl w:val="0"/>
                <w:numId w:val="7"/>
              </w:numPr>
            </w:pPr>
            <w:r>
              <w:t>Vehicle speed fault.</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$030A</w:t>
            </w:r>
          </w:p>
        </w:tc>
        <w:tc>
          <w:tcPr>
            <w:tcW w:w="6120" w:type="dxa"/>
            <w:tcBorders>
              <w:top w:val="nil"/>
            </w:tcBorders>
          </w:tcPr>
          <w:p w:rsidR="00FF4F2F" w:rsidRDefault="00FF4F2F">
            <w:r>
              <w:t>Accelerator pedal position high.</w:t>
            </w:r>
          </w:p>
          <w:p w:rsidR="00F26143" w:rsidRDefault="00FF4F2F" w:rsidP="00F26143">
            <w:pPr>
              <w:numPr>
                <w:ilvl w:val="0"/>
                <w:numId w:val="7"/>
              </w:numPr>
            </w:pPr>
            <w:r>
              <w:t>Accelerator pedal effective position exceeds a calibratable threshold.</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$030B</w:t>
            </w:r>
          </w:p>
        </w:tc>
        <w:tc>
          <w:tcPr>
            <w:tcW w:w="6120" w:type="dxa"/>
            <w:tcBorders>
              <w:top w:val="nil"/>
            </w:tcBorders>
          </w:tcPr>
          <w:p w:rsidR="00FF4F2F" w:rsidRDefault="00FF4F2F">
            <w:r>
              <w:t>Piston protection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$030C</w:t>
            </w:r>
          </w:p>
        </w:tc>
        <w:tc>
          <w:tcPr>
            <w:tcW w:w="6120" w:type="dxa"/>
            <w:tcBorders>
              <w:top w:val="nil"/>
            </w:tcBorders>
          </w:tcPr>
          <w:p w:rsidR="00FF4F2F" w:rsidRDefault="00FF4F2F">
            <w:r>
              <w:t>Engine oil temperature out of range.</w:t>
            </w:r>
          </w:p>
          <w:p w:rsidR="00F26143" w:rsidRDefault="00FF4F2F" w:rsidP="00F26143">
            <w:pPr>
              <w:numPr>
                <w:ilvl w:val="0"/>
                <w:numId w:val="7"/>
              </w:numPr>
            </w:pPr>
            <w:r>
              <w:t>Engine oil temperature does not lie between calibratable lower and upper thresholds.</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lastRenderedPageBreak/>
              <w:t>$030D</w:t>
            </w:r>
          </w:p>
        </w:tc>
        <w:tc>
          <w:tcPr>
            <w:tcW w:w="6120" w:type="dxa"/>
            <w:tcBorders>
              <w:top w:val="nil"/>
            </w:tcBorders>
          </w:tcPr>
          <w:p w:rsidR="00FF4F2F" w:rsidRDefault="00FF4F2F">
            <w:r>
              <w:t>Engine oil pressure out of range.</w:t>
            </w:r>
          </w:p>
          <w:p w:rsidR="00F26143" w:rsidRDefault="00FF4F2F" w:rsidP="00F26143">
            <w:pPr>
              <w:numPr>
                <w:ilvl w:val="0"/>
                <w:numId w:val="7"/>
              </w:numPr>
            </w:pPr>
            <w:r>
              <w:t>Engine oil pressure does not lie between calibratable lower and upper thresholds.</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$030F</w:t>
            </w:r>
          </w:p>
        </w:tc>
        <w:tc>
          <w:tcPr>
            <w:tcW w:w="6120" w:type="dxa"/>
            <w:tcBorders>
              <w:top w:val="nil"/>
            </w:tcBorders>
          </w:tcPr>
          <w:p w:rsidR="00FF4F2F" w:rsidRDefault="00FF4F2F">
            <w:r>
              <w:t>Engine oil aeration present.</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$0310</w:t>
            </w:r>
          </w:p>
        </w:tc>
        <w:tc>
          <w:tcPr>
            <w:tcW w:w="6120" w:type="dxa"/>
            <w:tcBorders>
              <w:top w:val="nil"/>
            </w:tcBorders>
          </w:tcPr>
          <w:p w:rsidR="00FF4F2F" w:rsidRDefault="00FF4F2F">
            <w:r>
              <w:t>Engine metal overtemperature protection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$0311</w:t>
            </w:r>
          </w:p>
        </w:tc>
        <w:tc>
          <w:tcPr>
            <w:tcW w:w="6120" w:type="dxa"/>
            <w:tcBorders>
              <w:top w:val="nil"/>
            </w:tcBorders>
          </w:tcPr>
          <w:p w:rsidR="00FF4F2F" w:rsidRDefault="00FF4F2F">
            <w:r>
              <w:t>Accelerator pedal position increase high.</w:t>
            </w:r>
          </w:p>
          <w:p w:rsidR="00F26143" w:rsidRDefault="00FF4F2F" w:rsidP="00F26143">
            <w:pPr>
              <w:numPr>
                <w:ilvl w:val="0"/>
                <w:numId w:val="7"/>
              </w:numPr>
            </w:pPr>
            <w:r>
              <w:t>Change in accelerator pedal effective position exceeds a calibratable threshold.</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$0315</w:t>
            </w:r>
          </w:p>
        </w:tc>
        <w:tc>
          <w:tcPr>
            <w:tcW w:w="6120" w:type="dxa"/>
            <w:tcBorders>
              <w:top w:val="nil"/>
            </w:tcBorders>
          </w:tcPr>
          <w:p w:rsidR="00FF4F2F" w:rsidRDefault="00FF4F2F">
            <w:r>
              <w:t>Catalyst converter overtemperature protection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$0316</w:t>
            </w:r>
          </w:p>
        </w:tc>
        <w:tc>
          <w:tcPr>
            <w:tcW w:w="6120" w:type="dxa"/>
            <w:tcBorders>
              <w:top w:val="nil"/>
            </w:tcBorders>
          </w:tcPr>
          <w:p w:rsidR="00FF4F2F" w:rsidRDefault="00FF4F2F">
            <w:r>
              <w:t>Brake vacuum pressure low.</w:t>
            </w:r>
          </w:p>
          <w:p w:rsidR="00F26143" w:rsidRDefault="00FF4F2F" w:rsidP="00F26143">
            <w:pPr>
              <w:numPr>
                <w:ilvl w:val="0"/>
                <w:numId w:val="7"/>
              </w:numPr>
            </w:pPr>
            <w:r>
              <w:t>Brake vacuum pressure falls below a calibratable threshold.</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$0318</w:t>
            </w:r>
          </w:p>
        </w:tc>
        <w:tc>
          <w:tcPr>
            <w:tcW w:w="6120" w:type="dxa"/>
            <w:tcBorders>
              <w:top w:val="nil"/>
            </w:tcBorders>
          </w:tcPr>
          <w:p w:rsidR="00FF4F2F" w:rsidRDefault="00FF4F2F">
            <w:r>
              <w:t>Axle torque limiting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$0319</w:t>
            </w:r>
          </w:p>
        </w:tc>
        <w:tc>
          <w:tcPr>
            <w:tcW w:w="6120" w:type="dxa"/>
            <w:tcBorders>
              <w:top w:val="nil"/>
            </w:tcBorders>
          </w:tcPr>
          <w:p w:rsidR="00FF4F2F" w:rsidRDefault="00FF4F2F">
            <w:r>
              <w:t>Brake torque management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$0601</w:t>
            </w:r>
          </w:p>
        </w:tc>
        <w:tc>
          <w:tcPr>
            <w:tcW w:w="6120" w:type="dxa"/>
            <w:tcBorders>
              <w:top w:val="nil"/>
            </w:tcBorders>
          </w:tcPr>
          <w:p w:rsidR="00FF4F2F" w:rsidRDefault="00FF4F2F">
            <w:r>
              <w:t>Engine coolant temperature too high.</w:t>
            </w:r>
          </w:p>
          <w:p w:rsidR="00F26143" w:rsidRDefault="00FF4F2F" w:rsidP="00F26143">
            <w:pPr>
              <w:numPr>
                <w:ilvl w:val="0"/>
                <w:numId w:val="7"/>
              </w:numPr>
            </w:pPr>
            <w:r>
              <w:t>Hot coolant mode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$0604</w:t>
            </w:r>
          </w:p>
        </w:tc>
        <w:tc>
          <w:tcPr>
            <w:tcW w:w="6120" w:type="dxa"/>
            <w:tcBorders>
              <w:top w:val="nil"/>
            </w:tcBorders>
          </w:tcPr>
          <w:p w:rsidR="00FF4F2F" w:rsidRDefault="00FF4F2F">
            <w:r>
              <w:t>Engine not running.</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$0A05</w:t>
            </w:r>
          </w:p>
        </w:tc>
        <w:tc>
          <w:tcPr>
            <w:tcW w:w="6120" w:type="dxa"/>
            <w:tcBorders>
              <w:top w:val="nil"/>
            </w:tcBorders>
          </w:tcPr>
          <w:p w:rsidR="00FF4F2F" w:rsidRDefault="00FF4F2F">
            <w:r>
              <w:t>Engine speed too high.</w:t>
            </w:r>
          </w:p>
          <w:p w:rsidR="00F26143" w:rsidRDefault="00FF4F2F" w:rsidP="00F26143">
            <w:pPr>
              <w:numPr>
                <w:ilvl w:val="0"/>
                <w:numId w:val="7"/>
              </w:numPr>
            </w:pPr>
            <w:r>
              <w:t>Engine overspeed protection active.</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$0E02</w:t>
            </w:r>
          </w:p>
        </w:tc>
        <w:tc>
          <w:tcPr>
            <w:tcW w:w="6120" w:type="dxa"/>
            <w:tcBorders>
              <w:top w:val="nil"/>
            </w:tcBorders>
          </w:tcPr>
          <w:p w:rsidR="00FF4F2F" w:rsidRDefault="00FF4F2F">
            <w:r>
              <w:t>Vehicle speed not zero.</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$2102</w:t>
            </w:r>
          </w:p>
        </w:tc>
        <w:tc>
          <w:tcPr>
            <w:tcW w:w="6120" w:type="dxa"/>
            <w:tcBorders>
              <w:top w:val="nil"/>
            </w:tcBorders>
          </w:tcPr>
          <w:p w:rsidR="00FF4F2F" w:rsidRDefault="00FF4F2F">
            <w:r>
              <w:t>Transmission gear incorrect.</w:t>
            </w:r>
          </w:p>
          <w:p w:rsidR="00F26143" w:rsidRDefault="00FF4F2F" w:rsidP="00F26143">
            <w:pPr>
              <w:numPr>
                <w:ilvl w:val="0"/>
                <w:numId w:val="7"/>
              </w:numPr>
            </w:pPr>
            <w:r>
              <w:t>Disabled in transmission gears selected via calibration.</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$2103</w:t>
            </w:r>
          </w:p>
        </w:tc>
        <w:tc>
          <w:tcPr>
            <w:tcW w:w="6120" w:type="dxa"/>
            <w:tcBorders>
              <w:top w:val="nil"/>
            </w:tcBorders>
          </w:tcPr>
          <w:p w:rsidR="00FF4F2F" w:rsidRDefault="00FF4F2F">
            <w:r>
              <w:t>Transmission range incorrect.</w:t>
            </w:r>
          </w:p>
          <w:p w:rsidR="00F26143" w:rsidRDefault="00FF4F2F" w:rsidP="00F26143">
            <w:pPr>
              <w:numPr>
                <w:ilvl w:val="0"/>
                <w:numId w:val="7"/>
              </w:numPr>
            </w:pPr>
            <w:r>
              <w:t>Disabled in transmission ranges selected via calibration.</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$5003</w:t>
            </w:r>
          </w:p>
        </w:tc>
        <w:tc>
          <w:tcPr>
            <w:tcW w:w="6120" w:type="dxa"/>
            <w:tcBorders>
              <w:top w:val="nil"/>
            </w:tcBorders>
          </w:tcPr>
          <w:p w:rsidR="00FF4F2F" w:rsidRDefault="00FF4F2F">
            <w:r>
              <w:t>Ignition voltage out of range.</w:t>
            </w:r>
          </w:p>
          <w:p w:rsidR="00F26143" w:rsidRDefault="00FF4F2F" w:rsidP="00F26143">
            <w:pPr>
              <w:numPr>
                <w:ilvl w:val="0"/>
                <w:numId w:val="7"/>
              </w:numPr>
            </w:pPr>
            <w:r>
              <w:t>Powertrain relay voltage does not lie between calibratable lower and upper thresholds.</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$031D</w:t>
            </w:r>
          </w:p>
        </w:tc>
        <w:tc>
          <w:tcPr>
            <w:tcW w:w="6120" w:type="dxa"/>
            <w:tcBorders>
              <w:top w:val="nil"/>
            </w:tcBorders>
          </w:tcPr>
          <w:p w:rsidR="00FF4F2F" w:rsidRDefault="00FF4F2F">
            <w:r>
              <w:t>Engine coolant temperature out of range.</w:t>
            </w:r>
          </w:p>
          <w:p w:rsidR="00F26143" w:rsidRDefault="00FF4F2F" w:rsidP="00F26143">
            <w:pPr>
              <w:numPr>
                <w:ilvl w:val="0"/>
                <w:numId w:val="7"/>
              </w:numPr>
            </w:pPr>
            <w:r>
              <w:t>Engine coolant temperature does not lie between calibratable lower and upper thresholds.</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bl>
    <w:p w:rsidR="00FF4F2F" w:rsidRDefault="00FF4F2F"/>
    <w:p w:rsidR="00FF4F2F" w:rsidRDefault="00FF4F2F">
      <w:pPr>
        <w:pStyle w:val="Heading4"/>
      </w:pPr>
      <w:bookmarkStart w:id="1167" w:name="_Ref4123723"/>
      <w:bookmarkStart w:id="1168" w:name="_Toc223513333"/>
      <w:r>
        <w:t>Deactivate One of the Engine’s Cylinders with Engine Not Running</w:t>
      </w:r>
      <w:bookmarkEnd w:id="1167"/>
      <w:bookmarkEnd w:id="1168"/>
    </w:p>
    <w:p w:rsidR="00FF4F2F" w:rsidRDefault="00FF4F2F"/>
    <w:p w:rsidR="00FF4F2F" w:rsidRDefault="00FF4F2F">
      <w:r>
        <w:t>This device control is used to deactivate one of the engine’s cylinders with the engine not running by commanding the appropriate displacement on demand solenoid output on.</w:t>
      </w:r>
    </w:p>
    <w:p w:rsidR="00FF4F2F" w:rsidRDefault="00FF4F2F"/>
    <w:p w:rsidR="00FF4F2F" w:rsidRDefault="00FF4F2F">
      <w:r>
        <w:t>If (any of the device control limits in the table below are exceeded)</w:t>
      </w:r>
    </w:p>
    <w:p w:rsidR="00FF4F2F" w:rsidRDefault="00FF4F2F">
      <w:pPr>
        <w:ind w:left="360"/>
      </w:pPr>
      <w:r>
        <w:t>Report the appropriate device control limit exceeded return code to the tester.</w:t>
      </w:r>
    </w:p>
    <w:p w:rsidR="00FF4F2F" w:rsidRDefault="00FF4F2F">
      <w:pPr>
        <w:ind w:left="360"/>
      </w:pPr>
      <w:r>
        <w:t>Return to normal control.</w:t>
      </w:r>
    </w:p>
    <w:p w:rsidR="00FF4F2F" w:rsidRDefault="00FF4F2F">
      <w:r>
        <w:t>Else</w:t>
      </w:r>
    </w:p>
    <w:p w:rsidR="00FF4F2F" w:rsidRDefault="00FF4F2F">
      <w:pPr>
        <w:ind w:left="360"/>
      </w:pPr>
      <w:r>
        <w:t>Exactly one of the engine’s cylinders shall be deactivated by commanding the appropriate displacement on demand solenoid on (while commanding all remaining displacement on demand solenoids off).</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080"/>
        <w:gridCol w:w="6120"/>
        <w:gridCol w:w="1080"/>
        <w:gridCol w:w="1080"/>
      </w:tblGrid>
      <w:tr w:rsidR="00FF4F2F">
        <w:trPr>
          <w:cantSplit/>
          <w:jc w:val="center"/>
        </w:trPr>
        <w:tc>
          <w:tcPr>
            <w:tcW w:w="1080" w:type="dxa"/>
            <w:tcBorders>
              <w:bottom w:val="single" w:sz="12" w:space="0" w:color="000000"/>
            </w:tcBorders>
          </w:tcPr>
          <w:p w:rsidR="00FF4F2F" w:rsidRDefault="00FF4F2F">
            <w:pPr>
              <w:jc w:val="center"/>
              <w:rPr>
                <w:b/>
              </w:rPr>
            </w:pPr>
            <w:r>
              <w:rPr>
                <w:b/>
              </w:rPr>
              <w:t>Return Code</w:t>
            </w:r>
          </w:p>
        </w:tc>
        <w:tc>
          <w:tcPr>
            <w:tcW w:w="6120" w:type="dxa"/>
            <w:tcBorders>
              <w:bottom w:val="single" w:sz="12" w:space="0" w:color="000000"/>
            </w:tcBorders>
          </w:tcPr>
          <w:p w:rsidR="00FF4F2F" w:rsidRDefault="00FF4F2F">
            <w:pPr>
              <w:jc w:val="center"/>
              <w:rPr>
                <w:b/>
              </w:rPr>
            </w:pPr>
            <w:r>
              <w:rPr>
                <w:b/>
              </w:rPr>
              <w:t>Device Control Limit Exceeded Description</w:t>
            </w:r>
          </w:p>
        </w:tc>
        <w:tc>
          <w:tcPr>
            <w:tcW w:w="1080" w:type="dxa"/>
            <w:tcBorders>
              <w:bottom w:val="single" w:sz="12" w:space="0" w:color="000000"/>
            </w:tcBorders>
          </w:tcPr>
          <w:p w:rsidR="00FF4F2F" w:rsidRDefault="00FF4F2F">
            <w:pPr>
              <w:jc w:val="center"/>
              <w:rPr>
                <w:b/>
              </w:rPr>
            </w:pPr>
            <w:r>
              <w:rPr>
                <w:b/>
              </w:rPr>
              <w:t>Active for Service</w:t>
            </w:r>
          </w:p>
        </w:tc>
        <w:tc>
          <w:tcPr>
            <w:tcW w:w="1080" w:type="dxa"/>
            <w:tcBorders>
              <w:bottom w:val="single" w:sz="12" w:space="0" w:color="000000"/>
            </w:tcBorders>
          </w:tcPr>
          <w:p w:rsidR="00FF4F2F" w:rsidRDefault="00FF4F2F">
            <w:pPr>
              <w:jc w:val="center"/>
              <w:rPr>
                <w:b/>
              </w:rPr>
            </w:pPr>
            <w:r>
              <w:rPr>
                <w:b/>
              </w:rPr>
              <w:t>Active for DVT</w:t>
            </w:r>
          </w:p>
        </w:tc>
      </w:tr>
      <w:tr w:rsidR="00FF4F2F">
        <w:trPr>
          <w:cantSplit/>
          <w:jc w:val="center"/>
        </w:trPr>
        <w:tc>
          <w:tcPr>
            <w:tcW w:w="1080" w:type="dxa"/>
            <w:tcBorders>
              <w:top w:val="nil"/>
            </w:tcBorders>
          </w:tcPr>
          <w:p w:rsidR="00FF4F2F" w:rsidRDefault="00FF4F2F">
            <w:pPr>
              <w:jc w:val="right"/>
            </w:pPr>
            <w:r>
              <w:t>$0201</w:t>
            </w:r>
          </w:p>
        </w:tc>
        <w:tc>
          <w:tcPr>
            <w:tcW w:w="6120" w:type="dxa"/>
            <w:tcBorders>
              <w:top w:val="nil"/>
            </w:tcBorders>
          </w:tcPr>
          <w:p w:rsidR="00FF4F2F" w:rsidRDefault="00FF4F2F">
            <w:r>
              <w:t>Engine speed not zero.</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$0308</w:t>
            </w:r>
          </w:p>
        </w:tc>
        <w:tc>
          <w:tcPr>
            <w:tcW w:w="6120" w:type="dxa"/>
            <w:tcBorders>
              <w:top w:val="nil"/>
            </w:tcBorders>
          </w:tcPr>
          <w:p w:rsidR="00FF4F2F" w:rsidRDefault="00FF4F2F">
            <w:r>
              <w:t>Fault active.</w:t>
            </w:r>
          </w:p>
          <w:p w:rsidR="00F26143" w:rsidRDefault="00FF4F2F" w:rsidP="00F26143">
            <w:pPr>
              <w:numPr>
                <w:ilvl w:val="0"/>
                <w:numId w:val="7"/>
              </w:numPr>
            </w:pPr>
            <w:r>
              <w:t>Powertrain relay fault.</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$0E02</w:t>
            </w:r>
          </w:p>
        </w:tc>
        <w:tc>
          <w:tcPr>
            <w:tcW w:w="6120" w:type="dxa"/>
            <w:tcBorders>
              <w:top w:val="nil"/>
            </w:tcBorders>
          </w:tcPr>
          <w:p w:rsidR="00FF4F2F" w:rsidRDefault="00FF4F2F">
            <w:r>
              <w:t>Vehicle speed not zero.</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t>$0E03</w:t>
            </w:r>
          </w:p>
        </w:tc>
        <w:tc>
          <w:tcPr>
            <w:tcW w:w="6120" w:type="dxa"/>
            <w:tcBorders>
              <w:top w:val="nil"/>
            </w:tcBorders>
          </w:tcPr>
          <w:p w:rsidR="00FF4F2F" w:rsidRDefault="00FF4F2F">
            <w:r>
              <w:t>Transmission not in Park or Neutral.</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r w:rsidR="00FF4F2F">
        <w:trPr>
          <w:cantSplit/>
          <w:jc w:val="center"/>
        </w:trPr>
        <w:tc>
          <w:tcPr>
            <w:tcW w:w="1080" w:type="dxa"/>
            <w:tcBorders>
              <w:top w:val="nil"/>
            </w:tcBorders>
          </w:tcPr>
          <w:p w:rsidR="00FF4F2F" w:rsidRDefault="00FF4F2F">
            <w:pPr>
              <w:jc w:val="right"/>
            </w:pPr>
            <w:r>
              <w:lastRenderedPageBreak/>
              <w:t>$5003</w:t>
            </w:r>
          </w:p>
        </w:tc>
        <w:tc>
          <w:tcPr>
            <w:tcW w:w="6120" w:type="dxa"/>
            <w:tcBorders>
              <w:top w:val="nil"/>
            </w:tcBorders>
          </w:tcPr>
          <w:p w:rsidR="00FF4F2F" w:rsidRDefault="00FF4F2F">
            <w:r>
              <w:t>Ignition voltage out of range.</w:t>
            </w:r>
          </w:p>
          <w:p w:rsidR="00F26143" w:rsidRDefault="00FF4F2F" w:rsidP="00F26143">
            <w:pPr>
              <w:numPr>
                <w:ilvl w:val="0"/>
                <w:numId w:val="7"/>
              </w:numPr>
            </w:pPr>
            <w:r>
              <w:t>Powertrain relay voltage does not lie between calibratable lower and upper thresholds.</w:t>
            </w:r>
          </w:p>
        </w:tc>
        <w:tc>
          <w:tcPr>
            <w:tcW w:w="1080" w:type="dxa"/>
            <w:tcBorders>
              <w:top w:val="nil"/>
            </w:tcBorders>
          </w:tcPr>
          <w:p w:rsidR="00FF4F2F" w:rsidRDefault="00FF4F2F">
            <w:pPr>
              <w:jc w:val="center"/>
            </w:pPr>
            <w:r>
              <w:t>Y</w:t>
            </w:r>
          </w:p>
        </w:tc>
        <w:tc>
          <w:tcPr>
            <w:tcW w:w="1080" w:type="dxa"/>
            <w:tcBorders>
              <w:top w:val="nil"/>
            </w:tcBorders>
          </w:tcPr>
          <w:p w:rsidR="00FF4F2F" w:rsidRDefault="00FF4F2F">
            <w:pPr>
              <w:jc w:val="center"/>
            </w:pPr>
            <w:r>
              <w:t>Y</w:t>
            </w:r>
          </w:p>
        </w:tc>
      </w:tr>
    </w:tbl>
    <w:p w:rsidR="00FF4F2F" w:rsidRDefault="00FF4F2F"/>
    <w:p w:rsidR="00FF4F2F" w:rsidRDefault="00FF4F2F">
      <w:pPr>
        <w:pStyle w:val="Heading3"/>
      </w:pPr>
      <w:bookmarkStart w:id="1169" w:name="_Toc223513334"/>
      <w:r>
        <w:t>EPSR – Crank Decode Mode Device Control</w:t>
      </w:r>
      <w:bookmarkEnd w:id="1169"/>
    </w:p>
    <w:p w:rsidR="00FF4F2F" w:rsidRDefault="00FF4F2F"/>
    <w:p w:rsidR="00FF4F2F" w:rsidRDefault="00FF4F2F">
      <w:r>
        <w:t>This device control is used to override the crank decode mode and the engine sync mode.</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Crank Decode Mode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Crank Decode Mode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$0=60X-2 Threshold; </w:t>
            </w:r>
            <w:r>
              <w:rPr>
                <w:rFonts w:ascii="Arial" w:hAnsi="Arial"/>
                <w:sz w:val="16"/>
              </w:rPr>
              <w:br/>
              <w:t xml:space="preserve">$1=60X-2 Percentage; </w:t>
            </w:r>
            <w:r>
              <w:rPr>
                <w:rFonts w:ascii="Arial" w:hAnsi="Arial"/>
                <w:sz w:val="16"/>
              </w:rPr>
              <w:br/>
              <w:t>$3=Disable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Engine Sync Mode</w:t>
            </w:r>
          </w:p>
        </w:tc>
        <w:tc>
          <w:tcPr>
            <w:tcW w:w="720" w:type="dxa"/>
            <w:tcBorders>
              <w:top w:val="nil"/>
            </w:tcBorders>
          </w:tcPr>
          <w:p w:rsidR="00FF4F2F" w:rsidRDefault="00FF4F2F">
            <w:pPr>
              <w:jc w:val="right"/>
              <w:rPr>
                <w:rFonts w:ascii="Arial" w:hAnsi="Arial"/>
                <w:sz w:val="16"/>
              </w:rPr>
            </w:pPr>
            <w:r>
              <w:rPr>
                <w:rFonts w:ascii="Arial" w:hAnsi="Arial"/>
                <w:sz w:val="16"/>
              </w:rPr>
              <w:t>2</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 xml:space="preserve">$0=Crank and Primary Cam; </w:t>
            </w:r>
            <w:r>
              <w:rPr>
                <w:rFonts w:ascii="Arial" w:hAnsi="Arial"/>
                <w:sz w:val="16"/>
              </w:rPr>
              <w:br/>
              <w:t xml:space="preserve">$1=Primary Cam Backup; </w:t>
            </w:r>
            <w:r>
              <w:rPr>
                <w:rFonts w:ascii="Arial" w:hAnsi="Arial"/>
                <w:sz w:val="16"/>
              </w:rPr>
              <w:br/>
              <w:t xml:space="preserve">$2=Primary and Secondary </w:t>
            </w:r>
            <w:smartTag w:uri="urn:schemas-microsoft-com:office:smarttags" w:element="place">
              <w:r>
                <w:rPr>
                  <w:rFonts w:ascii="Arial" w:hAnsi="Arial"/>
                  <w:sz w:val="16"/>
                </w:rPr>
                <w:t>Cam</w:t>
              </w:r>
            </w:smartTag>
            <w:r>
              <w:rPr>
                <w:rFonts w:ascii="Arial" w:hAnsi="Arial"/>
                <w:sz w:val="16"/>
              </w:rPr>
              <w:t xml:space="preserve"> Backup; </w:t>
            </w:r>
            <w:r>
              <w:rPr>
                <w:rFonts w:ascii="Arial" w:hAnsi="Arial"/>
                <w:sz w:val="16"/>
              </w:rPr>
              <w:br/>
              <w:t>$3=Engine Sync Disabled</w:t>
            </w:r>
          </w:p>
        </w:tc>
      </w:tr>
    </w:tbl>
    <w:p w:rsidR="00FF4F2F" w:rsidRDefault="00FF4F2F"/>
    <w:p w:rsidR="00FF4F2F" w:rsidRDefault="00FF4F2F">
      <w:r>
        <w:t>If (Crank Decode Mode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crank decode mode and engine sync mode shall be commanded to the values requested in Crank Decode Mode and Engine Sync Mode, respectively.</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$1701</w:t>
            </w:r>
          </w:p>
        </w:tc>
        <w:tc>
          <w:tcPr>
            <w:tcW w:w="6768" w:type="dxa"/>
            <w:tcBorders>
              <w:top w:val="nil"/>
            </w:tcBorders>
          </w:tcPr>
          <w:p w:rsidR="00FF4F2F" w:rsidRDefault="00FF4F2F">
            <w:pPr>
              <w:rPr>
                <w:rFonts w:ascii="Arial" w:hAnsi="Arial"/>
                <w:sz w:val="16"/>
              </w:rPr>
            </w:pPr>
            <w:r>
              <w:rPr>
                <w:rFonts w:ascii="Arial" w:hAnsi="Arial"/>
                <w:sz w:val="16"/>
              </w:rPr>
              <w:t>Engine is running.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170" w:name="_Toc223513335"/>
      <w:r>
        <w:t>SPKR – Spark Retard Device Control</w:t>
      </w:r>
      <w:bookmarkEnd w:id="1170"/>
    </w:p>
    <w:p w:rsidR="00FF4F2F" w:rsidRDefault="00FF4F2F"/>
    <w:p w:rsidR="00FF4F2F" w:rsidRDefault="00FF4F2F">
      <w:r>
        <w:t>This device control is used to retard the spark angle from the software calculated spark angle.  For example, if the software calculated spark angle was 15 degrees advanced and this device control requested a 3 degree retard, the commanded spark angle that would be delivered would be 12 degrees advanced.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Spark Retard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Spark Retard Angle</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0.0 - 89.6484375 deg</w:t>
            </w:r>
          </w:p>
        </w:tc>
        <w:tc>
          <w:tcPr>
            <w:tcW w:w="2160" w:type="dxa"/>
            <w:tcBorders>
              <w:top w:val="nil"/>
            </w:tcBorders>
          </w:tcPr>
          <w:p w:rsidR="00FF4F2F" w:rsidRDefault="00FF4F2F">
            <w:pPr>
              <w:rPr>
                <w:rFonts w:ascii="Arial" w:hAnsi="Arial"/>
                <w:sz w:val="16"/>
              </w:rPr>
            </w:pPr>
            <w:r>
              <w:rPr>
                <w:rFonts w:ascii="Arial" w:hAnsi="Arial"/>
                <w:sz w:val="16"/>
              </w:rPr>
              <w:t>E = N * 0.3515625</w:t>
            </w:r>
          </w:p>
        </w:tc>
      </w:tr>
    </w:tbl>
    <w:p w:rsidR="00FF4F2F" w:rsidRDefault="00FF4F2F"/>
    <w:p w:rsidR="00FF4F2F" w:rsidRDefault="00FF4F2F">
      <w:r>
        <w:t>If (Spark Retard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spark angle delivered shall be adjusted by the requested spark retard angle in Spark Retard Angle.</w:t>
      </w:r>
    </w:p>
    <w:p w:rsidR="00FF4F2F" w:rsidRDefault="00FF4F2F">
      <w:pPr>
        <w:ind w:left="360"/>
      </w:pPr>
      <w:r>
        <w:t>EndIf</w:t>
      </w:r>
    </w:p>
    <w:p w:rsidR="00FF4F2F" w:rsidRDefault="00FF4F2F">
      <w:r>
        <w:lastRenderedPageBreak/>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$0001</w:t>
            </w:r>
          </w:p>
        </w:tc>
        <w:tc>
          <w:tcPr>
            <w:tcW w:w="6768" w:type="dxa"/>
            <w:tcBorders>
              <w:top w:val="nil"/>
            </w:tcBorders>
          </w:tcPr>
          <w:p w:rsidR="00FF4F2F" w:rsidRDefault="00FF4F2F">
            <w:pPr>
              <w:rPr>
                <w:rFonts w:ascii="Arial" w:hAnsi="Arial"/>
                <w:sz w:val="16"/>
              </w:rPr>
            </w:pPr>
            <w:r>
              <w:rPr>
                <w:rFonts w:ascii="Arial" w:hAnsi="Arial"/>
                <w:sz w:val="16"/>
              </w:rPr>
              <w:t>Generic Device Control Timer (30 second enable, 60 second disable) (This limit only applies while the engine is off-idle)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$0701</w:t>
            </w:r>
          </w:p>
        </w:tc>
        <w:tc>
          <w:tcPr>
            <w:tcW w:w="6768" w:type="dxa"/>
            <w:tcBorders>
              <w:top w:val="nil"/>
            </w:tcBorders>
          </w:tcPr>
          <w:p w:rsidR="00FF4F2F" w:rsidRDefault="00FF4F2F">
            <w:pPr>
              <w:rPr>
                <w:rFonts w:ascii="Arial" w:hAnsi="Arial"/>
                <w:sz w:val="16"/>
              </w:rPr>
            </w:pPr>
            <w:r>
              <w:rPr>
                <w:rFonts w:ascii="Arial" w:hAnsi="Arial"/>
                <w:sz w:val="16"/>
              </w:rPr>
              <w:t xml:space="preserve">Requested spark retard is too large </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171" w:name="_Toc223513336"/>
      <w:r>
        <w:t>SPKR – Disable Idle Spark Device Control</w:t>
      </w:r>
      <w:bookmarkEnd w:id="1171"/>
    </w:p>
    <w:p w:rsidR="00FF4F2F" w:rsidRDefault="00FF4F2F"/>
    <w:p w:rsidR="00FF4F2F" w:rsidRDefault="00FF4F2F">
      <w:r>
        <w:t>This device control is used to disable the portion of the spark control algorithm that adjusts spark angle to correct the difference between commanded idle engine speed and actual idle engine speed.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Disable Idle Spark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(Disable Idle Spark Enable is True)</w:t>
      </w:r>
    </w:p>
    <w:p w:rsidR="00FF4F2F" w:rsidRDefault="00FF4F2F">
      <w:pPr>
        <w:ind w:left="360"/>
      </w:pPr>
      <w:r>
        <w:t>Disable Idle Spark</w:t>
      </w:r>
    </w:p>
    <w:p w:rsidR="00FF4F2F" w:rsidRDefault="00FF4F2F">
      <w:r>
        <w:t>Else</w:t>
      </w:r>
    </w:p>
    <w:p w:rsidR="00FF4F2F" w:rsidRDefault="00FF4F2F">
      <w:pPr>
        <w:ind w:left="360"/>
      </w:pPr>
      <w:r>
        <w:t>Return to normal control.</w:t>
      </w:r>
    </w:p>
    <w:p w:rsidR="00FF4F2F" w:rsidRDefault="00FF4F2F">
      <w:r>
        <w:t>EndIf</w:t>
      </w:r>
    </w:p>
    <w:p w:rsidR="00FF4F2F" w:rsidRDefault="00FF4F2F">
      <w:pPr>
        <w:pStyle w:val="Heading3"/>
      </w:pPr>
      <w:bookmarkStart w:id="1172" w:name="_Toc223513337"/>
      <w:r>
        <w:t>MSFR – Crankshaft Position Variation Learn Trigger Device Control</w:t>
      </w:r>
      <w:bookmarkEnd w:id="1172"/>
    </w:p>
    <w:p w:rsidR="00FF4F2F" w:rsidRDefault="00FF4F2F"/>
    <w:p w:rsidR="00FF4F2F" w:rsidRDefault="00FF4F2F">
      <w:r>
        <w:t>This device control is used to activate the crankshaft position variation learn (CASE) algorithm which calculates the reference pulse correction factors for the misfire diagnostic.</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Crankshaft Position Variation Learn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(Crankshaft Position Variation Learn Trigger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360" w:firstLine="360"/>
      </w:pPr>
      <w:r>
        <w:t>If</w:t>
      </w:r>
      <w:r>
        <w:tab/>
        <w:t>(the crankcase position variation learn algorithm has run and is complete)</w:t>
      </w:r>
    </w:p>
    <w:p w:rsidR="00FF4F2F" w:rsidRDefault="00FF4F2F">
      <w:pPr>
        <w:ind w:left="360" w:firstLine="360"/>
      </w:pPr>
      <w:r>
        <w:t>Then</w:t>
      </w:r>
    </w:p>
    <w:p w:rsidR="00FF4F2F" w:rsidRDefault="00FF4F2F">
      <w:pPr>
        <w:ind w:left="720" w:firstLine="360"/>
      </w:pPr>
      <w:r>
        <w:t>Return to normal control.</w:t>
      </w:r>
    </w:p>
    <w:p w:rsidR="00FF4F2F" w:rsidRDefault="00FF4F2F">
      <w:pPr>
        <w:ind w:left="360" w:firstLine="360"/>
      </w:pPr>
      <w:r>
        <w:t>Else</w:t>
      </w:r>
    </w:p>
    <w:p w:rsidR="00FF4F2F" w:rsidRDefault="00FF4F2F">
      <w:pPr>
        <w:ind w:left="720" w:firstLine="360"/>
      </w:pPr>
      <w:r>
        <w:t>The crankcase position variation learn algorithm shall be enabled</w:t>
      </w:r>
    </w:p>
    <w:p w:rsidR="00FF4F2F" w:rsidRDefault="00FF4F2F">
      <w:pPr>
        <w:ind w:left="360" w:firstLine="360"/>
      </w:pPr>
      <w:r>
        <w:t>Endif</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C2E58" w:rsidRDefault="00FC2E58" w:rsidP="00FC2E58"/>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C2E58" w:rsidTr="00FC2E58">
        <w:trPr>
          <w:cantSplit/>
          <w:jc w:val="center"/>
        </w:trPr>
        <w:tc>
          <w:tcPr>
            <w:tcW w:w="864" w:type="dxa"/>
            <w:tcBorders>
              <w:bottom w:val="single" w:sz="12" w:space="0" w:color="000000"/>
            </w:tcBorders>
          </w:tcPr>
          <w:p w:rsidR="00FC2E58" w:rsidRDefault="00FC2E58" w:rsidP="00FC2E58">
            <w:pPr>
              <w:jc w:val="center"/>
              <w:rPr>
                <w:b/>
                <w:sz w:val="16"/>
              </w:rPr>
            </w:pPr>
            <w:r>
              <w:rPr>
                <w:b/>
                <w:sz w:val="16"/>
              </w:rPr>
              <w:t>Return Code</w:t>
            </w:r>
          </w:p>
        </w:tc>
        <w:tc>
          <w:tcPr>
            <w:tcW w:w="6768" w:type="dxa"/>
            <w:tcBorders>
              <w:bottom w:val="single" w:sz="12" w:space="0" w:color="000000"/>
            </w:tcBorders>
          </w:tcPr>
          <w:p w:rsidR="00FC2E58" w:rsidRDefault="00FC2E58" w:rsidP="00FC2E58">
            <w:pPr>
              <w:jc w:val="center"/>
              <w:rPr>
                <w:b/>
                <w:sz w:val="16"/>
              </w:rPr>
            </w:pPr>
            <w:r>
              <w:rPr>
                <w:b/>
                <w:sz w:val="16"/>
              </w:rPr>
              <w:t>Device Control Limit Exceeded Description  (Non Two-mode hybrid vehicles)</w:t>
            </w:r>
          </w:p>
        </w:tc>
        <w:tc>
          <w:tcPr>
            <w:tcW w:w="864" w:type="dxa"/>
            <w:tcBorders>
              <w:bottom w:val="single" w:sz="12" w:space="0" w:color="000000"/>
            </w:tcBorders>
          </w:tcPr>
          <w:p w:rsidR="00FC2E58" w:rsidRDefault="00FC2E58" w:rsidP="00FC2E58">
            <w:pPr>
              <w:jc w:val="center"/>
              <w:rPr>
                <w:b/>
                <w:sz w:val="16"/>
              </w:rPr>
            </w:pPr>
            <w:r>
              <w:rPr>
                <w:b/>
                <w:sz w:val="16"/>
              </w:rPr>
              <w:t>Active for Service</w:t>
            </w:r>
          </w:p>
        </w:tc>
        <w:tc>
          <w:tcPr>
            <w:tcW w:w="864" w:type="dxa"/>
            <w:tcBorders>
              <w:bottom w:val="single" w:sz="12" w:space="0" w:color="000000"/>
            </w:tcBorders>
          </w:tcPr>
          <w:p w:rsidR="00FC2E58" w:rsidRDefault="00FC2E58" w:rsidP="00FC2E58">
            <w:pPr>
              <w:jc w:val="center"/>
              <w:rPr>
                <w:b/>
                <w:sz w:val="16"/>
              </w:rPr>
            </w:pPr>
            <w:r>
              <w:rPr>
                <w:b/>
                <w:sz w:val="16"/>
              </w:rPr>
              <w:t>Active for DVT</w:t>
            </w:r>
          </w:p>
        </w:tc>
      </w:tr>
      <w:tr w:rsidR="00FC2E58" w:rsidTr="00FC2E58">
        <w:trPr>
          <w:cantSplit/>
          <w:jc w:val="center"/>
        </w:trPr>
        <w:tc>
          <w:tcPr>
            <w:tcW w:w="864" w:type="dxa"/>
            <w:tcBorders>
              <w:top w:val="nil"/>
            </w:tcBorders>
          </w:tcPr>
          <w:p w:rsidR="00FC2E58" w:rsidRPr="00DE45C9" w:rsidRDefault="00FC2E58" w:rsidP="00FC2E58">
            <w:pPr>
              <w:jc w:val="right"/>
              <w:rPr>
                <w:rFonts w:ascii="Arial" w:hAnsi="Arial"/>
                <w:color w:val="000000"/>
                <w:sz w:val="16"/>
              </w:rPr>
            </w:pPr>
            <w:r w:rsidRPr="00DE45C9">
              <w:rPr>
                <w:rFonts w:ascii="Arial" w:hAnsi="Arial"/>
                <w:color w:val="000000"/>
                <w:sz w:val="16"/>
              </w:rPr>
              <w:t>$0010</w:t>
            </w:r>
          </w:p>
        </w:tc>
        <w:tc>
          <w:tcPr>
            <w:tcW w:w="6768" w:type="dxa"/>
            <w:tcBorders>
              <w:top w:val="nil"/>
            </w:tcBorders>
          </w:tcPr>
          <w:p w:rsidR="00FC2E58" w:rsidRPr="00DE45C9" w:rsidRDefault="00FC2E58" w:rsidP="00FC2E58">
            <w:pPr>
              <w:rPr>
                <w:rFonts w:ascii="Arial" w:hAnsi="Arial"/>
                <w:color w:val="000000"/>
                <w:sz w:val="16"/>
              </w:rPr>
            </w:pPr>
            <w:r w:rsidRPr="00DE45C9">
              <w:rPr>
                <w:rFonts w:ascii="Arial" w:hAnsi="Arial"/>
                <w:color w:val="000000"/>
                <w:sz w:val="16"/>
              </w:rPr>
              <w:t>RPM out of range</w:t>
            </w:r>
          </w:p>
        </w:tc>
        <w:tc>
          <w:tcPr>
            <w:tcW w:w="864" w:type="dxa"/>
            <w:tcBorders>
              <w:top w:val="nil"/>
            </w:tcBorders>
          </w:tcPr>
          <w:p w:rsidR="00FC2E58" w:rsidRPr="00DE45C9" w:rsidRDefault="00FC2E58" w:rsidP="00FC2E58">
            <w:pPr>
              <w:jc w:val="center"/>
              <w:rPr>
                <w:rFonts w:ascii="Arial" w:hAnsi="Arial"/>
                <w:color w:val="000000"/>
                <w:sz w:val="16"/>
              </w:rPr>
            </w:pPr>
            <w:r w:rsidRPr="00DE45C9">
              <w:rPr>
                <w:rFonts w:ascii="Arial" w:hAnsi="Arial"/>
                <w:color w:val="000000"/>
                <w:sz w:val="16"/>
              </w:rPr>
              <w:t>Y</w:t>
            </w:r>
          </w:p>
        </w:tc>
        <w:tc>
          <w:tcPr>
            <w:tcW w:w="864" w:type="dxa"/>
            <w:tcBorders>
              <w:top w:val="nil"/>
            </w:tcBorders>
          </w:tcPr>
          <w:p w:rsidR="00FC2E58" w:rsidRPr="00DE45C9" w:rsidRDefault="00FC2E58" w:rsidP="00FC2E58">
            <w:pPr>
              <w:jc w:val="center"/>
              <w:rPr>
                <w:rFonts w:ascii="Arial" w:hAnsi="Arial"/>
                <w:color w:val="000000"/>
                <w:sz w:val="16"/>
              </w:rPr>
            </w:pPr>
            <w:r w:rsidRPr="00DE45C9">
              <w:rPr>
                <w:rFonts w:ascii="Arial" w:hAnsi="Arial"/>
                <w:color w:val="000000"/>
                <w:sz w:val="16"/>
              </w:rPr>
              <w:t>N</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sidRPr="00A345E2">
              <w:rPr>
                <w:rFonts w:ascii="Arial" w:hAnsi="Arial" w:cs="Arial"/>
                <w:sz w:val="16"/>
                <w:szCs w:val="16"/>
              </w:rPr>
              <w:t>$0406</w:t>
            </w:r>
          </w:p>
        </w:tc>
        <w:tc>
          <w:tcPr>
            <w:tcW w:w="6768" w:type="dxa"/>
            <w:tcBorders>
              <w:top w:val="nil"/>
            </w:tcBorders>
          </w:tcPr>
          <w:p w:rsidR="00FC2E58" w:rsidRDefault="00FC2E58" w:rsidP="00FC2E58">
            <w:pPr>
              <w:rPr>
                <w:rFonts w:ascii="Arial" w:hAnsi="Arial"/>
                <w:sz w:val="16"/>
              </w:rPr>
            </w:pPr>
            <w:r w:rsidRPr="00A345E2">
              <w:rPr>
                <w:rFonts w:ascii="Arial" w:hAnsi="Arial" w:cs="Arial"/>
                <w:sz w:val="16"/>
                <w:szCs w:val="16"/>
              </w:rPr>
              <w:t>Incorrect Power Mode</w:t>
            </w:r>
          </w:p>
        </w:tc>
        <w:tc>
          <w:tcPr>
            <w:tcW w:w="864" w:type="dxa"/>
            <w:tcBorders>
              <w:top w:val="nil"/>
            </w:tcBorders>
          </w:tcPr>
          <w:p w:rsidR="00FC2E58" w:rsidRDefault="00FC2E58" w:rsidP="00FC2E58">
            <w:pPr>
              <w:jc w:val="center"/>
              <w:rPr>
                <w:rFonts w:ascii="Arial" w:hAnsi="Arial"/>
                <w:sz w:val="16"/>
              </w:rPr>
            </w:pPr>
            <w:r w:rsidRPr="00A345E2">
              <w:rPr>
                <w:rFonts w:ascii="Arial" w:hAnsi="Arial" w:cs="Arial"/>
                <w:sz w:val="16"/>
                <w:szCs w:val="16"/>
              </w:rPr>
              <w:t>Y</w:t>
            </w:r>
          </w:p>
        </w:tc>
        <w:tc>
          <w:tcPr>
            <w:tcW w:w="864" w:type="dxa"/>
            <w:tcBorders>
              <w:top w:val="nil"/>
            </w:tcBorders>
          </w:tcPr>
          <w:p w:rsidR="00FC2E58" w:rsidRDefault="00FC2E58" w:rsidP="00FC2E58">
            <w:pPr>
              <w:jc w:val="center"/>
              <w:rPr>
                <w:rFonts w:ascii="Arial" w:hAnsi="Arial"/>
                <w:sz w:val="16"/>
              </w:rPr>
            </w:pPr>
            <w:r w:rsidRPr="00A345E2">
              <w:rPr>
                <w:rFonts w:ascii="Arial" w:hAnsi="Arial" w:cs="Arial"/>
                <w:sz w:val="16"/>
                <w:szCs w:val="16"/>
              </w:rPr>
              <w:t>Y</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Pr>
                <w:rFonts w:ascii="Arial" w:hAnsi="Arial"/>
                <w:sz w:val="16"/>
              </w:rPr>
              <w:t>$1101</w:t>
            </w:r>
          </w:p>
        </w:tc>
        <w:tc>
          <w:tcPr>
            <w:tcW w:w="6768" w:type="dxa"/>
            <w:tcBorders>
              <w:top w:val="nil"/>
            </w:tcBorders>
          </w:tcPr>
          <w:p w:rsidR="00FC2E58" w:rsidRDefault="00FC2E58" w:rsidP="00FC2E58">
            <w:pPr>
              <w:rPr>
                <w:rFonts w:ascii="Arial" w:hAnsi="Arial"/>
                <w:sz w:val="16"/>
              </w:rPr>
            </w:pPr>
            <w:r>
              <w:rPr>
                <w:rFonts w:ascii="Arial" w:hAnsi="Arial"/>
                <w:sz w:val="16"/>
              </w:rPr>
              <w:t>The vehicle is not in park or neutral</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Pr>
                <w:rFonts w:ascii="Arial" w:hAnsi="Arial"/>
                <w:sz w:val="16"/>
              </w:rPr>
              <w:lastRenderedPageBreak/>
              <w:t>$1102</w:t>
            </w:r>
          </w:p>
        </w:tc>
        <w:tc>
          <w:tcPr>
            <w:tcW w:w="6768" w:type="dxa"/>
            <w:tcBorders>
              <w:top w:val="nil"/>
            </w:tcBorders>
          </w:tcPr>
          <w:p w:rsidR="00FC2E58" w:rsidRDefault="00FC2E58" w:rsidP="00FC2E58">
            <w:pPr>
              <w:rPr>
                <w:rFonts w:ascii="Arial" w:hAnsi="Arial"/>
                <w:sz w:val="16"/>
              </w:rPr>
            </w:pPr>
            <w:r>
              <w:rPr>
                <w:rFonts w:ascii="Arial" w:hAnsi="Arial"/>
                <w:sz w:val="16"/>
              </w:rPr>
              <w:t>A diagnostic fault is currently active</w:t>
            </w:r>
          </w:p>
          <w:p w:rsidR="00F26143" w:rsidRDefault="00FC2E58" w:rsidP="00F26143">
            <w:pPr>
              <w:numPr>
                <w:ilvl w:val="0"/>
                <w:numId w:val="84"/>
              </w:numPr>
              <w:rPr>
                <w:rFonts w:ascii="Arial" w:hAnsi="Arial"/>
                <w:sz w:val="16"/>
              </w:rPr>
            </w:pPr>
            <w:r>
              <w:rPr>
                <w:rFonts w:ascii="Arial" w:hAnsi="Arial"/>
                <w:sz w:val="16"/>
              </w:rPr>
              <w:t>Crank sensor faults</w:t>
            </w:r>
          </w:p>
          <w:p w:rsidR="00F26143" w:rsidRDefault="00FC2E58" w:rsidP="00F26143">
            <w:pPr>
              <w:numPr>
                <w:ilvl w:val="0"/>
                <w:numId w:val="84"/>
              </w:numPr>
              <w:rPr>
                <w:rFonts w:ascii="Arial" w:hAnsi="Arial"/>
                <w:sz w:val="16"/>
              </w:rPr>
            </w:pPr>
            <w:smartTag w:uri="urn:schemas-microsoft-com:office:smarttags" w:element="place">
              <w:r>
                <w:rPr>
                  <w:rFonts w:ascii="Arial" w:hAnsi="Arial"/>
                  <w:sz w:val="16"/>
                </w:rPr>
                <w:t>Cam</w:t>
              </w:r>
            </w:smartTag>
            <w:r>
              <w:rPr>
                <w:rFonts w:ascii="Arial" w:hAnsi="Arial"/>
                <w:sz w:val="16"/>
              </w:rPr>
              <w:t xml:space="preserve"> sensor faults</w:t>
            </w:r>
          </w:p>
          <w:p w:rsidR="00F26143" w:rsidRDefault="00FC2E58" w:rsidP="00F26143">
            <w:pPr>
              <w:numPr>
                <w:ilvl w:val="0"/>
                <w:numId w:val="84"/>
              </w:numPr>
              <w:rPr>
                <w:rFonts w:ascii="Arial" w:hAnsi="Arial"/>
                <w:sz w:val="16"/>
              </w:rPr>
            </w:pPr>
            <w:r>
              <w:rPr>
                <w:rFonts w:ascii="Arial" w:hAnsi="Arial"/>
                <w:sz w:val="16"/>
              </w:rPr>
              <w:t>5v reference faults</w:t>
            </w:r>
          </w:p>
          <w:p w:rsidR="00F26143" w:rsidRDefault="00FC2E58" w:rsidP="00F26143">
            <w:pPr>
              <w:numPr>
                <w:ilvl w:val="0"/>
                <w:numId w:val="84"/>
              </w:numPr>
              <w:rPr>
                <w:rFonts w:ascii="Arial" w:hAnsi="Arial"/>
                <w:sz w:val="16"/>
              </w:rPr>
            </w:pPr>
            <w:r>
              <w:rPr>
                <w:rFonts w:ascii="Arial" w:hAnsi="Arial"/>
                <w:sz w:val="16"/>
              </w:rPr>
              <w:t>Fan speed faults</w:t>
            </w:r>
          </w:p>
          <w:p w:rsidR="00F26143" w:rsidRDefault="00FC2E58" w:rsidP="00F26143">
            <w:pPr>
              <w:numPr>
                <w:ilvl w:val="0"/>
                <w:numId w:val="84"/>
              </w:numPr>
              <w:rPr>
                <w:rFonts w:ascii="Arial" w:hAnsi="Arial"/>
                <w:sz w:val="16"/>
              </w:rPr>
            </w:pPr>
            <w:r>
              <w:rPr>
                <w:rFonts w:ascii="Arial" w:hAnsi="Arial"/>
                <w:sz w:val="16"/>
              </w:rPr>
              <w:t>Coolant temp sensor fault</w:t>
            </w:r>
          </w:p>
          <w:p w:rsidR="00F26143" w:rsidRDefault="00FC2E58" w:rsidP="00F26143">
            <w:pPr>
              <w:numPr>
                <w:ilvl w:val="0"/>
                <w:numId w:val="84"/>
              </w:numPr>
              <w:rPr>
                <w:rFonts w:ascii="Arial" w:hAnsi="Arial"/>
                <w:sz w:val="16"/>
              </w:rPr>
            </w:pPr>
            <w:r>
              <w:rPr>
                <w:rFonts w:ascii="Arial" w:hAnsi="Arial"/>
                <w:sz w:val="16"/>
              </w:rPr>
              <w:t>Trans engaged fault</w:t>
            </w:r>
          </w:p>
          <w:p w:rsidR="00F26143" w:rsidRDefault="00FC2E58" w:rsidP="00F26143">
            <w:pPr>
              <w:numPr>
                <w:ilvl w:val="0"/>
                <w:numId w:val="84"/>
              </w:numPr>
              <w:rPr>
                <w:rFonts w:ascii="Arial" w:hAnsi="Arial"/>
                <w:sz w:val="16"/>
              </w:rPr>
            </w:pPr>
            <w:r>
              <w:rPr>
                <w:rFonts w:ascii="Arial" w:hAnsi="Arial"/>
                <w:sz w:val="16"/>
              </w:rPr>
              <w:t>Manual trans TOSS fault</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Pr>
                <w:rFonts w:ascii="Arial" w:hAnsi="Arial"/>
                <w:sz w:val="16"/>
              </w:rPr>
              <w:t>$1103</w:t>
            </w:r>
          </w:p>
        </w:tc>
        <w:tc>
          <w:tcPr>
            <w:tcW w:w="6768" w:type="dxa"/>
            <w:tcBorders>
              <w:top w:val="nil"/>
            </w:tcBorders>
          </w:tcPr>
          <w:p w:rsidR="00FC2E58" w:rsidRDefault="00FC2E58" w:rsidP="00FC2E58">
            <w:pPr>
              <w:rPr>
                <w:rFonts w:ascii="Arial" w:hAnsi="Arial"/>
                <w:sz w:val="16"/>
              </w:rPr>
            </w:pPr>
            <w:r>
              <w:rPr>
                <w:rFonts w:ascii="Arial" w:hAnsi="Arial"/>
                <w:sz w:val="16"/>
              </w:rPr>
              <w:t>Coolant temperature is not in acceptable range</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Pr>
                <w:rFonts w:ascii="Arial" w:hAnsi="Arial"/>
                <w:sz w:val="16"/>
              </w:rPr>
              <w:t>$1104</w:t>
            </w:r>
          </w:p>
        </w:tc>
        <w:tc>
          <w:tcPr>
            <w:tcW w:w="6768" w:type="dxa"/>
            <w:tcBorders>
              <w:top w:val="nil"/>
            </w:tcBorders>
          </w:tcPr>
          <w:p w:rsidR="00FC2E58" w:rsidRDefault="00FC2E58" w:rsidP="00FC2E58">
            <w:pPr>
              <w:rPr>
                <w:rFonts w:ascii="Arial" w:hAnsi="Arial"/>
                <w:sz w:val="16"/>
              </w:rPr>
            </w:pPr>
            <w:r>
              <w:rPr>
                <w:rFonts w:ascii="Arial" w:hAnsi="Arial"/>
                <w:sz w:val="16"/>
              </w:rPr>
              <w:t>Too many failed attempts to learn CASE this power up</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Pr>
                <w:rFonts w:ascii="Arial" w:hAnsi="Arial"/>
                <w:sz w:val="16"/>
              </w:rPr>
              <w:t>$1105</w:t>
            </w:r>
          </w:p>
        </w:tc>
        <w:tc>
          <w:tcPr>
            <w:tcW w:w="6768" w:type="dxa"/>
            <w:tcBorders>
              <w:top w:val="nil"/>
            </w:tcBorders>
          </w:tcPr>
          <w:p w:rsidR="00FC2E58" w:rsidRDefault="00FC2E58" w:rsidP="00FC2E58">
            <w:pPr>
              <w:rPr>
                <w:rFonts w:ascii="Arial" w:hAnsi="Arial"/>
                <w:sz w:val="16"/>
              </w:rPr>
            </w:pPr>
            <w:r>
              <w:rPr>
                <w:rFonts w:ascii="Arial" w:hAnsi="Arial"/>
                <w:sz w:val="16"/>
              </w:rPr>
              <w:t>CASE already learned this power up</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nil"/>
              <w:bottom w:val="single" w:sz="6" w:space="0" w:color="000000"/>
            </w:tcBorders>
          </w:tcPr>
          <w:p w:rsidR="00FC2E58" w:rsidRDefault="00FC2E58" w:rsidP="00FC2E58">
            <w:pPr>
              <w:jc w:val="right"/>
              <w:rPr>
                <w:rFonts w:ascii="Arial" w:hAnsi="Arial"/>
                <w:sz w:val="16"/>
              </w:rPr>
            </w:pPr>
            <w:r>
              <w:rPr>
                <w:rFonts w:ascii="Arial" w:hAnsi="Arial"/>
                <w:sz w:val="16"/>
              </w:rPr>
              <w:t>$1106</w:t>
            </w:r>
          </w:p>
        </w:tc>
        <w:tc>
          <w:tcPr>
            <w:tcW w:w="6768" w:type="dxa"/>
            <w:tcBorders>
              <w:top w:val="nil"/>
              <w:bottom w:val="single" w:sz="6" w:space="0" w:color="000000"/>
            </w:tcBorders>
          </w:tcPr>
          <w:p w:rsidR="00FC2E58" w:rsidRDefault="00FC2E58" w:rsidP="00FC2E58">
            <w:pPr>
              <w:rPr>
                <w:rFonts w:ascii="Arial" w:hAnsi="Arial"/>
                <w:sz w:val="16"/>
              </w:rPr>
            </w:pPr>
            <w:r>
              <w:rPr>
                <w:rFonts w:ascii="Arial" w:hAnsi="Arial"/>
                <w:sz w:val="16"/>
              </w:rPr>
              <w:t>CASE not supported in this controller</w:t>
            </w:r>
          </w:p>
        </w:tc>
        <w:tc>
          <w:tcPr>
            <w:tcW w:w="864" w:type="dxa"/>
            <w:tcBorders>
              <w:top w:val="nil"/>
              <w:bottom w:val="single" w:sz="6" w:space="0" w:color="000000"/>
            </w:tcBorders>
          </w:tcPr>
          <w:p w:rsidR="00FC2E58" w:rsidRDefault="00FC2E58" w:rsidP="00FC2E58">
            <w:pPr>
              <w:jc w:val="center"/>
              <w:rPr>
                <w:rFonts w:ascii="Arial" w:hAnsi="Arial"/>
                <w:sz w:val="16"/>
              </w:rPr>
            </w:pPr>
            <w:r>
              <w:rPr>
                <w:rFonts w:ascii="Arial" w:hAnsi="Arial"/>
                <w:sz w:val="16"/>
              </w:rPr>
              <w:t>Y</w:t>
            </w:r>
          </w:p>
        </w:tc>
        <w:tc>
          <w:tcPr>
            <w:tcW w:w="864" w:type="dxa"/>
            <w:tcBorders>
              <w:top w:val="nil"/>
              <w:bottom w:val="single" w:sz="6" w:space="0" w:color="000000"/>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single" w:sz="6" w:space="0" w:color="000000"/>
              <w:bottom w:val="single" w:sz="12" w:space="0" w:color="000000"/>
            </w:tcBorders>
          </w:tcPr>
          <w:p w:rsidR="00FC2E58" w:rsidRDefault="00FC2E58" w:rsidP="00FC2E58">
            <w:pPr>
              <w:jc w:val="right"/>
              <w:rPr>
                <w:rFonts w:ascii="Arial" w:hAnsi="Arial"/>
                <w:sz w:val="16"/>
              </w:rPr>
            </w:pPr>
            <w:r>
              <w:rPr>
                <w:rFonts w:ascii="Arial" w:hAnsi="Arial"/>
                <w:sz w:val="16"/>
              </w:rPr>
              <w:t>$1108</w:t>
            </w:r>
          </w:p>
        </w:tc>
        <w:tc>
          <w:tcPr>
            <w:tcW w:w="6768" w:type="dxa"/>
            <w:tcBorders>
              <w:top w:val="single" w:sz="6" w:space="0" w:color="000000"/>
              <w:bottom w:val="single" w:sz="12" w:space="0" w:color="000000"/>
            </w:tcBorders>
          </w:tcPr>
          <w:p w:rsidR="00FC2E58" w:rsidRDefault="00FC2E58" w:rsidP="00FC2E58">
            <w:pPr>
              <w:rPr>
                <w:rFonts w:ascii="Arial" w:hAnsi="Arial"/>
                <w:sz w:val="16"/>
              </w:rPr>
            </w:pPr>
            <w:r>
              <w:rPr>
                <w:rFonts w:ascii="Arial" w:hAnsi="Arial"/>
                <w:sz w:val="16"/>
              </w:rPr>
              <w:t>PTO is enabled</w:t>
            </w:r>
          </w:p>
        </w:tc>
        <w:tc>
          <w:tcPr>
            <w:tcW w:w="864" w:type="dxa"/>
            <w:tcBorders>
              <w:top w:val="single" w:sz="6" w:space="0" w:color="000000"/>
              <w:bottom w:val="single" w:sz="12" w:space="0" w:color="000000"/>
            </w:tcBorders>
          </w:tcPr>
          <w:p w:rsidR="00FC2E58" w:rsidRDefault="00FC2E58" w:rsidP="00FC2E58">
            <w:pPr>
              <w:jc w:val="center"/>
              <w:rPr>
                <w:rFonts w:ascii="Arial" w:hAnsi="Arial"/>
                <w:sz w:val="16"/>
              </w:rPr>
            </w:pPr>
            <w:r>
              <w:rPr>
                <w:rFonts w:ascii="Arial" w:hAnsi="Arial"/>
                <w:sz w:val="16"/>
              </w:rPr>
              <w:t>Y</w:t>
            </w:r>
          </w:p>
        </w:tc>
        <w:tc>
          <w:tcPr>
            <w:tcW w:w="864" w:type="dxa"/>
            <w:tcBorders>
              <w:top w:val="single" w:sz="6" w:space="0" w:color="000000"/>
              <w:bottom w:val="single" w:sz="12" w:space="0" w:color="000000"/>
            </w:tcBorders>
          </w:tcPr>
          <w:p w:rsidR="00FC2E58" w:rsidRDefault="00FC2E58" w:rsidP="00FC2E58">
            <w:pPr>
              <w:jc w:val="center"/>
              <w:rPr>
                <w:rFonts w:ascii="Arial" w:hAnsi="Arial"/>
                <w:sz w:val="16"/>
              </w:rPr>
            </w:pPr>
            <w:r>
              <w:rPr>
                <w:rFonts w:ascii="Arial" w:hAnsi="Arial"/>
                <w:sz w:val="16"/>
              </w:rPr>
              <w:t>Y</w:t>
            </w:r>
          </w:p>
        </w:tc>
      </w:tr>
    </w:tbl>
    <w:p w:rsidR="00FC2E58" w:rsidRDefault="00FC2E58" w:rsidP="00FC2E58"/>
    <w:p w:rsidR="00FC2E58" w:rsidRDefault="00FC2E58" w:rsidP="00FC2E58"/>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C2E58" w:rsidTr="00FC2E58">
        <w:trPr>
          <w:cantSplit/>
          <w:jc w:val="center"/>
        </w:trPr>
        <w:tc>
          <w:tcPr>
            <w:tcW w:w="864" w:type="dxa"/>
            <w:tcBorders>
              <w:bottom w:val="single" w:sz="12" w:space="0" w:color="000000"/>
            </w:tcBorders>
          </w:tcPr>
          <w:p w:rsidR="00FC2E58" w:rsidRDefault="00FC2E58" w:rsidP="00FC2E58">
            <w:pPr>
              <w:jc w:val="center"/>
              <w:rPr>
                <w:b/>
                <w:sz w:val="16"/>
              </w:rPr>
            </w:pPr>
            <w:r>
              <w:rPr>
                <w:b/>
                <w:sz w:val="16"/>
              </w:rPr>
              <w:t>Return Code</w:t>
            </w:r>
          </w:p>
        </w:tc>
        <w:tc>
          <w:tcPr>
            <w:tcW w:w="6768" w:type="dxa"/>
            <w:tcBorders>
              <w:bottom w:val="single" w:sz="12" w:space="0" w:color="000000"/>
            </w:tcBorders>
          </w:tcPr>
          <w:p w:rsidR="00FC2E58" w:rsidRDefault="00FC2E58" w:rsidP="00FC2E58">
            <w:pPr>
              <w:jc w:val="center"/>
              <w:rPr>
                <w:b/>
                <w:sz w:val="16"/>
              </w:rPr>
            </w:pPr>
            <w:r>
              <w:rPr>
                <w:b/>
                <w:sz w:val="16"/>
              </w:rPr>
              <w:t>Device Control Limit Exceeded Description</w:t>
            </w:r>
            <w:r w:rsidRPr="005A4337">
              <w:rPr>
                <w:b/>
                <w:sz w:val="16"/>
              </w:rPr>
              <w:t xml:space="preserve">  (Two-mode hybrid vehicles)</w:t>
            </w:r>
          </w:p>
        </w:tc>
        <w:tc>
          <w:tcPr>
            <w:tcW w:w="864" w:type="dxa"/>
            <w:tcBorders>
              <w:bottom w:val="single" w:sz="12" w:space="0" w:color="000000"/>
            </w:tcBorders>
          </w:tcPr>
          <w:p w:rsidR="00FC2E58" w:rsidRDefault="00FC2E58" w:rsidP="00FC2E58">
            <w:pPr>
              <w:jc w:val="center"/>
              <w:rPr>
                <w:b/>
                <w:sz w:val="16"/>
              </w:rPr>
            </w:pPr>
            <w:r>
              <w:rPr>
                <w:b/>
                <w:sz w:val="16"/>
              </w:rPr>
              <w:t>Active for Service</w:t>
            </w:r>
          </w:p>
        </w:tc>
        <w:tc>
          <w:tcPr>
            <w:tcW w:w="864" w:type="dxa"/>
            <w:tcBorders>
              <w:bottom w:val="single" w:sz="12" w:space="0" w:color="000000"/>
            </w:tcBorders>
          </w:tcPr>
          <w:p w:rsidR="00FC2E58" w:rsidRDefault="00FC2E58" w:rsidP="00FC2E58">
            <w:pPr>
              <w:jc w:val="center"/>
              <w:rPr>
                <w:b/>
                <w:sz w:val="16"/>
              </w:rPr>
            </w:pPr>
            <w:r>
              <w:rPr>
                <w:b/>
                <w:sz w:val="16"/>
              </w:rPr>
              <w:t>Active for DVT</w:t>
            </w:r>
          </w:p>
        </w:tc>
      </w:tr>
      <w:tr w:rsidR="00FC2E58" w:rsidTr="00FC2E58">
        <w:trPr>
          <w:cantSplit/>
          <w:jc w:val="center"/>
        </w:trPr>
        <w:tc>
          <w:tcPr>
            <w:tcW w:w="864" w:type="dxa"/>
            <w:tcBorders>
              <w:top w:val="nil"/>
            </w:tcBorders>
          </w:tcPr>
          <w:p w:rsidR="00FC2E58" w:rsidRPr="00DE45C9" w:rsidRDefault="00FC2E58" w:rsidP="00FC2E58">
            <w:pPr>
              <w:jc w:val="right"/>
              <w:rPr>
                <w:rFonts w:ascii="Arial" w:hAnsi="Arial"/>
                <w:color w:val="000000"/>
                <w:sz w:val="16"/>
              </w:rPr>
            </w:pPr>
            <w:r w:rsidRPr="00DE45C9">
              <w:rPr>
                <w:rFonts w:ascii="Arial" w:hAnsi="Arial"/>
                <w:color w:val="000000"/>
                <w:sz w:val="16"/>
              </w:rPr>
              <w:t>$0010</w:t>
            </w:r>
          </w:p>
        </w:tc>
        <w:tc>
          <w:tcPr>
            <w:tcW w:w="6768" w:type="dxa"/>
            <w:tcBorders>
              <w:top w:val="nil"/>
            </w:tcBorders>
          </w:tcPr>
          <w:p w:rsidR="00FC2E58" w:rsidRPr="00DE45C9" w:rsidRDefault="00FC2E58" w:rsidP="00FC2E58">
            <w:pPr>
              <w:rPr>
                <w:rFonts w:ascii="Arial" w:hAnsi="Arial"/>
                <w:color w:val="000000"/>
                <w:sz w:val="16"/>
              </w:rPr>
            </w:pPr>
            <w:r w:rsidRPr="00DE45C9">
              <w:rPr>
                <w:rFonts w:ascii="Arial" w:hAnsi="Arial"/>
                <w:color w:val="000000"/>
                <w:sz w:val="16"/>
              </w:rPr>
              <w:t>RPM out of range</w:t>
            </w:r>
          </w:p>
        </w:tc>
        <w:tc>
          <w:tcPr>
            <w:tcW w:w="864" w:type="dxa"/>
            <w:tcBorders>
              <w:top w:val="nil"/>
            </w:tcBorders>
          </w:tcPr>
          <w:p w:rsidR="00FC2E58" w:rsidRPr="00DE45C9" w:rsidRDefault="00FC2E58" w:rsidP="00FC2E58">
            <w:pPr>
              <w:jc w:val="center"/>
              <w:rPr>
                <w:rFonts w:ascii="Arial" w:hAnsi="Arial"/>
                <w:color w:val="000000"/>
                <w:sz w:val="16"/>
              </w:rPr>
            </w:pPr>
            <w:r w:rsidRPr="00DE45C9">
              <w:rPr>
                <w:rFonts w:ascii="Arial" w:hAnsi="Arial"/>
                <w:color w:val="000000"/>
                <w:sz w:val="16"/>
              </w:rPr>
              <w:t>Y</w:t>
            </w:r>
          </w:p>
        </w:tc>
        <w:tc>
          <w:tcPr>
            <w:tcW w:w="864" w:type="dxa"/>
            <w:tcBorders>
              <w:top w:val="nil"/>
            </w:tcBorders>
          </w:tcPr>
          <w:p w:rsidR="00FC2E58" w:rsidRPr="00DE45C9" w:rsidRDefault="00FC2E58" w:rsidP="00FC2E58">
            <w:pPr>
              <w:jc w:val="center"/>
              <w:rPr>
                <w:rFonts w:ascii="Arial" w:hAnsi="Arial"/>
                <w:color w:val="000000"/>
                <w:sz w:val="16"/>
              </w:rPr>
            </w:pPr>
            <w:r w:rsidRPr="00DE45C9">
              <w:rPr>
                <w:rFonts w:ascii="Arial" w:hAnsi="Arial"/>
                <w:color w:val="000000"/>
                <w:sz w:val="16"/>
              </w:rPr>
              <w:t>N</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sidRPr="00A345E2">
              <w:rPr>
                <w:rFonts w:ascii="Arial" w:hAnsi="Arial" w:cs="Arial"/>
                <w:sz w:val="16"/>
                <w:szCs w:val="16"/>
              </w:rPr>
              <w:t>$0406</w:t>
            </w:r>
          </w:p>
        </w:tc>
        <w:tc>
          <w:tcPr>
            <w:tcW w:w="6768" w:type="dxa"/>
            <w:tcBorders>
              <w:top w:val="nil"/>
            </w:tcBorders>
          </w:tcPr>
          <w:p w:rsidR="00FC2E58" w:rsidRDefault="00FC2E58" w:rsidP="00FC2E58">
            <w:pPr>
              <w:rPr>
                <w:rFonts w:ascii="Arial" w:hAnsi="Arial"/>
                <w:sz w:val="16"/>
              </w:rPr>
            </w:pPr>
            <w:r w:rsidRPr="00A345E2">
              <w:rPr>
                <w:rFonts w:ascii="Arial" w:hAnsi="Arial" w:cs="Arial"/>
                <w:sz w:val="16"/>
                <w:szCs w:val="16"/>
              </w:rPr>
              <w:t>Incorrect Power Mode</w:t>
            </w:r>
          </w:p>
        </w:tc>
        <w:tc>
          <w:tcPr>
            <w:tcW w:w="864" w:type="dxa"/>
            <w:tcBorders>
              <w:top w:val="nil"/>
            </w:tcBorders>
          </w:tcPr>
          <w:p w:rsidR="00FC2E58" w:rsidRDefault="00FC2E58" w:rsidP="00FC2E58">
            <w:pPr>
              <w:jc w:val="center"/>
              <w:rPr>
                <w:rFonts w:ascii="Arial" w:hAnsi="Arial"/>
                <w:sz w:val="16"/>
              </w:rPr>
            </w:pPr>
            <w:r w:rsidRPr="00A345E2">
              <w:rPr>
                <w:rFonts w:ascii="Arial" w:hAnsi="Arial" w:cs="Arial"/>
                <w:sz w:val="16"/>
                <w:szCs w:val="16"/>
              </w:rPr>
              <w:t>Y</w:t>
            </w:r>
          </w:p>
        </w:tc>
        <w:tc>
          <w:tcPr>
            <w:tcW w:w="864" w:type="dxa"/>
            <w:tcBorders>
              <w:top w:val="nil"/>
            </w:tcBorders>
          </w:tcPr>
          <w:p w:rsidR="00FC2E58" w:rsidRDefault="00FC2E58" w:rsidP="00FC2E58">
            <w:pPr>
              <w:jc w:val="center"/>
              <w:rPr>
                <w:rFonts w:ascii="Arial" w:hAnsi="Arial"/>
                <w:sz w:val="16"/>
              </w:rPr>
            </w:pPr>
            <w:r w:rsidRPr="00A345E2">
              <w:rPr>
                <w:rFonts w:ascii="Arial" w:hAnsi="Arial" w:cs="Arial"/>
                <w:sz w:val="16"/>
                <w:szCs w:val="16"/>
              </w:rPr>
              <w:t>Y</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Pr>
                <w:rFonts w:ascii="Arial" w:hAnsi="Arial"/>
                <w:sz w:val="16"/>
              </w:rPr>
              <w:t>$1101</w:t>
            </w:r>
          </w:p>
        </w:tc>
        <w:tc>
          <w:tcPr>
            <w:tcW w:w="6768" w:type="dxa"/>
            <w:tcBorders>
              <w:top w:val="nil"/>
            </w:tcBorders>
          </w:tcPr>
          <w:p w:rsidR="00FC2E58" w:rsidRDefault="00FC2E58" w:rsidP="00FC2E58">
            <w:pPr>
              <w:rPr>
                <w:rFonts w:ascii="Arial" w:hAnsi="Arial"/>
                <w:sz w:val="16"/>
              </w:rPr>
            </w:pPr>
            <w:r>
              <w:rPr>
                <w:rFonts w:ascii="Arial" w:hAnsi="Arial"/>
                <w:sz w:val="16"/>
              </w:rPr>
              <w:t>The vehicle is not in park or neutral</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Pr>
                <w:rFonts w:ascii="Arial" w:hAnsi="Arial"/>
                <w:sz w:val="16"/>
              </w:rPr>
              <w:t>$1102</w:t>
            </w:r>
          </w:p>
        </w:tc>
        <w:tc>
          <w:tcPr>
            <w:tcW w:w="6768" w:type="dxa"/>
            <w:tcBorders>
              <w:top w:val="nil"/>
            </w:tcBorders>
          </w:tcPr>
          <w:p w:rsidR="00FC2E58" w:rsidRDefault="00FC2E58" w:rsidP="00FC2E58">
            <w:pPr>
              <w:rPr>
                <w:rFonts w:ascii="Arial" w:hAnsi="Arial"/>
                <w:sz w:val="16"/>
              </w:rPr>
            </w:pPr>
            <w:r>
              <w:rPr>
                <w:rFonts w:ascii="Arial" w:hAnsi="Arial"/>
                <w:sz w:val="16"/>
              </w:rPr>
              <w:t>A diagnostic fault is currently active</w:t>
            </w:r>
          </w:p>
          <w:p w:rsidR="00F26143" w:rsidRDefault="00FC2E58" w:rsidP="00F26143">
            <w:pPr>
              <w:numPr>
                <w:ilvl w:val="0"/>
                <w:numId w:val="84"/>
              </w:numPr>
              <w:rPr>
                <w:rFonts w:ascii="Arial" w:hAnsi="Arial"/>
                <w:sz w:val="16"/>
              </w:rPr>
            </w:pPr>
            <w:r>
              <w:rPr>
                <w:rFonts w:ascii="Arial" w:hAnsi="Arial"/>
                <w:sz w:val="16"/>
              </w:rPr>
              <w:t>Hood switch faults</w:t>
            </w:r>
          </w:p>
          <w:p w:rsidR="00F26143" w:rsidRDefault="00FC2E58" w:rsidP="00F26143">
            <w:pPr>
              <w:numPr>
                <w:ilvl w:val="0"/>
                <w:numId w:val="84"/>
              </w:numPr>
              <w:rPr>
                <w:rFonts w:ascii="Arial" w:hAnsi="Arial"/>
                <w:sz w:val="16"/>
              </w:rPr>
            </w:pPr>
            <w:r>
              <w:rPr>
                <w:rFonts w:ascii="Arial" w:hAnsi="Arial"/>
                <w:sz w:val="16"/>
              </w:rPr>
              <w:t>HCP communication faults</w:t>
            </w:r>
          </w:p>
          <w:p w:rsidR="00F26143" w:rsidRDefault="00FC2E58" w:rsidP="00F26143">
            <w:pPr>
              <w:numPr>
                <w:ilvl w:val="0"/>
                <w:numId w:val="84"/>
              </w:numPr>
              <w:rPr>
                <w:rFonts w:ascii="Arial" w:hAnsi="Arial"/>
                <w:sz w:val="16"/>
              </w:rPr>
            </w:pPr>
            <w:r>
              <w:rPr>
                <w:rFonts w:ascii="Arial" w:hAnsi="Arial"/>
                <w:sz w:val="16"/>
              </w:rPr>
              <w:t>Crank sensor faults</w:t>
            </w:r>
          </w:p>
          <w:p w:rsidR="00F26143" w:rsidRDefault="00FC2E58" w:rsidP="00F26143">
            <w:pPr>
              <w:numPr>
                <w:ilvl w:val="0"/>
                <w:numId w:val="84"/>
              </w:numPr>
              <w:rPr>
                <w:rFonts w:ascii="Arial" w:hAnsi="Arial"/>
                <w:sz w:val="16"/>
              </w:rPr>
            </w:pPr>
            <w:smartTag w:uri="urn:schemas-microsoft-com:office:smarttags" w:element="place">
              <w:r>
                <w:rPr>
                  <w:rFonts w:ascii="Arial" w:hAnsi="Arial"/>
                  <w:sz w:val="16"/>
                </w:rPr>
                <w:t>Cam</w:t>
              </w:r>
            </w:smartTag>
            <w:r>
              <w:rPr>
                <w:rFonts w:ascii="Arial" w:hAnsi="Arial"/>
                <w:sz w:val="16"/>
              </w:rPr>
              <w:t xml:space="preserve"> sensor faults</w:t>
            </w:r>
          </w:p>
          <w:p w:rsidR="00F26143" w:rsidRDefault="00FC2E58" w:rsidP="00F26143">
            <w:pPr>
              <w:numPr>
                <w:ilvl w:val="0"/>
                <w:numId w:val="84"/>
              </w:numPr>
              <w:rPr>
                <w:rFonts w:ascii="Arial" w:hAnsi="Arial"/>
                <w:sz w:val="16"/>
              </w:rPr>
            </w:pPr>
            <w:r>
              <w:rPr>
                <w:rFonts w:ascii="Arial" w:hAnsi="Arial"/>
                <w:sz w:val="16"/>
              </w:rPr>
              <w:t>5v reference faults</w:t>
            </w:r>
          </w:p>
          <w:p w:rsidR="00F26143" w:rsidRDefault="00FC2E58" w:rsidP="00F26143">
            <w:pPr>
              <w:numPr>
                <w:ilvl w:val="0"/>
                <w:numId w:val="84"/>
              </w:numPr>
              <w:rPr>
                <w:rFonts w:ascii="Arial" w:hAnsi="Arial"/>
                <w:sz w:val="16"/>
              </w:rPr>
            </w:pPr>
            <w:r>
              <w:rPr>
                <w:rFonts w:ascii="Arial" w:hAnsi="Arial"/>
                <w:sz w:val="16"/>
              </w:rPr>
              <w:t xml:space="preserve">Fan speed faults </w:t>
            </w:r>
          </w:p>
          <w:p w:rsidR="00F26143" w:rsidRDefault="00FC2E58" w:rsidP="00F26143">
            <w:pPr>
              <w:numPr>
                <w:ilvl w:val="0"/>
                <w:numId w:val="84"/>
              </w:numPr>
              <w:rPr>
                <w:rFonts w:ascii="Arial" w:hAnsi="Arial"/>
                <w:sz w:val="16"/>
              </w:rPr>
            </w:pPr>
            <w:r>
              <w:rPr>
                <w:rFonts w:ascii="Arial" w:hAnsi="Arial"/>
                <w:sz w:val="16"/>
              </w:rPr>
              <w:t>Coolant temp sensor fault</w:t>
            </w:r>
          </w:p>
          <w:p w:rsidR="00F26143" w:rsidRDefault="00FC2E58" w:rsidP="00F26143">
            <w:pPr>
              <w:numPr>
                <w:ilvl w:val="0"/>
                <w:numId w:val="84"/>
              </w:numPr>
              <w:rPr>
                <w:rFonts w:ascii="Arial" w:hAnsi="Arial"/>
                <w:sz w:val="16"/>
              </w:rPr>
            </w:pPr>
            <w:r>
              <w:rPr>
                <w:rFonts w:ascii="Arial" w:hAnsi="Arial"/>
                <w:sz w:val="16"/>
              </w:rPr>
              <w:t>Trans engaged fault</w:t>
            </w:r>
          </w:p>
          <w:p w:rsidR="00F26143" w:rsidRDefault="00FC2E58" w:rsidP="00F26143">
            <w:pPr>
              <w:numPr>
                <w:ilvl w:val="0"/>
                <w:numId w:val="84"/>
              </w:numPr>
              <w:rPr>
                <w:rFonts w:ascii="Arial" w:hAnsi="Arial"/>
                <w:sz w:val="16"/>
              </w:rPr>
            </w:pPr>
            <w:r>
              <w:rPr>
                <w:rFonts w:ascii="Arial" w:hAnsi="Arial"/>
                <w:sz w:val="16"/>
              </w:rPr>
              <w:t>Manual trans TOSS fault</w:t>
            </w:r>
          </w:p>
          <w:p w:rsidR="00F26143" w:rsidRDefault="00FC2E58" w:rsidP="00F26143">
            <w:pPr>
              <w:numPr>
                <w:ilvl w:val="0"/>
                <w:numId w:val="84"/>
              </w:numPr>
              <w:rPr>
                <w:rFonts w:ascii="Arial" w:hAnsi="Arial"/>
                <w:sz w:val="16"/>
              </w:rPr>
            </w:pPr>
            <w:r>
              <w:rPr>
                <w:rFonts w:ascii="Arial" w:hAnsi="Arial"/>
                <w:sz w:val="16"/>
              </w:rPr>
              <w:t>Brake fault</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Pr>
                <w:rFonts w:ascii="Arial" w:hAnsi="Arial"/>
                <w:sz w:val="16"/>
              </w:rPr>
              <w:t>$1103</w:t>
            </w:r>
          </w:p>
        </w:tc>
        <w:tc>
          <w:tcPr>
            <w:tcW w:w="6768" w:type="dxa"/>
            <w:tcBorders>
              <w:top w:val="nil"/>
            </w:tcBorders>
          </w:tcPr>
          <w:p w:rsidR="00FC2E58" w:rsidRDefault="00FC2E58" w:rsidP="00FC2E58">
            <w:pPr>
              <w:rPr>
                <w:rFonts w:ascii="Arial" w:hAnsi="Arial"/>
                <w:sz w:val="16"/>
              </w:rPr>
            </w:pPr>
            <w:r>
              <w:rPr>
                <w:rFonts w:ascii="Arial" w:hAnsi="Arial"/>
                <w:sz w:val="16"/>
              </w:rPr>
              <w:t>Coolant temperature is not in acceptable range</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Pr>
                <w:rFonts w:ascii="Arial" w:hAnsi="Arial"/>
                <w:sz w:val="16"/>
              </w:rPr>
              <w:t>$1104</w:t>
            </w:r>
          </w:p>
        </w:tc>
        <w:tc>
          <w:tcPr>
            <w:tcW w:w="6768" w:type="dxa"/>
            <w:tcBorders>
              <w:top w:val="nil"/>
            </w:tcBorders>
          </w:tcPr>
          <w:p w:rsidR="00FC2E58" w:rsidRDefault="00FC2E58" w:rsidP="00FC2E58">
            <w:pPr>
              <w:rPr>
                <w:rFonts w:ascii="Arial" w:hAnsi="Arial"/>
                <w:sz w:val="16"/>
              </w:rPr>
            </w:pPr>
            <w:r>
              <w:rPr>
                <w:rFonts w:ascii="Arial" w:hAnsi="Arial"/>
                <w:sz w:val="16"/>
              </w:rPr>
              <w:t>Too many failed attempts to learn CASE this power up</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Pr>
                <w:rFonts w:ascii="Arial" w:hAnsi="Arial"/>
                <w:sz w:val="16"/>
              </w:rPr>
              <w:t>$1105</w:t>
            </w:r>
          </w:p>
        </w:tc>
        <w:tc>
          <w:tcPr>
            <w:tcW w:w="6768" w:type="dxa"/>
            <w:tcBorders>
              <w:top w:val="nil"/>
            </w:tcBorders>
          </w:tcPr>
          <w:p w:rsidR="00FC2E58" w:rsidRDefault="00FC2E58" w:rsidP="00FC2E58">
            <w:pPr>
              <w:rPr>
                <w:rFonts w:ascii="Arial" w:hAnsi="Arial"/>
                <w:sz w:val="16"/>
              </w:rPr>
            </w:pPr>
            <w:r>
              <w:rPr>
                <w:rFonts w:ascii="Arial" w:hAnsi="Arial"/>
                <w:sz w:val="16"/>
              </w:rPr>
              <w:t>CASE already learned this power up</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nil"/>
            </w:tcBorders>
          </w:tcPr>
          <w:p w:rsidR="00FC2E58" w:rsidRDefault="00FC2E58" w:rsidP="00FC2E58">
            <w:pPr>
              <w:jc w:val="right"/>
              <w:rPr>
                <w:rFonts w:ascii="Arial" w:hAnsi="Arial"/>
                <w:sz w:val="16"/>
              </w:rPr>
            </w:pPr>
            <w:r>
              <w:rPr>
                <w:rFonts w:ascii="Arial" w:hAnsi="Arial"/>
                <w:sz w:val="16"/>
              </w:rPr>
              <w:t>$1106</w:t>
            </w:r>
          </w:p>
        </w:tc>
        <w:tc>
          <w:tcPr>
            <w:tcW w:w="6768" w:type="dxa"/>
            <w:tcBorders>
              <w:top w:val="nil"/>
            </w:tcBorders>
          </w:tcPr>
          <w:p w:rsidR="00FC2E58" w:rsidRDefault="00FC2E58" w:rsidP="00FC2E58">
            <w:pPr>
              <w:rPr>
                <w:rFonts w:ascii="Arial" w:hAnsi="Arial"/>
                <w:sz w:val="16"/>
              </w:rPr>
            </w:pPr>
            <w:r>
              <w:rPr>
                <w:rFonts w:ascii="Arial" w:hAnsi="Arial"/>
                <w:sz w:val="16"/>
              </w:rPr>
              <w:t>CASE not supported in this controller</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c>
          <w:tcPr>
            <w:tcW w:w="864" w:type="dxa"/>
            <w:tcBorders>
              <w:top w:val="nil"/>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nil"/>
              <w:bottom w:val="single" w:sz="6" w:space="0" w:color="000000"/>
            </w:tcBorders>
          </w:tcPr>
          <w:p w:rsidR="00FC2E58" w:rsidRDefault="00FC2E58" w:rsidP="00FC2E58">
            <w:pPr>
              <w:jc w:val="right"/>
              <w:rPr>
                <w:rFonts w:ascii="Arial" w:hAnsi="Arial"/>
                <w:sz w:val="16"/>
              </w:rPr>
            </w:pPr>
            <w:r>
              <w:rPr>
                <w:rFonts w:ascii="Arial" w:hAnsi="Arial"/>
                <w:sz w:val="16"/>
              </w:rPr>
              <w:t>$1107</w:t>
            </w:r>
          </w:p>
        </w:tc>
        <w:tc>
          <w:tcPr>
            <w:tcW w:w="6768" w:type="dxa"/>
            <w:tcBorders>
              <w:top w:val="nil"/>
              <w:bottom w:val="single" w:sz="6" w:space="0" w:color="000000"/>
            </w:tcBorders>
          </w:tcPr>
          <w:p w:rsidR="00FC2E58" w:rsidRDefault="00FC2E58" w:rsidP="00FC2E58">
            <w:pPr>
              <w:rPr>
                <w:rFonts w:ascii="Arial" w:hAnsi="Arial"/>
                <w:sz w:val="16"/>
              </w:rPr>
            </w:pPr>
            <w:r>
              <w:rPr>
                <w:rFonts w:ascii="Arial" w:hAnsi="Arial"/>
                <w:sz w:val="16"/>
              </w:rPr>
              <w:t>Brake pedal is not being applied</w:t>
            </w:r>
          </w:p>
        </w:tc>
        <w:tc>
          <w:tcPr>
            <w:tcW w:w="864" w:type="dxa"/>
            <w:tcBorders>
              <w:top w:val="nil"/>
              <w:bottom w:val="single" w:sz="6" w:space="0" w:color="000000"/>
            </w:tcBorders>
          </w:tcPr>
          <w:p w:rsidR="00FC2E58" w:rsidRDefault="00FC2E58" w:rsidP="00FC2E58">
            <w:pPr>
              <w:jc w:val="center"/>
              <w:rPr>
                <w:rFonts w:ascii="Arial" w:hAnsi="Arial"/>
                <w:sz w:val="16"/>
              </w:rPr>
            </w:pPr>
            <w:r>
              <w:rPr>
                <w:rFonts w:ascii="Arial" w:hAnsi="Arial"/>
                <w:sz w:val="16"/>
              </w:rPr>
              <w:t>Y</w:t>
            </w:r>
          </w:p>
        </w:tc>
        <w:tc>
          <w:tcPr>
            <w:tcW w:w="864" w:type="dxa"/>
            <w:tcBorders>
              <w:top w:val="nil"/>
              <w:bottom w:val="single" w:sz="6" w:space="0" w:color="000000"/>
            </w:tcBorders>
          </w:tcPr>
          <w:p w:rsidR="00FC2E58" w:rsidRDefault="00FC2E58" w:rsidP="00FC2E58">
            <w:pPr>
              <w:jc w:val="center"/>
              <w:rPr>
                <w:rFonts w:ascii="Arial" w:hAnsi="Arial"/>
                <w:sz w:val="16"/>
              </w:rPr>
            </w:pPr>
            <w:r>
              <w:rPr>
                <w:rFonts w:ascii="Arial" w:hAnsi="Arial"/>
                <w:sz w:val="16"/>
              </w:rPr>
              <w:t>N</w:t>
            </w:r>
          </w:p>
        </w:tc>
      </w:tr>
      <w:tr w:rsidR="00FC2E58" w:rsidTr="00FC2E58">
        <w:trPr>
          <w:cantSplit/>
          <w:jc w:val="center"/>
        </w:trPr>
        <w:tc>
          <w:tcPr>
            <w:tcW w:w="864" w:type="dxa"/>
            <w:tcBorders>
              <w:top w:val="single" w:sz="6" w:space="0" w:color="000000"/>
              <w:bottom w:val="single" w:sz="6" w:space="0" w:color="000000"/>
            </w:tcBorders>
          </w:tcPr>
          <w:p w:rsidR="00FC2E58" w:rsidRDefault="00FC2E58" w:rsidP="00FC2E58">
            <w:pPr>
              <w:jc w:val="right"/>
              <w:rPr>
                <w:rFonts w:ascii="Arial" w:hAnsi="Arial"/>
                <w:sz w:val="16"/>
              </w:rPr>
            </w:pPr>
            <w:r>
              <w:rPr>
                <w:rFonts w:ascii="Arial" w:hAnsi="Arial"/>
                <w:sz w:val="16"/>
              </w:rPr>
              <w:t>$1108</w:t>
            </w:r>
          </w:p>
        </w:tc>
        <w:tc>
          <w:tcPr>
            <w:tcW w:w="6768" w:type="dxa"/>
            <w:tcBorders>
              <w:top w:val="single" w:sz="6" w:space="0" w:color="000000"/>
              <w:bottom w:val="single" w:sz="6" w:space="0" w:color="000000"/>
            </w:tcBorders>
          </w:tcPr>
          <w:p w:rsidR="00FC2E58" w:rsidRDefault="00FC2E58" w:rsidP="00FC2E58">
            <w:pPr>
              <w:rPr>
                <w:rFonts w:ascii="Arial" w:hAnsi="Arial"/>
                <w:sz w:val="16"/>
              </w:rPr>
            </w:pPr>
            <w:r>
              <w:rPr>
                <w:rFonts w:ascii="Arial" w:hAnsi="Arial"/>
                <w:sz w:val="16"/>
              </w:rPr>
              <w:t>PTO is enabled</w:t>
            </w:r>
          </w:p>
        </w:tc>
        <w:tc>
          <w:tcPr>
            <w:tcW w:w="864" w:type="dxa"/>
            <w:tcBorders>
              <w:top w:val="single" w:sz="6" w:space="0" w:color="000000"/>
              <w:bottom w:val="single" w:sz="6" w:space="0" w:color="000000"/>
            </w:tcBorders>
          </w:tcPr>
          <w:p w:rsidR="00FC2E58" w:rsidRDefault="00FC2E58" w:rsidP="00FC2E58">
            <w:pPr>
              <w:jc w:val="center"/>
              <w:rPr>
                <w:rFonts w:ascii="Arial" w:hAnsi="Arial"/>
                <w:sz w:val="16"/>
              </w:rPr>
            </w:pPr>
            <w:r>
              <w:rPr>
                <w:rFonts w:ascii="Arial" w:hAnsi="Arial"/>
                <w:sz w:val="16"/>
              </w:rPr>
              <w:t>Y</w:t>
            </w:r>
          </w:p>
        </w:tc>
        <w:tc>
          <w:tcPr>
            <w:tcW w:w="864" w:type="dxa"/>
            <w:tcBorders>
              <w:top w:val="single" w:sz="6" w:space="0" w:color="000000"/>
              <w:bottom w:val="single" w:sz="6" w:space="0" w:color="000000"/>
            </w:tcBorders>
          </w:tcPr>
          <w:p w:rsidR="00FC2E58" w:rsidRDefault="00FC2E58" w:rsidP="00FC2E58">
            <w:pPr>
              <w:jc w:val="center"/>
              <w:rPr>
                <w:rFonts w:ascii="Arial" w:hAnsi="Arial"/>
                <w:sz w:val="16"/>
              </w:rPr>
            </w:pPr>
            <w:r>
              <w:rPr>
                <w:rFonts w:ascii="Arial" w:hAnsi="Arial"/>
                <w:sz w:val="16"/>
              </w:rPr>
              <w:t>Y</w:t>
            </w:r>
          </w:p>
        </w:tc>
      </w:tr>
      <w:tr w:rsidR="00FC2E58" w:rsidTr="00FC2E58">
        <w:trPr>
          <w:cantSplit/>
          <w:jc w:val="center"/>
        </w:trPr>
        <w:tc>
          <w:tcPr>
            <w:tcW w:w="864" w:type="dxa"/>
            <w:tcBorders>
              <w:top w:val="single" w:sz="6" w:space="0" w:color="000000"/>
            </w:tcBorders>
          </w:tcPr>
          <w:p w:rsidR="00FC2E58" w:rsidRDefault="00FC2E58" w:rsidP="00FC2E58">
            <w:pPr>
              <w:jc w:val="right"/>
              <w:rPr>
                <w:rFonts w:ascii="Arial" w:hAnsi="Arial"/>
                <w:sz w:val="16"/>
              </w:rPr>
            </w:pPr>
            <w:r>
              <w:rPr>
                <w:rFonts w:ascii="Arial" w:hAnsi="Arial"/>
                <w:sz w:val="16"/>
              </w:rPr>
              <w:t>$7002</w:t>
            </w:r>
          </w:p>
        </w:tc>
        <w:tc>
          <w:tcPr>
            <w:tcW w:w="6768" w:type="dxa"/>
            <w:tcBorders>
              <w:top w:val="single" w:sz="6" w:space="0" w:color="000000"/>
            </w:tcBorders>
          </w:tcPr>
          <w:p w:rsidR="00FC2E58" w:rsidRDefault="00FC2E58" w:rsidP="00FC2E58">
            <w:pPr>
              <w:rPr>
                <w:rFonts w:ascii="Arial" w:hAnsi="Arial"/>
                <w:sz w:val="16"/>
              </w:rPr>
            </w:pPr>
            <w:r>
              <w:rPr>
                <w:rFonts w:ascii="Arial" w:hAnsi="Arial"/>
                <w:sz w:val="16"/>
              </w:rPr>
              <w:t>Hood is ajar</w:t>
            </w:r>
          </w:p>
        </w:tc>
        <w:tc>
          <w:tcPr>
            <w:tcW w:w="864" w:type="dxa"/>
            <w:tcBorders>
              <w:top w:val="single" w:sz="6" w:space="0" w:color="000000"/>
            </w:tcBorders>
          </w:tcPr>
          <w:p w:rsidR="00FC2E58" w:rsidRDefault="00FC2E58" w:rsidP="00FC2E58">
            <w:pPr>
              <w:jc w:val="center"/>
              <w:rPr>
                <w:rFonts w:ascii="Arial" w:hAnsi="Arial"/>
                <w:sz w:val="16"/>
              </w:rPr>
            </w:pPr>
            <w:r>
              <w:rPr>
                <w:rFonts w:ascii="Arial" w:hAnsi="Arial"/>
                <w:sz w:val="16"/>
              </w:rPr>
              <w:t>Y</w:t>
            </w:r>
          </w:p>
        </w:tc>
        <w:tc>
          <w:tcPr>
            <w:tcW w:w="864" w:type="dxa"/>
            <w:tcBorders>
              <w:top w:val="single" w:sz="6" w:space="0" w:color="000000"/>
            </w:tcBorders>
          </w:tcPr>
          <w:p w:rsidR="00FC2E58" w:rsidRDefault="00FC2E58" w:rsidP="00FC2E58">
            <w:pPr>
              <w:jc w:val="center"/>
              <w:rPr>
                <w:rFonts w:ascii="Arial" w:hAnsi="Arial"/>
                <w:sz w:val="16"/>
              </w:rPr>
            </w:pPr>
            <w:r>
              <w:rPr>
                <w:rFonts w:ascii="Arial" w:hAnsi="Arial"/>
                <w:sz w:val="16"/>
              </w:rPr>
              <w:t>Y</w:t>
            </w:r>
          </w:p>
        </w:tc>
      </w:tr>
    </w:tbl>
    <w:p w:rsidR="00FC2E58" w:rsidRDefault="00FC2E58" w:rsidP="00FC2E58"/>
    <w:p w:rsidR="00FF4F2F" w:rsidRDefault="00FF4F2F">
      <w:pPr>
        <w:pStyle w:val="Heading3"/>
      </w:pPr>
      <w:bookmarkStart w:id="1173" w:name="_Toc66839007"/>
      <w:bookmarkStart w:id="1174" w:name="_Toc84063185"/>
      <w:bookmarkStart w:id="1175" w:name="_Toc84666868"/>
      <w:bookmarkStart w:id="1176" w:name="_Toc223513338"/>
      <w:r>
        <w:t>EFVR – Exhaust Pressure Regulator Valve Solenoid Device Control</w:t>
      </w:r>
      <w:bookmarkEnd w:id="1173"/>
      <w:bookmarkEnd w:id="1174"/>
      <w:bookmarkEnd w:id="1175"/>
      <w:bookmarkEnd w:id="1176"/>
    </w:p>
    <w:p w:rsidR="00FF4F2F" w:rsidRDefault="00FF4F2F"/>
    <w:p w:rsidR="00FF4F2F" w:rsidRDefault="00FF4F2F">
      <w:r>
        <w:t xml:space="preserve">This device control is used to verify functionality of the Exhaust Pressure Regulator Valve by allowing the Exhaust Pressure Regulator Valve output to be commanded to a specific state. </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Exhaust Pressure Regulator Valve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Exhaust Pressure Regulator Valve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(Exhaust Pressure Regulator Valve Enable is True)</w:t>
      </w:r>
    </w:p>
    <w:p w:rsidR="00FF4F2F" w:rsidRDefault="00FF4F2F">
      <w:pPr>
        <w:ind w:left="360"/>
      </w:pPr>
      <w:r>
        <w:t>If (Exhaust Pressure Regulator Valve Off is True)</w:t>
      </w:r>
    </w:p>
    <w:p w:rsidR="00FF4F2F" w:rsidRDefault="00FF4F2F">
      <w:pPr>
        <w:ind w:left="720"/>
      </w:pPr>
      <w:r>
        <w:t>The Exhaust Pressure Regulator Valve output shall be commanded Off</w:t>
      </w:r>
    </w:p>
    <w:p w:rsidR="00FF4F2F" w:rsidRDefault="00FF4F2F">
      <w:pPr>
        <w:ind w:left="360"/>
      </w:pPr>
      <w:r>
        <w:t>Else</w:t>
      </w:r>
    </w:p>
    <w:p w:rsidR="00FF4F2F" w:rsidRDefault="00FF4F2F">
      <w:pPr>
        <w:ind w:left="720"/>
      </w:pPr>
      <w:r>
        <w:t>If (any of the device control limits in the table below are exceeded)</w:t>
      </w:r>
    </w:p>
    <w:p w:rsidR="00FF4F2F" w:rsidRDefault="00FF4F2F">
      <w:pPr>
        <w:ind w:left="1080"/>
      </w:pPr>
      <w:r>
        <w:t>Report the appropriate device control limit exceeded return code to the tester.</w:t>
      </w:r>
    </w:p>
    <w:p w:rsidR="00FF4F2F" w:rsidRDefault="00FF4F2F">
      <w:pPr>
        <w:ind w:left="1080"/>
      </w:pPr>
      <w:r>
        <w:t>Return to normal control.</w:t>
      </w:r>
    </w:p>
    <w:p w:rsidR="00FF4F2F" w:rsidRDefault="00FF4F2F">
      <w:pPr>
        <w:ind w:left="720"/>
      </w:pPr>
      <w:r>
        <w:t>Else</w:t>
      </w:r>
    </w:p>
    <w:p w:rsidR="00FF4F2F" w:rsidRDefault="00FF4F2F">
      <w:pPr>
        <w:ind w:left="1080"/>
      </w:pPr>
      <w:r>
        <w:t>The Exhaust Pressure Regulator Valve output shall be commanded On</w:t>
      </w:r>
    </w:p>
    <w:p w:rsidR="00FF4F2F" w:rsidRDefault="00FF4F2F">
      <w:pPr>
        <w:ind w:left="720"/>
      </w:pPr>
      <w:r>
        <w:t>EndIf</w:t>
      </w:r>
    </w:p>
    <w:p w:rsidR="00FF4F2F" w:rsidRDefault="00FF4F2F">
      <w:pPr>
        <w:ind w:left="360"/>
      </w:pPr>
      <w:r>
        <w:t>EndIf</w:t>
      </w:r>
    </w:p>
    <w:p w:rsidR="00FF4F2F" w:rsidRDefault="00FF4F2F">
      <w:r>
        <w:lastRenderedPageBreak/>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$0401</w:t>
            </w:r>
          </w:p>
        </w:tc>
        <w:tc>
          <w:tcPr>
            <w:tcW w:w="6768" w:type="dxa"/>
            <w:tcBorders>
              <w:top w:val="nil"/>
            </w:tcBorders>
          </w:tcPr>
          <w:p w:rsidR="00FF4F2F" w:rsidRDefault="00FF4F2F">
            <w:pPr>
              <w:rPr>
                <w:rFonts w:ascii="Arial" w:hAnsi="Arial"/>
                <w:sz w:val="16"/>
              </w:rPr>
            </w:pPr>
            <w:r>
              <w:rPr>
                <w:rFonts w:ascii="Arial" w:hAnsi="Arial"/>
                <w:sz w:val="16"/>
              </w:rPr>
              <w:t>Vehicle Speed not zero</w:t>
            </w:r>
          </w:p>
        </w:tc>
        <w:tc>
          <w:tcPr>
            <w:tcW w:w="864" w:type="dxa"/>
            <w:tcBorders>
              <w:top w:val="nil"/>
            </w:tcBorders>
          </w:tcPr>
          <w:p w:rsidR="00FF4F2F" w:rsidRDefault="00FF4F2F">
            <w:pPr>
              <w:jc w:val="center"/>
              <w:rPr>
                <w:rFonts w:ascii="Arial" w:hAnsi="Arial"/>
                <w:sz w:val="16"/>
              </w:rPr>
            </w:pPr>
            <w:r>
              <w:rPr>
                <w:rFonts w:ascii="Arial" w:hAnsi="Arial"/>
                <w:sz w:val="16"/>
              </w:rPr>
              <w:t>Yes</w:t>
            </w:r>
          </w:p>
        </w:tc>
        <w:tc>
          <w:tcPr>
            <w:tcW w:w="864" w:type="dxa"/>
            <w:tcBorders>
              <w:top w:val="nil"/>
            </w:tcBorders>
          </w:tcPr>
          <w:p w:rsidR="00FF4F2F" w:rsidRDefault="00FF4F2F">
            <w:pPr>
              <w:jc w:val="center"/>
              <w:rPr>
                <w:rFonts w:ascii="Arial" w:hAnsi="Arial"/>
                <w:sz w:val="16"/>
              </w:rPr>
            </w:pPr>
            <w:r>
              <w:rPr>
                <w:rFonts w:ascii="Arial" w:hAnsi="Arial"/>
                <w:sz w:val="16"/>
              </w:rPr>
              <w:t>No</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$0402</w:t>
            </w:r>
          </w:p>
        </w:tc>
        <w:tc>
          <w:tcPr>
            <w:tcW w:w="6768" w:type="dxa"/>
            <w:tcBorders>
              <w:top w:val="nil"/>
            </w:tcBorders>
          </w:tcPr>
          <w:p w:rsidR="00FF4F2F" w:rsidRDefault="00FF4F2F">
            <w:pPr>
              <w:rPr>
                <w:rFonts w:ascii="Arial" w:hAnsi="Arial"/>
                <w:sz w:val="16"/>
              </w:rPr>
            </w:pPr>
            <w:r>
              <w:rPr>
                <w:rFonts w:ascii="Arial" w:hAnsi="Arial"/>
                <w:sz w:val="16"/>
              </w:rPr>
              <w:t>Vehicle Speed fault exists</w:t>
            </w:r>
          </w:p>
        </w:tc>
        <w:tc>
          <w:tcPr>
            <w:tcW w:w="864" w:type="dxa"/>
            <w:tcBorders>
              <w:top w:val="nil"/>
            </w:tcBorders>
          </w:tcPr>
          <w:p w:rsidR="00FF4F2F" w:rsidRDefault="00FF4F2F">
            <w:pPr>
              <w:jc w:val="center"/>
              <w:rPr>
                <w:rFonts w:ascii="Arial" w:hAnsi="Arial"/>
                <w:sz w:val="16"/>
              </w:rPr>
            </w:pPr>
            <w:r>
              <w:rPr>
                <w:rFonts w:ascii="Arial" w:hAnsi="Arial"/>
                <w:sz w:val="16"/>
              </w:rPr>
              <w:t>Yes</w:t>
            </w:r>
          </w:p>
        </w:tc>
        <w:tc>
          <w:tcPr>
            <w:tcW w:w="864" w:type="dxa"/>
            <w:tcBorders>
              <w:top w:val="nil"/>
            </w:tcBorders>
          </w:tcPr>
          <w:p w:rsidR="00FF4F2F" w:rsidRDefault="00FF4F2F">
            <w:pPr>
              <w:jc w:val="center"/>
              <w:rPr>
                <w:rFonts w:ascii="Arial" w:hAnsi="Arial"/>
                <w:sz w:val="16"/>
              </w:rPr>
            </w:pPr>
            <w:r>
              <w:rPr>
                <w:rFonts w:ascii="Arial" w:hAnsi="Arial"/>
                <w:sz w:val="16"/>
              </w:rPr>
              <w:t>No</w:t>
            </w:r>
          </w:p>
        </w:tc>
      </w:tr>
    </w:tbl>
    <w:p w:rsidR="00FF4F2F" w:rsidRDefault="00FF4F2F"/>
    <w:p w:rsidR="00FF4F2F" w:rsidRDefault="00FF4F2F">
      <w:pPr>
        <w:pStyle w:val="Heading2"/>
      </w:pPr>
      <w:bookmarkStart w:id="1177" w:name="_Toc223513339"/>
      <w:r>
        <w:t>CPID $14</w:t>
      </w:r>
      <w:bookmarkEnd w:id="117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$14</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Throttle Position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Idle Engine Speed Enable</w:t>
            </w: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BF5257">
            <w:pPr>
              <w:pStyle w:val="FootnoteText"/>
              <w:jc w:val="center"/>
              <w:rPr>
                <w:rFonts w:ascii="Arial" w:hAnsi="Arial"/>
              </w:rPr>
            </w:pPr>
            <w:r w:rsidRPr="001B4DDC">
              <w:rPr>
                <w:rFonts w:ascii="Arial" w:eastAsia="SimSun" w:hAnsi="Arial" w:cs="Arial"/>
                <w:color w:val="000000"/>
                <w:lang w:eastAsia="zh-CN"/>
              </w:rPr>
              <w:t>Learned Airflow Adapts</w:t>
            </w:r>
            <w:r w:rsidRPr="001B4DDC">
              <w:rPr>
                <w:rFonts w:ascii="Arial" w:hAnsi="Arial" w:cs="Arial"/>
              </w:rPr>
              <w:t xml:space="preserve"> Reset Trigger</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Electronic Throttle Control Snapshot Trigger</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Electronic Throttle Control Validation Parameter Reset Trigger</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Forced Idle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Wide Open Throttle Self Test Enable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8640" w:type="dxa"/>
            <w:gridSpan w:val="8"/>
            <w:tcBorders>
              <w:left w:val="nil"/>
            </w:tcBorders>
          </w:tcPr>
          <w:p w:rsidR="00FF4F2F" w:rsidRDefault="00FF4F2F">
            <w:pPr>
              <w:jc w:val="center"/>
              <w:rPr>
                <w:rFonts w:ascii="Arial" w:hAnsi="Arial"/>
                <w:sz w:val="16"/>
              </w:rPr>
            </w:pPr>
            <w:r>
              <w:rPr>
                <w:rFonts w:ascii="Arial" w:hAnsi="Arial"/>
                <w:sz w:val="16"/>
              </w:rPr>
              <w:t>Throttle Position</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8640" w:type="dxa"/>
            <w:gridSpan w:val="8"/>
            <w:tcBorders>
              <w:left w:val="nil"/>
            </w:tcBorders>
          </w:tcPr>
          <w:p w:rsidR="00FF4F2F" w:rsidRDefault="00FF4F2F">
            <w:pPr>
              <w:jc w:val="center"/>
              <w:rPr>
                <w:rFonts w:ascii="Arial" w:hAnsi="Arial"/>
                <w:sz w:val="16"/>
              </w:rPr>
            </w:pPr>
            <w:r>
              <w:rPr>
                <w:rFonts w:ascii="Arial" w:hAnsi="Arial"/>
                <w:sz w:val="16"/>
              </w:rPr>
              <w:t>Idle Engine Speed</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1080" w:type="dxa"/>
            <w:tcBorders>
              <w:left w:val="nil"/>
            </w:tcBorders>
          </w:tcPr>
          <w:p w:rsidR="00FF4F2F" w:rsidRDefault="00FF4F2F">
            <w:pPr>
              <w:jc w:val="center"/>
              <w:rPr>
                <w:rFonts w:ascii="Arial" w:hAnsi="Arial"/>
                <w:sz w:val="16"/>
              </w:rPr>
            </w:pPr>
            <w:r>
              <w:rPr>
                <w:rFonts w:ascii="Arial" w:hAnsi="Arial"/>
                <w:sz w:val="16"/>
              </w:rPr>
              <w:t>Super</w:t>
            </w:r>
            <w:r>
              <w:rPr>
                <w:rFonts w:ascii="Arial" w:hAnsi="Arial"/>
                <w:sz w:val="16"/>
              </w:rPr>
              <w:softHyphen/>
              <w:t>charger Boost Solenoid Enable</w:t>
            </w: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r>
              <w:rPr>
                <w:rFonts w:ascii="Arial" w:hAnsi="Arial"/>
                <w:sz w:val="16"/>
              </w:rPr>
              <w:t>Intake Manifold Tuning Valve Enable</w:t>
            </w:r>
          </w:p>
        </w:tc>
        <w:tc>
          <w:tcPr>
            <w:tcW w:w="1080" w:type="dxa"/>
          </w:tcPr>
          <w:p w:rsidR="00FF4F2F" w:rsidRDefault="00FF4F2F">
            <w:pPr>
              <w:jc w:val="center"/>
              <w:rPr>
                <w:rFonts w:ascii="Arial" w:hAnsi="Arial"/>
                <w:sz w:val="16"/>
              </w:rPr>
            </w:pPr>
            <w:r>
              <w:rPr>
                <w:rFonts w:ascii="Arial" w:hAnsi="Arial"/>
                <w:sz w:val="16"/>
              </w:rPr>
              <w:t>Intake Manifold Tuning Valve Closed</w:t>
            </w:r>
          </w:p>
        </w:tc>
        <w:tc>
          <w:tcPr>
            <w:tcW w:w="1080" w:type="dxa"/>
          </w:tcPr>
          <w:p w:rsidR="00FF4F2F" w:rsidRDefault="00FF4F2F">
            <w:pPr>
              <w:jc w:val="center"/>
              <w:rPr>
                <w:rFonts w:ascii="Arial" w:hAnsi="Arial"/>
                <w:sz w:val="16"/>
              </w:rPr>
            </w:pPr>
            <w:r>
              <w:rPr>
                <w:rFonts w:ascii="Arial" w:hAnsi="Arial"/>
                <w:sz w:val="16"/>
              </w:rPr>
              <w:t>Intercooler Pump Enable</w:t>
            </w:r>
          </w:p>
        </w:tc>
        <w:tc>
          <w:tcPr>
            <w:tcW w:w="1080" w:type="dxa"/>
          </w:tcPr>
          <w:p w:rsidR="00FF4F2F" w:rsidRDefault="00FF4F2F">
            <w:pPr>
              <w:jc w:val="center"/>
              <w:rPr>
                <w:rFonts w:ascii="Arial" w:hAnsi="Arial"/>
                <w:sz w:val="16"/>
              </w:rPr>
            </w:pPr>
            <w:r>
              <w:rPr>
                <w:rFonts w:ascii="Arial" w:hAnsi="Arial"/>
                <w:sz w:val="16"/>
              </w:rPr>
              <w:t>Intercooler Pump On</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8640" w:type="dxa"/>
            <w:gridSpan w:val="8"/>
            <w:tcBorders>
              <w:left w:val="nil"/>
            </w:tcBorders>
          </w:tcPr>
          <w:p w:rsidR="00FF4F2F" w:rsidRDefault="00FF4F2F">
            <w:pPr>
              <w:jc w:val="center"/>
              <w:rPr>
                <w:rFonts w:ascii="Arial" w:hAnsi="Arial"/>
                <w:sz w:val="16"/>
              </w:rPr>
            </w:pPr>
            <w:r>
              <w:rPr>
                <w:rFonts w:ascii="Arial" w:hAnsi="Arial"/>
                <w:sz w:val="16"/>
              </w:rPr>
              <w:t>Supercharger Boost Solenoid Duty Cycle</w:t>
            </w:r>
          </w:p>
        </w:tc>
      </w:tr>
    </w:tbl>
    <w:p w:rsidR="00FF4F2F" w:rsidRDefault="00FF4F2F"/>
    <w:p w:rsidR="00FF4F2F" w:rsidRDefault="00FF4F2F">
      <w:pPr>
        <w:pStyle w:val="Heading3"/>
      </w:pPr>
      <w:bookmarkStart w:id="1178" w:name="_Toc223513340"/>
      <w:r>
        <w:t>TPSR – Forced Idle / Wide Open Throttle Self Test Device Control</w:t>
      </w:r>
      <w:bookmarkEnd w:id="1178"/>
    </w:p>
    <w:p w:rsidR="00FF4F2F" w:rsidRDefault="00FF4F2F"/>
    <w:p w:rsidR="00FF4F2F" w:rsidRDefault="00FF4F2F">
      <w:r>
        <w:t>The forced idle device control is used to prevent the accelerator pedal contribution to throttle area from being added to the idle contribution to throttle area, effectively forcing idle.  This device control allows the accelerator pedal to be moved to its maximum position during DVT, in order to learn the maximum accelerator pedal position, without affecting engine operation.</w:t>
      </w:r>
    </w:p>
    <w:p w:rsidR="00FF4F2F" w:rsidRDefault="00FF4F2F"/>
    <w:p w:rsidR="00FF4F2F" w:rsidRDefault="00FF4F2F">
      <w:r>
        <w:t>The wide open throttle (WOT) self test device control is used to limit the duration of time that the throttle spends at WOT while the accelerator pedal is being held at its maximum position.  This device control allows the throttle to be moved to WOT during DVT, in order to learn the maximum throttle position, while minimally affecting engine operation.  This is accomplished by preventing the accelerator pedal contribution to throttle area from being added to the idle contribution to throttle area, effectively forcing idle, once WOT is achieved (i.e., the throttle position exceeds a WOT threshold) or once the time allowed to achieve WOT has expired.</w:t>
      </w:r>
    </w:p>
    <w:p w:rsidR="00FF4F2F" w:rsidRDefault="00FF4F2F"/>
    <w:p w:rsidR="00FF4F2F" w:rsidRDefault="00FF4F2F">
      <w:r>
        <w:t>When terminating these device controls, the learned minimum accelerator pedal position must be reset to 100% in order to prevent a sudden increase in the accelerator pedal contribution to throttle area.</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Forced Idle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Wide Open Throttle Self Test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((Forced Idle Enable is True) OR (Wide Open Throttle Self Test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If (the indication that this device control is enabled is set)</w:t>
      </w:r>
    </w:p>
    <w:p w:rsidR="00FF4F2F" w:rsidRDefault="00FF4F2F">
      <w:pPr>
        <w:ind w:left="1080"/>
      </w:pPr>
      <w:r>
        <w:t>Terminate this device control (as described below).</w:t>
      </w:r>
    </w:p>
    <w:p w:rsidR="00FF4F2F" w:rsidRDefault="00FF4F2F">
      <w:pPr>
        <w:ind w:left="720"/>
      </w:pPr>
      <w:r>
        <w:lastRenderedPageBreak/>
        <w:t>Else</w:t>
      </w:r>
    </w:p>
    <w:p w:rsidR="00FF4F2F" w:rsidRDefault="00FF4F2F">
      <w:pPr>
        <w:ind w:left="1080"/>
      </w:pPr>
      <w:r>
        <w:t>Return to normal control.</w:t>
      </w:r>
    </w:p>
    <w:p w:rsidR="00FF4F2F" w:rsidRDefault="00FF4F2F">
      <w:pPr>
        <w:ind w:left="720"/>
      </w:pPr>
      <w:r>
        <w:t>EndIf</w:t>
      </w:r>
    </w:p>
    <w:p w:rsidR="00FF4F2F" w:rsidRDefault="00FF4F2F">
      <w:pPr>
        <w:ind w:left="360"/>
      </w:pPr>
      <w:r>
        <w:t>Else</w:t>
      </w:r>
    </w:p>
    <w:p w:rsidR="00FF4F2F" w:rsidRDefault="00FF4F2F">
      <w:pPr>
        <w:ind w:left="720"/>
      </w:pPr>
      <w:r>
        <w:t xml:space="preserve">If ((the indication that this device control is enabled is not set) AND </w:t>
      </w:r>
      <w:r>
        <w:br/>
        <w:t xml:space="preserve">     (engine speed is at idle) AND (accelerator pedal position is at idle))</w:t>
      </w:r>
    </w:p>
    <w:p w:rsidR="00FF4F2F" w:rsidRDefault="00FF4F2F">
      <w:pPr>
        <w:ind w:left="1080"/>
      </w:pPr>
      <w:r>
        <w:t>Set the indication that this device control is enabled.</w:t>
      </w:r>
    </w:p>
    <w:p w:rsidR="00FF4F2F" w:rsidRDefault="00FF4F2F">
      <w:pPr>
        <w:ind w:left="1080"/>
      </w:pPr>
      <w:r>
        <w:t>Clear the indication that the WOT self test device control failed.</w:t>
      </w:r>
    </w:p>
    <w:p w:rsidR="00FF4F2F" w:rsidRDefault="00FF4F2F">
      <w:pPr>
        <w:ind w:left="1080"/>
      </w:pPr>
      <w:r>
        <w:t>Clear the indication that this device control is complete.</w:t>
      </w:r>
    </w:p>
    <w:p w:rsidR="00FF4F2F" w:rsidRDefault="00FF4F2F">
      <w:pPr>
        <w:ind w:left="720"/>
      </w:pPr>
      <w:r>
        <w:t>EndIf</w:t>
      </w:r>
    </w:p>
    <w:p w:rsidR="00FF4F2F" w:rsidRDefault="00FF4F2F">
      <w:pPr>
        <w:ind w:left="720"/>
      </w:pPr>
      <w:r>
        <w:t>If (the indication that this device control is enabled is set)</w:t>
      </w:r>
    </w:p>
    <w:p w:rsidR="00FF4F2F" w:rsidRDefault="00FF4F2F">
      <w:pPr>
        <w:ind w:left="1080"/>
      </w:pPr>
      <w:r>
        <w:t>If (Forced Idle Enable is True)</w:t>
      </w:r>
    </w:p>
    <w:p w:rsidR="00FF4F2F" w:rsidRDefault="00FF4F2F">
      <w:pPr>
        <w:ind w:left="1440"/>
      </w:pPr>
      <w:r>
        <w:t>Prevent the accelerator pedal contribution to throttle area from being added to the idle contribution to throttle area.</w:t>
      </w:r>
    </w:p>
    <w:p w:rsidR="00FF4F2F" w:rsidRDefault="00FF4F2F">
      <w:pPr>
        <w:ind w:left="1080"/>
      </w:pPr>
      <w:r>
        <w:t>ElseIf (Wide Open Throttle Self Test Enable is True)</w:t>
      </w:r>
    </w:p>
    <w:p w:rsidR="00FF4F2F" w:rsidRDefault="00FF4F2F">
      <w:pPr>
        <w:ind w:left="1440"/>
      </w:pPr>
      <w:r>
        <w:t>If (throttle position exceeds a calibratable threshold)</w:t>
      </w:r>
    </w:p>
    <w:p w:rsidR="00FF4F2F" w:rsidRDefault="00FF4F2F">
      <w:pPr>
        <w:ind w:left="1800"/>
      </w:pPr>
      <w:r>
        <w:t>Terminate this device control (as described below).</w:t>
      </w:r>
    </w:p>
    <w:p w:rsidR="00FF4F2F" w:rsidRDefault="00FF4F2F">
      <w:pPr>
        <w:ind w:left="1440"/>
      </w:pPr>
      <w:r>
        <w:t>ElseIf (the WOT self test device control has been enabled longer than a calibratable duration)</w:t>
      </w:r>
    </w:p>
    <w:p w:rsidR="00FF4F2F" w:rsidRDefault="00FF4F2F">
      <w:pPr>
        <w:ind w:left="1800"/>
      </w:pPr>
      <w:r>
        <w:t>Set the indication that the WOT self test device control failed.</w:t>
      </w:r>
    </w:p>
    <w:p w:rsidR="00FF4F2F" w:rsidRDefault="00FF4F2F">
      <w:pPr>
        <w:ind w:left="1800"/>
      </w:pPr>
      <w:r>
        <w:t>Terminate this device control (as described below).</w:t>
      </w:r>
    </w:p>
    <w:p w:rsidR="00FF4F2F" w:rsidRDefault="00FF4F2F">
      <w:pPr>
        <w:ind w:left="1440"/>
      </w:pPr>
      <w:r>
        <w:t>Else</w:t>
      </w:r>
    </w:p>
    <w:p w:rsidR="00FF4F2F" w:rsidRDefault="00FF4F2F">
      <w:pPr>
        <w:ind w:left="1800"/>
      </w:pPr>
      <w:r>
        <w:t>Allow the accelerator pedal contribution to throttle area to be added to the idle contribution to throttle area.</w:t>
      </w:r>
    </w:p>
    <w:p w:rsidR="00FF4F2F" w:rsidRDefault="00FF4F2F">
      <w:pPr>
        <w:ind w:left="1440"/>
      </w:pPr>
      <w:r>
        <w:t>EndIf</w:t>
      </w:r>
    </w:p>
    <w:p w:rsidR="00FF4F2F" w:rsidRDefault="00FF4F2F">
      <w:pPr>
        <w:ind w:left="1080"/>
      </w:pPr>
      <w:r>
        <w:t>EndIf</w:t>
      </w:r>
    </w:p>
    <w:p w:rsidR="00FF4F2F" w:rsidRDefault="00FF4F2F">
      <w:pPr>
        <w:ind w:left="720"/>
      </w:pPr>
      <w:r>
        <w:t>Else</w:t>
      </w:r>
    </w:p>
    <w:p w:rsidR="00FF4F2F" w:rsidRDefault="00FF4F2F">
      <w:pPr>
        <w:ind w:left="1080"/>
      </w:pPr>
      <w:r>
        <w:t>Continue normal control.</w:t>
      </w:r>
    </w:p>
    <w:p w:rsidR="00FF4F2F" w:rsidRDefault="00FF4F2F">
      <w:pPr>
        <w:ind w:left="720"/>
      </w:pPr>
      <w:r>
        <w:t>EndIf</w:t>
      </w:r>
    </w:p>
    <w:p w:rsidR="00FF4F2F" w:rsidRDefault="00FF4F2F">
      <w:pPr>
        <w:ind w:left="360"/>
      </w:pPr>
      <w:r>
        <w:t>EndIf</w:t>
      </w:r>
    </w:p>
    <w:p w:rsidR="00FF4F2F" w:rsidRDefault="00FF4F2F">
      <w:r>
        <w:t>Else</w:t>
      </w:r>
    </w:p>
    <w:p w:rsidR="00FF4F2F" w:rsidRDefault="00FF4F2F">
      <w:pPr>
        <w:ind w:left="360"/>
      </w:pPr>
      <w:r>
        <w:t>If (the indication that this device control is enabled is set)</w:t>
      </w:r>
    </w:p>
    <w:p w:rsidR="00FF4F2F" w:rsidRDefault="00FF4F2F">
      <w:pPr>
        <w:ind w:left="720"/>
      </w:pPr>
      <w:r>
        <w:t>Terminate this device control (as described below).</w:t>
      </w:r>
    </w:p>
    <w:p w:rsidR="00FF4F2F" w:rsidRDefault="00FF4F2F">
      <w:pPr>
        <w:ind w:left="360"/>
      </w:pPr>
      <w:r>
        <w:t>Else</w:t>
      </w:r>
    </w:p>
    <w:p w:rsidR="00FF4F2F" w:rsidRDefault="00FF4F2F">
      <w:pPr>
        <w:ind w:left="720"/>
      </w:pPr>
      <w:r>
        <w:t>Return to normal control.</w:t>
      </w:r>
    </w:p>
    <w:p w:rsidR="00FF4F2F" w:rsidRDefault="00FF4F2F">
      <w:pPr>
        <w:ind w:left="360"/>
      </w:pPr>
      <w:r>
        <w:t>EndIf</w:t>
      </w:r>
    </w:p>
    <w:p w:rsidR="00FF4F2F" w:rsidRDefault="00FF4F2F">
      <w:r>
        <w:t>EndIf</w:t>
      </w:r>
    </w:p>
    <w:p w:rsidR="00FF4F2F" w:rsidRDefault="00FF4F2F">
      <w:pPr>
        <w:keepNext w:val="0"/>
        <w:keepLines w:val="0"/>
      </w:pPr>
    </w:p>
    <w:p w:rsidR="00FF4F2F" w:rsidRDefault="00FF4F2F">
      <w:r>
        <w:t>The following actions shall be performed upon the termination of this device control:</w:t>
      </w:r>
    </w:p>
    <w:p w:rsidR="00FF4F2F" w:rsidRDefault="00FF4F2F">
      <w:pPr>
        <w:pStyle w:val="BodyTextIndent"/>
      </w:pPr>
      <w:r>
        <w:t>Prevent the accelerator pedal contribution to throttle area from being added to the idle contribution to throttle area.</w:t>
      </w:r>
    </w:p>
    <w:p w:rsidR="00FF4F2F" w:rsidRDefault="00FF4F2F">
      <w:pPr>
        <w:pStyle w:val="BodyTextIndent"/>
      </w:pPr>
      <w:r>
        <w:t>Reset the learned minimum accelerator pedal position to 100%.</w:t>
      </w:r>
    </w:p>
    <w:p w:rsidR="00FF4F2F" w:rsidRDefault="00FF4F2F">
      <w:pPr>
        <w:pStyle w:val="BodyTextIndent"/>
      </w:pPr>
      <w:r>
        <w:t>Set the indication that this device control is complete.</w:t>
      </w:r>
    </w:p>
    <w:p w:rsidR="00FF4F2F" w:rsidRDefault="00FF4F2F">
      <w:pPr>
        <w:pStyle w:val="BodyTextIndent"/>
      </w:pPr>
      <w:r>
        <w:t>Clear the indication that this device control is enabled.</w:t>
      </w:r>
    </w:p>
    <w:p w:rsidR="00FF4F2F" w:rsidRDefault="00FF4F2F">
      <w:pPr>
        <w:keepNext w:val="0"/>
        <w:keepLines w:val="0"/>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lastRenderedPageBreak/>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$0004</w:t>
            </w:r>
          </w:p>
        </w:tc>
        <w:tc>
          <w:tcPr>
            <w:tcW w:w="6768" w:type="dxa"/>
            <w:tcBorders>
              <w:top w:val="nil"/>
            </w:tcBorders>
          </w:tcPr>
          <w:p w:rsidR="00FF4F2F" w:rsidRDefault="00FF4F2F">
            <w:pPr>
              <w:rPr>
                <w:rFonts w:ascii="Arial" w:hAnsi="Arial"/>
                <w:sz w:val="16"/>
              </w:rPr>
            </w:pPr>
            <w:r>
              <w:rPr>
                <w:rFonts w:ascii="Arial" w:hAnsi="Arial"/>
                <w:sz w:val="16"/>
              </w:rPr>
              <w:t>Invalid device control selected (used if trying to access a device control in service which is only allowed for assembly line testing).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$0401</w:t>
            </w:r>
          </w:p>
        </w:tc>
        <w:tc>
          <w:tcPr>
            <w:tcW w:w="6768" w:type="dxa"/>
            <w:tcBorders>
              <w:top w:val="nil"/>
            </w:tcBorders>
          </w:tcPr>
          <w:p w:rsidR="00FF4F2F" w:rsidRDefault="00FF4F2F">
            <w:pPr>
              <w:rPr>
                <w:rFonts w:ascii="Arial" w:hAnsi="Arial"/>
                <w:sz w:val="16"/>
              </w:rPr>
            </w:pPr>
            <w:r>
              <w:rPr>
                <w:rFonts w:ascii="Arial" w:hAnsi="Arial"/>
                <w:sz w:val="16"/>
              </w:rPr>
              <w:t>Vehicle speed not zero</w:t>
            </w:r>
          </w:p>
        </w:tc>
        <w:tc>
          <w:tcPr>
            <w:tcW w:w="864" w:type="dxa"/>
            <w:tcBorders>
              <w:top w:val="nil"/>
            </w:tcBorders>
          </w:tcPr>
          <w:p w:rsidR="00FF4F2F" w:rsidRDefault="00FF4F2F">
            <w:pPr>
              <w:jc w:val="center"/>
              <w:rPr>
                <w:rFonts w:ascii="Arial" w:hAnsi="Arial"/>
                <w:sz w:val="16"/>
              </w:rPr>
            </w:pPr>
            <w:r>
              <w:rPr>
                <w:rFonts w:ascii="Arial" w:hAnsi="Arial"/>
                <w:sz w:val="16"/>
              </w:rPr>
              <w:t>N</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$0E03</w:t>
            </w:r>
          </w:p>
        </w:tc>
        <w:tc>
          <w:tcPr>
            <w:tcW w:w="6768" w:type="dxa"/>
            <w:tcBorders>
              <w:top w:val="nil"/>
            </w:tcBorders>
          </w:tcPr>
          <w:p w:rsidR="00FF4F2F" w:rsidRDefault="00FF4F2F">
            <w:pPr>
              <w:rPr>
                <w:rFonts w:ascii="Arial" w:hAnsi="Arial"/>
                <w:sz w:val="16"/>
              </w:rPr>
            </w:pPr>
            <w:r>
              <w:rPr>
                <w:rFonts w:ascii="Arial" w:hAnsi="Arial"/>
                <w:sz w:val="16"/>
              </w:rPr>
              <w:t>Transmission not in Park or Neutral.</w:t>
            </w:r>
          </w:p>
        </w:tc>
        <w:tc>
          <w:tcPr>
            <w:tcW w:w="864" w:type="dxa"/>
            <w:tcBorders>
              <w:top w:val="nil"/>
            </w:tcBorders>
          </w:tcPr>
          <w:p w:rsidR="00FF4F2F" w:rsidRDefault="00FF4F2F">
            <w:pPr>
              <w:jc w:val="center"/>
              <w:rPr>
                <w:rFonts w:ascii="Arial" w:hAnsi="Arial"/>
                <w:sz w:val="16"/>
              </w:rPr>
            </w:pPr>
            <w:r>
              <w:rPr>
                <w:rFonts w:ascii="Arial" w:hAnsi="Arial"/>
                <w:sz w:val="16"/>
              </w:rPr>
              <w:t>N</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$1603</w:t>
            </w:r>
          </w:p>
        </w:tc>
        <w:tc>
          <w:tcPr>
            <w:tcW w:w="6768" w:type="dxa"/>
            <w:tcBorders>
              <w:top w:val="nil"/>
            </w:tcBorders>
          </w:tcPr>
          <w:p w:rsidR="00FF4F2F" w:rsidRDefault="00FF4F2F">
            <w:pPr>
              <w:rPr>
                <w:rFonts w:ascii="Arial" w:hAnsi="Arial"/>
                <w:sz w:val="16"/>
              </w:rPr>
            </w:pPr>
            <w:r>
              <w:rPr>
                <w:rFonts w:ascii="Arial" w:hAnsi="Arial"/>
                <w:sz w:val="16"/>
              </w:rPr>
              <w:t>Failure detected within the throttle control system.</w:t>
            </w:r>
          </w:p>
        </w:tc>
        <w:tc>
          <w:tcPr>
            <w:tcW w:w="864" w:type="dxa"/>
            <w:tcBorders>
              <w:top w:val="nil"/>
            </w:tcBorders>
          </w:tcPr>
          <w:p w:rsidR="00FF4F2F" w:rsidRDefault="00FF4F2F">
            <w:pPr>
              <w:jc w:val="center"/>
              <w:rPr>
                <w:rFonts w:ascii="Arial" w:hAnsi="Arial"/>
                <w:sz w:val="16"/>
              </w:rPr>
            </w:pPr>
            <w:r>
              <w:rPr>
                <w:rFonts w:ascii="Arial" w:hAnsi="Arial"/>
                <w:sz w:val="16"/>
              </w:rPr>
              <w:t>N</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bl>
    <w:p w:rsidR="00FF4F2F" w:rsidRDefault="00FF4F2F"/>
    <w:p w:rsidR="00FF4F2F" w:rsidRDefault="00FF4F2F">
      <w:pPr>
        <w:pStyle w:val="Heading3"/>
      </w:pPr>
      <w:bookmarkStart w:id="1179" w:name="_Toc223513341"/>
      <w:r>
        <w:t>IMTR – Intake Manifold Tuning Valve Device Control</w:t>
      </w:r>
      <w:bookmarkEnd w:id="1179"/>
    </w:p>
    <w:p w:rsidR="00FF4F2F" w:rsidRDefault="00FF4F2F"/>
    <w:p w:rsidR="00FF4F2F" w:rsidRDefault="00FF4F2F">
      <w:r>
        <w:t>This device control is used to override the state of the intake manifold tuning valve output.  A calibration is used to select whether commanding the intake manifold tuning valve output on or off results in the valve being commanded closed or open for a particular application.  The intake manifold tuning valve is commanded closed in order to prevent the manifold runners from communicating.</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Intake Manifold Tuning Valve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Intake Manifold Tuning Valve Closed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(Intake Manifold Tuning Valve Enable is True)</w:t>
      </w:r>
    </w:p>
    <w:p w:rsidR="00FF4F2F" w:rsidRDefault="00FF4F2F">
      <w:pPr>
        <w:pStyle w:val="BodyTextIndent"/>
      </w:pPr>
      <w:r>
        <w:t>The intake manifold tuning valve output shall be commanded to the value required to result in the position requested in Intake Manifold Tuning Valve Closed.</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3"/>
      </w:pPr>
      <w:bookmarkStart w:id="1180" w:name="_Toc223513342"/>
      <w:r>
        <w:t>BSTR – Intercooler Pump Device Control</w:t>
      </w:r>
      <w:bookmarkEnd w:id="1180"/>
    </w:p>
    <w:p w:rsidR="00FF4F2F" w:rsidRDefault="00FF4F2F"/>
    <w:p w:rsidR="00FF4F2F" w:rsidRDefault="00FF4F2F">
      <w:r>
        <w:t>This device control is used to override the state of the intercooler pump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Intercooler Pump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Intercooler Pump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(Intercooler Pump Enable is True)</w:t>
      </w:r>
    </w:p>
    <w:p w:rsidR="00FF4F2F" w:rsidRDefault="00FF4F2F">
      <w:pPr>
        <w:ind w:left="360"/>
      </w:pPr>
      <w:r>
        <w:t>The intercooler pump output shall be commanded to the value requested in Intercooler Pump On.</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3"/>
      </w:pPr>
      <w:bookmarkStart w:id="1181" w:name="_Toc223513343"/>
      <w:r>
        <w:t>BSTR – Supercharger Boost Solenoid Device Control</w:t>
      </w:r>
      <w:bookmarkEnd w:id="1181"/>
    </w:p>
    <w:p w:rsidR="00FF4F2F" w:rsidRDefault="00FF4F2F"/>
    <w:p w:rsidR="00FF4F2F" w:rsidRDefault="00FF4F2F">
      <w:r>
        <w:t>This device control is used to override the state of the supercharger boost solenoid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Supercharger Boost Solenoid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Supercharger Boost Solenoid Duty Cycle</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r>
        <w:t>If (Supercharger Boost Solenoid Enable is True)</w:t>
      </w:r>
    </w:p>
    <w:p w:rsidR="00FF4F2F" w:rsidRDefault="00FF4F2F">
      <w:pPr>
        <w:ind w:left="360"/>
      </w:pPr>
      <w:r>
        <w:t>If (any of the device control limits in the table below are exceeded)</w:t>
      </w:r>
    </w:p>
    <w:p w:rsidR="00FF4F2F" w:rsidRDefault="00FF4F2F">
      <w:pPr>
        <w:ind w:left="720"/>
      </w:pPr>
      <w:r>
        <w:lastRenderedPageBreak/>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supercharger boost solenoid output shall be commanded to the value requested in Supercharger Boost Solenoid Duty Cycle.</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$031B</w:t>
            </w:r>
          </w:p>
        </w:tc>
        <w:tc>
          <w:tcPr>
            <w:tcW w:w="6768" w:type="dxa"/>
            <w:tcBorders>
              <w:top w:val="nil"/>
            </w:tcBorders>
          </w:tcPr>
          <w:p w:rsidR="00FF4F2F" w:rsidRDefault="00FF4F2F">
            <w:pPr>
              <w:rPr>
                <w:rFonts w:ascii="Arial" w:hAnsi="Arial"/>
                <w:sz w:val="16"/>
              </w:rPr>
            </w:pPr>
            <w:r>
              <w:rPr>
                <w:rFonts w:ascii="Arial" w:hAnsi="Arial"/>
                <w:sz w:val="16"/>
              </w:rPr>
              <w:t>Protection mode active – desired boost unattainable.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182" w:name="_Toc223513344"/>
      <w:r>
        <w:t>TPSR – Throttle Position Device Control</w:t>
      </w:r>
      <w:bookmarkEnd w:id="1182"/>
    </w:p>
    <w:p w:rsidR="00FF4F2F" w:rsidRDefault="00FF4F2F"/>
    <w:p w:rsidR="00FF4F2F" w:rsidRDefault="00FF4F2F">
      <w:r>
        <w:t>This device control is used to override the commanded throttle position.</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Throttle Position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Throttle Position</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0.0 - 99.609375 %</w:t>
            </w:r>
          </w:p>
        </w:tc>
        <w:tc>
          <w:tcPr>
            <w:tcW w:w="2160" w:type="dxa"/>
            <w:tcBorders>
              <w:top w:val="nil"/>
            </w:tcBorders>
          </w:tcPr>
          <w:p w:rsidR="00FF4F2F" w:rsidRDefault="00FF4F2F">
            <w:pPr>
              <w:rPr>
                <w:rFonts w:ascii="Arial" w:hAnsi="Arial"/>
                <w:sz w:val="16"/>
              </w:rPr>
            </w:pPr>
            <w:r>
              <w:rPr>
                <w:rFonts w:ascii="Arial" w:hAnsi="Arial"/>
                <w:sz w:val="16"/>
              </w:rPr>
              <w:t>E = N * 0.390625</w:t>
            </w:r>
          </w:p>
        </w:tc>
      </w:tr>
    </w:tbl>
    <w:p w:rsidR="00FF4F2F" w:rsidRDefault="00FF4F2F"/>
    <w:p w:rsidR="00FF4F2F" w:rsidRDefault="00FF4F2F">
      <w:r>
        <w:t>If (Throttle Position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throttle position shall be commanded to the position requested in Throttle Position.</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$1601</w:t>
            </w:r>
          </w:p>
        </w:tc>
        <w:tc>
          <w:tcPr>
            <w:tcW w:w="6768" w:type="dxa"/>
            <w:tcBorders>
              <w:top w:val="nil"/>
            </w:tcBorders>
          </w:tcPr>
          <w:p w:rsidR="00FF4F2F" w:rsidRDefault="00FF4F2F">
            <w:pPr>
              <w:rPr>
                <w:rFonts w:ascii="Arial" w:hAnsi="Arial"/>
                <w:sz w:val="16"/>
              </w:rPr>
            </w:pPr>
            <w:r>
              <w:rPr>
                <w:rFonts w:ascii="Arial" w:hAnsi="Arial"/>
                <w:sz w:val="16"/>
              </w:rPr>
              <w:t xml:space="preserve">Engine speed or vehicle speed too high </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bl>
    <w:p w:rsidR="00FF4F2F" w:rsidRDefault="00FF4F2F"/>
    <w:p w:rsidR="00FF4F2F" w:rsidRDefault="00FF4F2F">
      <w:pPr>
        <w:pStyle w:val="Heading3"/>
      </w:pPr>
      <w:bookmarkStart w:id="1183" w:name="_Toc524751062"/>
      <w:bookmarkStart w:id="1184" w:name="_Toc223513345"/>
      <w:r>
        <w:t>IDLR - Idle Engine Speed Device Control</w:t>
      </w:r>
      <w:bookmarkEnd w:id="1183"/>
      <w:bookmarkEnd w:id="1184"/>
    </w:p>
    <w:p w:rsidR="00FF4F2F" w:rsidRDefault="00FF4F2F"/>
    <w:p w:rsidR="00FF4F2F" w:rsidRDefault="00FF4F2F">
      <w:r>
        <w:t>This device control is used to override the idle engine speed.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Idle Engine Speed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Idle Engine Speed</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0.0 - 2040.0 rpm</w:t>
            </w:r>
          </w:p>
        </w:tc>
        <w:tc>
          <w:tcPr>
            <w:tcW w:w="2160" w:type="dxa"/>
            <w:tcBorders>
              <w:top w:val="nil"/>
            </w:tcBorders>
          </w:tcPr>
          <w:p w:rsidR="00FF4F2F" w:rsidRDefault="00FF4F2F">
            <w:pPr>
              <w:rPr>
                <w:rFonts w:ascii="Arial" w:hAnsi="Arial"/>
                <w:sz w:val="16"/>
              </w:rPr>
            </w:pPr>
            <w:r>
              <w:rPr>
                <w:rFonts w:ascii="Arial" w:hAnsi="Arial"/>
                <w:sz w:val="16"/>
              </w:rPr>
              <w:t>E = N * 8.0</w:t>
            </w:r>
          </w:p>
        </w:tc>
      </w:tr>
    </w:tbl>
    <w:p w:rsidR="00FF4F2F" w:rsidRDefault="00FF4F2F"/>
    <w:p w:rsidR="00FF4F2F" w:rsidRDefault="00FF4F2F">
      <w:r>
        <w:t>If (Idle Engine Speed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idle engine speed shall be commanded to the speed requested in Idle Engine Speed.</w:t>
      </w:r>
    </w:p>
    <w:p w:rsidR="00FF4F2F" w:rsidRDefault="00FF4F2F">
      <w:pPr>
        <w:ind w:left="360"/>
      </w:pPr>
      <w:r>
        <w:t>EndIf</w:t>
      </w:r>
    </w:p>
    <w:p w:rsidR="00FF4F2F" w:rsidRDefault="00FF4F2F">
      <w:r>
        <w:lastRenderedPageBreak/>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4" w:space="0" w:color="auto"/>
            </w:tcBorders>
          </w:tcPr>
          <w:p w:rsidR="00FF4F2F" w:rsidRDefault="00FF4F2F">
            <w:pPr>
              <w:jc w:val="center"/>
              <w:rPr>
                <w:b/>
                <w:sz w:val="16"/>
              </w:rPr>
            </w:pPr>
            <w:r>
              <w:rPr>
                <w:b/>
                <w:sz w:val="16"/>
              </w:rPr>
              <w:t>Return Code</w:t>
            </w:r>
          </w:p>
        </w:tc>
        <w:tc>
          <w:tcPr>
            <w:tcW w:w="6768" w:type="dxa"/>
            <w:tcBorders>
              <w:bottom w:val="single" w:sz="4" w:space="0" w:color="auto"/>
            </w:tcBorders>
          </w:tcPr>
          <w:p w:rsidR="00FF4F2F" w:rsidRDefault="00FF4F2F">
            <w:pPr>
              <w:jc w:val="center"/>
              <w:rPr>
                <w:b/>
                <w:sz w:val="16"/>
              </w:rPr>
            </w:pPr>
            <w:r>
              <w:rPr>
                <w:b/>
                <w:sz w:val="16"/>
              </w:rPr>
              <w:t>Device Control Limit Exceeded Description</w:t>
            </w:r>
          </w:p>
        </w:tc>
        <w:tc>
          <w:tcPr>
            <w:tcW w:w="864" w:type="dxa"/>
            <w:tcBorders>
              <w:bottom w:val="single" w:sz="4" w:space="0" w:color="auto"/>
            </w:tcBorders>
          </w:tcPr>
          <w:p w:rsidR="00FF4F2F" w:rsidRDefault="00FF4F2F">
            <w:pPr>
              <w:jc w:val="center"/>
              <w:rPr>
                <w:b/>
                <w:sz w:val="16"/>
              </w:rPr>
            </w:pPr>
            <w:r>
              <w:rPr>
                <w:b/>
                <w:sz w:val="16"/>
              </w:rPr>
              <w:t>Active for Service</w:t>
            </w:r>
          </w:p>
        </w:tc>
        <w:tc>
          <w:tcPr>
            <w:tcW w:w="864" w:type="dxa"/>
            <w:tcBorders>
              <w:bottom w:val="single" w:sz="4" w:space="0" w:color="auto"/>
            </w:tcBorders>
          </w:tcPr>
          <w:p w:rsidR="00FF4F2F" w:rsidRDefault="00FF4F2F">
            <w:pPr>
              <w:jc w:val="center"/>
              <w:rPr>
                <w:b/>
                <w:sz w:val="16"/>
              </w:rPr>
            </w:pPr>
            <w:r>
              <w:rPr>
                <w:b/>
                <w:sz w:val="16"/>
              </w:rPr>
              <w:t>Active for DVT</w:t>
            </w:r>
          </w:p>
        </w:tc>
      </w:tr>
      <w:tr w:rsidR="00FF4F2F">
        <w:trPr>
          <w:cantSplit/>
          <w:jc w:val="center"/>
        </w:trPr>
        <w:tc>
          <w:tcPr>
            <w:tcW w:w="864" w:type="dxa"/>
            <w:tcBorders>
              <w:top w:val="single" w:sz="4" w:space="0" w:color="auto"/>
              <w:left w:val="single" w:sz="4" w:space="0" w:color="auto"/>
              <w:bottom w:val="single" w:sz="4" w:space="0" w:color="auto"/>
              <w:right w:val="single" w:sz="4" w:space="0" w:color="auto"/>
            </w:tcBorders>
          </w:tcPr>
          <w:p w:rsidR="00FF4F2F" w:rsidRDefault="00FF4F2F">
            <w:pPr>
              <w:jc w:val="right"/>
              <w:rPr>
                <w:rFonts w:ascii="Arial" w:hAnsi="Arial"/>
                <w:sz w:val="16"/>
              </w:rPr>
            </w:pPr>
            <w:r>
              <w:rPr>
                <w:rFonts w:ascii="Arial" w:hAnsi="Arial" w:cs="Arial"/>
                <w:sz w:val="16"/>
              </w:rPr>
              <w:t>$0401</w:t>
            </w:r>
          </w:p>
        </w:tc>
        <w:tc>
          <w:tcPr>
            <w:tcW w:w="6768" w:type="dxa"/>
            <w:tcBorders>
              <w:top w:val="single" w:sz="4" w:space="0" w:color="auto"/>
              <w:left w:val="single" w:sz="4" w:space="0" w:color="auto"/>
              <w:bottom w:val="single" w:sz="4" w:space="0" w:color="auto"/>
              <w:right w:val="single" w:sz="4" w:space="0" w:color="auto"/>
            </w:tcBorders>
          </w:tcPr>
          <w:p w:rsidR="00FF4F2F" w:rsidRDefault="00FF4F2F">
            <w:pPr>
              <w:rPr>
                <w:rFonts w:ascii="Arial" w:hAnsi="Arial"/>
                <w:sz w:val="16"/>
              </w:rPr>
            </w:pPr>
            <w:r>
              <w:rPr>
                <w:rFonts w:ascii="Arial" w:hAnsi="Arial" w:cs="Arial"/>
                <w:sz w:val="16"/>
              </w:rPr>
              <w:t>Vehicle speed not zero.</w:t>
            </w:r>
          </w:p>
        </w:tc>
        <w:tc>
          <w:tcPr>
            <w:tcW w:w="864" w:type="dxa"/>
            <w:tcBorders>
              <w:top w:val="single" w:sz="4" w:space="0" w:color="auto"/>
              <w:left w:val="single" w:sz="4" w:space="0" w:color="auto"/>
              <w:bottom w:val="single" w:sz="4" w:space="0" w:color="auto"/>
              <w:right w:val="single" w:sz="4" w:space="0" w:color="auto"/>
            </w:tcBorders>
          </w:tcPr>
          <w:p w:rsidR="00FF4F2F" w:rsidRDefault="00FF4F2F">
            <w:pPr>
              <w:jc w:val="center"/>
              <w:rPr>
                <w:rFonts w:ascii="Arial" w:hAnsi="Arial"/>
                <w:sz w:val="16"/>
              </w:rPr>
            </w:pPr>
            <w:r>
              <w:rPr>
                <w:rFonts w:ascii="Arial" w:hAnsi="Arial"/>
                <w:sz w:val="16"/>
              </w:rPr>
              <w:t>Y</w:t>
            </w:r>
          </w:p>
        </w:tc>
        <w:tc>
          <w:tcPr>
            <w:tcW w:w="864" w:type="dxa"/>
            <w:tcBorders>
              <w:top w:val="single" w:sz="4" w:space="0" w:color="auto"/>
              <w:left w:val="single" w:sz="4" w:space="0" w:color="auto"/>
              <w:bottom w:val="single" w:sz="4" w:space="0" w:color="auto"/>
              <w:right w:val="single" w:sz="4" w:space="0" w:color="auto"/>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single" w:sz="4" w:space="0" w:color="auto"/>
              <w:left w:val="single" w:sz="4" w:space="0" w:color="auto"/>
              <w:bottom w:val="single" w:sz="4" w:space="0" w:color="auto"/>
              <w:right w:val="single" w:sz="4" w:space="0" w:color="auto"/>
            </w:tcBorders>
          </w:tcPr>
          <w:p w:rsidR="00FF4F2F" w:rsidRDefault="00FF4F2F">
            <w:pPr>
              <w:jc w:val="right"/>
              <w:rPr>
                <w:rFonts w:ascii="Arial" w:hAnsi="Arial" w:cs="Arial"/>
                <w:sz w:val="16"/>
              </w:rPr>
            </w:pPr>
            <w:r>
              <w:rPr>
                <w:rFonts w:ascii="Arial" w:hAnsi="Arial" w:cs="Arial"/>
                <w:sz w:val="16"/>
              </w:rPr>
              <w:t>$0402</w:t>
            </w:r>
          </w:p>
        </w:tc>
        <w:tc>
          <w:tcPr>
            <w:tcW w:w="6768" w:type="dxa"/>
            <w:tcBorders>
              <w:top w:val="single" w:sz="4" w:space="0" w:color="auto"/>
              <w:left w:val="single" w:sz="4" w:space="0" w:color="auto"/>
              <w:bottom w:val="single" w:sz="4" w:space="0" w:color="auto"/>
              <w:right w:val="single" w:sz="4" w:space="0" w:color="auto"/>
            </w:tcBorders>
          </w:tcPr>
          <w:p w:rsidR="00FF4F2F" w:rsidRDefault="00FF4F2F">
            <w:pPr>
              <w:rPr>
                <w:rFonts w:ascii="Arial" w:hAnsi="Arial" w:cs="Arial"/>
                <w:bCs/>
                <w:sz w:val="16"/>
              </w:rPr>
            </w:pPr>
            <w:r>
              <w:rPr>
                <w:rFonts w:ascii="Arial" w:hAnsi="Arial" w:cs="Arial"/>
                <w:sz w:val="16"/>
              </w:rPr>
              <w:t>Vehicle speed fault.</w:t>
            </w:r>
          </w:p>
        </w:tc>
        <w:tc>
          <w:tcPr>
            <w:tcW w:w="864" w:type="dxa"/>
            <w:tcBorders>
              <w:top w:val="single" w:sz="4" w:space="0" w:color="auto"/>
              <w:left w:val="single" w:sz="4" w:space="0" w:color="auto"/>
              <w:bottom w:val="single" w:sz="4" w:space="0" w:color="auto"/>
              <w:right w:val="single" w:sz="4" w:space="0" w:color="auto"/>
            </w:tcBorders>
          </w:tcPr>
          <w:p w:rsidR="00FF4F2F" w:rsidRDefault="00FF4F2F">
            <w:pPr>
              <w:jc w:val="center"/>
              <w:rPr>
                <w:rFonts w:ascii="Arial" w:hAnsi="Arial" w:cs="Arial"/>
                <w:sz w:val="16"/>
              </w:rPr>
            </w:pPr>
            <w:r>
              <w:rPr>
                <w:rFonts w:ascii="Arial" w:hAnsi="Arial"/>
                <w:sz w:val="16"/>
              </w:rPr>
              <w:t>Y</w:t>
            </w:r>
          </w:p>
        </w:tc>
        <w:tc>
          <w:tcPr>
            <w:tcW w:w="864" w:type="dxa"/>
            <w:tcBorders>
              <w:top w:val="single" w:sz="4" w:space="0" w:color="auto"/>
              <w:left w:val="single" w:sz="4" w:space="0" w:color="auto"/>
              <w:bottom w:val="single" w:sz="4" w:space="0" w:color="auto"/>
              <w:right w:val="single" w:sz="4" w:space="0" w:color="auto"/>
            </w:tcBorders>
          </w:tcPr>
          <w:p w:rsidR="00FF4F2F" w:rsidRDefault="00FF4F2F">
            <w:pPr>
              <w:jc w:val="center"/>
              <w:rPr>
                <w:rFonts w:ascii="Arial" w:hAnsi="Arial" w:cs="Arial"/>
                <w:sz w:val="16"/>
              </w:rPr>
            </w:pPr>
            <w:r>
              <w:rPr>
                <w:rFonts w:ascii="Arial" w:hAnsi="Arial"/>
                <w:sz w:val="16"/>
              </w:rPr>
              <w:t>N</w:t>
            </w:r>
          </w:p>
        </w:tc>
      </w:tr>
      <w:tr w:rsidR="00FF4F2F">
        <w:trPr>
          <w:cantSplit/>
          <w:jc w:val="center"/>
        </w:trPr>
        <w:tc>
          <w:tcPr>
            <w:tcW w:w="864" w:type="dxa"/>
            <w:tcBorders>
              <w:top w:val="single" w:sz="4" w:space="0" w:color="auto"/>
              <w:left w:val="single" w:sz="4" w:space="0" w:color="auto"/>
              <w:bottom w:val="single" w:sz="4" w:space="0" w:color="auto"/>
              <w:right w:val="single" w:sz="4" w:space="0" w:color="auto"/>
            </w:tcBorders>
          </w:tcPr>
          <w:p w:rsidR="00FF4F2F" w:rsidRDefault="00FF4F2F">
            <w:pPr>
              <w:jc w:val="right"/>
              <w:rPr>
                <w:rFonts w:ascii="Arial" w:hAnsi="Arial" w:cs="Arial"/>
                <w:sz w:val="16"/>
              </w:rPr>
            </w:pPr>
            <w:r>
              <w:rPr>
                <w:rFonts w:ascii="Arial" w:hAnsi="Arial" w:cs="Arial"/>
                <w:sz w:val="16"/>
              </w:rPr>
              <w:t>$0903</w:t>
            </w:r>
          </w:p>
        </w:tc>
        <w:tc>
          <w:tcPr>
            <w:tcW w:w="6768" w:type="dxa"/>
            <w:tcBorders>
              <w:top w:val="single" w:sz="4" w:space="0" w:color="auto"/>
              <w:left w:val="single" w:sz="4" w:space="0" w:color="auto"/>
              <w:bottom w:val="single" w:sz="4" w:space="0" w:color="auto"/>
              <w:right w:val="single" w:sz="4" w:space="0" w:color="auto"/>
            </w:tcBorders>
          </w:tcPr>
          <w:p w:rsidR="00FF4F2F" w:rsidRDefault="00FF4F2F">
            <w:pPr>
              <w:rPr>
                <w:rFonts w:ascii="Arial" w:hAnsi="Arial" w:cs="Arial"/>
                <w:bCs/>
                <w:sz w:val="16"/>
              </w:rPr>
            </w:pPr>
            <w:r>
              <w:rPr>
                <w:rFonts w:ascii="Arial" w:hAnsi="Arial" w:cs="Arial"/>
                <w:bCs/>
                <w:sz w:val="16"/>
              </w:rPr>
              <w:t>Transmission not in park or neutral</w:t>
            </w:r>
          </w:p>
        </w:tc>
        <w:tc>
          <w:tcPr>
            <w:tcW w:w="864" w:type="dxa"/>
            <w:tcBorders>
              <w:top w:val="single" w:sz="4" w:space="0" w:color="auto"/>
              <w:left w:val="single" w:sz="4" w:space="0" w:color="auto"/>
              <w:bottom w:val="single" w:sz="4" w:space="0" w:color="auto"/>
              <w:right w:val="single" w:sz="4" w:space="0" w:color="auto"/>
            </w:tcBorders>
          </w:tcPr>
          <w:p w:rsidR="00FF4F2F" w:rsidRDefault="00FF4F2F">
            <w:pPr>
              <w:jc w:val="center"/>
              <w:rPr>
                <w:rFonts w:ascii="Arial" w:hAnsi="Arial" w:cs="Arial"/>
                <w:sz w:val="16"/>
              </w:rPr>
            </w:pPr>
            <w:r>
              <w:rPr>
                <w:rFonts w:ascii="Arial" w:hAnsi="Arial"/>
                <w:sz w:val="16"/>
              </w:rPr>
              <w:t>Y</w:t>
            </w:r>
          </w:p>
        </w:tc>
        <w:tc>
          <w:tcPr>
            <w:tcW w:w="864" w:type="dxa"/>
            <w:tcBorders>
              <w:top w:val="single" w:sz="4" w:space="0" w:color="auto"/>
              <w:left w:val="single" w:sz="4" w:space="0" w:color="auto"/>
              <w:bottom w:val="single" w:sz="4" w:space="0" w:color="auto"/>
              <w:right w:val="single" w:sz="4" w:space="0" w:color="auto"/>
            </w:tcBorders>
          </w:tcPr>
          <w:p w:rsidR="00FF4F2F" w:rsidRDefault="00FF4F2F">
            <w:pPr>
              <w:jc w:val="center"/>
              <w:rPr>
                <w:rFonts w:ascii="Arial" w:hAnsi="Arial" w:cs="Arial"/>
                <w:sz w:val="16"/>
              </w:rPr>
            </w:pPr>
            <w:r>
              <w:rPr>
                <w:rFonts w:ascii="Arial" w:hAnsi="Arial"/>
                <w:sz w:val="16"/>
              </w:rPr>
              <w:t>N</w:t>
            </w:r>
          </w:p>
        </w:tc>
      </w:tr>
      <w:tr w:rsidR="00FF4F2F">
        <w:trPr>
          <w:cantSplit/>
          <w:jc w:val="center"/>
        </w:trPr>
        <w:tc>
          <w:tcPr>
            <w:tcW w:w="864" w:type="dxa"/>
            <w:tcBorders>
              <w:top w:val="single" w:sz="4" w:space="0" w:color="auto"/>
              <w:left w:val="single" w:sz="4" w:space="0" w:color="auto"/>
              <w:bottom w:val="single" w:sz="4" w:space="0" w:color="auto"/>
              <w:right w:val="single" w:sz="4" w:space="0" w:color="auto"/>
            </w:tcBorders>
          </w:tcPr>
          <w:p w:rsidR="00FF4F2F" w:rsidRDefault="00FF4F2F">
            <w:pPr>
              <w:jc w:val="right"/>
              <w:rPr>
                <w:rFonts w:ascii="Arial" w:hAnsi="Arial" w:cs="Arial"/>
                <w:sz w:val="16"/>
              </w:rPr>
            </w:pPr>
            <w:r>
              <w:rPr>
                <w:rFonts w:ascii="Arial" w:hAnsi="Arial" w:cs="Arial"/>
                <w:sz w:val="16"/>
              </w:rPr>
              <w:t>$2B00</w:t>
            </w:r>
          </w:p>
        </w:tc>
        <w:tc>
          <w:tcPr>
            <w:tcW w:w="6768" w:type="dxa"/>
            <w:tcBorders>
              <w:top w:val="single" w:sz="4" w:space="0" w:color="auto"/>
              <w:left w:val="single" w:sz="4" w:space="0" w:color="auto"/>
              <w:bottom w:val="single" w:sz="4" w:space="0" w:color="auto"/>
              <w:right w:val="single" w:sz="4" w:space="0" w:color="auto"/>
            </w:tcBorders>
          </w:tcPr>
          <w:p w:rsidR="00FF4F2F" w:rsidRDefault="00FF4F2F">
            <w:pPr>
              <w:rPr>
                <w:rFonts w:ascii="Arial" w:hAnsi="Arial" w:cs="Arial"/>
                <w:bCs/>
                <w:sz w:val="16"/>
              </w:rPr>
            </w:pPr>
            <w:r>
              <w:rPr>
                <w:rFonts w:ascii="Arial" w:hAnsi="Arial" w:cs="Arial"/>
                <w:bCs/>
                <w:sz w:val="16"/>
              </w:rPr>
              <w:t>Transmission gear data is not valid (auto or manual trans)</w:t>
            </w:r>
          </w:p>
        </w:tc>
        <w:tc>
          <w:tcPr>
            <w:tcW w:w="864" w:type="dxa"/>
            <w:tcBorders>
              <w:top w:val="single" w:sz="4" w:space="0" w:color="auto"/>
              <w:left w:val="single" w:sz="4" w:space="0" w:color="auto"/>
              <w:bottom w:val="single" w:sz="4" w:space="0" w:color="auto"/>
              <w:right w:val="single" w:sz="4" w:space="0" w:color="auto"/>
            </w:tcBorders>
          </w:tcPr>
          <w:p w:rsidR="00FF4F2F" w:rsidRDefault="00FF4F2F">
            <w:pPr>
              <w:jc w:val="center"/>
              <w:rPr>
                <w:rFonts w:ascii="Arial" w:hAnsi="Arial" w:cs="Arial"/>
                <w:sz w:val="16"/>
              </w:rPr>
            </w:pPr>
            <w:r>
              <w:rPr>
                <w:rFonts w:ascii="Arial" w:hAnsi="Arial" w:cs="Arial"/>
                <w:sz w:val="16"/>
              </w:rPr>
              <w:t>Y</w:t>
            </w:r>
          </w:p>
        </w:tc>
        <w:tc>
          <w:tcPr>
            <w:tcW w:w="864" w:type="dxa"/>
            <w:tcBorders>
              <w:top w:val="single" w:sz="4" w:space="0" w:color="auto"/>
              <w:left w:val="single" w:sz="4" w:space="0" w:color="auto"/>
              <w:bottom w:val="single" w:sz="4" w:space="0" w:color="auto"/>
              <w:right w:val="single" w:sz="4" w:space="0" w:color="auto"/>
            </w:tcBorders>
          </w:tcPr>
          <w:p w:rsidR="00FF4F2F" w:rsidRDefault="00FF4F2F">
            <w:pPr>
              <w:jc w:val="center"/>
              <w:rPr>
                <w:rFonts w:ascii="Arial" w:hAnsi="Arial" w:cs="Arial"/>
                <w:sz w:val="16"/>
              </w:rPr>
            </w:pPr>
            <w:r>
              <w:rPr>
                <w:rFonts w:ascii="Arial" w:hAnsi="Arial" w:cs="Arial"/>
                <w:sz w:val="16"/>
              </w:rPr>
              <w:t>N</w:t>
            </w:r>
          </w:p>
        </w:tc>
      </w:tr>
    </w:tbl>
    <w:p w:rsidR="00FF4F2F" w:rsidRDefault="00FF4F2F"/>
    <w:p w:rsidR="00BF5257" w:rsidRDefault="00BF5257" w:rsidP="00BF5257">
      <w:pPr>
        <w:pStyle w:val="Heading3"/>
        <w:adjustRightInd w:val="0"/>
        <w:snapToGrid w:val="0"/>
        <w:ind w:left="720" w:hanging="720"/>
      </w:pPr>
      <w:bookmarkStart w:id="1185" w:name="_Toc130726142"/>
      <w:bookmarkStart w:id="1186" w:name="_Toc223513346"/>
      <w:r>
        <w:t xml:space="preserve">TPSR – </w:t>
      </w:r>
      <w:r w:rsidRPr="001B4DDC">
        <w:rPr>
          <w:rFonts w:eastAsia="SimSun"/>
        </w:rPr>
        <w:t>Learned Airflow Adapts</w:t>
      </w:r>
      <w:r w:rsidRPr="001B4DDC">
        <w:t xml:space="preserve"> Reset Trigger</w:t>
      </w:r>
      <w:r>
        <w:t xml:space="preserve"> Device Control</w:t>
      </w:r>
      <w:bookmarkEnd w:id="1185"/>
      <w:bookmarkEnd w:id="1186"/>
    </w:p>
    <w:p w:rsidR="00BF5257" w:rsidRDefault="00BF5257" w:rsidP="00BF5257"/>
    <w:p w:rsidR="00BF5257" w:rsidRDefault="00BF5257" w:rsidP="00BF5257">
      <w:r>
        <w:t>This device control is used to reset the learned airflow adaptive values to their initial values.</w:t>
      </w:r>
    </w:p>
    <w:p w:rsidR="00BF5257" w:rsidRDefault="00BF5257" w:rsidP="00BF5257"/>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BF5257" w:rsidTr="003271EC">
        <w:trPr>
          <w:cantSplit/>
          <w:jc w:val="center"/>
        </w:trPr>
        <w:tc>
          <w:tcPr>
            <w:tcW w:w="3600" w:type="dxa"/>
            <w:tcBorders>
              <w:bottom w:val="single" w:sz="12" w:space="0" w:color="000000"/>
            </w:tcBorders>
          </w:tcPr>
          <w:p w:rsidR="00BF5257" w:rsidRDefault="00BF5257" w:rsidP="003271EC">
            <w:pPr>
              <w:jc w:val="center"/>
              <w:rPr>
                <w:b/>
                <w:sz w:val="16"/>
              </w:rPr>
            </w:pPr>
            <w:r>
              <w:rPr>
                <w:b/>
                <w:sz w:val="16"/>
              </w:rPr>
              <w:t>Signal</w:t>
            </w:r>
          </w:p>
        </w:tc>
        <w:tc>
          <w:tcPr>
            <w:tcW w:w="720" w:type="dxa"/>
            <w:tcBorders>
              <w:bottom w:val="single" w:sz="12" w:space="0" w:color="000000"/>
            </w:tcBorders>
          </w:tcPr>
          <w:p w:rsidR="00BF5257" w:rsidRDefault="00BF5257" w:rsidP="003271EC">
            <w:pPr>
              <w:jc w:val="center"/>
              <w:rPr>
                <w:b/>
                <w:sz w:val="16"/>
              </w:rPr>
            </w:pPr>
            <w:r>
              <w:rPr>
                <w:b/>
                <w:sz w:val="16"/>
              </w:rPr>
              <w:t>Length (Bits)</w:t>
            </w:r>
          </w:p>
        </w:tc>
        <w:tc>
          <w:tcPr>
            <w:tcW w:w="720" w:type="dxa"/>
            <w:tcBorders>
              <w:bottom w:val="single" w:sz="12" w:space="0" w:color="000000"/>
            </w:tcBorders>
          </w:tcPr>
          <w:p w:rsidR="00BF5257" w:rsidRDefault="00BF5257" w:rsidP="003271EC">
            <w:pPr>
              <w:jc w:val="center"/>
              <w:rPr>
                <w:b/>
                <w:sz w:val="16"/>
              </w:rPr>
            </w:pPr>
            <w:r>
              <w:rPr>
                <w:b/>
                <w:sz w:val="16"/>
              </w:rPr>
              <w:t>Data Type</w:t>
            </w:r>
          </w:p>
        </w:tc>
        <w:tc>
          <w:tcPr>
            <w:tcW w:w="2160" w:type="dxa"/>
            <w:tcBorders>
              <w:bottom w:val="single" w:sz="12" w:space="0" w:color="000000"/>
            </w:tcBorders>
          </w:tcPr>
          <w:p w:rsidR="00BF5257" w:rsidRDefault="00BF5257" w:rsidP="003271EC">
            <w:pPr>
              <w:jc w:val="center"/>
              <w:rPr>
                <w:b/>
                <w:sz w:val="16"/>
              </w:rPr>
            </w:pPr>
            <w:r>
              <w:rPr>
                <w:b/>
                <w:sz w:val="16"/>
              </w:rPr>
              <w:t>Range</w:t>
            </w:r>
          </w:p>
        </w:tc>
        <w:tc>
          <w:tcPr>
            <w:tcW w:w="2160" w:type="dxa"/>
            <w:tcBorders>
              <w:bottom w:val="single" w:sz="12" w:space="0" w:color="000000"/>
            </w:tcBorders>
          </w:tcPr>
          <w:p w:rsidR="00BF5257" w:rsidRDefault="00BF5257" w:rsidP="003271EC">
            <w:pPr>
              <w:jc w:val="center"/>
              <w:rPr>
                <w:b/>
                <w:sz w:val="16"/>
              </w:rPr>
            </w:pPr>
            <w:r>
              <w:rPr>
                <w:b/>
                <w:sz w:val="16"/>
              </w:rPr>
              <w:t>Conversion</w:t>
            </w:r>
          </w:p>
        </w:tc>
      </w:tr>
      <w:tr w:rsidR="00BF5257" w:rsidTr="003271EC">
        <w:trPr>
          <w:cantSplit/>
          <w:jc w:val="center"/>
        </w:trPr>
        <w:tc>
          <w:tcPr>
            <w:tcW w:w="3600" w:type="dxa"/>
            <w:tcBorders>
              <w:top w:val="nil"/>
            </w:tcBorders>
          </w:tcPr>
          <w:p w:rsidR="00BF5257" w:rsidRPr="001B4DDC" w:rsidRDefault="00BF5257" w:rsidP="003271EC">
            <w:pPr>
              <w:rPr>
                <w:rFonts w:ascii="Arial" w:hAnsi="Arial" w:cs="Arial"/>
                <w:sz w:val="16"/>
                <w:szCs w:val="16"/>
              </w:rPr>
            </w:pPr>
            <w:r w:rsidRPr="001B4DDC">
              <w:rPr>
                <w:rFonts w:ascii="Arial" w:eastAsia="SimSun" w:hAnsi="Arial" w:cs="Arial"/>
                <w:color w:val="000000"/>
                <w:sz w:val="16"/>
                <w:szCs w:val="16"/>
                <w:lang w:eastAsia="zh-CN"/>
              </w:rPr>
              <w:t>Learned Airflow Adapts</w:t>
            </w:r>
            <w:r w:rsidRPr="001B4DDC">
              <w:rPr>
                <w:rFonts w:ascii="Arial" w:hAnsi="Arial" w:cs="Arial"/>
                <w:sz w:val="16"/>
                <w:szCs w:val="16"/>
              </w:rPr>
              <w:t xml:space="preserve"> Reset Trigger</w:t>
            </w:r>
          </w:p>
        </w:tc>
        <w:tc>
          <w:tcPr>
            <w:tcW w:w="720" w:type="dxa"/>
            <w:tcBorders>
              <w:top w:val="nil"/>
            </w:tcBorders>
          </w:tcPr>
          <w:p w:rsidR="00BF5257" w:rsidRDefault="00BF5257" w:rsidP="003271EC">
            <w:pPr>
              <w:jc w:val="right"/>
              <w:rPr>
                <w:rFonts w:ascii="Arial" w:hAnsi="Arial"/>
                <w:sz w:val="16"/>
              </w:rPr>
            </w:pPr>
            <w:r>
              <w:rPr>
                <w:rFonts w:ascii="Arial" w:hAnsi="Arial"/>
                <w:sz w:val="16"/>
              </w:rPr>
              <w:t>1</w:t>
            </w:r>
          </w:p>
        </w:tc>
        <w:tc>
          <w:tcPr>
            <w:tcW w:w="720" w:type="dxa"/>
            <w:tcBorders>
              <w:top w:val="nil"/>
            </w:tcBorders>
          </w:tcPr>
          <w:p w:rsidR="00BF5257" w:rsidRDefault="00BF5257" w:rsidP="003271EC">
            <w:pPr>
              <w:rPr>
                <w:rFonts w:ascii="Arial" w:hAnsi="Arial"/>
                <w:sz w:val="16"/>
              </w:rPr>
            </w:pPr>
            <w:r>
              <w:rPr>
                <w:rFonts w:ascii="Arial" w:hAnsi="Arial"/>
                <w:sz w:val="16"/>
              </w:rPr>
              <w:t>BLN</w:t>
            </w:r>
          </w:p>
        </w:tc>
        <w:tc>
          <w:tcPr>
            <w:tcW w:w="2160" w:type="dxa"/>
            <w:tcBorders>
              <w:top w:val="nil"/>
            </w:tcBorders>
          </w:tcPr>
          <w:p w:rsidR="00BF5257" w:rsidRDefault="00BF5257" w:rsidP="003271EC">
            <w:pPr>
              <w:rPr>
                <w:rFonts w:ascii="Arial" w:hAnsi="Arial"/>
                <w:sz w:val="16"/>
              </w:rPr>
            </w:pPr>
            <w:r>
              <w:rPr>
                <w:rFonts w:ascii="Arial" w:hAnsi="Arial"/>
                <w:sz w:val="16"/>
              </w:rPr>
              <w:t>N/A</w:t>
            </w:r>
          </w:p>
        </w:tc>
        <w:tc>
          <w:tcPr>
            <w:tcW w:w="2160" w:type="dxa"/>
            <w:tcBorders>
              <w:top w:val="nil"/>
            </w:tcBorders>
          </w:tcPr>
          <w:p w:rsidR="00BF5257" w:rsidRDefault="00BF5257" w:rsidP="003271EC">
            <w:pPr>
              <w:rPr>
                <w:rFonts w:ascii="Arial" w:hAnsi="Arial"/>
                <w:sz w:val="16"/>
              </w:rPr>
            </w:pPr>
            <w:r>
              <w:rPr>
                <w:rFonts w:ascii="Arial" w:hAnsi="Arial"/>
                <w:sz w:val="16"/>
              </w:rPr>
              <w:t>$1=True; $0=False</w:t>
            </w:r>
          </w:p>
        </w:tc>
      </w:tr>
    </w:tbl>
    <w:p w:rsidR="00BF5257" w:rsidRDefault="00BF5257" w:rsidP="00BF5257"/>
    <w:p w:rsidR="00BF5257" w:rsidRDefault="00BF5257" w:rsidP="00BF5257">
      <w:r>
        <w:t>If (Learned Airflow Adapts Reset Trigger is True)</w:t>
      </w:r>
    </w:p>
    <w:p w:rsidR="00BF5257" w:rsidRDefault="00BF5257" w:rsidP="00BF5257">
      <w:pPr>
        <w:ind w:left="360"/>
      </w:pPr>
      <w:r>
        <w:t>If (any of the device control limits in the table below are exceeded)</w:t>
      </w:r>
    </w:p>
    <w:p w:rsidR="00BF5257" w:rsidRDefault="00BF5257" w:rsidP="00BF5257">
      <w:pPr>
        <w:ind w:left="720"/>
      </w:pPr>
      <w:r>
        <w:t>Report the appropriate device control limit exceeded return code to the tester.</w:t>
      </w:r>
    </w:p>
    <w:p w:rsidR="00BF5257" w:rsidRDefault="00BF5257" w:rsidP="00BF5257">
      <w:pPr>
        <w:ind w:left="720"/>
      </w:pPr>
      <w:r>
        <w:t>Return to normal control.</w:t>
      </w:r>
    </w:p>
    <w:p w:rsidR="00BF5257" w:rsidRDefault="00BF5257" w:rsidP="00BF5257">
      <w:pPr>
        <w:pStyle w:val="BodyTextIndent"/>
      </w:pPr>
      <w:r>
        <w:t>ElseIf (the learned airflow adaptive values are already reset)</w:t>
      </w:r>
    </w:p>
    <w:p w:rsidR="00BF5257" w:rsidRDefault="00BF5257" w:rsidP="00BF5257">
      <w:pPr>
        <w:ind w:left="720"/>
      </w:pPr>
      <w:r>
        <w:t>Return to normal control.</w:t>
      </w:r>
    </w:p>
    <w:p w:rsidR="00BF5257" w:rsidRDefault="00BF5257" w:rsidP="00BF5257">
      <w:pPr>
        <w:ind w:left="360"/>
      </w:pPr>
      <w:r>
        <w:t>Else</w:t>
      </w:r>
    </w:p>
    <w:p w:rsidR="00BF5257" w:rsidRDefault="00BF5257" w:rsidP="00BF5257">
      <w:pPr>
        <w:ind w:left="720"/>
      </w:pPr>
      <w:r>
        <w:t>Reset the learned airflow adaptive values.</w:t>
      </w:r>
    </w:p>
    <w:p w:rsidR="00BF5257" w:rsidRDefault="00BF5257" w:rsidP="00BF5257">
      <w:pPr>
        <w:ind w:left="360"/>
      </w:pPr>
      <w:r>
        <w:t>EndIf</w:t>
      </w:r>
    </w:p>
    <w:p w:rsidR="00BF5257" w:rsidRDefault="00BF5257" w:rsidP="00BF5257">
      <w:r>
        <w:t>Else</w:t>
      </w:r>
    </w:p>
    <w:p w:rsidR="00BF5257" w:rsidRDefault="00BF5257" w:rsidP="00BF5257">
      <w:pPr>
        <w:ind w:left="360"/>
      </w:pPr>
      <w:r>
        <w:t>Return to normal control.</w:t>
      </w:r>
    </w:p>
    <w:p w:rsidR="00BF5257" w:rsidRDefault="00BF5257" w:rsidP="00BF5257">
      <w:r>
        <w:t>EndIf</w:t>
      </w:r>
    </w:p>
    <w:p w:rsidR="00BF5257" w:rsidRDefault="00BF5257" w:rsidP="00BF5257"/>
    <w:p w:rsidR="00BF5257" w:rsidRDefault="00BF5257" w:rsidP="00BF5257"/>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BF5257" w:rsidTr="003271EC">
        <w:trPr>
          <w:cantSplit/>
          <w:jc w:val="center"/>
        </w:trPr>
        <w:tc>
          <w:tcPr>
            <w:tcW w:w="864" w:type="dxa"/>
            <w:tcBorders>
              <w:bottom w:val="single" w:sz="12" w:space="0" w:color="000000"/>
            </w:tcBorders>
          </w:tcPr>
          <w:p w:rsidR="00BF5257" w:rsidRDefault="00BF5257" w:rsidP="003271EC">
            <w:pPr>
              <w:jc w:val="center"/>
              <w:rPr>
                <w:b/>
                <w:sz w:val="16"/>
              </w:rPr>
            </w:pPr>
            <w:r>
              <w:rPr>
                <w:b/>
                <w:sz w:val="16"/>
              </w:rPr>
              <w:t>Return Code</w:t>
            </w:r>
          </w:p>
        </w:tc>
        <w:tc>
          <w:tcPr>
            <w:tcW w:w="6768" w:type="dxa"/>
            <w:tcBorders>
              <w:bottom w:val="single" w:sz="12" w:space="0" w:color="000000"/>
            </w:tcBorders>
          </w:tcPr>
          <w:p w:rsidR="00BF5257" w:rsidRDefault="00BF5257" w:rsidP="003271EC">
            <w:pPr>
              <w:jc w:val="center"/>
              <w:rPr>
                <w:b/>
                <w:sz w:val="16"/>
              </w:rPr>
            </w:pPr>
            <w:r>
              <w:rPr>
                <w:b/>
                <w:sz w:val="16"/>
              </w:rPr>
              <w:t>Device Control Limit Exceeded Description</w:t>
            </w:r>
          </w:p>
        </w:tc>
        <w:tc>
          <w:tcPr>
            <w:tcW w:w="864" w:type="dxa"/>
            <w:tcBorders>
              <w:bottom w:val="single" w:sz="12" w:space="0" w:color="000000"/>
            </w:tcBorders>
          </w:tcPr>
          <w:p w:rsidR="00BF5257" w:rsidRDefault="00BF5257" w:rsidP="003271EC">
            <w:pPr>
              <w:jc w:val="center"/>
              <w:rPr>
                <w:b/>
                <w:sz w:val="16"/>
              </w:rPr>
            </w:pPr>
            <w:r>
              <w:rPr>
                <w:b/>
                <w:sz w:val="16"/>
              </w:rPr>
              <w:t>Active for Service</w:t>
            </w:r>
          </w:p>
        </w:tc>
        <w:tc>
          <w:tcPr>
            <w:tcW w:w="864" w:type="dxa"/>
            <w:tcBorders>
              <w:bottom w:val="single" w:sz="12" w:space="0" w:color="000000"/>
            </w:tcBorders>
          </w:tcPr>
          <w:p w:rsidR="00BF5257" w:rsidRDefault="00BF5257" w:rsidP="003271EC">
            <w:pPr>
              <w:jc w:val="center"/>
              <w:rPr>
                <w:b/>
                <w:sz w:val="16"/>
              </w:rPr>
            </w:pPr>
            <w:r>
              <w:rPr>
                <w:b/>
                <w:sz w:val="16"/>
              </w:rPr>
              <w:t>Active for DVT</w:t>
            </w:r>
          </w:p>
        </w:tc>
      </w:tr>
      <w:tr w:rsidR="00BF5257" w:rsidTr="003271EC">
        <w:trPr>
          <w:cantSplit/>
          <w:jc w:val="center"/>
        </w:trPr>
        <w:tc>
          <w:tcPr>
            <w:tcW w:w="864" w:type="dxa"/>
            <w:tcBorders>
              <w:top w:val="nil"/>
            </w:tcBorders>
          </w:tcPr>
          <w:p w:rsidR="00BF5257" w:rsidRDefault="00BF5257" w:rsidP="003271EC">
            <w:pPr>
              <w:jc w:val="right"/>
              <w:rPr>
                <w:rFonts w:ascii="Arial" w:hAnsi="Arial"/>
                <w:sz w:val="16"/>
              </w:rPr>
            </w:pPr>
            <w:r>
              <w:rPr>
                <w:rFonts w:ascii="Arial" w:hAnsi="Arial"/>
                <w:sz w:val="16"/>
              </w:rPr>
              <w:t>$0201</w:t>
            </w:r>
          </w:p>
        </w:tc>
        <w:tc>
          <w:tcPr>
            <w:tcW w:w="6768" w:type="dxa"/>
            <w:tcBorders>
              <w:top w:val="nil"/>
            </w:tcBorders>
          </w:tcPr>
          <w:p w:rsidR="00BF5257" w:rsidRPr="00253F58" w:rsidRDefault="00BF5257" w:rsidP="003271EC">
            <w:pPr>
              <w:rPr>
                <w:rFonts w:ascii="Arial" w:hAnsi="Arial"/>
                <w:sz w:val="16"/>
                <w:szCs w:val="16"/>
              </w:rPr>
            </w:pPr>
            <w:r w:rsidRPr="00253F58">
              <w:rPr>
                <w:rFonts w:ascii="Helv" w:eastAsia="SimSun" w:hAnsi="Helv" w:cs="Helv"/>
                <w:color w:val="000000"/>
                <w:sz w:val="16"/>
                <w:szCs w:val="16"/>
                <w:lang w:eastAsia="zh-CN"/>
              </w:rPr>
              <w:t>Engine Speed Not Zero</w:t>
            </w:r>
          </w:p>
        </w:tc>
        <w:tc>
          <w:tcPr>
            <w:tcW w:w="864" w:type="dxa"/>
            <w:tcBorders>
              <w:top w:val="nil"/>
            </w:tcBorders>
          </w:tcPr>
          <w:p w:rsidR="00BF5257" w:rsidRDefault="00BF5257" w:rsidP="003271EC">
            <w:pPr>
              <w:jc w:val="center"/>
              <w:rPr>
                <w:rFonts w:ascii="Arial" w:hAnsi="Arial"/>
                <w:sz w:val="16"/>
              </w:rPr>
            </w:pPr>
            <w:r>
              <w:rPr>
                <w:rFonts w:ascii="Arial" w:hAnsi="Arial"/>
                <w:sz w:val="16"/>
              </w:rPr>
              <w:t>Y</w:t>
            </w:r>
          </w:p>
        </w:tc>
        <w:tc>
          <w:tcPr>
            <w:tcW w:w="864" w:type="dxa"/>
            <w:tcBorders>
              <w:top w:val="nil"/>
            </w:tcBorders>
          </w:tcPr>
          <w:p w:rsidR="00BF5257" w:rsidRDefault="00BF5257" w:rsidP="003271EC">
            <w:pPr>
              <w:jc w:val="center"/>
              <w:rPr>
                <w:rFonts w:ascii="Arial" w:hAnsi="Arial"/>
                <w:sz w:val="16"/>
              </w:rPr>
            </w:pPr>
            <w:r>
              <w:rPr>
                <w:rFonts w:ascii="Arial" w:hAnsi="Arial"/>
                <w:sz w:val="16"/>
              </w:rPr>
              <w:t>N</w:t>
            </w:r>
          </w:p>
        </w:tc>
      </w:tr>
      <w:tr w:rsidR="00BF5257" w:rsidTr="003271EC">
        <w:trPr>
          <w:cantSplit/>
          <w:jc w:val="center"/>
        </w:trPr>
        <w:tc>
          <w:tcPr>
            <w:tcW w:w="864" w:type="dxa"/>
            <w:tcBorders>
              <w:top w:val="nil"/>
            </w:tcBorders>
          </w:tcPr>
          <w:p w:rsidR="00BF5257" w:rsidRDefault="00BF5257" w:rsidP="003271EC">
            <w:pPr>
              <w:jc w:val="right"/>
              <w:rPr>
                <w:rFonts w:ascii="Arial" w:hAnsi="Arial"/>
                <w:sz w:val="16"/>
              </w:rPr>
            </w:pPr>
            <w:r>
              <w:rPr>
                <w:rFonts w:ascii="Arial" w:hAnsi="Arial"/>
                <w:sz w:val="16"/>
              </w:rPr>
              <w:t>$0401</w:t>
            </w:r>
          </w:p>
        </w:tc>
        <w:tc>
          <w:tcPr>
            <w:tcW w:w="6768" w:type="dxa"/>
            <w:tcBorders>
              <w:top w:val="nil"/>
            </w:tcBorders>
          </w:tcPr>
          <w:p w:rsidR="00BF5257" w:rsidRPr="00253F58" w:rsidRDefault="00BF5257" w:rsidP="003271EC">
            <w:pPr>
              <w:rPr>
                <w:rFonts w:ascii="Arial" w:hAnsi="Arial"/>
                <w:sz w:val="16"/>
                <w:szCs w:val="16"/>
              </w:rPr>
            </w:pPr>
            <w:r w:rsidRPr="00253F58">
              <w:rPr>
                <w:rFonts w:ascii="Helv" w:eastAsia="SimSun" w:hAnsi="Helv" w:cs="Helv"/>
                <w:color w:val="000000"/>
                <w:sz w:val="16"/>
                <w:szCs w:val="16"/>
                <w:lang w:eastAsia="zh-CN"/>
              </w:rPr>
              <w:t>Vehicle Speed Not Zero</w:t>
            </w:r>
          </w:p>
        </w:tc>
        <w:tc>
          <w:tcPr>
            <w:tcW w:w="864" w:type="dxa"/>
            <w:tcBorders>
              <w:top w:val="nil"/>
            </w:tcBorders>
          </w:tcPr>
          <w:p w:rsidR="00BF5257" w:rsidRDefault="00BF5257" w:rsidP="003271EC">
            <w:pPr>
              <w:jc w:val="center"/>
              <w:rPr>
                <w:rFonts w:ascii="Arial" w:hAnsi="Arial"/>
                <w:sz w:val="16"/>
              </w:rPr>
            </w:pPr>
            <w:r>
              <w:rPr>
                <w:rFonts w:ascii="Arial" w:hAnsi="Arial"/>
                <w:sz w:val="16"/>
              </w:rPr>
              <w:t>Y</w:t>
            </w:r>
          </w:p>
        </w:tc>
        <w:tc>
          <w:tcPr>
            <w:tcW w:w="864" w:type="dxa"/>
            <w:tcBorders>
              <w:top w:val="nil"/>
            </w:tcBorders>
          </w:tcPr>
          <w:p w:rsidR="00BF5257" w:rsidRDefault="00BF5257" w:rsidP="003271EC">
            <w:pPr>
              <w:jc w:val="center"/>
              <w:rPr>
                <w:rFonts w:ascii="Arial" w:hAnsi="Arial"/>
                <w:sz w:val="16"/>
              </w:rPr>
            </w:pPr>
            <w:r>
              <w:rPr>
                <w:rFonts w:ascii="Arial" w:hAnsi="Arial"/>
                <w:sz w:val="16"/>
              </w:rPr>
              <w:t>N</w:t>
            </w:r>
          </w:p>
        </w:tc>
      </w:tr>
    </w:tbl>
    <w:p w:rsidR="00BF5257" w:rsidRDefault="00BF5257" w:rsidP="00BF5257"/>
    <w:p w:rsidR="00BF5257" w:rsidRDefault="00BF5257" w:rsidP="00BF5257">
      <w:pPr>
        <w:pStyle w:val="Heading3"/>
        <w:numPr>
          <w:ilvl w:val="0"/>
          <w:numId w:val="0"/>
        </w:numPr>
      </w:pPr>
    </w:p>
    <w:p w:rsidR="00FF4F2F" w:rsidRDefault="00FF4F2F"/>
    <w:p w:rsidR="00FF4F2F" w:rsidRDefault="00FF4F2F">
      <w:pPr>
        <w:pStyle w:val="Heading3"/>
      </w:pPr>
      <w:bookmarkStart w:id="1187" w:name="_Toc223513347"/>
      <w:r>
        <w:t>TPSR - Electronic Throttle Control Snapshot Trigger Device Control</w:t>
      </w:r>
      <w:bookmarkEnd w:id="1187"/>
    </w:p>
    <w:p w:rsidR="00FF4F2F" w:rsidRDefault="00FF4F2F"/>
    <w:p w:rsidR="00FF4F2F" w:rsidRDefault="00FF4F2F">
      <w:r>
        <w:t>This device control is used to trigger a snapshot of throttle control parameters that will later be read out of the controller and analyzed by off-board processing tools.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Electronic Throttle Control Snapshot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(Electronic Throttle Control Snapshot Trigger is True)</w:t>
      </w:r>
    </w:p>
    <w:p w:rsidR="00FF4F2F" w:rsidRDefault="00FF4F2F">
      <w:pPr>
        <w:pStyle w:val="BodyTextIndent"/>
      </w:pPr>
      <w:r>
        <w:t>If (the snapshot of electronic throttle control parameters is complete)</w:t>
      </w:r>
    </w:p>
    <w:p w:rsidR="00FF4F2F" w:rsidRDefault="00FF4F2F">
      <w:pPr>
        <w:ind w:left="720"/>
      </w:pPr>
      <w:r>
        <w:t>Return to normal control.</w:t>
      </w:r>
    </w:p>
    <w:p w:rsidR="00FF4F2F" w:rsidRDefault="00FF4F2F">
      <w:pPr>
        <w:ind w:left="360"/>
      </w:pPr>
      <w:r>
        <w:t>Else</w:t>
      </w:r>
    </w:p>
    <w:p w:rsidR="00FF4F2F" w:rsidRDefault="00FF4F2F">
      <w:pPr>
        <w:ind w:left="720"/>
      </w:pPr>
      <w:r>
        <w:lastRenderedPageBreak/>
        <w:t>Perform the snapshot of the electronic throttle control parameters.</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3"/>
      </w:pPr>
      <w:bookmarkStart w:id="1188" w:name="_Toc223513348"/>
      <w:r>
        <w:t>TPSR - Electronic Throttle Control Validation Parameter Reset Trigger Device Control</w:t>
      </w:r>
      <w:bookmarkEnd w:id="1188"/>
    </w:p>
    <w:p w:rsidR="00FF4F2F" w:rsidRDefault="00FF4F2F"/>
    <w:p w:rsidR="00FF4F2F" w:rsidRDefault="00FF4F2F">
      <w:r>
        <w:t>This device control is used to trigger a reset of the ETC long term measurement and statistical parameters typically monitored during development and validation.</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Electronic Throttle Control Validation Parameter Reset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(Electronic Throttle Control Validation Parameter Reset Trigger is True)</w:t>
      </w:r>
    </w:p>
    <w:p w:rsidR="00FF4F2F" w:rsidRDefault="00FF4F2F">
      <w:pPr>
        <w:pStyle w:val="BodyTextIndent"/>
      </w:pPr>
      <w:r>
        <w:t>If (the reset is complete)</w:t>
      </w:r>
    </w:p>
    <w:p w:rsidR="00FF4F2F" w:rsidRDefault="00FF4F2F">
      <w:pPr>
        <w:ind w:left="720"/>
      </w:pPr>
      <w:r>
        <w:t>Return to normal control.</w:t>
      </w:r>
    </w:p>
    <w:p w:rsidR="00FF4F2F" w:rsidRDefault="00FF4F2F">
      <w:pPr>
        <w:ind w:left="360"/>
      </w:pPr>
      <w:r>
        <w:t>Else</w:t>
      </w:r>
    </w:p>
    <w:p w:rsidR="00FF4F2F" w:rsidRDefault="00FF4F2F">
      <w:pPr>
        <w:ind w:left="720"/>
      </w:pPr>
      <w:r>
        <w:t>Perform the reset of the ETC validation parameters.</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2"/>
      </w:pPr>
      <w:bookmarkStart w:id="1189" w:name="_Toc223513349"/>
      <w:bookmarkEnd w:id="1162"/>
      <w:r>
        <w:t>CPID $18</w:t>
      </w:r>
      <w:bookmarkEnd w:id="1189"/>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$18</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Fuel Injector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Fuel Injector On</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 xml:space="preserve">Fuel Closed </w:t>
            </w:r>
            <w:smartTag w:uri="urn:schemas-microsoft-com:office:smarttags" w:element="place">
              <w:r>
                <w:rPr>
                  <w:rFonts w:ascii="Arial" w:hAnsi="Arial"/>
                  <w:sz w:val="16"/>
                </w:rPr>
                <w:t>Loop</w:t>
              </w:r>
            </w:smartTag>
            <w:r>
              <w:rPr>
                <w:rFonts w:ascii="Arial" w:hAnsi="Arial"/>
                <w:sz w:val="16"/>
              </w:rPr>
              <w:t xml:space="preserve"> Enable</w:t>
            </w:r>
          </w:p>
        </w:tc>
        <w:tc>
          <w:tcPr>
            <w:tcW w:w="1080" w:type="dxa"/>
            <w:tcBorders>
              <w:top w:val="single" w:sz="12" w:space="0" w:color="auto"/>
            </w:tcBorders>
          </w:tcPr>
          <w:p w:rsidR="00FF4F2F" w:rsidRDefault="00FF4F2F">
            <w:pPr>
              <w:pStyle w:val="FootnoteText"/>
              <w:jc w:val="center"/>
              <w:rPr>
                <w:rFonts w:ascii="Arial" w:hAnsi="Arial"/>
              </w:rPr>
            </w:pPr>
            <w:r>
              <w:rPr>
                <w:rFonts w:ascii="Arial" w:hAnsi="Arial"/>
              </w:rPr>
              <w:t xml:space="preserve">Fuel Closed </w:t>
            </w:r>
            <w:smartTag w:uri="urn:schemas-microsoft-com:office:smarttags" w:element="place">
              <w:r>
                <w:rPr>
                  <w:rFonts w:ascii="Arial" w:hAnsi="Arial"/>
                </w:rPr>
                <w:t>Loop</w:t>
              </w:r>
            </w:smartTag>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Fuel Trim Reset Trigger</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Fuel Trim Learn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Fuel Trim Learn On</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8640" w:type="dxa"/>
            <w:gridSpan w:val="8"/>
            <w:tcBorders>
              <w:left w:val="nil"/>
            </w:tcBorders>
          </w:tcPr>
          <w:p w:rsidR="00FF4F2F" w:rsidRDefault="00FF4F2F">
            <w:pPr>
              <w:jc w:val="center"/>
              <w:rPr>
                <w:rFonts w:ascii="Arial" w:hAnsi="Arial"/>
                <w:sz w:val="16"/>
              </w:rPr>
            </w:pPr>
            <w:r>
              <w:rPr>
                <w:rFonts w:ascii="Arial" w:hAnsi="Arial"/>
                <w:sz w:val="16"/>
              </w:rPr>
              <w:t>Fuel Injector Identifier</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1080" w:type="dxa"/>
            <w:tcBorders>
              <w:left w:val="nil"/>
            </w:tcBorders>
          </w:tcPr>
          <w:p w:rsidR="00FF4F2F" w:rsidRDefault="00FF4F2F">
            <w:pPr>
              <w:jc w:val="center"/>
              <w:rPr>
                <w:rFonts w:ascii="Arial" w:hAnsi="Arial"/>
                <w:sz w:val="16"/>
              </w:rPr>
            </w:pPr>
            <w:r>
              <w:rPr>
                <w:rFonts w:ascii="Arial" w:hAnsi="Arial"/>
                <w:sz w:val="16"/>
              </w:rPr>
              <w:t>Canister Purge Enable</w:t>
            </w:r>
          </w:p>
        </w:tc>
        <w:tc>
          <w:tcPr>
            <w:tcW w:w="1080" w:type="dxa"/>
            <w:tcBorders>
              <w:left w:val="nil"/>
            </w:tcBorders>
          </w:tcPr>
          <w:p w:rsidR="00FF4F2F" w:rsidRDefault="00FF4F2F">
            <w:pPr>
              <w:jc w:val="center"/>
              <w:rPr>
                <w:rFonts w:ascii="Arial" w:hAnsi="Arial"/>
                <w:sz w:val="16"/>
              </w:rPr>
            </w:pPr>
            <w:r>
              <w:rPr>
                <w:rFonts w:ascii="Arial" w:hAnsi="Arial"/>
                <w:sz w:val="16"/>
              </w:rPr>
              <w:t>Evap Service Test Trigger</w:t>
            </w:r>
          </w:p>
        </w:tc>
        <w:tc>
          <w:tcPr>
            <w:tcW w:w="1080" w:type="dxa"/>
            <w:tcBorders>
              <w:left w:val="nil"/>
            </w:tcBorders>
          </w:tcPr>
          <w:p w:rsidR="00FF4F2F" w:rsidRDefault="00FF4F2F">
            <w:pPr>
              <w:jc w:val="center"/>
              <w:rPr>
                <w:rFonts w:ascii="Arial" w:hAnsi="Arial"/>
                <w:sz w:val="16"/>
              </w:rPr>
            </w:pPr>
            <w:r>
              <w:rPr>
                <w:rFonts w:ascii="Arial" w:hAnsi="Arial"/>
                <w:sz w:val="16"/>
              </w:rPr>
              <w:t>Canister Vent Enable</w:t>
            </w:r>
          </w:p>
        </w:tc>
        <w:tc>
          <w:tcPr>
            <w:tcW w:w="1080" w:type="dxa"/>
            <w:tcBorders>
              <w:left w:val="nil"/>
            </w:tcBorders>
          </w:tcPr>
          <w:p w:rsidR="00FF4F2F" w:rsidRDefault="00FF4F2F">
            <w:pPr>
              <w:jc w:val="center"/>
              <w:rPr>
                <w:rFonts w:ascii="Arial" w:hAnsi="Arial"/>
                <w:sz w:val="16"/>
              </w:rPr>
            </w:pPr>
            <w:r>
              <w:rPr>
                <w:rFonts w:ascii="Arial" w:hAnsi="Arial"/>
                <w:sz w:val="16"/>
              </w:rPr>
              <w:t>Canister Vent Open</w:t>
            </w:r>
          </w:p>
        </w:tc>
        <w:tc>
          <w:tcPr>
            <w:tcW w:w="1080" w:type="dxa"/>
            <w:tcBorders>
              <w:left w:val="nil"/>
            </w:tcBorders>
          </w:tcPr>
          <w:p w:rsidR="00FF4F2F" w:rsidRDefault="00FF4F2F">
            <w:pPr>
              <w:jc w:val="center"/>
              <w:rPr>
                <w:rFonts w:ascii="Arial" w:hAnsi="Arial"/>
                <w:sz w:val="16"/>
              </w:rPr>
            </w:pPr>
            <w:r>
              <w:rPr>
                <w:rFonts w:ascii="Arial" w:hAnsi="Arial"/>
                <w:sz w:val="16"/>
              </w:rPr>
              <w:t>Fuel Pump Enable</w:t>
            </w:r>
          </w:p>
        </w:tc>
        <w:tc>
          <w:tcPr>
            <w:tcW w:w="1080" w:type="dxa"/>
            <w:tcBorders>
              <w:left w:val="nil"/>
            </w:tcBorders>
          </w:tcPr>
          <w:p w:rsidR="00FF4F2F" w:rsidRDefault="00FF4F2F">
            <w:pPr>
              <w:jc w:val="center"/>
              <w:rPr>
                <w:rFonts w:ascii="Arial" w:hAnsi="Arial"/>
                <w:sz w:val="16"/>
              </w:rPr>
            </w:pPr>
            <w:r>
              <w:rPr>
                <w:rFonts w:ascii="Arial" w:hAnsi="Arial"/>
                <w:sz w:val="16"/>
              </w:rPr>
              <w:t>Fuel Comp Reset Trigger</w:t>
            </w:r>
          </w:p>
        </w:tc>
        <w:tc>
          <w:tcPr>
            <w:tcW w:w="1080" w:type="dxa"/>
            <w:tcBorders>
              <w:left w:val="nil"/>
            </w:tcBorders>
          </w:tcPr>
          <w:p w:rsidR="00FF4F2F" w:rsidRDefault="00FF4F2F">
            <w:pPr>
              <w:jc w:val="center"/>
              <w:rPr>
                <w:rFonts w:ascii="Arial" w:hAnsi="Arial"/>
                <w:sz w:val="16"/>
              </w:rPr>
            </w:pPr>
            <w:r>
              <w:rPr>
                <w:rFonts w:ascii="Arial" w:hAnsi="Arial"/>
                <w:sz w:val="16"/>
              </w:rPr>
              <w:t>Secondary Fuel Pump Enable</w:t>
            </w:r>
          </w:p>
        </w:tc>
        <w:tc>
          <w:tcPr>
            <w:tcW w:w="1080" w:type="dxa"/>
            <w:tcBorders>
              <w:left w:val="nil"/>
            </w:tcBorders>
          </w:tcPr>
          <w:p w:rsidR="00FF4F2F" w:rsidRDefault="00FF4F2F">
            <w:pPr>
              <w:jc w:val="center"/>
              <w:rPr>
                <w:rFonts w:ascii="Arial" w:hAnsi="Arial"/>
                <w:sz w:val="16"/>
              </w:rPr>
            </w:pPr>
            <w:r>
              <w:rPr>
                <w:rFonts w:ascii="Arial" w:hAnsi="Arial"/>
                <w:sz w:val="16"/>
              </w:rPr>
              <w:t>Secondary Fuel Pump On</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8640" w:type="dxa"/>
            <w:gridSpan w:val="8"/>
            <w:tcBorders>
              <w:left w:val="nil"/>
            </w:tcBorders>
          </w:tcPr>
          <w:p w:rsidR="00FF4F2F" w:rsidRDefault="00FF4F2F">
            <w:pPr>
              <w:jc w:val="center"/>
              <w:rPr>
                <w:rFonts w:ascii="Arial" w:hAnsi="Arial"/>
                <w:sz w:val="16"/>
              </w:rPr>
            </w:pPr>
            <w:r>
              <w:rPr>
                <w:rFonts w:ascii="Arial" w:hAnsi="Arial"/>
                <w:sz w:val="16"/>
              </w:rPr>
              <w:t>Canister Purge Duty Cycle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8640" w:type="dxa"/>
            <w:gridSpan w:val="8"/>
            <w:tcBorders>
              <w:left w:val="nil"/>
            </w:tcBorders>
          </w:tcPr>
          <w:p w:rsidR="00FF4F2F" w:rsidRDefault="00FF4F2F">
            <w:pPr>
              <w:jc w:val="center"/>
              <w:rPr>
                <w:rFonts w:ascii="Arial" w:hAnsi="Arial"/>
                <w:sz w:val="16"/>
              </w:rPr>
            </w:pPr>
            <w:r>
              <w:rPr>
                <w:rFonts w:ascii="Arial" w:hAnsi="Arial"/>
                <w:sz w:val="16"/>
              </w:rPr>
              <w:t>Fuel Pump Duty Cycle</w:t>
            </w:r>
          </w:p>
        </w:tc>
      </w:tr>
    </w:tbl>
    <w:p w:rsidR="00FF4F2F" w:rsidRDefault="00FF4F2F"/>
    <w:p w:rsidR="00FF4F2F" w:rsidRDefault="00FF4F2F">
      <w:pPr>
        <w:pStyle w:val="Heading3"/>
      </w:pPr>
      <w:bookmarkStart w:id="1190" w:name="_Toc223513350"/>
      <w:r>
        <w:t>FULR – Fuel Injector Device Control</w:t>
      </w:r>
      <w:bookmarkEnd w:id="1190"/>
    </w:p>
    <w:p w:rsidR="00FF4F2F" w:rsidRDefault="00FF4F2F"/>
    <w:p w:rsidR="00FF4F2F" w:rsidRDefault="00FF4F2F">
      <w:r>
        <w:t>This device control is used to override the state of the fuel injector outputs.  This device control may be used to trigger a single injector to be commanded on for a short duration in order to test the flow of the injector or to disable injectors in order to cut off fuel to the associated cylinders.  Each of these types of device control has its own set of limit checks.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Fuel Injector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Fuel Injector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Fuel Injector Identifier</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PKT</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N/A</w:t>
            </w:r>
          </w:p>
        </w:tc>
      </w:tr>
      <w:tr w:rsidR="00FF4F2F">
        <w:trPr>
          <w:cantSplit/>
          <w:jc w:val="center"/>
        </w:trPr>
        <w:tc>
          <w:tcPr>
            <w:tcW w:w="3600" w:type="dxa"/>
            <w:tcBorders>
              <w:top w:val="nil"/>
            </w:tcBorders>
          </w:tcPr>
          <w:p w:rsidR="00FF4F2F" w:rsidRDefault="00FF4F2F">
            <w:pPr>
              <w:ind w:left="360"/>
              <w:rPr>
                <w:rFonts w:ascii="Arial" w:hAnsi="Arial"/>
                <w:sz w:val="16"/>
              </w:rPr>
            </w:pPr>
            <w:r>
              <w:rPr>
                <w:rFonts w:ascii="Arial" w:hAnsi="Arial"/>
                <w:sz w:val="16"/>
              </w:rPr>
              <w:t>Cylinder A</w:t>
            </w:r>
            <w:r>
              <w:rPr>
                <w:rFonts w:ascii="Arial" w:hAnsi="Arial"/>
                <w:sz w:val="16"/>
              </w:rPr>
              <w:tab/>
              <w:t>(most significant bit)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ind w:left="360"/>
              <w:rPr>
                <w:rFonts w:ascii="Arial" w:hAnsi="Arial"/>
                <w:sz w:val="16"/>
              </w:rPr>
            </w:pPr>
            <w:r>
              <w:rPr>
                <w:rFonts w:ascii="Arial" w:hAnsi="Arial"/>
                <w:sz w:val="16"/>
              </w:rPr>
              <w:lastRenderedPageBreak/>
              <w:t>Cylinder B</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ind w:left="360"/>
              <w:rPr>
                <w:rFonts w:ascii="Arial" w:hAnsi="Arial"/>
                <w:sz w:val="16"/>
              </w:rPr>
            </w:pPr>
            <w:r>
              <w:rPr>
                <w:rFonts w:ascii="Arial" w:hAnsi="Arial"/>
                <w:sz w:val="16"/>
              </w:rPr>
              <w:t>Cylinder C</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ind w:left="360"/>
              <w:rPr>
                <w:rFonts w:ascii="Arial" w:hAnsi="Arial"/>
                <w:sz w:val="16"/>
              </w:rPr>
            </w:pPr>
            <w:r>
              <w:rPr>
                <w:rFonts w:ascii="Arial" w:hAnsi="Arial"/>
                <w:sz w:val="16"/>
              </w:rPr>
              <w:t>Cylinder D</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ind w:left="360"/>
              <w:rPr>
                <w:rFonts w:ascii="Arial" w:hAnsi="Arial"/>
                <w:sz w:val="16"/>
              </w:rPr>
            </w:pPr>
            <w:r>
              <w:rPr>
                <w:rFonts w:ascii="Arial" w:hAnsi="Arial"/>
                <w:sz w:val="16"/>
              </w:rPr>
              <w:t>Cylinder 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ind w:left="360"/>
              <w:rPr>
                <w:rFonts w:ascii="Arial" w:hAnsi="Arial"/>
                <w:sz w:val="16"/>
              </w:rPr>
            </w:pPr>
            <w:r>
              <w:rPr>
                <w:rFonts w:ascii="Arial" w:hAnsi="Arial"/>
                <w:sz w:val="16"/>
              </w:rPr>
              <w:t>Cylinder F</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ind w:left="360"/>
              <w:rPr>
                <w:rFonts w:ascii="Arial" w:hAnsi="Arial"/>
                <w:sz w:val="16"/>
              </w:rPr>
            </w:pPr>
            <w:r>
              <w:rPr>
                <w:rFonts w:ascii="Arial" w:hAnsi="Arial"/>
                <w:sz w:val="16"/>
              </w:rPr>
              <w:t>Cylinder G</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ind w:left="360"/>
              <w:rPr>
                <w:rFonts w:ascii="Arial" w:hAnsi="Arial"/>
                <w:sz w:val="16"/>
              </w:rPr>
            </w:pPr>
            <w:r>
              <w:rPr>
                <w:rFonts w:ascii="Arial" w:hAnsi="Arial"/>
                <w:sz w:val="16"/>
              </w:rPr>
              <w:t>Cylinder H</w:t>
            </w:r>
            <w:r>
              <w:rPr>
                <w:rFonts w:ascii="Arial" w:hAnsi="Arial"/>
                <w:sz w:val="16"/>
              </w:rPr>
              <w:tab/>
              <w:t>(least significant bit)</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(Fuel Injector Enable is True)</w:t>
      </w:r>
    </w:p>
    <w:p w:rsidR="00FF4F2F" w:rsidRDefault="00FF4F2F">
      <w:pPr>
        <w:ind w:left="360"/>
      </w:pPr>
      <w:r>
        <w:t>If (Fuel Injector On is True)</w:t>
      </w:r>
    </w:p>
    <w:p w:rsidR="00FF4F2F" w:rsidRDefault="00FF4F2F">
      <w:pPr>
        <w:ind w:left="720"/>
      </w:pPr>
      <w:r>
        <w:t>Manage the fuel injector flow device control as described in Section</w:t>
      </w:r>
      <w:fldSimple w:instr=" REF _Ref10939816 \r \h  \* MERGEFORMAT ">
        <w:r w:rsidR="00167323">
          <w:t>5.4.1.1</w:t>
        </w:r>
      </w:fldSimple>
      <w:r>
        <w:t>.</w:t>
      </w:r>
    </w:p>
    <w:p w:rsidR="00FF4F2F" w:rsidRDefault="00FF4F2F">
      <w:pPr>
        <w:ind w:left="360"/>
      </w:pPr>
      <w:r>
        <w:t>Else</w:t>
      </w:r>
    </w:p>
    <w:p w:rsidR="00FF4F2F" w:rsidRDefault="00FF4F2F">
      <w:pPr>
        <w:ind w:left="720"/>
      </w:pPr>
      <w:r>
        <w:t>Manage the fuel injector disable device control as described in Section</w:t>
      </w:r>
      <w:fldSimple w:instr=" REF _Ref10939886 \r \h  \* MERGEFORMAT ">
        <w:r w:rsidR="00167323">
          <w:t>5.4.1.2</w:t>
        </w:r>
      </w:fldSimple>
      <w:r>
        <w:t>.</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pPr>
        <w:keepNext w:val="0"/>
        <w:keepLines w:val="0"/>
      </w:pPr>
    </w:p>
    <w:p w:rsidR="00FF4F2F" w:rsidRDefault="00FF4F2F">
      <w:pPr>
        <w:pStyle w:val="Heading4"/>
      </w:pPr>
      <w:bookmarkStart w:id="1191" w:name="_Ref10939816"/>
      <w:bookmarkStart w:id="1192" w:name="_Toc223513351"/>
      <w:r>
        <w:t>Fuel Injector Flow Device Control</w:t>
      </w:r>
      <w:bookmarkEnd w:id="1191"/>
      <w:bookmarkEnd w:id="1192"/>
    </w:p>
    <w:p w:rsidR="00FF4F2F" w:rsidRDefault="00FF4F2F"/>
    <w:p w:rsidR="00FF4F2F" w:rsidRDefault="00FF4F2F">
      <w:r>
        <w:t>This device control is used to trigger a single injector to be commanded on for a duration of 500 ms (via approximately 100, 5 ms pulses) in order to test the flow of the injector.</w:t>
      </w:r>
    </w:p>
    <w:p w:rsidR="00FF4F2F" w:rsidRDefault="00FF4F2F"/>
    <w:p w:rsidR="00FF4F2F" w:rsidRDefault="00FF4F2F">
      <w:r>
        <w:t>If (any of the device control limits in the table below are exceeded)</w:t>
      </w:r>
    </w:p>
    <w:p w:rsidR="00FF4F2F" w:rsidRDefault="00FF4F2F">
      <w:pPr>
        <w:ind w:left="360"/>
      </w:pPr>
      <w:r>
        <w:t>Report the appropriate device control limit exceeded return code to the tester.</w:t>
      </w:r>
    </w:p>
    <w:p w:rsidR="00FF4F2F" w:rsidRDefault="00FF4F2F">
      <w:pPr>
        <w:ind w:left="360"/>
      </w:pPr>
      <w:r>
        <w:t>Return to normal control.</w:t>
      </w:r>
    </w:p>
    <w:p w:rsidR="00FF4F2F" w:rsidRDefault="00FF4F2F">
      <w:r>
        <w:t>Else</w:t>
      </w:r>
    </w:p>
    <w:p w:rsidR="00FF4F2F" w:rsidRDefault="00FF4F2F">
      <w:pPr>
        <w:ind w:left="360"/>
      </w:pPr>
      <w:r>
        <w:t>If (fuel injector output specified by the Fuel Injector Identifier has been commanded on for at least 500 ms)</w:t>
      </w:r>
    </w:p>
    <w:p w:rsidR="00FF4F2F" w:rsidRDefault="00FF4F2F">
      <w:pPr>
        <w:ind w:left="720"/>
      </w:pPr>
      <w:r>
        <w:t>Return to normal control.</w:t>
      </w:r>
    </w:p>
    <w:p w:rsidR="00FF4F2F" w:rsidRDefault="00FF4F2F">
      <w:pPr>
        <w:ind w:left="360"/>
      </w:pPr>
      <w:r>
        <w:t>Else</w:t>
      </w:r>
    </w:p>
    <w:p w:rsidR="00FF4F2F" w:rsidRDefault="00FF4F2F">
      <w:pPr>
        <w:ind w:left="720"/>
      </w:pPr>
      <w:r>
        <w:t>The fuel injector output specified by the Fuel Injector Identifier shall be commanded on.</w:t>
      </w:r>
    </w:p>
    <w:p w:rsidR="00FF4F2F" w:rsidRDefault="00FF4F2F">
      <w:pPr>
        <w:ind w:left="360"/>
      </w:pPr>
      <w:r>
        <w:t>EndIf</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$0201</w:t>
            </w:r>
          </w:p>
        </w:tc>
        <w:tc>
          <w:tcPr>
            <w:tcW w:w="6768" w:type="dxa"/>
            <w:tcBorders>
              <w:top w:val="nil"/>
            </w:tcBorders>
          </w:tcPr>
          <w:p w:rsidR="00FF4F2F" w:rsidRDefault="00FF4F2F">
            <w:pPr>
              <w:rPr>
                <w:rFonts w:ascii="Arial" w:hAnsi="Arial"/>
                <w:sz w:val="16"/>
              </w:rPr>
            </w:pPr>
            <w:r>
              <w:rPr>
                <w:rFonts w:ascii="Arial" w:hAnsi="Arial"/>
                <w:sz w:val="16"/>
              </w:rPr>
              <w:t>Engine speed not zero.</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$0202</w:t>
            </w:r>
          </w:p>
        </w:tc>
        <w:tc>
          <w:tcPr>
            <w:tcW w:w="6768" w:type="dxa"/>
            <w:tcBorders>
              <w:top w:val="nil"/>
            </w:tcBorders>
          </w:tcPr>
          <w:p w:rsidR="00FF4F2F" w:rsidRDefault="00FF4F2F">
            <w:pPr>
              <w:rPr>
                <w:rFonts w:ascii="Arial" w:hAnsi="Arial"/>
                <w:sz w:val="16"/>
              </w:rPr>
            </w:pPr>
            <w:r>
              <w:rPr>
                <w:rFonts w:ascii="Arial" w:hAnsi="Arial"/>
                <w:sz w:val="16"/>
              </w:rPr>
              <w:t>Injector already tested.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$0203</w:t>
            </w:r>
          </w:p>
        </w:tc>
        <w:tc>
          <w:tcPr>
            <w:tcW w:w="6768" w:type="dxa"/>
            <w:tcBorders>
              <w:top w:val="nil"/>
            </w:tcBorders>
          </w:tcPr>
          <w:p w:rsidR="00FF4F2F" w:rsidRDefault="00FF4F2F">
            <w:pPr>
              <w:rPr>
                <w:rFonts w:ascii="Arial" w:hAnsi="Arial"/>
                <w:sz w:val="16"/>
              </w:rPr>
            </w:pPr>
            <w:r>
              <w:rPr>
                <w:rFonts w:ascii="Arial" w:hAnsi="Arial"/>
                <w:sz w:val="16"/>
              </w:rPr>
              <w:t>Injector not valid.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$0204</w:t>
            </w:r>
          </w:p>
        </w:tc>
        <w:tc>
          <w:tcPr>
            <w:tcW w:w="6768" w:type="dxa"/>
            <w:tcBorders>
              <w:top w:val="nil"/>
            </w:tcBorders>
          </w:tcPr>
          <w:p w:rsidR="00FF4F2F" w:rsidRDefault="00FF4F2F">
            <w:pPr>
              <w:rPr>
                <w:rFonts w:ascii="Arial" w:hAnsi="Arial"/>
                <w:sz w:val="16"/>
              </w:rPr>
            </w:pPr>
            <w:r>
              <w:rPr>
                <w:rFonts w:ascii="Arial" w:hAnsi="Arial"/>
                <w:sz w:val="16"/>
              </w:rPr>
              <w:t>Injector flow test in progress.</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$0205</w:t>
            </w:r>
          </w:p>
        </w:tc>
        <w:tc>
          <w:tcPr>
            <w:tcW w:w="6768" w:type="dxa"/>
            <w:tcBorders>
              <w:top w:val="nil"/>
            </w:tcBorders>
          </w:tcPr>
          <w:p w:rsidR="00FF4F2F" w:rsidRDefault="00FF4F2F">
            <w:pPr>
              <w:rPr>
                <w:rFonts w:ascii="Arial" w:hAnsi="Arial"/>
                <w:sz w:val="16"/>
              </w:rPr>
            </w:pPr>
            <w:r>
              <w:rPr>
                <w:rFonts w:ascii="Arial" w:hAnsi="Arial"/>
                <w:sz w:val="16"/>
              </w:rPr>
              <w:t>More than one injector selected.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$0206</w:t>
            </w:r>
          </w:p>
        </w:tc>
        <w:tc>
          <w:tcPr>
            <w:tcW w:w="6768" w:type="dxa"/>
            <w:tcBorders>
              <w:top w:val="nil"/>
            </w:tcBorders>
          </w:tcPr>
          <w:p w:rsidR="00FF4F2F" w:rsidRDefault="00FF4F2F">
            <w:pPr>
              <w:rPr>
                <w:rFonts w:ascii="Arial" w:hAnsi="Arial"/>
                <w:sz w:val="16"/>
              </w:rPr>
            </w:pPr>
            <w:r>
              <w:rPr>
                <w:rFonts w:ascii="Arial" w:hAnsi="Arial"/>
                <w:sz w:val="16"/>
              </w:rPr>
              <w:t>Fuel disabled by theft deterrent system.</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keepNext w:val="0"/>
        <w:keepLines w:val="0"/>
      </w:pPr>
    </w:p>
    <w:p w:rsidR="00FF4F2F" w:rsidRDefault="00FF4F2F">
      <w:pPr>
        <w:pStyle w:val="Heading4"/>
      </w:pPr>
      <w:bookmarkStart w:id="1193" w:name="_Ref10939886"/>
      <w:bookmarkStart w:id="1194" w:name="_Toc223513352"/>
      <w:r>
        <w:lastRenderedPageBreak/>
        <w:t>Fuel Injector Disable Device Control</w:t>
      </w:r>
      <w:bookmarkEnd w:id="1193"/>
      <w:bookmarkEnd w:id="1194"/>
    </w:p>
    <w:p w:rsidR="00FF4F2F" w:rsidRDefault="00FF4F2F"/>
    <w:p w:rsidR="00FF4F2F" w:rsidRDefault="00FF4F2F">
      <w:r>
        <w:t>This device control is used to disable injectors in order to cut off fuel to the associated cylinders.</w:t>
      </w:r>
    </w:p>
    <w:p w:rsidR="00FF4F2F" w:rsidRDefault="00FF4F2F"/>
    <w:p w:rsidR="00FF4F2F" w:rsidRDefault="00FF4F2F">
      <w:r>
        <w:t>If (any of the device control limits in the table below are exceeded)</w:t>
      </w:r>
    </w:p>
    <w:p w:rsidR="00FF4F2F" w:rsidRDefault="00FF4F2F">
      <w:pPr>
        <w:ind w:left="360"/>
      </w:pPr>
      <w:r>
        <w:t>Report the appropriate device control limit exceeded return code to the tester.</w:t>
      </w:r>
    </w:p>
    <w:p w:rsidR="00FF4F2F" w:rsidRDefault="00FF4F2F">
      <w:pPr>
        <w:ind w:left="360"/>
      </w:pPr>
      <w:r>
        <w:t>Return to normal control.</w:t>
      </w:r>
    </w:p>
    <w:p w:rsidR="00FF4F2F" w:rsidRDefault="00FF4F2F">
      <w:r>
        <w:t>Else</w:t>
      </w:r>
    </w:p>
    <w:p w:rsidR="00FF4F2F" w:rsidRDefault="00FF4F2F">
      <w:pPr>
        <w:ind w:left="360"/>
      </w:pPr>
      <w:r>
        <w:t>The fuel injector output specified by the Fuel Injector Identifier shall be commanded off.</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$0001</w:t>
            </w:r>
          </w:p>
        </w:tc>
        <w:tc>
          <w:tcPr>
            <w:tcW w:w="6768" w:type="dxa"/>
            <w:tcBorders>
              <w:top w:val="nil"/>
            </w:tcBorders>
          </w:tcPr>
          <w:p w:rsidR="00FF4F2F" w:rsidRDefault="00FF4F2F">
            <w:pPr>
              <w:rPr>
                <w:rFonts w:ascii="Arial" w:hAnsi="Arial"/>
                <w:sz w:val="16"/>
              </w:rPr>
            </w:pPr>
            <w:r>
              <w:rPr>
                <w:rFonts w:ascii="Arial" w:hAnsi="Arial"/>
                <w:sz w:val="16"/>
              </w:rPr>
              <w:t>Generic device control timer time-out active (30 second enable, 60 second disable).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$0301</w:t>
            </w:r>
          </w:p>
        </w:tc>
        <w:tc>
          <w:tcPr>
            <w:tcW w:w="6768" w:type="dxa"/>
            <w:tcBorders>
              <w:top w:val="nil"/>
            </w:tcBorders>
          </w:tcPr>
          <w:p w:rsidR="00FF4F2F" w:rsidRDefault="00FF4F2F">
            <w:pPr>
              <w:rPr>
                <w:rFonts w:ascii="Arial" w:hAnsi="Arial"/>
                <w:sz w:val="16"/>
              </w:rPr>
            </w:pPr>
            <w:r>
              <w:rPr>
                <w:rFonts w:ascii="Arial" w:hAnsi="Arial"/>
                <w:sz w:val="16"/>
              </w:rPr>
              <w:t>Injector not valid.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$0302</w:t>
            </w:r>
          </w:p>
        </w:tc>
        <w:tc>
          <w:tcPr>
            <w:tcW w:w="6768" w:type="dxa"/>
            <w:tcBorders>
              <w:top w:val="nil"/>
            </w:tcBorders>
          </w:tcPr>
          <w:p w:rsidR="00FF4F2F" w:rsidRDefault="00FF4F2F">
            <w:pPr>
              <w:rPr>
                <w:rFonts w:ascii="Arial" w:hAnsi="Arial"/>
                <w:sz w:val="16"/>
              </w:rPr>
            </w:pPr>
            <w:r>
              <w:rPr>
                <w:rFonts w:ascii="Arial" w:hAnsi="Arial"/>
                <w:sz w:val="16"/>
              </w:rPr>
              <w:t>Too many injectors to be disabled simultaneously.</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$0303</w:t>
            </w:r>
          </w:p>
        </w:tc>
        <w:tc>
          <w:tcPr>
            <w:tcW w:w="6768" w:type="dxa"/>
            <w:tcBorders>
              <w:top w:val="nil"/>
            </w:tcBorders>
          </w:tcPr>
          <w:p w:rsidR="00FF4F2F" w:rsidRDefault="00FF4F2F">
            <w:pPr>
              <w:rPr>
                <w:rFonts w:ascii="Arial" w:hAnsi="Arial"/>
                <w:sz w:val="16"/>
              </w:rPr>
            </w:pPr>
            <w:r>
              <w:rPr>
                <w:rFonts w:ascii="Arial" w:hAnsi="Arial"/>
                <w:sz w:val="16"/>
              </w:rPr>
              <w:t>Injector flow test in progress.</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$000B</w:t>
            </w:r>
          </w:p>
        </w:tc>
        <w:tc>
          <w:tcPr>
            <w:tcW w:w="6768" w:type="dxa"/>
            <w:tcBorders>
              <w:top w:val="nil"/>
            </w:tcBorders>
          </w:tcPr>
          <w:p w:rsidR="00FF4F2F" w:rsidRDefault="00FF4F2F">
            <w:pPr>
              <w:rPr>
                <w:rFonts w:ascii="Arial" w:hAnsi="Arial"/>
                <w:sz w:val="16"/>
              </w:rPr>
            </w:pPr>
            <w:r>
              <w:rPr>
                <w:rFonts w:ascii="Arial" w:hAnsi="Arial"/>
                <w:sz w:val="16"/>
              </w:rPr>
              <w:t>Displacement on demand active.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bl>
    <w:p w:rsidR="00FF4F2F" w:rsidRDefault="00FF4F2F"/>
    <w:p w:rsidR="00FF4F2F" w:rsidRDefault="00FF4F2F"/>
    <w:p w:rsidR="00FF4F2F" w:rsidRDefault="00FF4F2F">
      <w:pPr>
        <w:pStyle w:val="Heading3"/>
      </w:pPr>
      <w:bookmarkStart w:id="1195" w:name="_Toc223513353"/>
      <w:r>
        <w:t xml:space="preserve">FULR – Fuel Closed </w:t>
      </w:r>
      <w:smartTag w:uri="urn:schemas-microsoft-com:office:smarttags" w:element="place">
        <w:r>
          <w:t>Loop</w:t>
        </w:r>
      </w:smartTag>
      <w:r>
        <w:t xml:space="preserve"> Device Control</w:t>
      </w:r>
      <w:bookmarkEnd w:id="1195"/>
    </w:p>
    <w:p w:rsidR="00FF4F2F" w:rsidRDefault="00FF4F2F"/>
    <w:p w:rsidR="00FF4F2F" w:rsidRDefault="00FF4F2F">
      <w:r>
        <w:t>This device control is used to enable or disable closed loop fuel.</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 xml:space="preserve">Fuel Closed </w:t>
            </w:r>
            <w:smartTag w:uri="urn:schemas-microsoft-com:office:smarttags" w:element="place">
              <w:r>
                <w:rPr>
                  <w:rFonts w:ascii="Arial" w:hAnsi="Arial"/>
                  <w:sz w:val="16"/>
                </w:rPr>
                <w:t>Loop</w:t>
              </w:r>
            </w:smartTag>
            <w:r>
              <w:rPr>
                <w:rFonts w:ascii="Arial" w:hAnsi="Arial"/>
                <w:sz w:val="16"/>
              </w:rPr>
              <w:t xml:space="preserv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 xml:space="preserve">Fuel Closed </w:t>
            </w:r>
            <w:smartTag w:uri="urn:schemas-microsoft-com:office:smarttags" w:element="place">
              <w:r>
                <w:rPr>
                  <w:rFonts w:ascii="Arial" w:hAnsi="Arial"/>
                  <w:sz w:val="16"/>
                </w:rPr>
                <w:t>Loop</w:t>
              </w:r>
            </w:smartTag>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(Fuel Closed Loop Enable is True)</w:t>
      </w:r>
    </w:p>
    <w:p w:rsidR="00FF4F2F" w:rsidRDefault="00FF4F2F">
      <w:pPr>
        <w:pStyle w:val="BodyTextIndent"/>
      </w:pPr>
      <w:r>
        <w:t>Closed loop fuel shall be commanded to the requested state in Fuel Closed Loop.</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3"/>
      </w:pPr>
      <w:bookmarkStart w:id="1196" w:name="_Toc223513354"/>
      <w:r>
        <w:t>FADR – Fuel Trim Learn Device Control</w:t>
      </w:r>
      <w:bookmarkEnd w:id="1196"/>
    </w:p>
    <w:p w:rsidR="00FF4F2F" w:rsidRDefault="00FF4F2F"/>
    <w:p w:rsidR="00FF4F2F" w:rsidRDefault="00FF4F2F">
      <w:r>
        <w:t>This device control is used to enable or disable fuel trim learning.</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Fuel Trim Learn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Fuel Trim Learn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(Fuel Trim Learn Enable is True)</w:t>
      </w:r>
    </w:p>
    <w:p w:rsidR="00FF4F2F" w:rsidRDefault="00FF4F2F">
      <w:pPr>
        <w:pStyle w:val="BodyTextIndent"/>
      </w:pPr>
      <w:r>
        <w:t>The fuel trim learn shall be commanded to the requested state in Fuel Trim Learn On</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3"/>
      </w:pPr>
      <w:bookmarkStart w:id="1197" w:name="_Toc223513355"/>
      <w:r>
        <w:t>FADR – Fuel Trim Reset Trigger Device Control</w:t>
      </w:r>
      <w:bookmarkEnd w:id="1197"/>
    </w:p>
    <w:p w:rsidR="00FF4F2F" w:rsidRDefault="00FF4F2F"/>
    <w:p w:rsidR="00FF4F2F" w:rsidRDefault="00FF4F2F">
      <w:r>
        <w:lastRenderedPageBreak/>
        <w:t>This device control is used to reset the learned fuel trim values to their initial values.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Fuel Trim Reset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(Fuel Trim Reset Trigger is True)</w:t>
      </w:r>
    </w:p>
    <w:p w:rsidR="00FF4F2F" w:rsidRDefault="00FF4F2F">
      <w:pPr>
        <w:ind w:left="360"/>
      </w:pPr>
      <w:r>
        <w:t>If (the learned fuel trim values are reset)</w:t>
      </w:r>
    </w:p>
    <w:p w:rsidR="00FF4F2F" w:rsidRDefault="00FF4F2F">
      <w:pPr>
        <w:ind w:left="720"/>
      </w:pPr>
      <w:r>
        <w:t>Return to normal control.</w:t>
      </w:r>
    </w:p>
    <w:p w:rsidR="00FF4F2F" w:rsidRDefault="00FF4F2F">
      <w:pPr>
        <w:ind w:left="360"/>
      </w:pPr>
      <w:r>
        <w:t>Else</w:t>
      </w:r>
    </w:p>
    <w:p w:rsidR="00FF4F2F" w:rsidRDefault="00FF4F2F">
      <w:pPr>
        <w:ind w:left="720"/>
      </w:pPr>
      <w:r>
        <w:t>Reset the learned fuel trim values</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3"/>
      </w:pPr>
      <w:bookmarkStart w:id="1198" w:name="_Toc223513356"/>
      <w:r>
        <w:t>EVPR – Canister Purge Device Control</w:t>
      </w:r>
      <w:bookmarkEnd w:id="1198"/>
    </w:p>
    <w:p w:rsidR="00FF4F2F" w:rsidRDefault="00FF4F2F"/>
    <w:p w:rsidR="00FF4F2F" w:rsidRDefault="00FF4F2F">
      <w:r>
        <w:t>This device control is used to verify functionality of the fuel vapor purge system by allowing the Canister Purge output to be commanded to a specific duty cycle.  The software calculated duty cycle should be available to be monitored via a parameter identifier as feedback for the device control override.</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Canister Purge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Canister Purge Duty Cycle</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0.0 - 99.609375 %</w:t>
            </w:r>
          </w:p>
        </w:tc>
        <w:tc>
          <w:tcPr>
            <w:tcW w:w="2160" w:type="dxa"/>
            <w:tcBorders>
              <w:top w:val="nil"/>
            </w:tcBorders>
          </w:tcPr>
          <w:p w:rsidR="00FF4F2F" w:rsidRDefault="00FF4F2F">
            <w:pPr>
              <w:rPr>
                <w:rFonts w:ascii="Arial" w:hAnsi="Arial"/>
                <w:sz w:val="16"/>
              </w:rPr>
            </w:pPr>
            <w:r>
              <w:rPr>
                <w:rFonts w:ascii="Arial" w:hAnsi="Arial"/>
                <w:sz w:val="16"/>
              </w:rPr>
              <w:t>E = N * 0.390625</w:t>
            </w:r>
          </w:p>
        </w:tc>
      </w:tr>
    </w:tbl>
    <w:p w:rsidR="00FF4F2F" w:rsidRDefault="00FF4F2F"/>
    <w:p w:rsidR="00FF4F2F" w:rsidRDefault="00FF4F2F">
      <w:r>
        <w:t>If (Canister Purge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canister purge duty cycle shall be commanded to the requested duty cycle in Canister Purge Duty Cycle.</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$0F01</w:t>
            </w:r>
          </w:p>
        </w:tc>
        <w:tc>
          <w:tcPr>
            <w:tcW w:w="6768" w:type="dxa"/>
            <w:tcBorders>
              <w:top w:val="nil"/>
            </w:tcBorders>
          </w:tcPr>
          <w:p w:rsidR="00FF4F2F" w:rsidRDefault="00FF4F2F">
            <w:pPr>
              <w:rPr>
                <w:rFonts w:ascii="Arial" w:hAnsi="Arial"/>
                <w:sz w:val="16"/>
              </w:rPr>
            </w:pPr>
            <w:r>
              <w:rPr>
                <w:rFonts w:ascii="Arial" w:hAnsi="Arial"/>
                <w:sz w:val="16"/>
              </w:rPr>
              <w:t>Vacuum Level too high in purge system</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$0F02</w:t>
            </w:r>
          </w:p>
        </w:tc>
        <w:tc>
          <w:tcPr>
            <w:tcW w:w="6768" w:type="dxa"/>
            <w:tcBorders>
              <w:top w:val="nil"/>
            </w:tcBorders>
          </w:tcPr>
          <w:p w:rsidR="00FF4F2F" w:rsidRDefault="00FF4F2F">
            <w:pPr>
              <w:rPr>
                <w:rFonts w:ascii="Arial" w:hAnsi="Arial"/>
                <w:sz w:val="16"/>
              </w:rPr>
            </w:pPr>
            <w:r>
              <w:rPr>
                <w:rFonts w:ascii="Arial" w:hAnsi="Arial"/>
                <w:sz w:val="16"/>
              </w:rPr>
              <w:t>Failure detected in purge system</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$0F03</w:t>
            </w:r>
          </w:p>
        </w:tc>
        <w:tc>
          <w:tcPr>
            <w:tcW w:w="6768" w:type="dxa"/>
            <w:tcBorders>
              <w:top w:val="nil"/>
            </w:tcBorders>
          </w:tcPr>
          <w:p w:rsidR="00FF4F2F" w:rsidRDefault="00FF4F2F">
            <w:pPr>
              <w:pStyle w:val="FootnoteText"/>
              <w:rPr>
                <w:rFonts w:ascii="Arial" w:hAnsi="Arial"/>
              </w:rPr>
            </w:pPr>
            <w:r>
              <w:rPr>
                <w:rFonts w:ascii="Arial" w:hAnsi="Arial"/>
              </w:rPr>
              <w:t>EVAP system test in progress</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199" w:name="_Toc223513357"/>
      <w:r>
        <w:t>EVPR – Canister Vent Device Control</w:t>
      </w:r>
      <w:bookmarkEnd w:id="1199"/>
    </w:p>
    <w:p w:rsidR="00FF4F2F" w:rsidRDefault="00FF4F2F"/>
    <w:p w:rsidR="00FF4F2F" w:rsidRDefault="00FF4F2F">
      <w:r>
        <w:t>This device control is used to either open or close the canister vent.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Canister Vent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Canister Vent Open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lastRenderedPageBreak/>
        <w:t>If (Canister Vent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canister vent shall be commanded to the requested state in Canister Vent Open</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$1001</w:t>
            </w:r>
          </w:p>
        </w:tc>
        <w:tc>
          <w:tcPr>
            <w:tcW w:w="6768" w:type="dxa"/>
            <w:tcBorders>
              <w:top w:val="nil"/>
            </w:tcBorders>
          </w:tcPr>
          <w:p w:rsidR="00FF4F2F" w:rsidRDefault="00FF4F2F">
            <w:pPr>
              <w:rPr>
                <w:rFonts w:ascii="Arial" w:hAnsi="Arial"/>
                <w:sz w:val="16"/>
              </w:rPr>
            </w:pPr>
            <w:r>
              <w:rPr>
                <w:rFonts w:ascii="Arial" w:hAnsi="Arial"/>
                <w:sz w:val="16"/>
              </w:rPr>
              <w:t>Vacuum Level too high in purge system</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$1002</w:t>
            </w:r>
          </w:p>
        </w:tc>
        <w:tc>
          <w:tcPr>
            <w:tcW w:w="6768" w:type="dxa"/>
            <w:tcBorders>
              <w:top w:val="nil"/>
            </w:tcBorders>
          </w:tcPr>
          <w:p w:rsidR="00FF4F2F" w:rsidRDefault="00FF4F2F">
            <w:pPr>
              <w:rPr>
                <w:rFonts w:ascii="Arial" w:hAnsi="Arial"/>
                <w:sz w:val="16"/>
              </w:rPr>
            </w:pPr>
            <w:r>
              <w:rPr>
                <w:rFonts w:ascii="Arial" w:hAnsi="Arial"/>
                <w:sz w:val="16"/>
              </w:rPr>
              <w:t>Failure detected in purge system</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$0F03</w:t>
            </w:r>
          </w:p>
        </w:tc>
        <w:tc>
          <w:tcPr>
            <w:tcW w:w="6768" w:type="dxa"/>
            <w:tcBorders>
              <w:top w:val="nil"/>
            </w:tcBorders>
          </w:tcPr>
          <w:p w:rsidR="00FF4F2F" w:rsidRDefault="00FF4F2F">
            <w:pPr>
              <w:pStyle w:val="FootnoteText"/>
              <w:rPr>
                <w:rFonts w:ascii="Arial" w:hAnsi="Arial"/>
              </w:rPr>
            </w:pPr>
            <w:r>
              <w:rPr>
                <w:rFonts w:ascii="Arial" w:hAnsi="Arial"/>
              </w:rPr>
              <w:t>EVAP system test in progress</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00" w:name="_Toc223513358"/>
      <w:r>
        <w:t>EVPR – Evap Service Test Trigger Device Control</w:t>
      </w:r>
      <w:bookmarkEnd w:id="1200"/>
    </w:p>
    <w:p w:rsidR="00FF4F2F" w:rsidRDefault="00FF4F2F"/>
    <w:p w:rsidR="00FF4F2F" w:rsidRDefault="00FF4F2F">
      <w:r>
        <w:t>This device control is used to activate the evaporative emissions service bay test.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Evap Service Test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(Evap Service Test Trigger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If (the Evap Service Bay Test is complete)</w:t>
      </w:r>
    </w:p>
    <w:p w:rsidR="00FF4F2F" w:rsidRDefault="00FF4F2F">
      <w:pPr>
        <w:ind w:left="1080"/>
      </w:pPr>
      <w:r>
        <w:t>Return to normal control.</w:t>
      </w:r>
    </w:p>
    <w:p w:rsidR="00FF4F2F" w:rsidRDefault="00FF4F2F">
      <w:pPr>
        <w:ind w:left="720"/>
      </w:pPr>
      <w:r>
        <w:t>Else</w:t>
      </w:r>
    </w:p>
    <w:p w:rsidR="00FF4F2F" w:rsidRDefault="00FF4F2F">
      <w:pPr>
        <w:pStyle w:val="Arial10Justified"/>
        <w:ind w:left="1440" w:hanging="360"/>
      </w:pPr>
      <w:r>
        <w:t>The Evap Service Bay Test shall be enabled</w:t>
      </w:r>
    </w:p>
    <w:p w:rsidR="00FF4F2F" w:rsidRDefault="00FF4F2F">
      <w:pPr>
        <w:ind w:left="720"/>
      </w:pPr>
      <w:r>
        <w:lastRenderedPageBreak/>
        <w:t>EndIf</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$1301</w:t>
            </w:r>
          </w:p>
        </w:tc>
        <w:tc>
          <w:tcPr>
            <w:tcW w:w="6768" w:type="dxa"/>
            <w:tcBorders>
              <w:top w:val="nil"/>
            </w:tcBorders>
          </w:tcPr>
          <w:p w:rsidR="00FF4F2F" w:rsidRDefault="00FF4F2F">
            <w:pPr>
              <w:rPr>
                <w:rFonts w:ascii="Arial" w:hAnsi="Arial"/>
                <w:sz w:val="16"/>
              </w:rPr>
            </w:pPr>
            <w:r>
              <w:rPr>
                <w:rFonts w:ascii="Arial" w:hAnsi="Arial"/>
                <w:sz w:val="16"/>
              </w:rPr>
              <w:t>The service bay test is not available in the controller.</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$1302</w:t>
            </w:r>
          </w:p>
        </w:tc>
        <w:tc>
          <w:tcPr>
            <w:tcW w:w="6768" w:type="dxa"/>
            <w:tcBorders>
              <w:top w:val="nil"/>
            </w:tcBorders>
          </w:tcPr>
          <w:p w:rsidR="00FF4F2F" w:rsidRDefault="00FF4F2F">
            <w:pPr>
              <w:rPr>
                <w:rFonts w:ascii="Arial" w:hAnsi="Arial"/>
                <w:sz w:val="16"/>
              </w:rPr>
            </w:pPr>
            <w:r>
              <w:rPr>
                <w:rFonts w:ascii="Arial" w:hAnsi="Arial"/>
                <w:sz w:val="16"/>
              </w:rPr>
              <w:t xml:space="preserve">The Evap IM flag is already set. </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$1303</w:t>
            </w:r>
          </w:p>
        </w:tc>
        <w:tc>
          <w:tcPr>
            <w:tcW w:w="6768" w:type="dxa"/>
            <w:tcBorders>
              <w:top w:val="nil"/>
            </w:tcBorders>
          </w:tcPr>
          <w:p w:rsidR="00FF4F2F" w:rsidRDefault="00FF4F2F">
            <w:pPr>
              <w:rPr>
                <w:rFonts w:ascii="Arial" w:hAnsi="Arial"/>
                <w:sz w:val="16"/>
              </w:rPr>
            </w:pPr>
            <w:r>
              <w:rPr>
                <w:rFonts w:ascii="Arial" w:hAnsi="Arial"/>
                <w:sz w:val="16"/>
              </w:rPr>
              <w:t>The engine is running.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$1304</w:t>
            </w:r>
          </w:p>
        </w:tc>
        <w:tc>
          <w:tcPr>
            <w:tcW w:w="6768" w:type="dxa"/>
            <w:tcBorders>
              <w:top w:val="nil"/>
            </w:tcBorders>
          </w:tcPr>
          <w:p w:rsidR="00FF4F2F" w:rsidRDefault="00FF4F2F">
            <w:pPr>
              <w:rPr>
                <w:rFonts w:ascii="Arial" w:hAnsi="Arial"/>
                <w:sz w:val="16"/>
              </w:rPr>
            </w:pPr>
            <w:r>
              <w:rPr>
                <w:rFonts w:ascii="Arial" w:hAnsi="Arial"/>
                <w:sz w:val="16"/>
              </w:rPr>
              <w:t>The coolant temperature is too high.</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$1305</w:t>
            </w:r>
          </w:p>
        </w:tc>
        <w:tc>
          <w:tcPr>
            <w:tcW w:w="6768" w:type="dxa"/>
            <w:tcBorders>
              <w:top w:val="nil"/>
            </w:tcBorders>
          </w:tcPr>
          <w:p w:rsidR="00FF4F2F" w:rsidRDefault="00FF4F2F">
            <w:pPr>
              <w:rPr>
                <w:rFonts w:ascii="Arial" w:hAnsi="Arial"/>
                <w:sz w:val="16"/>
              </w:rPr>
            </w:pPr>
            <w:r>
              <w:rPr>
                <w:rFonts w:ascii="Arial" w:hAnsi="Arial"/>
                <w:sz w:val="16"/>
              </w:rPr>
              <w:t>Other application specific enable criteria has not been met.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bl>
    <w:p w:rsidR="00FF4F2F" w:rsidRDefault="00FF4F2F"/>
    <w:p w:rsidR="00FF4F2F" w:rsidRDefault="00FF4F2F">
      <w:pPr>
        <w:pStyle w:val="Heading3"/>
      </w:pPr>
      <w:bookmarkStart w:id="1201" w:name="_Toc223513359"/>
      <w:r>
        <w:t>FPMR – Fuel Pump Device Control</w:t>
      </w:r>
      <w:bookmarkEnd w:id="1201"/>
    </w:p>
    <w:p w:rsidR="00FF4F2F" w:rsidRDefault="00FF4F2F"/>
    <w:p w:rsidR="00FF4F2F" w:rsidRDefault="00FF4F2F">
      <w:r>
        <w:t>This device control is used to override the state of the fuel pump output. The device control is a service diagnostic aid that is used to determine if the fuel pump system is functioning properly. This device control may be used to operate a variable speed fuel pump at a range of duty cycle or simply on and off, as it would be in a relay controlled fuel pump. Each of these types of device control has its own set of limit checks, and different limit checks are used when the engine is and is not running for the operation of the fuel pump.</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Fuel Pump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Fuel Pump Duty Cycle</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0.0 - 99.609375 %</w:t>
            </w:r>
          </w:p>
        </w:tc>
        <w:tc>
          <w:tcPr>
            <w:tcW w:w="2160" w:type="dxa"/>
            <w:tcBorders>
              <w:top w:val="nil"/>
            </w:tcBorders>
          </w:tcPr>
          <w:p w:rsidR="00FF4F2F" w:rsidRDefault="00FF4F2F">
            <w:pPr>
              <w:rPr>
                <w:rFonts w:ascii="Arial" w:hAnsi="Arial"/>
                <w:sz w:val="16"/>
              </w:rPr>
            </w:pPr>
            <w:r>
              <w:rPr>
                <w:rFonts w:ascii="Arial" w:hAnsi="Arial"/>
                <w:sz w:val="16"/>
              </w:rPr>
              <w:t>E = N * 100 / 256</w:t>
            </w:r>
          </w:p>
        </w:tc>
      </w:tr>
    </w:tbl>
    <w:p w:rsidR="00FF4F2F" w:rsidRDefault="00FF4F2F"/>
    <w:p w:rsidR="00FF4F2F" w:rsidRDefault="00FF4F2F">
      <w:pPr>
        <w:pStyle w:val="Heading4"/>
      </w:pPr>
      <w:bookmarkStart w:id="1202" w:name="_Toc223513360"/>
      <w:r>
        <w:t>Fuel Pump Device Control with Engine Not Running</w:t>
      </w:r>
      <w:bookmarkEnd w:id="1202"/>
    </w:p>
    <w:p w:rsidR="00FF4F2F" w:rsidRDefault="00FF4F2F"/>
    <w:p w:rsidR="00FF4F2F" w:rsidRDefault="00FF4F2F">
      <w:r>
        <w:t>With the engine off, this device control is intended to be used as a discrete control for circuit or pressure diagnosis. The fuel pump will be controlled in a similar manner as a relay controlled fuel pump. With the engine off, the Fuel Pump can not be commanded on for more than 3 seconds.</w:t>
      </w:r>
    </w:p>
    <w:p w:rsidR="00FF4F2F" w:rsidRDefault="00FF4F2F"/>
    <w:p w:rsidR="00FF4F2F" w:rsidRDefault="00FF4F2F">
      <w:r>
        <w:t>If   (Fuel Pump Enable is True)</w:t>
      </w:r>
    </w:p>
    <w:p w:rsidR="00FF4F2F" w:rsidRDefault="00FF4F2F">
      <w:pPr>
        <w:ind w:firstLine="360"/>
      </w:pPr>
      <w:r>
        <w:t>If   (the engine is running)</w:t>
      </w:r>
    </w:p>
    <w:p w:rsidR="00FF4F2F" w:rsidRDefault="00FF4F2F">
      <w:pPr>
        <w:ind w:left="360" w:firstLine="360"/>
      </w:pPr>
      <w:r>
        <w:t xml:space="preserve">Manage the request to control the Fuel Pump as described in Section </w:t>
      </w:r>
      <w:fldSimple w:instr=" REF _Ref49843591 \r \h  \* MERGEFORMAT ">
        <w:r w:rsidR="00167323">
          <w:t>5.4.8.2</w:t>
        </w:r>
      </w:fldSimple>
    </w:p>
    <w:p w:rsidR="00FF4F2F" w:rsidRDefault="00FF4F2F">
      <w:pPr>
        <w:ind w:firstLine="360"/>
      </w:pPr>
      <w:r>
        <w:t>Else</w:t>
      </w:r>
    </w:p>
    <w:p w:rsidR="00FF4F2F" w:rsidRDefault="00FF4F2F">
      <w:pPr>
        <w:ind w:left="360" w:firstLine="360"/>
      </w:pPr>
      <w:r>
        <w:t>If   (any of the device control limits in the table below are exceeded)</w:t>
      </w:r>
    </w:p>
    <w:p w:rsidR="00FF4F2F" w:rsidRDefault="00FF4F2F">
      <w:pPr>
        <w:ind w:left="360" w:firstLine="720"/>
      </w:pPr>
      <w:r>
        <w:t>Report the appropriate device control limit exceeded return code to the tester.</w:t>
      </w:r>
    </w:p>
    <w:p w:rsidR="00FF4F2F" w:rsidRDefault="00FF4F2F">
      <w:pPr>
        <w:ind w:left="360" w:firstLine="720"/>
      </w:pPr>
      <w:r>
        <w:t>Return to normal control.</w:t>
      </w:r>
    </w:p>
    <w:p w:rsidR="00FF4F2F" w:rsidRDefault="00FF4F2F">
      <w:pPr>
        <w:ind w:left="360" w:firstLine="360"/>
      </w:pPr>
      <w:r>
        <w:t>Else</w:t>
      </w:r>
    </w:p>
    <w:p w:rsidR="00FF4F2F" w:rsidRDefault="00FF4F2F">
      <w:pPr>
        <w:ind w:left="360" w:firstLine="720"/>
      </w:pPr>
      <w:r>
        <w:t>The fuel pump output shall be commanded to the value requested in Fuel Pump Duty Cycle.</w:t>
      </w:r>
    </w:p>
    <w:p w:rsidR="00FF4F2F" w:rsidRDefault="00FF4F2F">
      <w:pPr>
        <w:ind w:left="360" w:firstLine="720"/>
      </w:pPr>
      <w:r>
        <w:t>(Typical values will be 100% for on and 0% for off)</w:t>
      </w:r>
    </w:p>
    <w:p w:rsidR="00FF4F2F" w:rsidRDefault="00FF4F2F">
      <w:pPr>
        <w:ind w:left="360" w:firstLine="360"/>
      </w:pPr>
      <w:r>
        <w:t>EndIf</w:t>
      </w:r>
    </w:p>
    <w:p w:rsidR="00FF4F2F" w:rsidRDefault="00FF4F2F">
      <w:pPr>
        <w:ind w:firstLine="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$5003</w:t>
            </w:r>
          </w:p>
        </w:tc>
        <w:tc>
          <w:tcPr>
            <w:tcW w:w="6768" w:type="dxa"/>
            <w:tcBorders>
              <w:top w:val="nil"/>
            </w:tcBorders>
          </w:tcPr>
          <w:p w:rsidR="00FF4F2F" w:rsidRDefault="00FF4F2F">
            <w:pPr>
              <w:rPr>
                <w:rFonts w:ascii="Arial" w:hAnsi="Arial"/>
                <w:sz w:val="16"/>
              </w:rPr>
            </w:pPr>
            <w:r>
              <w:rPr>
                <w:rFonts w:ascii="Arial" w:hAnsi="Arial"/>
                <w:sz w:val="16"/>
              </w:rPr>
              <w:t>Voltage Out of Range</w:t>
            </w:r>
          </w:p>
          <w:p w:rsidR="00FF4F2F" w:rsidRDefault="00FF4F2F">
            <w:pPr>
              <w:rPr>
                <w:rFonts w:ascii="Arial" w:hAnsi="Arial"/>
                <w:sz w:val="16"/>
              </w:rPr>
            </w:pPr>
            <w:r>
              <w:rPr>
                <w:rFonts w:ascii="Arial" w:hAnsi="Arial"/>
                <w:sz w:val="16"/>
              </w:rPr>
              <w:t>System voltage is above or below a calibrated value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p>
        </w:tc>
        <w:tc>
          <w:tcPr>
            <w:tcW w:w="6768" w:type="dxa"/>
            <w:tcBorders>
              <w:top w:val="nil"/>
            </w:tcBorders>
          </w:tcPr>
          <w:p w:rsidR="00FF4F2F" w:rsidRDefault="00FF4F2F">
            <w:pPr>
              <w:rPr>
                <w:rFonts w:ascii="Arial" w:hAnsi="Arial"/>
                <w:sz w:val="16"/>
              </w:rPr>
            </w:pPr>
          </w:p>
        </w:tc>
        <w:tc>
          <w:tcPr>
            <w:tcW w:w="864" w:type="dxa"/>
            <w:tcBorders>
              <w:top w:val="nil"/>
            </w:tcBorders>
          </w:tcPr>
          <w:p w:rsidR="00FF4F2F" w:rsidRDefault="00FF4F2F">
            <w:pPr>
              <w:jc w:val="center"/>
              <w:rPr>
                <w:rFonts w:ascii="Arial" w:hAnsi="Arial"/>
                <w:sz w:val="16"/>
              </w:rPr>
            </w:pPr>
          </w:p>
        </w:tc>
        <w:tc>
          <w:tcPr>
            <w:tcW w:w="864" w:type="dxa"/>
            <w:tcBorders>
              <w:top w:val="nil"/>
            </w:tcBorders>
          </w:tcPr>
          <w:p w:rsidR="00FF4F2F" w:rsidRDefault="00FF4F2F">
            <w:pPr>
              <w:jc w:val="center"/>
              <w:rPr>
                <w:rFonts w:ascii="Arial" w:hAnsi="Arial"/>
                <w:sz w:val="16"/>
              </w:rPr>
            </w:pP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lastRenderedPageBreak/>
              <w:t>$0008</w:t>
            </w:r>
          </w:p>
        </w:tc>
        <w:tc>
          <w:tcPr>
            <w:tcW w:w="6768" w:type="dxa"/>
            <w:tcBorders>
              <w:top w:val="nil"/>
            </w:tcBorders>
          </w:tcPr>
          <w:p w:rsidR="00FF4F2F" w:rsidRDefault="00FF4F2F">
            <w:pPr>
              <w:rPr>
                <w:rFonts w:ascii="Arial" w:hAnsi="Arial"/>
                <w:sz w:val="16"/>
              </w:rPr>
            </w:pPr>
            <w:r>
              <w:rPr>
                <w:rFonts w:ascii="Arial" w:hAnsi="Arial"/>
                <w:sz w:val="16"/>
              </w:rPr>
              <w:t>The Output Control timer has expired. Please Wait.</w:t>
            </w:r>
          </w:p>
          <w:p w:rsidR="00FF4F2F" w:rsidRDefault="00FF4F2F">
            <w:pPr>
              <w:rPr>
                <w:rFonts w:ascii="Arial" w:hAnsi="Arial"/>
                <w:sz w:val="16"/>
              </w:rPr>
            </w:pPr>
            <w:r>
              <w:rPr>
                <w:rFonts w:ascii="Arial" w:hAnsi="Arial"/>
                <w:sz w:val="16"/>
              </w:rPr>
              <w:t>The fuel pump must not be commanded on (Duty Cycle &gt; 0.0) continuously for more than 3 seconds with engine not running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4"/>
      </w:pPr>
      <w:bookmarkStart w:id="1203" w:name="_Ref49843591"/>
      <w:bookmarkStart w:id="1204" w:name="_Toc223513361"/>
      <w:r>
        <w:t>Fuel Pump Device Control with Engine Running</w:t>
      </w:r>
      <w:bookmarkEnd w:id="1203"/>
      <w:bookmarkEnd w:id="1204"/>
    </w:p>
    <w:p w:rsidR="00FF4F2F" w:rsidRDefault="00FF4F2F"/>
    <w:p w:rsidR="00FF4F2F" w:rsidRDefault="00FF4F2F">
      <w:r>
        <w:t>With the engine running, this device control is used to operate the fuel pump at the various duty cycles available to the engine controller. Fuel pump speed device control will be used for fuel system pressure and noise diagnosis/troubleshooting.  With the engine running, the Fuel Pump can not be commanded on (Duty Cycle &gt; 0.0) for more than 30 seconds.</w:t>
      </w:r>
    </w:p>
    <w:p w:rsidR="00FF4F2F" w:rsidRDefault="00FF4F2F"/>
    <w:p w:rsidR="00FF4F2F" w:rsidRDefault="00FF4F2F">
      <w:r>
        <w:t>If (Fuel Pump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fuel pump output shall be commanded to the value requested in Fuel Pump Duty Cycle.</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080"/>
        <w:gridCol w:w="6120"/>
        <w:gridCol w:w="1080"/>
        <w:gridCol w:w="1080"/>
      </w:tblGrid>
      <w:tr w:rsidR="00FF4F2F">
        <w:trPr>
          <w:cantSplit/>
          <w:jc w:val="center"/>
        </w:trPr>
        <w:tc>
          <w:tcPr>
            <w:tcW w:w="1080" w:type="dxa"/>
            <w:tcBorders>
              <w:bottom w:val="single" w:sz="12" w:space="0" w:color="000000"/>
            </w:tcBorders>
          </w:tcPr>
          <w:p w:rsidR="00FF4F2F" w:rsidRDefault="00FF4F2F">
            <w:pPr>
              <w:jc w:val="center"/>
              <w:rPr>
                <w:b/>
              </w:rPr>
            </w:pPr>
            <w:r>
              <w:rPr>
                <w:b/>
              </w:rPr>
              <w:t>Return Code</w:t>
            </w:r>
          </w:p>
        </w:tc>
        <w:tc>
          <w:tcPr>
            <w:tcW w:w="6120" w:type="dxa"/>
            <w:tcBorders>
              <w:bottom w:val="single" w:sz="12" w:space="0" w:color="000000"/>
            </w:tcBorders>
          </w:tcPr>
          <w:p w:rsidR="00FF4F2F" w:rsidRDefault="00FF4F2F">
            <w:pPr>
              <w:jc w:val="center"/>
              <w:rPr>
                <w:b/>
              </w:rPr>
            </w:pPr>
            <w:r>
              <w:rPr>
                <w:b/>
              </w:rPr>
              <w:t>Device Control Limit Exceeded Description</w:t>
            </w:r>
          </w:p>
        </w:tc>
        <w:tc>
          <w:tcPr>
            <w:tcW w:w="1080" w:type="dxa"/>
            <w:tcBorders>
              <w:bottom w:val="single" w:sz="12" w:space="0" w:color="000000"/>
            </w:tcBorders>
          </w:tcPr>
          <w:p w:rsidR="00FF4F2F" w:rsidRDefault="00FF4F2F">
            <w:pPr>
              <w:jc w:val="center"/>
              <w:rPr>
                <w:b/>
              </w:rPr>
            </w:pPr>
            <w:r>
              <w:rPr>
                <w:b/>
              </w:rPr>
              <w:t>Active for Service</w:t>
            </w:r>
          </w:p>
        </w:tc>
        <w:tc>
          <w:tcPr>
            <w:tcW w:w="1080" w:type="dxa"/>
            <w:tcBorders>
              <w:bottom w:val="single" w:sz="12" w:space="0" w:color="000000"/>
            </w:tcBorders>
          </w:tcPr>
          <w:p w:rsidR="00FF4F2F" w:rsidRDefault="00FF4F2F">
            <w:pPr>
              <w:jc w:val="center"/>
              <w:rPr>
                <w:b/>
              </w:rPr>
            </w:pPr>
            <w:r>
              <w:rPr>
                <w:b/>
              </w:rPr>
              <w:t>Active for DVT</w:t>
            </w:r>
          </w:p>
        </w:tc>
      </w:tr>
      <w:tr w:rsidR="00FF4F2F">
        <w:trPr>
          <w:cantSplit/>
          <w:jc w:val="center"/>
        </w:trPr>
        <w:tc>
          <w:tcPr>
            <w:tcW w:w="1080" w:type="dxa"/>
            <w:tcBorders>
              <w:top w:val="nil"/>
            </w:tcBorders>
          </w:tcPr>
          <w:p w:rsidR="00FF4F2F" w:rsidRDefault="00FF4F2F">
            <w:pPr>
              <w:jc w:val="right"/>
              <w:rPr>
                <w:rFonts w:ascii="Arial" w:hAnsi="Arial"/>
                <w:sz w:val="16"/>
              </w:rPr>
            </w:pPr>
            <w:r>
              <w:rPr>
                <w:rFonts w:ascii="Arial" w:hAnsi="Arial"/>
                <w:sz w:val="16"/>
              </w:rPr>
              <w:t>$0401</w:t>
            </w:r>
          </w:p>
        </w:tc>
        <w:tc>
          <w:tcPr>
            <w:tcW w:w="6120" w:type="dxa"/>
            <w:tcBorders>
              <w:top w:val="nil"/>
            </w:tcBorders>
          </w:tcPr>
          <w:p w:rsidR="00FF4F2F" w:rsidRDefault="00FF4F2F">
            <w:pPr>
              <w:rPr>
                <w:rFonts w:ascii="Arial" w:hAnsi="Arial"/>
                <w:sz w:val="16"/>
              </w:rPr>
            </w:pPr>
            <w:r>
              <w:rPr>
                <w:rFonts w:ascii="Arial" w:hAnsi="Arial"/>
                <w:sz w:val="16"/>
              </w:rPr>
              <w:t>Vehicle speed detected</w:t>
            </w:r>
          </w:p>
          <w:p w:rsidR="00F26143" w:rsidRDefault="00FF4F2F" w:rsidP="00F26143">
            <w:pPr>
              <w:numPr>
                <w:ilvl w:val="0"/>
                <w:numId w:val="8"/>
              </w:numPr>
              <w:tabs>
                <w:tab w:val="clear" w:pos="648"/>
                <w:tab w:val="num" w:pos="18"/>
              </w:tabs>
              <w:ind w:firstLine="18"/>
              <w:rPr>
                <w:rFonts w:ascii="Arial" w:hAnsi="Arial"/>
                <w:sz w:val="16"/>
              </w:rPr>
            </w:pPr>
            <w:r>
              <w:rPr>
                <w:rFonts w:ascii="Arial" w:hAnsi="Arial"/>
                <w:sz w:val="16"/>
              </w:rPr>
              <w:t>Vehicle must not be moving</w:t>
            </w:r>
          </w:p>
        </w:tc>
        <w:tc>
          <w:tcPr>
            <w:tcW w:w="1080" w:type="dxa"/>
            <w:tcBorders>
              <w:top w:val="nil"/>
            </w:tcBorders>
          </w:tcPr>
          <w:p w:rsidR="00FF4F2F" w:rsidRDefault="00FF4F2F">
            <w:pPr>
              <w:jc w:val="center"/>
              <w:rPr>
                <w:rFonts w:ascii="Arial" w:hAnsi="Arial"/>
                <w:sz w:val="16"/>
              </w:rPr>
            </w:pPr>
            <w:r>
              <w:rPr>
                <w:rFonts w:ascii="Arial" w:hAnsi="Arial"/>
                <w:sz w:val="16"/>
              </w:rPr>
              <w:t>Y</w:t>
            </w:r>
          </w:p>
        </w:tc>
        <w:tc>
          <w:tcPr>
            <w:tcW w:w="1080"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1080" w:type="dxa"/>
          </w:tcPr>
          <w:p w:rsidR="00FF4F2F" w:rsidRDefault="00FF4F2F">
            <w:pPr>
              <w:jc w:val="right"/>
              <w:rPr>
                <w:rFonts w:ascii="Arial" w:hAnsi="Arial"/>
                <w:sz w:val="16"/>
              </w:rPr>
            </w:pPr>
            <w:r>
              <w:rPr>
                <w:rFonts w:ascii="Arial" w:hAnsi="Arial"/>
                <w:sz w:val="16"/>
              </w:rPr>
              <w:t>$0402</w:t>
            </w:r>
          </w:p>
        </w:tc>
        <w:tc>
          <w:tcPr>
            <w:tcW w:w="6120" w:type="dxa"/>
          </w:tcPr>
          <w:p w:rsidR="00FF4F2F" w:rsidRDefault="00FF4F2F">
            <w:pPr>
              <w:rPr>
                <w:rFonts w:ascii="Arial" w:hAnsi="Arial"/>
                <w:sz w:val="16"/>
              </w:rPr>
            </w:pPr>
            <w:r>
              <w:rPr>
                <w:rFonts w:ascii="Arial" w:hAnsi="Arial"/>
                <w:sz w:val="16"/>
              </w:rPr>
              <w:t>Vehicle speed DTC present, output control not allowed</w:t>
            </w:r>
          </w:p>
          <w:p w:rsidR="00F26143" w:rsidRDefault="00FF4F2F" w:rsidP="00F26143">
            <w:pPr>
              <w:numPr>
                <w:ilvl w:val="0"/>
                <w:numId w:val="7"/>
              </w:numPr>
              <w:rPr>
                <w:rFonts w:ascii="Arial" w:hAnsi="Arial"/>
                <w:sz w:val="16"/>
              </w:rPr>
            </w:pPr>
            <w:r>
              <w:rPr>
                <w:rFonts w:ascii="Arial" w:hAnsi="Arial"/>
                <w:sz w:val="16"/>
              </w:rPr>
              <w:t>DTCs for VSS or TOSS</w:t>
            </w:r>
          </w:p>
        </w:tc>
        <w:tc>
          <w:tcPr>
            <w:tcW w:w="1080" w:type="dxa"/>
          </w:tcPr>
          <w:p w:rsidR="00FF4F2F" w:rsidRDefault="00FF4F2F">
            <w:pPr>
              <w:jc w:val="center"/>
              <w:rPr>
                <w:rFonts w:ascii="Arial" w:hAnsi="Arial"/>
                <w:sz w:val="16"/>
              </w:rPr>
            </w:pPr>
            <w:r>
              <w:rPr>
                <w:rFonts w:ascii="Arial" w:hAnsi="Arial"/>
                <w:sz w:val="16"/>
              </w:rPr>
              <w:t>Y</w:t>
            </w:r>
          </w:p>
        </w:tc>
        <w:tc>
          <w:tcPr>
            <w:tcW w:w="1080" w:type="dxa"/>
          </w:tcPr>
          <w:p w:rsidR="00FF4F2F" w:rsidRDefault="00FF4F2F">
            <w:pPr>
              <w:jc w:val="center"/>
              <w:rPr>
                <w:rFonts w:ascii="Arial" w:hAnsi="Arial"/>
                <w:sz w:val="16"/>
              </w:rPr>
            </w:pPr>
            <w:r>
              <w:rPr>
                <w:rFonts w:ascii="Arial" w:hAnsi="Arial"/>
                <w:sz w:val="16"/>
              </w:rPr>
              <w:t>N</w:t>
            </w:r>
          </w:p>
        </w:tc>
      </w:tr>
      <w:tr w:rsidR="00FF4F2F">
        <w:trPr>
          <w:cantSplit/>
          <w:jc w:val="center"/>
        </w:trPr>
        <w:tc>
          <w:tcPr>
            <w:tcW w:w="1080" w:type="dxa"/>
            <w:tcBorders>
              <w:top w:val="nil"/>
            </w:tcBorders>
          </w:tcPr>
          <w:p w:rsidR="00FF4F2F" w:rsidRDefault="00FF4F2F">
            <w:pPr>
              <w:jc w:val="right"/>
              <w:rPr>
                <w:rFonts w:ascii="Arial" w:hAnsi="Arial"/>
                <w:sz w:val="16"/>
              </w:rPr>
            </w:pPr>
            <w:r>
              <w:rPr>
                <w:rFonts w:ascii="Arial" w:hAnsi="Arial"/>
                <w:sz w:val="16"/>
              </w:rPr>
              <w:t>$5003</w:t>
            </w:r>
          </w:p>
        </w:tc>
        <w:tc>
          <w:tcPr>
            <w:tcW w:w="6120" w:type="dxa"/>
            <w:tcBorders>
              <w:top w:val="nil"/>
            </w:tcBorders>
          </w:tcPr>
          <w:p w:rsidR="00FF4F2F" w:rsidRDefault="00FF4F2F">
            <w:pPr>
              <w:rPr>
                <w:rFonts w:ascii="Arial" w:hAnsi="Arial"/>
                <w:sz w:val="16"/>
              </w:rPr>
            </w:pPr>
            <w:r>
              <w:rPr>
                <w:rFonts w:ascii="Arial" w:hAnsi="Arial"/>
                <w:sz w:val="16"/>
              </w:rPr>
              <w:t>Voltage Out of Range</w:t>
            </w:r>
          </w:p>
          <w:p w:rsidR="00F26143" w:rsidRDefault="00FF4F2F" w:rsidP="00F26143">
            <w:pPr>
              <w:numPr>
                <w:ilvl w:val="0"/>
                <w:numId w:val="7"/>
              </w:numPr>
              <w:rPr>
                <w:rFonts w:ascii="Arial" w:hAnsi="Arial"/>
                <w:sz w:val="16"/>
              </w:rPr>
            </w:pPr>
            <w:r>
              <w:rPr>
                <w:rFonts w:ascii="Arial" w:hAnsi="Arial"/>
                <w:sz w:val="16"/>
              </w:rPr>
              <w:t>System voltage is above or below a calibrated value</w:t>
            </w:r>
          </w:p>
        </w:tc>
        <w:tc>
          <w:tcPr>
            <w:tcW w:w="1080" w:type="dxa"/>
            <w:tcBorders>
              <w:top w:val="nil"/>
            </w:tcBorders>
          </w:tcPr>
          <w:p w:rsidR="00FF4F2F" w:rsidRDefault="00FF4F2F">
            <w:pPr>
              <w:jc w:val="center"/>
              <w:rPr>
                <w:rFonts w:ascii="Arial" w:hAnsi="Arial"/>
                <w:sz w:val="16"/>
              </w:rPr>
            </w:pPr>
            <w:r>
              <w:rPr>
                <w:rFonts w:ascii="Arial" w:hAnsi="Arial"/>
                <w:sz w:val="16"/>
              </w:rPr>
              <w:t>Y</w:t>
            </w:r>
          </w:p>
        </w:tc>
        <w:tc>
          <w:tcPr>
            <w:tcW w:w="1080"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1080" w:type="dxa"/>
          </w:tcPr>
          <w:p w:rsidR="00FF4F2F" w:rsidRDefault="00FF4F2F">
            <w:pPr>
              <w:jc w:val="right"/>
              <w:rPr>
                <w:rFonts w:ascii="Arial" w:hAnsi="Arial"/>
                <w:sz w:val="16"/>
              </w:rPr>
            </w:pPr>
            <w:r>
              <w:rPr>
                <w:rFonts w:ascii="Arial" w:hAnsi="Arial"/>
                <w:sz w:val="16"/>
              </w:rPr>
              <w:t>$0008</w:t>
            </w:r>
          </w:p>
        </w:tc>
        <w:tc>
          <w:tcPr>
            <w:tcW w:w="6120" w:type="dxa"/>
          </w:tcPr>
          <w:p w:rsidR="00FF4F2F" w:rsidRDefault="00FF4F2F">
            <w:pPr>
              <w:rPr>
                <w:rFonts w:ascii="Arial" w:hAnsi="Arial"/>
                <w:sz w:val="16"/>
              </w:rPr>
            </w:pPr>
            <w:r>
              <w:rPr>
                <w:rFonts w:ascii="Arial" w:hAnsi="Arial"/>
                <w:sz w:val="16"/>
              </w:rPr>
              <w:t>The Output Control timer has expired. Please Wait.</w:t>
            </w:r>
          </w:p>
          <w:p w:rsidR="00F26143" w:rsidRDefault="00FF4F2F" w:rsidP="00F26143">
            <w:pPr>
              <w:numPr>
                <w:ilvl w:val="0"/>
                <w:numId w:val="7"/>
              </w:numPr>
              <w:rPr>
                <w:rFonts w:ascii="Arial" w:hAnsi="Arial"/>
                <w:sz w:val="16"/>
              </w:rPr>
            </w:pPr>
            <w:r>
              <w:rPr>
                <w:rFonts w:ascii="Arial" w:hAnsi="Arial"/>
                <w:sz w:val="16"/>
              </w:rPr>
              <w:t>The fuel pump must not be commanded on (Duty Cycle &gt; 0.0) continuously for more than 30 seconds with engine running</w:t>
            </w:r>
          </w:p>
        </w:tc>
        <w:tc>
          <w:tcPr>
            <w:tcW w:w="1080" w:type="dxa"/>
          </w:tcPr>
          <w:p w:rsidR="00FF4F2F" w:rsidRDefault="00FF4F2F">
            <w:pPr>
              <w:jc w:val="center"/>
              <w:rPr>
                <w:rFonts w:ascii="Arial" w:hAnsi="Arial"/>
                <w:sz w:val="16"/>
              </w:rPr>
            </w:pPr>
            <w:r>
              <w:rPr>
                <w:rFonts w:ascii="Arial" w:hAnsi="Arial"/>
                <w:sz w:val="16"/>
              </w:rPr>
              <w:t>Y</w:t>
            </w:r>
          </w:p>
        </w:tc>
        <w:tc>
          <w:tcPr>
            <w:tcW w:w="1080" w:type="dxa"/>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05" w:name="_Toc223513362"/>
      <w:r>
        <w:t>E85R – Fuel Composition Reset Trigger Device Control</w:t>
      </w:r>
      <w:bookmarkEnd w:id="1205"/>
    </w:p>
    <w:p w:rsidR="00FF4F2F" w:rsidRDefault="00FF4F2F"/>
    <w:p w:rsidR="00FF4F2F" w:rsidRDefault="00FF4F2F">
      <w:r>
        <w:t>This device control is used to reset the learned ethanol content of the fuel.</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Fuel Comp Reset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(Fuel Comp Reset Trigger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If (Ethanol Learn is in progress).</w:t>
      </w:r>
    </w:p>
    <w:p w:rsidR="00FF4F2F" w:rsidRDefault="00FF4F2F">
      <w:pPr>
        <w:ind w:left="1080"/>
      </w:pPr>
      <w:r>
        <w:t>Disable Ethanol Learn.</w:t>
      </w:r>
    </w:p>
    <w:p w:rsidR="00FF4F2F" w:rsidRDefault="00FF4F2F">
      <w:pPr>
        <w:ind w:left="720"/>
      </w:pPr>
      <w:r>
        <w:t>EndIf</w:t>
      </w:r>
    </w:p>
    <w:p w:rsidR="00FF4F2F" w:rsidRDefault="00FF4F2F">
      <w:pPr>
        <w:pStyle w:val="BodyTextIndent"/>
        <w:ind w:left="1080"/>
      </w:pPr>
      <w:r>
        <w:t>If (the reset is complete)</w:t>
      </w:r>
    </w:p>
    <w:p w:rsidR="00FF4F2F" w:rsidRDefault="00FF4F2F">
      <w:pPr>
        <w:ind w:left="1440"/>
      </w:pPr>
      <w:r>
        <w:t>Return to normal control.</w:t>
      </w:r>
    </w:p>
    <w:p w:rsidR="00FF4F2F" w:rsidRDefault="00FF4F2F">
      <w:pPr>
        <w:ind w:left="1080"/>
      </w:pPr>
      <w:r>
        <w:t>Else</w:t>
      </w:r>
    </w:p>
    <w:p w:rsidR="00FF4F2F" w:rsidRDefault="00FF4F2F">
      <w:pPr>
        <w:ind w:left="1440"/>
      </w:pPr>
      <w:r>
        <w:t>Perform the reset of the Fuel Composition parameters.</w:t>
      </w:r>
    </w:p>
    <w:p w:rsidR="00FF4F2F" w:rsidRDefault="00FF4F2F">
      <w:pPr>
        <w:ind w:left="1080"/>
      </w:pPr>
      <w:r>
        <w:lastRenderedPageBreak/>
        <w:t>EndIf</w:t>
      </w:r>
    </w:p>
    <w:p w:rsidR="00FF4F2F" w:rsidRDefault="00FF4F2F">
      <w:pPr>
        <w:ind w:left="360"/>
      </w:pPr>
      <w:r>
        <w:t>EndIf</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$0004</w:t>
            </w:r>
          </w:p>
        </w:tc>
        <w:tc>
          <w:tcPr>
            <w:tcW w:w="6768" w:type="dxa"/>
            <w:tcBorders>
              <w:top w:val="nil"/>
            </w:tcBorders>
          </w:tcPr>
          <w:p w:rsidR="00FF4F2F" w:rsidRDefault="00FF4F2F">
            <w:pPr>
              <w:rPr>
                <w:rFonts w:ascii="Arial" w:hAnsi="Arial"/>
                <w:sz w:val="16"/>
              </w:rPr>
            </w:pPr>
            <w:r>
              <w:rPr>
                <w:rFonts w:ascii="Arial" w:hAnsi="Arial"/>
                <w:sz w:val="16"/>
              </w:rPr>
              <w:t>Invalid device control selected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06" w:name="_Toc223513363"/>
      <w:r>
        <w:t>FLVR – Secondary Fuel Pump Device Control</w:t>
      </w:r>
      <w:bookmarkEnd w:id="1206"/>
    </w:p>
    <w:p w:rsidR="00FF4F2F" w:rsidRDefault="00FF4F2F"/>
    <w:p w:rsidR="00FF4F2F" w:rsidRDefault="00FF4F2F">
      <w:r>
        <w:t>This device control is used to override the state of the electric secondary transfer pump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Secondary Fuel Pump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Secondary Fuel Pump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(secondary fuel pump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Secondary Fuel Pump shall be commanded to the state indicated by Secondary Fuel Pump On.</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$0401</w:t>
            </w:r>
          </w:p>
        </w:tc>
        <w:tc>
          <w:tcPr>
            <w:tcW w:w="6768" w:type="dxa"/>
            <w:tcBorders>
              <w:top w:val="nil"/>
            </w:tcBorders>
          </w:tcPr>
          <w:p w:rsidR="00FF4F2F" w:rsidRDefault="00FF4F2F">
            <w:pPr>
              <w:rPr>
                <w:rFonts w:ascii="Arial" w:hAnsi="Arial"/>
                <w:sz w:val="16"/>
              </w:rPr>
            </w:pPr>
            <w:r>
              <w:rPr>
                <w:rFonts w:ascii="Arial" w:hAnsi="Arial"/>
                <w:sz w:val="16"/>
              </w:rPr>
              <w:t>Vehicle speed detected</w:t>
            </w:r>
          </w:p>
          <w:p w:rsidR="00F26143" w:rsidRDefault="00FF4F2F" w:rsidP="00F26143">
            <w:pPr>
              <w:numPr>
                <w:ilvl w:val="0"/>
                <w:numId w:val="9"/>
              </w:numPr>
              <w:tabs>
                <w:tab w:val="clear" w:pos="648"/>
                <w:tab w:val="num" w:pos="0"/>
              </w:tabs>
              <w:ind w:hanging="36"/>
              <w:rPr>
                <w:rFonts w:ascii="Arial" w:hAnsi="Arial"/>
                <w:sz w:val="16"/>
              </w:rPr>
            </w:pPr>
            <w:r>
              <w:rPr>
                <w:rFonts w:ascii="Arial" w:hAnsi="Arial"/>
                <w:sz w:val="16"/>
              </w:rPr>
              <w:t>Vehicle must not be moving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$0403</w:t>
            </w:r>
          </w:p>
        </w:tc>
        <w:tc>
          <w:tcPr>
            <w:tcW w:w="6768" w:type="dxa"/>
            <w:tcBorders>
              <w:top w:val="nil"/>
            </w:tcBorders>
          </w:tcPr>
          <w:p w:rsidR="00FF4F2F" w:rsidRDefault="00FF4F2F">
            <w:pPr>
              <w:rPr>
                <w:rFonts w:ascii="Arial" w:hAnsi="Arial"/>
                <w:sz w:val="16"/>
              </w:rPr>
            </w:pPr>
            <w:r>
              <w:rPr>
                <w:rFonts w:ascii="Arial" w:hAnsi="Arial"/>
                <w:sz w:val="16"/>
              </w:rPr>
              <w:t>Fuel pump: time lim</w:t>
            </w:r>
            <w:r w:rsidR="003B0378">
              <w:rPr>
                <w:rFonts w:ascii="Arial" w:hAnsi="Arial"/>
                <w:sz w:val="16"/>
              </w:rPr>
              <w:t>i</w:t>
            </w:r>
            <w:r>
              <w:rPr>
                <w:rFonts w:ascii="Arial" w:hAnsi="Arial"/>
                <w:sz w:val="16"/>
              </w:rPr>
              <w:t>t exceeded.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$0406</w:t>
            </w:r>
          </w:p>
        </w:tc>
        <w:tc>
          <w:tcPr>
            <w:tcW w:w="6768" w:type="dxa"/>
            <w:tcBorders>
              <w:top w:val="nil"/>
            </w:tcBorders>
          </w:tcPr>
          <w:p w:rsidR="00FF4F2F" w:rsidRDefault="00FF4F2F">
            <w:pPr>
              <w:rPr>
                <w:rFonts w:ascii="Arial" w:hAnsi="Arial"/>
                <w:sz w:val="16"/>
              </w:rPr>
            </w:pPr>
            <w:r>
              <w:rPr>
                <w:rFonts w:ascii="Arial" w:hAnsi="Arial"/>
                <w:sz w:val="16"/>
              </w:rPr>
              <w:t>Incorrect power mode.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235DDC">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$0407</w:t>
            </w:r>
          </w:p>
        </w:tc>
        <w:tc>
          <w:tcPr>
            <w:tcW w:w="6768" w:type="dxa"/>
            <w:tcBorders>
              <w:top w:val="nil"/>
            </w:tcBorders>
          </w:tcPr>
          <w:p w:rsidR="00FF4F2F" w:rsidRDefault="00FF4F2F">
            <w:pPr>
              <w:rPr>
                <w:rFonts w:ascii="Arial" w:hAnsi="Arial"/>
                <w:sz w:val="16"/>
              </w:rPr>
            </w:pPr>
            <w:r>
              <w:rPr>
                <w:rFonts w:ascii="Arial" w:hAnsi="Arial"/>
                <w:sz w:val="16"/>
              </w:rPr>
              <w:t>Vehicle not configured with an electric secondary transfer fuel pump</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2"/>
      </w:pPr>
      <w:bookmarkStart w:id="1207" w:name="_Toc223513364"/>
      <w:r>
        <w:t>CPID $1C</w:t>
      </w:r>
      <w:bookmarkEnd w:id="120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$1C</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Exhaust Gas Recircula</w:t>
            </w:r>
            <w:r>
              <w:rPr>
                <w:rFonts w:ascii="Arial" w:hAnsi="Arial"/>
                <w:sz w:val="16"/>
              </w:rPr>
              <w:softHyphen/>
              <w:t>tion Enable</w:t>
            </w: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Secondary Air Injection System Enable</w:t>
            </w:r>
          </w:p>
        </w:tc>
        <w:tc>
          <w:tcPr>
            <w:tcW w:w="1080" w:type="dxa"/>
            <w:tcBorders>
              <w:top w:val="single" w:sz="12" w:space="0" w:color="auto"/>
            </w:tcBorders>
          </w:tcPr>
          <w:p w:rsidR="00FF4F2F" w:rsidRDefault="00FF4F2F">
            <w:pPr>
              <w:pStyle w:val="FootnoteText"/>
              <w:jc w:val="center"/>
              <w:rPr>
                <w:rFonts w:ascii="Arial" w:hAnsi="Arial"/>
              </w:rPr>
            </w:pPr>
            <w:r>
              <w:rPr>
                <w:rFonts w:ascii="Arial" w:hAnsi="Arial"/>
              </w:rPr>
              <w:t>Secondary Air Injection Pump On</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Secondary Air Injection Valve On</w:t>
            </w:r>
          </w:p>
        </w:tc>
        <w:tc>
          <w:tcPr>
            <w:tcW w:w="1080" w:type="dxa"/>
            <w:tcBorders>
              <w:top w:val="single" w:sz="12" w:space="0" w:color="auto"/>
            </w:tcBorders>
          </w:tcPr>
          <w:p w:rsidR="00FF4F2F" w:rsidRDefault="00FF4F2F">
            <w:pPr>
              <w:jc w:val="center"/>
              <w:rPr>
                <w:rFonts w:ascii="Arial" w:hAnsi="Arial"/>
                <w:sz w:val="16"/>
              </w:rPr>
            </w:pPr>
            <w:smartTag w:uri="urn:schemas-microsoft-com:office:smarttags" w:element="place">
              <w:smartTag w:uri="urn:schemas-microsoft-com:office:smarttags" w:element="PlaceName">
                <w:r>
                  <w:rPr>
                    <w:rFonts w:ascii="Arial" w:hAnsi="Arial"/>
                    <w:sz w:val="16"/>
                  </w:rPr>
                  <w:t>Secondary</w:t>
                </w:r>
              </w:smartTag>
              <w:r>
                <w:rPr>
                  <w:rFonts w:ascii="Arial" w:hAnsi="Arial"/>
                  <w:sz w:val="16"/>
                </w:rPr>
                <w:t xml:space="preserve"> </w:t>
              </w:r>
              <w:smartTag w:uri="urn:schemas-microsoft-com:office:smarttags" w:element="PlaceName">
                <w:r>
                  <w:rPr>
                    <w:rFonts w:ascii="Arial" w:hAnsi="Arial"/>
                    <w:sz w:val="16"/>
                  </w:rPr>
                  <w:t>Air</w:t>
                </w:r>
              </w:smartTag>
              <w:r>
                <w:rPr>
                  <w:rFonts w:ascii="Arial" w:hAnsi="Arial"/>
                  <w:sz w:val="16"/>
                </w:rPr>
                <w:t xml:space="preserve"> </w:t>
              </w:r>
              <w:smartTag w:uri="urn:schemas-microsoft-com:office:smarttags" w:element="PlaceName">
                <w:r>
                  <w:rPr>
                    <w:rFonts w:ascii="Arial" w:hAnsi="Arial"/>
                    <w:sz w:val="16"/>
                  </w:rPr>
                  <w:t>Injection</w:t>
                </w:r>
              </w:smartTag>
              <w:r>
                <w:rPr>
                  <w:rFonts w:ascii="Arial" w:hAnsi="Arial"/>
                  <w:sz w:val="16"/>
                </w:rPr>
                <w:t xml:space="preserve"> </w:t>
              </w:r>
              <w:smartTag w:uri="urn:schemas-microsoft-com:office:smarttags" w:element="PlaceName">
                <w:r>
                  <w:rPr>
                    <w:rFonts w:ascii="Arial" w:hAnsi="Arial"/>
                    <w:sz w:val="16"/>
                  </w:rPr>
                  <w:t>Diagnostic</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 Trigger</w:t>
            </w:r>
          </w:p>
        </w:tc>
        <w:tc>
          <w:tcPr>
            <w:tcW w:w="1080" w:type="dxa"/>
            <w:tcBorders>
              <w:top w:val="single" w:sz="12" w:space="0" w:color="auto"/>
            </w:tcBorders>
          </w:tcPr>
          <w:p w:rsidR="00FF4F2F" w:rsidRDefault="00FF4F2F">
            <w:pPr>
              <w:jc w:val="center"/>
              <w:rPr>
                <w:rFonts w:ascii="Arial" w:hAnsi="Arial"/>
                <w:sz w:val="16"/>
              </w:rPr>
            </w:pPr>
            <w:smartTag w:uri="urn:schemas-microsoft-com:office:smarttags" w:element="place">
              <w:smartTag w:uri="urn:schemas-microsoft-com:office:smarttags" w:element="PlaceName">
                <w:r>
                  <w:rPr>
                    <w:rFonts w:ascii="Arial" w:hAnsi="Arial"/>
                    <w:sz w:val="16"/>
                  </w:rPr>
                  <w:t>Catalyst</w:t>
                </w:r>
              </w:smartTag>
              <w:r>
                <w:rPr>
                  <w:rFonts w:ascii="Arial" w:hAnsi="Arial"/>
                  <w:sz w:val="16"/>
                </w:rPr>
                <w:t xml:space="preserve"> </w:t>
              </w:r>
              <w:smartTag w:uri="urn:schemas-microsoft-com:office:smarttags" w:element="PlaceName">
                <w:r>
                  <w:rPr>
                    <w:rFonts w:ascii="Arial" w:hAnsi="Arial"/>
                    <w:sz w:val="16"/>
                  </w:rPr>
                  <w:t>Diagnostic</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 Trigger</w:t>
            </w:r>
          </w:p>
        </w:tc>
        <w:tc>
          <w:tcPr>
            <w:tcW w:w="1080" w:type="dxa"/>
            <w:tcBorders>
              <w:top w:val="single" w:sz="12" w:space="0" w:color="auto"/>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8640" w:type="dxa"/>
            <w:gridSpan w:val="8"/>
            <w:tcBorders>
              <w:left w:val="nil"/>
            </w:tcBorders>
          </w:tcPr>
          <w:p w:rsidR="00FF4F2F" w:rsidRDefault="00FF4F2F">
            <w:pPr>
              <w:jc w:val="center"/>
              <w:rPr>
                <w:rFonts w:ascii="Arial" w:hAnsi="Arial"/>
                <w:sz w:val="16"/>
              </w:rPr>
            </w:pPr>
            <w:r>
              <w:rPr>
                <w:rFonts w:ascii="Arial" w:hAnsi="Arial"/>
                <w:sz w:val="16"/>
              </w:rPr>
              <w:t>Exhaust Gas Recirculation Pintle Lift</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1080" w:type="dxa"/>
            <w:tcBorders>
              <w:left w:val="nil"/>
            </w:tcBorders>
          </w:tcPr>
          <w:p w:rsidR="00FF4F2F" w:rsidRDefault="00FF4F2F">
            <w:pPr>
              <w:jc w:val="center"/>
              <w:rPr>
                <w:rFonts w:ascii="Arial" w:hAnsi="Arial"/>
                <w:sz w:val="16"/>
              </w:rPr>
            </w:pPr>
            <w:r>
              <w:rPr>
                <w:rFonts w:ascii="Arial" w:hAnsi="Arial"/>
                <w:sz w:val="16"/>
              </w:rPr>
              <w:t>Exhaust Cam Phase Solenoid Bank 1 Enable</w:t>
            </w:r>
          </w:p>
        </w:tc>
        <w:tc>
          <w:tcPr>
            <w:tcW w:w="1080" w:type="dxa"/>
          </w:tcPr>
          <w:p w:rsidR="00FF4F2F" w:rsidRDefault="00FF4F2F">
            <w:pPr>
              <w:jc w:val="center"/>
              <w:rPr>
                <w:rFonts w:ascii="Arial" w:hAnsi="Arial"/>
                <w:sz w:val="16"/>
              </w:rPr>
            </w:pPr>
            <w:r>
              <w:rPr>
                <w:rFonts w:ascii="Arial" w:hAnsi="Arial"/>
                <w:sz w:val="16"/>
              </w:rPr>
              <w:t>Exhaust Cam Phase Solenoid Bank 1 On</w:t>
            </w:r>
          </w:p>
        </w:tc>
        <w:tc>
          <w:tcPr>
            <w:tcW w:w="1080" w:type="dxa"/>
          </w:tcPr>
          <w:p w:rsidR="00FF4F2F" w:rsidRDefault="00FF4F2F">
            <w:pPr>
              <w:jc w:val="center"/>
              <w:rPr>
                <w:rFonts w:ascii="Arial" w:hAnsi="Arial"/>
                <w:sz w:val="16"/>
              </w:rPr>
            </w:pPr>
            <w:r>
              <w:rPr>
                <w:rFonts w:ascii="Arial" w:hAnsi="Arial"/>
                <w:sz w:val="16"/>
              </w:rPr>
              <w:t>Exhaust Cam Phase Solenoid Bank 2 Enable</w:t>
            </w:r>
          </w:p>
        </w:tc>
        <w:tc>
          <w:tcPr>
            <w:tcW w:w="1080" w:type="dxa"/>
          </w:tcPr>
          <w:p w:rsidR="00FF4F2F" w:rsidRDefault="00FF4F2F">
            <w:pPr>
              <w:jc w:val="center"/>
              <w:rPr>
                <w:rFonts w:ascii="Arial" w:hAnsi="Arial"/>
                <w:sz w:val="16"/>
              </w:rPr>
            </w:pPr>
            <w:r>
              <w:rPr>
                <w:rFonts w:ascii="Arial" w:hAnsi="Arial"/>
                <w:sz w:val="16"/>
              </w:rPr>
              <w:t>Exhaust Cam Phase Solenoid Bank 2 On</w:t>
            </w:r>
          </w:p>
        </w:tc>
        <w:tc>
          <w:tcPr>
            <w:tcW w:w="1080" w:type="dxa"/>
          </w:tcPr>
          <w:p w:rsidR="00FF4F2F" w:rsidRDefault="00FF4F2F">
            <w:pPr>
              <w:jc w:val="center"/>
              <w:rPr>
                <w:rFonts w:ascii="Arial" w:hAnsi="Arial"/>
                <w:sz w:val="16"/>
              </w:rPr>
            </w:pPr>
            <w:r>
              <w:rPr>
                <w:rFonts w:ascii="Arial" w:hAnsi="Arial"/>
                <w:sz w:val="16"/>
              </w:rPr>
              <w:t>Intake Cam Phase Solenoid Bank 1 Enable</w:t>
            </w:r>
          </w:p>
        </w:tc>
        <w:tc>
          <w:tcPr>
            <w:tcW w:w="1080" w:type="dxa"/>
          </w:tcPr>
          <w:p w:rsidR="00FF4F2F" w:rsidRDefault="00FF4F2F">
            <w:pPr>
              <w:jc w:val="center"/>
              <w:rPr>
                <w:rFonts w:ascii="Arial" w:hAnsi="Arial"/>
                <w:sz w:val="16"/>
              </w:rPr>
            </w:pPr>
            <w:r>
              <w:rPr>
                <w:rFonts w:ascii="Arial" w:hAnsi="Arial"/>
                <w:sz w:val="16"/>
              </w:rPr>
              <w:t>Intake Cam Phase Solenoid Bank 1 On</w:t>
            </w:r>
          </w:p>
        </w:tc>
        <w:tc>
          <w:tcPr>
            <w:tcW w:w="1080" w:type="dxa"/>
          </w:tcPr>
          <w:p w:rsidR="00FF4F2F" w:rsidRDefault="00FF4F2F">
            <w:pPr>
              <w:jc w:val="center"/>
              <w:rPr>
                <w:rFonts w:ascii="Arial" w:hAnsi="Arial"/>
                <w:sz w:val="16"/>
              </w:rPr>
            </w:pPr>
            <w:r>
              <w:rPr>
                <w:rFonts w:ascii="Arial" w:hAnsi="Arial"/>
                <w:sz w:val="16"/>
              </w:rPr>
              <w:t>Intake Cam Phase Solenoid Bank 2 Enable</w:t>
            </w:r>
          </w:p>
        </w:tc>
        <w:tc>
          <w:tcPr>
            <w:tcW w:w="1080" w:type="dxa"/>
          </w:tcPr>
          <w:p w:rsidR="00FF4F2F" w:rsidRDefault="00FF4F2F">
            <w:pPr>
              <w:jc w:val="center"/>
              <w:rPr>
                <w:rFonts w:ascii="Arial" w:hAnsi="Arial"/>
                <w:sz w:val="16"/>
              </w:rPr>
            </w:pPr>
            <w:r>
              <w:rPr>
                <w:rFonts w:ascii="Arial" w:hAnsi="Arial"/>
                <w:sz w:val="16"/>
              </w:rPr>
              <w:t>Intake Cam Phase Solenoid Bank 2 On</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1080" w:type="dxa"/>
            <w:tcBorders>
              <w:left w:val="nil"/>
            </w:tcBorders>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1080" w:type="dxa"/>
            <w:tcBorders>
              <w:left w:val="nil"/>
            </w:tcBorders>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c>
          <w:tcPr>
            <w:tcW w:w="1080" w:type="dxa"/>
          </w:tcPr>
          <w:p w:rsidR="00FF4F2F" w:rsidRDefault="00FF4F2F">
            <w:pPr>
              <w:jc w:val="center"/>
              <w:rPr>
                <w:rFonts w:ascii="Arial" w:hAnsi="Arial"/>
                <w:sz w:val="16"/>
              </w:rPr>
            </w:pPr>
          </w:p>
        </w:tc>
      </w:tr>
    </w:tbl>
    <w:p w:rsidR="00FF4F2F" w:rsidRDefault="00FF4F2F"/>
    <w:p w:rsidR="00FF4F2F" w:rsidRDefault="00FF4F2F">
      <w:pPr>
        <w:keepNext w:val="0"/>
        <w:keepLines w:val="0"/>
      </w:pPr>
    </w:p>
    <w:p w:rsidR="00FF4F2F" w:rsidRDefault="00FF4F2F">
      <w:pPr>
        <w:pStyle w:val="Heading3"/>
      </w:pPr>
      <w:bookmarkStart w:id="1208" w:name="_Toc223513365"/>
      <w:r>
        <w:lastRenderedPageBreak/>
        <w:t xml:space="preserve">PHSR – Exhaust and Intake </w:t>
      </w:r>
      <w:smartTag w:uri="urn:schemas-microsoft-com:office:smarttags" w:element="place">
        <w:r>
          <w:t>Cam</w:t>
        </w:r>
      </w:smartTag>
      <w:r>
        <w:t xml:space="preserve"> Phase Solenoid Device Controls</w:t>
      </w:r>
      <w:bookmarkEnd w:id="1208"/>
    </w:p>
    <w:p w:rsidR="00FF4F2F" w:rsidRDefault="00FF4F2F"/>
    <w:p w:rsidR="00FF4F2F" w:rsidRDefault="00FF4F2F">
      <w:r>
        <w:t>These device controls are used to override the states of the exhaust and intake cam phase solenoid outputs for banks 1 and 2.</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Exhaust Cam Phase Solenoid Bank 1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Exhaust Cam Phase Solenoid Bank 1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Exhaust Cam Phase Solenoid Bank 2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Exhaust Cam Phase Solenoid Bank 2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Intake Cam Phase Solenoid Bank 1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Intake Cam Phase Solenoid Bank 1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Intake Cam Phase Solenoid Bank 2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Intake Cam Phase Solenoid Bank 2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 xml:space="preserve">If (Exhaust/Intake Cam Phase Solenoid Bank </w:t>
      </w:r>
      <w:r>
        <w:rPr>
          <w:i/>
        </w:rPr>
        <w:t>N</w:t>
      </w:r>
      <w:r>
        <w:t xml:space="preserve">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 xml:space="preserve">The exhaust/intake cam phase solenoid output for bank </w:t>
      </w:r>
      <w:r>
        <w:rPr>
          <w:i/>
        </w:rPr>
        <w:t>N</w:t>
      </w:r>
      <w:r>
        <w:t xml:space="preserve"> shall be commanded to the value requested in Exhaust/Intake Cam Phase Solenoid Bank </w:t>
      </w:r>
      <w:r>
        <w:rPr>
          <w:i/>
        </w:rPr>
        <w:t>N</w:t>
      </w:r>
      <w:r>
        <w:t xml:space="preserve"> On (i.e., 100% duty cycle or 0% duty cycle).</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$0001</w:t>
            </w:r>
          </w:p>
        </w:tc>
        <w:tc>
          <w:tcPr>
            <w:tcW w:w="6768" w:type="dxa"/>
            <w:tcBorders>
              <w:top w:val="nil"/>
            </w:tcBorders>
          </w:tcPr>
          <w:p w:rsidR="00FF4F2F" w:rsidRDefault="00FF4F2F">
            <w:pPr>
              <w:rPr>
                <w:rFonts w:ascii="Arial" w:hAnsi="Arial"/>
                <w:sz w:val="16"/>
              </w:rPr>
            </w:pPr>
            <w:r>
              <w:rPr>
                <w:rFonts w:ascii="Arial" w:hAnsi="Arial"/>
                <w:sz w:val="16"/>
              </w:rPr>
              <w:t>Device control timer time-out active (5 second enable, 60 second disable).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$0004</w:t>
            </w:r>
          </w:p>
        </w:tc>
        <w:tc>
          <w:tcPr>
            <w:tcW w:w="6768" w:type="dxa"/>
            <w:tcBorders>
              <w:top w:val="nil"/>
            </w:tcBorders>
          </w:tcPr>
          <w:p w:rsidR="00FF4F2F" w:rsidRDefault="00FF4F2F">
            <w:pPr>
              <w:rPr>
                <w:rFonts w:ascii="Arial" w:hAnsi="Arial"/>
                <w:sz w:val="16"/>
              </w:rPr>
            </w:pPr>
            <w:r>
              <w:rPr>
                <w:rFonts w:ascii="Arial" w:hAnsi="Arial"/>
                <w:sz w:val="16"/>
              </w:rPr>
              <w:t>Invalid device control selected (vehicle not equipped with camshaft position actuators).</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$0201</w:t>
            </w:r>
          </w:p>
        </w:tc>
        <w:tc>
          <w:tcPr>
            <w:tcW w:w="6768" w:type="dxa"/>
            <w:tcBorders>
              <w:top w:val="nil"/>
            </w:tcBorders>
          </w:tcPr>
          <w:p w:rsidR="00FF4F2F" w:rsidRDefault="00FF4F2F">
            <w:pPr>
              <w:rPr>
                <w:rFonts w:ascii="Arial" w:hAnsi="Arial"/>
                <w:sz w:val="16"/>
              </w:rPr>
            </w:pPr>
            <w:r>
              <w:rPr>
                <w:rFonts w:ascii="Arial" w:hAnsi="Arial"/>
                <w:sz w:val="16"/>
              </w:rPr>
              <w:t>Engine speed not zero.</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09" w:name="_Ref533481423"/>
      <w:bookmarkStart w:id="1210" w:name="_Toc223513366"/>
      <w:r>
        <w:t xml:space="preserve">AIRR – </w:t>
      </w:r>
      <w:smartTag w:uri="urn:schemas-microsoft-com:office:smarttags" w:element="place">
        <w:smartTag w:uri="urn:schemas-microsoft-com:office:smarttags" w:element="PlaceName">
          <w:r>
            <w:t>Secondary</w:t>
          </w:r>
        </w:smartTag>
        <w:r>
          <w:t xml:space="preserve"> </w:t>
        </w:r>
        <w:smartTag w:uri="urn:schemas-microsoft-com:office:smarttags" w:element="PlaceName">
          <w:r>
            <w:t>Air</w:t>
          </w:r>
        </w:smartTag>
        <w:r>
          <w:t xml:space="preserve"> </w:t>
        </w:r>
        <w:smartTag w:uri="urn:schemas-microsoft-com:office:smarttags" w:element="PlaceName">
          <w:r>
            <w:t>Injection</w:t>
          </w:r>
        </w:smartTag>
        <w:r>
          <w:t xml:space="preserve"> </w:t>
        </w:r>
        <w:smartTag w:uri="urn:schemas-microsoft-com:office:smarttags" w:element="PlaceName">
          <w:r>
            <w:t>Diagnostic</w:t>
          </w:r>
        </w:smartTag>
        <w:r>
          <w:t xml:space="preserve"> </w:t>
        </w:r>
        <w:smartTag w:uri="urn:schemas-microsoft-com:office:smarttags" w:element="PlaceName">
          <w:r>
            <w:t>Service</w:t>
          </w:r>
        </w:smartTag>
        <w:r>
          <w:t xml:space="preserve"> </w:t>
        </w:r>
        <w:smartTag w:uri="urn:schemas-microsoft-com:office:smarttags" w:element="PlaceType">
          <w:r>
            <w:t>Bay</w:t>
          </w:r>
        </w:smartTag>
      </w:smartTag>
      <w:r>
        <w:t xml:space="preserve"> Test Trigger Device Control</w:t>
      </w:r>
      <w:bookmarkEnd w:id="1209"/>
      <w:bookmarkEnd w:id="1210"/>
    </w:p>
    <w:p w:rsidR="00FF4F2F" w:rsidRDefault="00FF4F2F"/>
    <w:p w:rsidR="00FF4F2F" w:rsidRDefault="00FF4F2F">
      <w:r>
        <w:t>This device control is used to trigger the secondary air injection (SAI) diagnostic service bay test, which causes the on</w:t>
      </w:r>
      <w:r>
        <w:noBreakHyphen/>
        <w:t>board SAI diagnostic to execute until it is completed or aborted.  The SAI diagnostic consists of three phases, SAI on test, SAI valve shut test, and SAI pump off test, all of which are triggered by this device control.</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smartTag w:uri="urn:schemas-microsoft-com:office:smarttags" w:element="place">
              <w:smartTag w:uri="urn:schemas-microsoft-com:office:smarttags" w:element="PlaceName">
                <w:r>
                  <w:rPr>
                    <w:rFonts w:ascii="Arial" w:hAnsi="Arial"/>
                    <w:sz w:val="16"/>
                  </w:rPr>
                  <w:t>Secondary</w:t>
                </w:r>
              </w:smartTag>
              <w:r>
                <w:rPr>
                  <w:rFonts w:ascii="Arial" w:hAnsi="Arial"/>
                  <w:sz w:val="16"/>
                </w:rPr>
                <w:t xml:space="preserve"> </w:t>
              </w:r>
              <w:smartTag w:uri="urn:schemas-microsoft-com:office:smarttags" w:element="PlaceName">
                <w:r>
                  <w:rPr>
                    <w:rFonts w:ascii="Arial" w:hAnsi="Arial"/>
                    <w:sz w:val="16"/>
                  </w:rPr>
                  <w:t>Air</w:t>
                </w:r>
              </w:smartTag>
              <w:r>
                <w:rPr>
                  <w:rFonts w:ascii="Arial" w:hAnsi="Arial"/>
                  <w:sz w:val="16"/>
                </w:rPr>
                <w:t xml:space="preserve"> </w:t>
              </w:r>
              <w:smartTag w:uri="urn:schemas-microsoft-com:office:smarttags" w:element="PlaceName">
                <w:r>
                  <w:rPr>
                    <w:rFonts w:ascii="Arial" w:hAnsi="Arial"/>
                    <w:sz w:val="16"/>
                  </w:rPr>
                  <w:t>Injection</w:t>
                </w:r>
              </w:smartTag>
              <w:r>
                <w:rPr>
                  <w:rFonts w:ascii="Arial" w:hAnsi="Arial"/>
                  <w:sz w:val="16"/>
                </w:rPr>
                <w:t xml:space="preserve"> </w:t>
              </w:r>
              <w:smartTag w:uri="urn:schemas-microsoft-com:office:smarttags" w:element="PlaceName">
                <w:r>
                  <w:rPr>
                    <w:rFonts w:ascii="Arial" w:hAnsi="Arial"/>
                    <w:sz w:val="16"/>
                  </w:rPr>
                  <w:t>Diagnostic</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(Secondary Air Injection Diagnostic Service Bay Test Trigger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secondary air injection diagnostic service bay test shall be triggered.</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pPr>
        <w:ind w:left="1080"/>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Pr="00586395" w:rsidRDefault="00FF4F2F">
            <w:pPr>
              <w:rPr>
                <w:rFonts w:ascii="Arial" w:hAnsi="Arial" w:cs="Arial"/>
                <w:sz w:val="16"/>
              </w:rPr>
            </w:pPr>
            <w:r w:rsidRPr="00586395">
              <w:rPr>
                <w:rFonts w:ascii="Arial" w:hAnsi="Arial" w:cs="Arial"/>
                <w:sz w:val="16"/>
              </w:rPr>
              <w:t>$0001</w:t>
            </w:r>
          </w:p>
        </w:tc>
        <w:tc>
          <w:tcPr>
            <w:tcW w:w="6768" w:type="dxa"/>
            <w:tcBorders>
              <w:top w:val="nil"/>
            </w:tcBorders>
          </w:tcPr>
          <w:p w:rsidR="00FF4F2F" w:rsidRPr="00586395" w:rsidRDefault="00FF4F2F">
            <w:pPr>
              <w:rPr>
                <w:rFonts w:ascii="Arial" w:hAnsi="Arial" w:cs="Arial"/>
                <w:sz w:val="16"/>
              </w:rPr>
            </w:pPr>
            <w:r w:rsidRPr="00586395">
              <w:rPr>
                <w:rFonts w:ascii="Arial" w:hAnsi="Arial" w:cs="Arial"/>
                <w:sz w:val="16"/>
              </w:rPr>
              <w:t>Device control timer time-out active</w:t>
            </w:r>
          </w:p>
        </w:tc>
        <w:tc>
          <w:tcPr>
            <w:tcW w:w="864" w:type="dxa"/>
            <w:tcBorders>
              <w:top w:val="nil"/>
            </w:tcBorders>
          </w:tcPr>
          <w:p w:rsidR="00FF4F2F" w:rsidRDefault="00FF4F2F">
            <w:pPr>
              <w:rPr>
                <w:rFonts w:ascii="Arial" w:hAnsi="Arial" w:cs="Arial"/>
                <w:color w:val="0000FF"/>
                <w:sz w:val="16"/>
              </w:rPr>
            </w:pPr>
            <w:r>
              <w:rPr>
                <w:rFonts w:ascii="Arial" w:hAnsi="Arial" w:cs="Arial"/>
                <w:color w:val="0000FF"/>
                <w:sz w:val="16"/>
              </w:rPr>
              <w:t>Y</w:t>
            </w:r>
          </w:p>
        </w:tc>
        <w:tc>
          <w:tcPr>
            <w:tcW w:w="864" w:type="dxa"/>
            <w:tcBorders>
              <w:top w:val="nil"/>
            </w:tcBorders>
          </w:tcPr>
          <w:p w:rsidR="00FF4F2F" w:rsidRDefault="00FF4F2F">
            <w:pPr>
              <w:rPr>
                <w:rFonts w:ascii="Arial" w:hAnsi="Arial" w:cs="Arial"/>
                <w:color w:val="0000FF"/>
                <w:sz w:val="16"/>
              </w:rPr>
            </w:pPr>
            <w:r>
              <w:rPr>
                <w:rFonts w:ascii="Arial" w:hAnsi="Arial" w:cs="Arial"/>
                <w:color w:val="0000FF"/>
                <w:sz w:val="16"/>
              </w:rPr>
              <w:t>Y</w:t>
            </w:r>
          </w:p>
        </w:tc>
      </w:tr>
      <w:tr w:rsidR="00FF4F2F">
        <w:trPr>
          <w:cantSplit/>
          <w:jc w:val="center"/>
        </w:trPr>
        <w:tc>
          <w:tcPr>
            <w:tcW w:w="864" w:type="dxa"/>
            <w:tcBorders>
              <w:top w:val="nil"/>
            </w:tcBorders>
          </w:tcPr>
          <w:p w:rsidR="00FF4F2F" w:rsidRPr="00586395" w:rsidRDefault="00FF4F2F">
            <w:pPr>
              <w:rPr>
                <w:rFonts w:ascii="Arial" w:hAnsi="Arial" w:cs="Arial"/>
                <w:sz w:val="16"/>
              </w:rPr>
            </w:pPr>
            <w:r w:rsidRPr="00586395">
              <w:rPr>
                <w:rFonts w:ascii="Arial" w:hAnsi="Arial" w:cs="Arial"/>
                <w:sz w:val="16"/>
              </w:rPr>
              <w:t>$0002</w:t>
            </w:r>
          </w:p>
        </w:tc>
        <w:tc>
          <w:tcPr>
            <w:tcW w:w="6768" w:type="dxa"/>
            <w:tcBorders>
              <w:top w:val="nil"/>
            </w:tcBorders>
          </w:tcPr>
          <w:p w:rsidR="00FF4F2F" w:rsidRPr="00586395" w:rsidRDefault="00FF4F2F">
            <w:pPr>
              <w:rPr>
                <w:rFonts w:ascii="Arial" w:hAnsi="Arial" w:cs="Arial"/>
                <w:sz w:val="16"/>
              </w:rPr>
            </w:pPr>
            <w:r w:rsidRPr="00586395">
              <w:rPr>
                <w:rFonts w:ascii="Arial" w:hAnsi="Arial" w:cs="Arial"/>
                <w:sz w:val="16"/>
              </w:rPr>
              <w:t>Device control not supported.</w:t>
            </w:r>
          </w:p>
        </w:tc>
        <w:tc>
          <w:tcPr>
            <w:tcW w:w="864" w:type="dxa"/>
            <w:tcBorders>
              <w:top w:val="nil"/>
            </w:tcBorders>
          </w:tcPr>
          <w:p w:rsidR="00FF4F2F" w:rsidRDefault="00FF4F2F">
            <w:pPr>
              <w:rPr>
                <w:rFonts w:ascii="Arial" w:hAnsi="Arial" w:cs="Arial"/>
                <w:sz w:val="16"/>
              </w:rPr>
            </w:pPr>
            <w:r>
              <w:rPr>
                <w:rFonts w:ascii="Arial" w:hAnsi="Arial" w:cs="Arial"/>
                <w:sz w:val="16"/>
              </w:rPr>
              <w:t>Y</w:t>
            </w:r>
          </w:p>
        </w:tc>
        <w:tc>
          <w:tcPr>
            <w:tcW w:w="864" w:type="dxa"/>
            <w:tcBorders>
              <w:top w:val="nil"/>
            </w:tcBorders>
          </w:tcPr>
          <w:p w:rsidR="00FF4F2F" w:rsidRDefault="00FF4F2F">
            <w:pPr>
              <w:rPr>
                <w:rFonts w:ascii="Arial" w:hAnsi="Arial" w:cs="Arial"/>
                <w:sz w:val="16"/>
              </w:rPr>
            </w:pPr>
            <w:r>
              <w:rPr>
                <w:rFonts w:ascii="Arial" w:hAnsi="Arial" w:cs="Arial"/>
                <w:sz w:val="16"/>
              </w:rPr>
              <w:t>Y</w:t>
            </w:r>
          </w:p>
        </w:tc>
      </w:tr>
      <w:tr w:rsidR="00FF4F2F">
        <w:trPr>
          <w:cantSplit/>
          <w:jc w:val="center"/>
        </w:trPr>
        <w:tc>
          <w:tcPr>
            <w:tcW w:w="864" w:type="dxa"/>
            <w:tcBorders>
              <w:top w:val="nil"/>
            </w:tcBorders>
          </w:tcPr>
          <w:p w:rsidR="00FF4F2F" w:rsidRPr="00586395" w:rsidRDefault="00FF4F2F">
            <w:pPr>
              <w:rPr>
                <w:rFonts w:ascii="Arial" w:hAnsi="Arial" w:cs="Arial"/>
                <w:sz w:val="16"/>
              </w:rPr>
            </w:pPr>
            <w:r w:rsidRPr="00586395">
              <w:rPr>
                <w:rFonts w:ascii="Arial" w:hAnsi="Arial" w:cs="Arial"/>
                <w:sz w:val="16"/>
              </w:rPr>
              <w:t>$000A</w:t>
            </w:r>
          </w:p>
        </w:tc>
        <w:tc>
          <w:tcPr>
            <w:tcW w:w="6768" w:type="dxa"/>
            <w:tcBorders>
              <w:top w:val="nil"/>
            </w:tcBorders>
          </w:tcPr>
          <w:p w:rsidR="00FF4F2F" w:rsidRPr="00586395" w:rsidRDefault="00FF4F2F">
            <w:pPr>
              <w:rPr>
                <w:rFonts w:ascii="Arial" w:hAnsi="Arial" w:cs="Arial"/>
                <w:sz w:val="16"/>
              </w:rPr>
            </w:pPr>
            <w:r w:rsidRPr="00586395">
              <w:rPr>
                <w:rFonts w:ascii="Arial" w:hAnsi="Arial" w:cs="Arial"/>
                <w:sz w:val="16"/>
              </w:rPr>
              <w:t>DTC present.</w:t>
            </w:r>
          </w:p>
          <w:p w:rsidR="00F26143" w:rsidRDefault="00FF4F2F" w:rsidP="00F26143">
            <w:pPr>
              <w:numPr>
                <w:ilvl w:val="0"/>
                <w:numId w:val="40"/>
              </w:numPr>
              <w:rPr>
                <w:rFonts w:ascii="Arial" w:hAnsi="Arial" w:cs="Arial"/>
                <w:sz w:val="16"/>
              </w:rPr>
            </w:pPr>
            <w:r w:rsidRPr="00586395">
              <w:rPr>
                <w:rFonts w:ascii="Arial" w:hAnsi="Arial" w:cs="Arial"/>
                <w:sz w:val="16"/>
              </w:rPr>
              <w:t>Intake Air Temperature (IAT) Sensor Circuit Low</w:t>
            </w:r>
          </w:p>
          <w:p w:rsidR="00F26143" w:rsidRDefault="00FF4F2F" w:rsidP="00F26143">
            <w:pPr>
              <w:numPr>
                <w:ilvl w:val="0"/>
                <w:numId w:val="40"/>
              </w:numPr>
              <w:rPr>
                <w:rFonts w:ascii="Arial" w:hAnsi="Arial" w:cs="Arial"/>
                <w:sz w:val="16"/>
              </w:rPr>
            </w:pPr>
            <w:r w:rsidRPr="00586395">
              <w:rPr>
                <w:rFonts w:ascii="Arial" w:hAnsi="Arial" w:cs="Arial"/>
                <w:sz w:val="16"/>
              </w:rPr>
              <w:t>Intake Air Temperature (IAT) Sensor Circuit High</w:t>
            </w:r>
          </w:p>
          <w:p w:rsidR="00F26143" w:rsidRDefault="00FF4F2F" w:rsidP="00F26143">
            <w:pPr>
              <w:numPr>
                <w:ilvl w:val="0"/>
                <w:numId w:val="40"/>
              </w:numPr>
              <w:rPr>
                <w:rFonts w:ascii="Arial" w:hAnsi="Arial" w:cs="Arial"/>
                <w:sz w:val="16"/>
              </w:rPr>
            </w:pPr>
            <w:r w:rsidRPr="00586395">
              <w:rPr>
                <w:rFonts w:ascii="Arial" w:hAnsi="Arial" w:cs="Arial"/>
                <w:sz w:val="16"/>
              </w:rPr>
              <w:t>Intake Air Temperature (IAT) Sensor Performance</w:t>
            </w:r>
          </w:p>
          <w:p w:rsidR="00F26143" w:rsidRDefault="00FF4F2F" w:rsidP="00F26143">
            <w:pPr>
              <w:numPr>
                <w:ilvl w:val="0"/>
                <w:numId w:val="40"/>
              </w:numPr>
              <w:rPr>
                <w:rFonts w:ascii="Arial" w:hAnsi="Arial" w:cs="Arial"/>
                <w:sz w:val="16"/>
              </w:rPr>
            </w:pPr>
            <w:r w:rsidRPr="00586395">
              <w:rPr>
                <w:rFonts w:ascii="Arial" w:hAnsi="Arial" w:cs="Arial"/>
                <w:sz w:val="16"/>
              </w:rPr>
              <w:t>Secondary Air Injection (AIR) Solenoid Control Circuit Bank 1</w:t>
            </w:r>
          </w:p>
          <w:p w:rsidR="00F26143" w:rsidRDefault="00FF4F2F" w:rsidP="00F26143">
            <w:pPr>
              <w:numPr>
                <w:ilvl w:val="0"/>
                <w:numId w:val="40"/>
              </w:numPr>
              <w:rPr>
                <w:rFonts w:ascii="Arial" w:hAnsi="Arial" w:cs="Arial"/>
                <w:sz w:val="16"/>
              </w:rPr>
            </w:pPr>
            <w:r w:rsidRPr="00586395">
              <w:rPr>
                <w:rFonts w:ascii="Arial" w:hAnsi="Arial" w:cs="Arial"/>
                <w:sz w:val="16"/>
              </w:rPr>
              <w:t>Secondary Air Injection (AIR) Pump Control Circuit Bank 1</w:t>
            </w:r>
          </w:p>
          <w:p w:rsidR="00F26143" w:rsidRDefault="00FF4F2F" w:rsidP="00F26143">
            <w:pPr>
              <w:numPr>
                <w:ilvl w:val="0"/>
                <w:numId w:val="40"/>
              </w:numPr>
              <w:rPr>
                <w:rFonts w:ascii="Arial" w:hAnsi="Arial" w:cs="Arial"/>
                <w:sz w:val="16"/>
              </w:rPr>
            </w:pPr>
            <w:r w:rsidRPr="00586395">
              <w:rPr>
                <w:rFonts w:ascii="Arial" w:hAnsi="Arial" w:cs="Arial"/>
                <w:sz w:val="16"/>
              </w:rPr>
              <w:t>ECM/PCM Internal Engine Off Timer Performance</w:t>
            </w:r>
          </w:p>
        </w:tc>
        <w:tc>
          <w:tcPr>
            <w:tcW w:w="864" w:type="dxa"/>
            <w:tcBorders>
              <w:top w:val="nil"/>
            </w:tcBorders>
          </w:tcPr>
          <w:p w:rsidR="00FF4F2F" w:rsidRDefault="00FF4F2F">
            <w:pPr>
              <w:rPr>
                <w:rFonts w:ascii="Arial" w:hAnsi="Arial" w:cs="Arial"/>
                <w:sz w:val="16"/>
              </w:rPr>
            </w:pPr>
            <w:r>
              <w:rPr>
                <w:rFonts w:ascii="Arial" w:hAnsi="Arial" w:cs="Arial"/>
                <w:sz w:val="16"/>
              </w:rPr>
              <w:t>Y</w:t>
            </w:r>
          </w:p>
        </w:tc>
        <w:tc>
          <w:tcPr>
            <w:tcW w:w="864" w:type="dxa"/>
            <w:tcBorders>
              <w:top w:val="nil"/>
            </w:tcBorders>
          </w:tcPr>
          <w:p w:rsidR="00FF4F2F" w:rsidRDefault="00FF4F2F">
            <w:pPr>
              <w:rPr>
                <w:rFonts w:ascii="Arial" w:hAnsi="Arial" w:cs="Arial"/>
                <w:sz w:val="16"/>
              </w:rPr>
            </w:pPr>
            <w:r>
              <w:rPr>
                <w:rFonts w:ascii="Arial" w:hAnsi="Arial" w:cs="Arial"/>
                <w:sz w:val="16"/>
              </w:rPr>
              <w:t>Y</w:t>
            </w:r>
          </w:p>
        </w:tc>
      </w:tr>
      <w:tr w:rsidR="00FF4F2F">
        <w:trPr>
          <w:cantSplit/>
          <w:jc w:val="center"/>
        </w:trPr>
        <w:tc>
          <w:tcPr>
            <w:tcW w:w="864" w:type="dxa"/>
            <w:tcBorders>
              <w:top w:val="nil"/>
            </w:tcBorders>
          </w:tcPr>
          <w:p w:rsidR="00FF4F2F" w:rsidRPr="00586395" w:rsidRDefault="00FF4F2F">
            <w:pPr>
              <w:rPr>
                <w:rFonts w:ascii="Arial" w:hAnsi="Arial" w:cs="Arial"/>
                <w:sz w:val="16"/>
              </w:rPr>
            </w:pPr>
            <w:r w:rsidRPr="00586395">
              <w:rPr>
                <w:rFonts w:ascii="Arial" w:hAnsi="Arial" w:cs="Arial"/>
                <w:sz w:val="16"/>
              </w:rPr>
              <w:t>$0201</w:t>
            </w:r>
          </w:p>
        </w:tc>
        <w:tc>
          <w:tcPr>
            <w:tcW w:w="6768" w:type="dxa"/>
            <w:tcBorders>
              <w:top w:val="nil"/>
            </w:tcBorders>
          </w:tcPr>
          <w:p w:rsidR="00FF4F2F" w:rsidRPr="00586395" w:rsidRDefault="00FF4F2F">
            <w:pPr>
              <w:rPr>
                <w:rFonts w:ascii="Arial" w:hAnsi="Arial" w:cs="Arial"/>
                <w:sz w:val="16"/>
              </w:rPr>
            </w:pPr>
            <w:r w:rsidRPr="00586395">
              <w:rPr>
                <w:rFonts w:ascii="Arial" w:hAnsi="Arial" w:cs="Arial"/>
                <w:sz w:val="16"/>
              </w:rPr>
              <w:t>Engine speed not zero.</w:t>
            </w:r>
          </w:p>
        </w:tc>
        <w:tc>
          <w:tcPr>
            <w:tcW w:w="864" w:type="dxa"/>
            <w:tcBorders>
              <w:top w:val="nil"/>
            </w:tcBorders>
          </w:tcPr>
          <w:p w:rsidR="00FF4F2F" w:rsidRDefault="00FF4F2F">
            <w:pPr>
              <w:rPr>
                <w:rFonts w:ascii="Arial" w:hAnsi="Arial" w:cs="Arial"/>
                <w:sz w:val="16"/>
              </w:rPr>
            </w:pPr>
            <w:r>
              <w:rPr>
                <w:rFonts w:ascii="Arial" w:hAnsi="Arial" w:cs="Arial"/>
                <w:sz w:val="16"/>
              </w:rPr>
              <w:t>Y</w:t>
            </w:r>
          </w:p>
        </w:tc>
        <w:tc>
          <w:tcPr>
            <w:tcW w:w="864" w:type="dxa"/>
            <w:tcBorders>
              <w:top w:val="nil"/>
            </w:tcBorders>
          </w:tcPr>
          <w:p w:rsidR="00FF4F2F" w:rsidRDefault="00FF4F2F">
            <w:pPr>
              <w:rPr>
                <w:rFonts w:ascii="Arial" w:hAnsi="Arial" w:cs="Arial"/>
                <w:sz w:val="16"/>
              </w:rPr>
            </w:pPr>
            <w:r>
              <w:rPr>
                <w:rFonts w:ascii="Arial" w:hAnsi="Arial" w:cs="Arial"/>
                <w:sz w:val="16"/>
              </w:rPr>
              <w:t>Y</w:t>
            </w:r>
          </w:p>
        </w:tc>
      </w:tr>
      <w:tr w:rsidR="00FF4F2F">
        <w:trPr>
          <w:cantSplit/>
          <w:jc w:val="center"/>
        </w:trPr>
        <w:tc>
          <w:tcPr>
            <w:tcW w:w="864" w:type="dxa"/>
            <w:tcBorders>
              <w:top w:val="nil"/>
            </w:tcBorders>
          </w:tcPr>
          <w:p w:rsidR="00FF4F2F" w:rsidRPr="00586395" w:rsidRDefault="00FF4F2F">
            <w:pPr>
              <w:rPr>
                <w:rFonts w:ascii="Arial" w:hAnsi="Arial" w:cs="Arial"/>
                <w:sz w:val="16"/>
              </w:rPr>
            </w:pPr>
            <w:r w:rsidRPr="00586395">
              <w:rPr>
                <w:rFonts w:ascii="Arial" w:hAnsi="Arial" w:cs="Arial"/>
                <w:sz w:val="16"/>
              </w:rPr>
              <w:t>$0601</w:t>
            </w:r>
          </w:p>
        </w:tc>
        <w:tc>
          <w:tcPr>
            <w:tcW w:w="6768" w:type="dxa"/>
            <w:tcBorders>
              <w:top w:val="nil"/>
            </w:tcBorders>
          </w:tcPr>
          <w:p w:rsidR="00FF4F2F" w:rsidRPr="00586395" w:rsidRDefault="00FF4F2F">
            <w:pPr>
              <w:rPr>
                <w:rFonts w:ascii="Arial" w:hAnsi="Arial" w:cs="Arial"/>
                <w:sz w:val="16"/>
              </w:rPr>
            </w:pPr>
            <w:r w:rsidRPr="00586395">
              <w:rPr>
                <w:rFonts w:ascii="Arial" w:hAnsi="Arial" w:cs="Arial"/>
                <w:sz w:val="16"/>
              </w:rPr>
              <w:t>Coolant temperature too high</w:t>
            </w:r>
          </w:p>
        </w:tc>
        <w:tc>
          <w:tcPr>
            <w:tcW w:w="864" w:type="dxa"/>
            <w:tcBorders>
              <w:top w:val="nil"/>
            </w:tcBorders>
          </w:tcPr>
          <w:p w:rsidR="00FF4F2F" w:rsidRDefault="00FF4F2F">
            <w:pPr>
              <w:rPr>
                <w:rFonts w:ascii="Arial" w:hAnsi="Arial" w:cs="Arial"/>
                <w:sz w:val="16"/>
              </w:rPr>
            </w:pPr>
            <w:r>
              <w:rPr>
                <w:rFonts w:ascii="Arial" w:hAnsi="Arial" w:cs="Arial"/>
                <w:sz w:val="16"/>
              </w:rPr>
              <w:t>Y</w:t>
            </w:r>
          </w:p>
        </w:tc>
        <w:tc>
          <w:tcPr>
            <w:tcW w:w="864" w:type="dxa"/>
            <w:tcBorders>
              <w:top w:val="nil"/>
            </w:tcBorders>
          </w:tcPr>
          <w:p w:rsidR="00FF4F2F" w:rsidRDefault="00FF4F2F">
            <w:pPr>
              <w:rPr>
                <w:rFonts w:ascii="Arial" w:hAnsi="Arial" w:cs="Arial"/>
                <w:sz w:val="16"/>
              </w:rPr>
            </w:pPr>
            <w:r>
              <w:rPr>
                <w:rFonts w:ascii="Arial" w:hAnsi="Arial" w:cs="Arial"/>
                <w:sz w:val="16"/>
              </w:rPr>
              <w:t>Y</w:t>
            </w:r>
          </w:p>
        </w:tc>
      </w:tr>
      <w:tr w:rsidR="00FF4F2F">
        <w:trPr>
          <w:cantSplit/>
          <w:jc w:val="center"/>
        </w:trPr>
        <w:tc>
          <w:tcPr>
            <w:tcW w:w="864" w:type="dxa"/>
            <w:tcBorders>
              <w:top w:val="nil"/>
            </w:tcBorders>
          </w:tcPr>
          <w:p w:rsidR="00FF4F2F" w:rsidRPr="00586395" w:rsidRDefault="00FF4F2F">
            <w:pPr>
              <w:rPr>
                <w:rFonts w:ascii="Arial" w:hAnsi="Arial" w:cs="Arial"/>
                <w:sz w:val="16"/>
              </w:rPr>
            </w:pPr>
            <w:r w:rsidRPr="00586395">
              <w:rPr>
                <w:rFonts w:ascii="Arial" w:hAnsi="Arial" w:cs="Arial"/>
                <w:sz w:val="16"/>
              </w:rPr>
              <w:t>$0E02</w:t>
            </w:r>
          </w:p>
        </w:tc>
        <w:tc>
          <w:tcPr>
            <w:tcW w:w="6768" w:type="dxa"/>
            <w:tcBorders>
              <w:top w:val="nil"/>
            </w:tcBorders>
          </w:tcPr>
          <w:p w:rsidR="00FF4F2F" w:rsidRPr="00586395" w:rsidRDefault="00FF4F2F">
            <w:pPr>
              <w:rPr>
                <w:rFonts w:ascii="Arial" w:hAnsi="Arial" w:cs="Arial"/>
                <w:sz w:val="16"/>
              </w:rPr>
            </w:pPr>
            <w:r w:rsidRPr="00586395">
              <w:rPr>
                <w:rFonts w:ascii="Arial" w:hAnsi="Arial" w:cs="Arial"/>
                <w:sz w:val="16"/>
              </w:rPr>
              <w:t>Vehicle speed not zero.</w:t>
            </w:r>
          </w:p>
        </w:tc>
        <w:tc>
          <w:tcPr>
            <w:tcW w:w="864" w:type="dxa"/>
            <w:tcBorders>
              <w:top w:val="nil"/>
            </w:tcBorders>
          </w:tcPr>
          <w:p w:rsidR="00FF4F2F" w:rsidRDefault="00FF4F2F">
            <w:pPr>
              <w:rPr>
                <w:rFonts w:ascii="Arial" w:hAnsi="Arial" w:cs="Arial"/>
                <w:sz w:val="16"/>
              </w:rPr>
            </w:pPr>
            <w:r>
              <w:rPr>
                <w:rFonts w:ascii="Arial" w:hAnsi="Arial" w:cs="Arial"/>
                <w:sz w:val="16"/>
              </w:rPr>
              <w:t>Y</w:t>
            </w:r>
          </w:p>
        </w:tc>
        <w:tc>
          <w:tcPr>
            <w:tcW w:w="864" w:type="dxa"/>
            <w:tcBorders>
              <w:top w:val="nil"/>
            </w:tcBorders>
          </w:tcPr>
          <w:p w:rsidR="00FF4F2F" w:rsidRDefault="00FF4F2F">
            <w:pPr>
              <w:rPr>
                <w:rFonts w:ascii="Arial" w:hAnsi="Arial" w:cs="Arial"/>
                <w:sz w:val="16"/>
              </w:rPr>
            </w:pPr>
            <w:r>
              <w:rPr>
                <w:rFonts w:ascii="Arial" w:hAnsi="Arial" w:cs="Arial"/>
                <w:sz w:val="16"/>
              </w:rPr>
              <w:t>Y</w:t>
            </w:r>
          </w:p>
        </w:tc>
      </w:tr>
      <w:tr w:rsidR="00FF4F2F">
        <w:trPr>
          <w:cantSplit/>
          <w:jc w:val="center"/>
        </w:trPr>
        <w:tc>
          <w:tcPr>
            <w:tcW w:w="864" w:type="dxa"/>
            <w:tcBorders>
              <w:top w:val="nil"/>
            </w:tcBorders>
          </w:tcPr>
          <w:p w:rsidR="00FF4F2F" w:rsidRPr="00586395" w:rsidRDefault="00FF4F2F">
            <w:pPr>
              <w:rPr>
                <w:rFonts w:ascii="Arial" w:hAnsi="Arial" w:cs="Arial"/>
                <w:sz w:val="16"/>
              </w:rPr>
            </w:pPr>
            <w:r w:rsidRPr="00586395">
              <w:rPr>
                <w:rFonts w:ascii="Arial" w:hAnsi="Arial" w:cs="Arial"/>
                <w:sz w:val="16"/>
              </w:rPr>
              <w:t>$0E03</w:t>
            </w:r>
          </w:p>
        </w:tc>
        <w:tc>
          <w:tcPr>
            <w:tcW w:w="6768" w:type="dxa"/>
            <w:tcBorders>
              <w:top w:val="nil"/>
            </w:tcBorders>
          </w:tcPr>
          <w:p w:rsidR="00FF4F2F" w:rsidRPr="00586395" w:rsidRDefault="00FF4F2F">
            <w:pPr>
              <w:rPr>
                <w:rFonts w:ascii="Arial" w:hAnsi="Arial" w:cs="Arial"/>
                <w:sz w:val="16"/>
              </w:rPr>
            </w:pPr>
            <w:r w:rsidRPr="00586395">
              <w:rPr>
                <w:rFonts w:ascii="Arial" w:hAnsi="Arial" w:cs="Arial"/>
                <w:sz w:val="16"/>
              </w:rPr>
              <w:t>Transmission not in Park or Neutral.</w:t>
            </w:r>
          </w:p>
        </w:tc>
        <w:tc>
          <w:tcPr>
            <w:tcW w:w="864" w:type="dxa"/>
            <w:tcBorders>
              <w:top w:val="nil"/>
            </w:tcBorders>
          </w:tcPr>
          <w:p w:rsidR="00FF4F2F" w:rsidRDefault="00FF4F2F">
            <w:pPr>
              <w:rPr>
                <w:rFonts w:ascii="Arial" w:hAnsi="Arial" w:cs="Arial"/>
                <w:sz w:val="16"/>
              </w:rPr>
            </w:pPr>
            <w:r>
              <w:rPr>
                <w:rFonts w:ascii="Arial" w:hAnsi="Arial" w:cs="Arial"/>
                <w:sz w:val="16"/>
              </w:rPr>
              <w:t>Y</w:t>
            </w:r>
          </w:p>
        </w:tc>
        <w:tc>
          <w:tcPr>
            <w:tcW w:w="864" w:type="dxa"/>
            <w:tcBorders>
              <w:top w:val="nil"/>
            </w:tcBorders>
          </w:tcPr>
          <w:p w:rsidR="00FF4F2F" w:rsidRDefault="00FF4F2F">
            <w:pPr>
              <w:rPr>
                <w:rFonts w:ascii="Arial" w:hAnsi="Arial" w:cs="Arial"/>
                <w:sz w:val="16"/>
              </w:rPr>
            </w:pPr>
            <w:r>
              <w:rPr>
                <w:rFonts w:ascii="Arial" w:hAnsi="Arial" w:cs="Arial"/>
                <w:sz w:val="16"/>
              </w:rPr>
              <w:t>Y</w:t>
            </w:r>
          </w:p>
        </w:tc>
      </w:tr>
      <w:tr w:rsidR="00FF4F2F">
        <w:trPr>
          <w:cantSplit/>
          <w:jc w:val="center"/>
        </w:trPr>
        <w:tc>
          <w:tcPr>
            <w:tcW w:w="864" w:type="dxa"/>
            <w:tcBorders>
              <w:top w:val="nil"/>
            </w:tcBorders>
          </w:tcPr>
          <w:p w:rsidR="00FF4F2F" w:rsidRPr="00586395" w:rsidRDefault="00FF4F2F">
            <w:pPr>
              <w:rPr>
                <w:rFonts w:ascii="Arial" w:hAnsi="Arial" w:cs="Arial"/>
                <w:sz w:val="16"/>
              </w:rPr>
            </w:pPr>
            <w:r w:rsidRPr="00586395">
              <w:rPr>
                <w:rFonts w:ascii="Arial" w:hAnsi="Arial" w:cs="Arial"/>
                <w:sz w:val="16"/>
              </w:rPr>
              <w:t>$5003</w:t>
            </w:r>
          </w:p>
        </w:tc>
        <w:tc>
          <w:tcPr>
            <w:tcW w:w="6768" w:type="dxa"/>
            <w:tcBorders>
              <w:top w:val="nil"/>
            </w:tcBorders>
          </w:tcPr>
          <w:p w:rsidR="00FF4F2F" w:rsidRPr="00586395" w:rsidRDefault="00FF4F2F">
            <w:pPr>
              <w:rPr>
                <w:rFonts w:ascii="Arial" w:hAnsi="Arial" w:cs="Arial"/>
                <w:sz w:val="16"/>
              </w:rPr>
            </w:pPr>
            <w:r w:rsidRPr="00586395">
              <w:rPr>
                <w:rFonts w:ascii="Arial" w:hAnsi="Arial" w:cs="Arial"/>
                <w:sz w:val="16"/>
              </w:rPr>
              <w:t>Ignition voltage out of range.</w:t>
            </w:r>
          </w:p>
        </w:tc>
        <w:tc>
          <w:tcPr>
            <w:tcW w:w="864" w:type="dxa"/>
            <w:tcBorders>
              <w:top w:val="nil"/>
            </w:tcBorders>
          </w:tcPr>
          <w:p w:rsidR="00FF4F2F" w:rsidRDefault="00FF4F2F">
            <w:pPr>
              <w:rPr>
                <w:rFonts w:ascii="Arial" w:hAnsi="Arial" w:cs="Arial"/>
                <w:sz w:val="16"/>
              </w:rPr>
            </w:pPr>
            <w:r>
              <w:rPr>
                <w:rFonts w:ascii="Arial" w:hAnsi="Arial" w:cs="Arial"/>
                <w:sz w:val="16"/>
              </w:rPr>
              <w:t>Y</w:t>
            </w:r>
          </w:p>
        </w:tc>
        <w:tc>
          <w:tcPr>
            <w:tcW w:w="864" w:type="dxa"/>
            <w:tcBorders>
              <w:top w:val="nil"/>
            </w:tcBorders>
          </w:tcPr>
          <w:p w:rsidR="00FF4F2F" w:rsidRDefault="00FF4F2F">
            <w:pPr>
              <w:rPr>
                <w:rFonts w:ascii="Arial" w:hAnsi="Arial" w:cs="Arial"/>
                <w:sz w:val="16"/>
              </w:rPr>
            </w:pPr>
            <w:r>
              <w:rPr>
                <w:rFonts w:ascii="Arial" w:hAnsi="Arial" w:cs="Arial"/>
                <w:sz w:val="16"/>
              </w:rPr>
              <w:t>Y</w:t>
            </w:r>
          </w:p>
        </w:tc>
      </w:tr>
    </w:tbl>
    <w:p w:rsidR="00FF4F2F" w:rsidRDefault="00FF4F2F"/>
    <w:p w:rsidR="00FF4F2F" w:rsidRDefault="00FF4F2F">
      <w:pPr>
        <w:pStyle w:val="Heading3"/>
      </w:pPr>
      <w:bookmarkStart w:id="1211" w:name="_Toc223513367"/>
      <w:r>
        <w:t>AIRR – Secondary Air Injection Reaction System Device Control</w:t>
      </w:r>
      <w:bookmarkEnd w:id="1211"/>
    </w:p>
    <w:p w:rsidR="00FF4F2F" w:rsidRDefault="00FF4F2F"/>
    <w:p w:rsidR="00FF4F2F" w:rsidRDefault="00FF4F2F">
      <w:r>
        <w:t>This device control is used to either turn the AIR Pump and/or AIR Valve on or off.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Secondary Air Injection Reaction System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Secondary Air Injection Reaction Pump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Secondary Air Injection Reaction Valve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(Secondary Air Injection Reaction System Enable is True)</w:t>
      </w:r>
    </w:p>
    <w:p w:rsidR="00FF4F2F" w:rsidRDefault="00FF4F2F">
      <w:pPr>
        <w:ind w:firstLine="360"/>
      </w:pPr>
      <w:r>
        <w:t>If  (Secondary Air Injection Reaction Pump On is True OR Secondary Air Injection Reaction Valve On is True)</w:t>
      </w:r>
    </w:p>
    <w:p w:rsidR="00FF4F2F" w:rsidRDefault="00FF4F2F">
      <w:pPr>
        <w:ind w:left="720"/>
      </w:pPr>
      <w:r>
        <w:t>If (any of the device control limits in the table below are exceeded)</w:t>
      </w:r>
    </w:p>
    <w:p w:rsidR="00FF4F2F" w:rsidRDefault="00FF4F2F">
      <w:pPr>
        <w:pStyle w:val="BodyTextIndent2"/>
      </w:pPr>
      <w:r>
        <w:t>Report the appropriate device control limit exceeded return code to the tester.</w:t>
      </w:r>
    </w:p>
    <w:p w:rsidR="00FF4F2F" w:rsidRDefault="00FF4F2F">
      <w:pPr>
        <w:ind w:left="1080"/>
      </w:pPr>
      <w:r>
        <w:t>Return to normal control.</w:t>
      </w:r>
    </w:p>
    <w:p w:rsidR="00FF4F2F" w:rsidRDefault="00FF4F2F">
      <w:pPr>
        <w:ind w:left="360" w:firstLine="360"/>
      </w:pPr>
      <w:r>
        <w:t>Else</w:t>
      </w:r>
    </w:p>
    <w:p w:rsidR="00FF4F2F" w:rsidRDefault="00FF4F2F">
      <w:pPr>
        <w:pStyle w:val="BodyTextIndent2"/>
      </w:pPr>
      <w:r>
        <w:t>The AIR Pump and Valve shall be commanded to the states requested by Secondary Air Injection Reaction Pump On and Secondary Air Injection Reaction Valve On</w:t>
      </w:r>
    </w:p>
    <w:p w:rsidR="00FF4F2F" w:rsidRDefault="00FF4F2F">
      <w:pPr>
        <w:ind w:left="360" w:firstLine="360"/>
      </w:pPr>
      <w:r>
        <w:t>Endif</w:t>
      </w:r>
    </w:p>
    <w:p w:rsidR="00FF4F2F" w:rsidRDefault="00FF4F2F">
      <w:pPr>
        <w:ind w:firstLine="360"/>
      </w:pPr>
      <w:r>
        <w:t>Else</w:t>
      </w:r>
    </w:p>
    <w:p w:rsidR="00FF4F2F" w:rsidRDefault="00FF4F2F">
      <w:pPr>
        <w:ind w:left="720"/>
      </w:pPr>
      <w:r>
        <w:t>Secondary Air Injection Reaction Pump On is False AND Secondary Air Injection Reaction Valve On is False  (The AIR Pump and Valve shall be commanded off)</w:t>
      </w:r>
    </w:p>
    <w:p w:rsidR="00FF4F2F" w:rsidRDefault="00FF4F2F">
      <w:pPr>
        <w:ind w:left="360"/>
      </w:pPr>
      <w:r>
        <w:t>Endif</w:t>
      </w:r>
    </w:p>
    <w:p w:rsidR="00FF4F2F" w:rsidRDefault="00FF4F2F">
      <w:r>
        <w:t>Else</w:t>
      </w:r>
    </w:p>
    <w:p w:rsidR="00FF4F2F" w:rsidRDefault="00FF4F2F">
      <w:pPr>
        <w:ind w:firstLine="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bottom w:val="nil"/>
            </w:tcBorders>
          </w:tcPr>
          <w:p w:rsidR="00FF4F2F" w:rsidRDefault="00FF4F2F">
            <w:pPr>
              <w:jc w:val="right"/>
              <w:rPr>
                <w:rFonts w:ascii="Arial" w:hAnsi="Arial"/>
                <w:sz w:val="16"/>
              </w:rPr>
            </w:pPr>
            <w:r>
              <w:rPr>
                <w:rFonts w:ascii="Arial" w:hAnsi="Arial"/>
                <w:sz w:val="16"/>
              </w:rPr>
              <w:t>$0001</w:t>
            </w:r>
          </w:p>
        </w:tc>
        <w:tc>
          <w:tcPr>
            <w:tcW w:w="6768" w:type="dxa"/>
            <w:tcBorders>
              <w:top w:val="nil"/>
              <w:bottom w:val="nil"/>
            </w:tcBorders>
          </w:tcPr>
          <w:p w:rsidR="00FF4F2F" w:rsidRDefault="00FF4F2F">
            <w:pPr>
              <w:rPr>
                <w:rFonts w:ascii="Arial" w:hAnsi="Arial"/>
                <w:sz w:val="16"/>
              </w:rPr>
            </w:pPr>
            <w:r>
              <w:rPr>
                <w:rFonts w:ascii="Arial" w:hAnsi="Arial"/>
                <w:sz w:val="16"/>
              </w:rPr>
              <w:t>Generic Device Control Timer (30 second enable, 60 second disable)</w:t>
            </w:r>
          </w:p>
        </w:tc>
        <w:tc>
          <w:tcPr>
            <w:tcW w:w="864" w:type="dxa"/>
            <w:tcBorders>
              <w:top w:val="nil"/>
              <w:bottom w:val="nil"/>
            </w:tcBorders>
          </w:tcPr>
          <w:p w:rsidR="00FF4F2F" w:rsidRDefault="00FF4F2F">
            <w:pPr>
              <w:jc w:val="center"/>
              <w:rPr>
                <w:rFonts w:ascii="Arial" w:hAnsi="Arial"/>
                <w:sz w:val="16"/>
              </w:rPr>
            </w:pPr>
            <w:r>
              <w:rPr>
                <w:rFonts w:ascii="Arial" w:hAnsi="Arial"/>
                <w:sz w:val="16"/>
              </w:rPr>
              <w:t>Y</w:t>
            </w:r>
          </w:p>
        </w:tc>
        <w:tc>
          <w:tcPr>
            <w:tcW w:w="864" w:type="dxa"/>
            <w:tcBorders>
              <w:top w:val="nil"/>
              <w:bottom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cs="Arial"/>
                <w:sz w:val="16"/>
              </w:rPr>
              <w:t>$1103</w:t>
            </w:r>
          </w:p>
        </w:tc>
        <w:tc>
          <w:tcPr>
            <w:tcW w:w="6768" w:type="dxa"/>
            <w:tcBorders>
              <w:top w:val="nil"/>
            </w:tcBorders>
          </w:tcPr>
          <w:p w:rsidR="00FF4F2F" w:rsidRDefault="00FF4F2F">
            <w:pPr>
              <w:rPr>
                <w:rFonts w:ascii="Arial" w:hAnsi="Arial"/>
                <w:sz w:val="16"/>
              </w:rPr>
            </w:pPr>
            <w:r>
              <w:rPr>
                <w:rFonts w:ascii="Arial" w:hAnsi="Arial" w:cs="Arial"/>
                <w:sz w:val="16"/>
              </w:rPr>
              <w:t>Engine coolant temperature low</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12" w:name="_Toc223513368"/>
      <w:r>
        <w:t>EGRR – Exhaust Gas Recirculation Device Control</w:t>
      </w:r>
      <w:bookmarkEnd w:id="1212"/>
    </w:p>
    <w:p w:rsidR="00FF4F2F" w:rsidRDefault="00FF4F2F"/>
    <w:p w:rsidR="00FF4F2F" w:rsidRDefault="00FF4F2F">
      <w:r>
        <w:t>This device control is used to verify functionality of the Exhaust Gas Recirculation (EGR) system by allowing the Exhaust Gas Recirculation output to be commanded to a specific lift.  The software calculated pintle lift should be available to be monitored via a parameter identifier as feedback for the device control override.</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lastRenderedPageBreak/>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Exhaust Gas Recirculation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Exhaust Gas Recirculation Pintle Lift</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0.0 - 99.609375 %</w:t>
            </w:r>
          </w:p>
        </w:tc>
        <w:tc>
          <w:tcPr>
            <w:tcW w:w="2160" w:type="dxa"/>
            <w:tcBorders>
              <w:top w:val="nil"/>
            </w:tcBorders>
          </w:tcPr>
          <w:p w:rsidR="00FF4F2F" w:rsidRDefault="00FF4F2F">
            <w:pPr>
              <w:rPr>
                <w:rFonts w:ascii="Arial" w:hAnsi="Arial"/>
                <w:sz w:val="16"/>
              </w:rPr>
            </w:pPr>
            <w:r>
              <w:rPr>
                <w:rFonts w:ascii="Arial" w:hAnsi="Arial"/>
                <w:sz w:val="16"/>
              </w:rPr>
              <w:t>E = N * 0.390625</w:t>
            </w:r>
          </w:p>
        </w:tc>
      </w:tr>
    </w:tbl>
    <w:p w:rsidR="00FF4F2F" w:rsidRDefault="00FF4F2F"/>
    <w:p w:rsidR="00FF4F2F" w:rsidRDefault="00FF4F2F">
      <w:r>
        <w:t>If  (Exhaust Gas Recirculation Enable is True)</w:t>
      </w:r>
    </w:p>
    <w:p w:rsidR="00FF4F2F" w:rsidRDefault="00FF4F2F">
      <w:pPr>
        <w:ind w:firstLine="360"/>
      </w:pPr>
      <w:r>
        <w:t>If  (the engine is not running)</w:t>
      </w:r>
    </w:p>
    <w:p w:rsidR="00FF4F2F" w:rsidRDefault="00FF4F2F">
      <w:pPr>
        <w:ind w:left="360" w:firstLine="360"/>
      </w:pPr>
      <w:r>
        <w:t>The pintle lift shall be commanded to the requested pintle lift in Exhaust Gas Recirculation Pintle Lift</w:t>
      </w:r>
    </w:p>
    <w:p w:rsidR="00FF4F2F" w:rsidRDefault="00FF4F2F">
      <w:pPr>
        <w:ind w:firstLine="360"/>
      </w:pPr>
      <w:r>
        <w:t>Else</w:t>
      </w:r>
    </w:p>
    <w:p w:rsidR="00FF4F2F" w:rsidRDefault="00FF4F2F">
      <w:pPr>
        <w:ind w:left="720"/>
      </w:pPr>
      <w:r>
        <w:t>If (any of the device control limits in the table below are exceeded)</w:t>
      </w:r>
    </w:p>
    <w:p w:rsidR="00FF4F2F" w:rsidRDefault="00FF4F2F">
      <w:pPr>
        <w:pStyle w:val="BodyTextIndent2"/>
      </w:pPr>
      <w:r>
        <w:t>Report the appropriate device control limit exceeded return code to the tester.</w:t>
      </w:r>
    </w:p>
    <w:p w:rsidR="00FF4F2F" w:rsidRDefault="00FF4F2F">
      <w:pPr>
        <w:ind w:left="1080"/>
      </w:pPr>
      <w:r>
        <w:t>Return to normal control.</w:t>
      </w:r>
    </w:p>
    <w:p w:rsidR="00FF4F2F" w:rsidRDefault="00FF4F2F">
      <w:pPr>
        <w:ind w:left="360" w:firstLine="360"/>
      </w:pPr>
      <w:r>
        <w:t>Else</w:t>
      </w:r>
    </w:p>
    <w:p w:rsidR="00FF4F2F" w:rsidRDefault="00FF4F2F">
      <w:pPr>
        <w:ind w:left="720" w:firstLine="360"/>
      </w:pPr>
      <w:r>
        <w:t>The pintle lift shall be commanded to the requested pintle lift in Exhaust Gas Recirculation Pintle Lift</w:t>
      </w:r>
    </w:p>
    <w:p w:rsidR="00FF4F2F" w:rsidRDefault="00FF4F2F">
      <w:pPr>
        <w:ind w:left="360" w:firstLine="360"/>
      </w:pPr>
      <w:r>
        <w:t>Endif</w:t>
      </w:r>
    </w:p>
    <w:p w:rsidR="00FF4F2F" w:rsidRDefault="00FF4F2F">
      <w:pPr>
        <w:ind w:firstLine="360"/>
      </w:pPr>
      <w:r>
        <w:t>Endif</w:t>
      </w:r>
    </w:p>
    <w:p w:rsidR="00FF4F2F" w:rsidRDefault="00FF4F2F">
      <w:r>
        <w:t>Else</w:t>
      </w:r>
    </w:p>
    <w:p w:rsidR="00FF4F2F" w:rsidRDefault="00FF4F2F">
      <w:pPr>
        <w:ind w:firstLine="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$0001</w:t>
            </w:r>
          </w:p>
        </w:tc>
        <w:tc>
          <w:tcPr>
            <w:tcW w:w="6768" w:type="dxa"/>
            <w:tcBorders>
              <w:top w:val="nil"/>
            </w:tcBorders>
          </w:tcPr>
          <w:p w:rsidR="00FF4F2F" w:rsidRDefault="00FF4F2F">
            <w:pPr>
              <w:rPr>
                <w:rFonts w:ascii="Arial" w:hAnsi="Arial"/>
                <w:sz w:val="16"/>
              </w:rPr>
            </w:pPr>
            <w:r>
              <w:rPr>
                <w:rFonts w:ascii="Arial" w:hAnsi="Arial"/>
                <w:sz w:val="16"/>
              </w:rPr>
              <w:t>Generic Device Control Timer (30 second enable, 60 second disable)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13" w:name="_Toc223513369"/>
      <w:r>
        <w:t xml:space="preserve">CATR – </w:t>
      </w:r>
      <w:smartTag w:uri="urn:schemas-microsoft-com:office:smarttags" w:element="place">
        <w:smartTag w:uri="urn:schemas-microsoft-com:office:smarttags" w:element="PlaceName">
          <w:r>
            <w:t>Catalyst</w:t>
          </w:r>
        </w:smartTag>
        <w:r>
          <w:t xml:space="preserve"> </w:t>
        </w:r>
        <w:smartTag w:uri="urn:schemas-microsoft-com:office:smarttags" w:element="PlaceName">
          <w:r>
            <w:t>Diagnostic</w:t>
          </w:r>
        </w:smartTag>
        <w:r>
          <w:t xml:space="preserve"> </w:t>
        </w:r>
        <w:smartTag w:uri="urn:schemas-microsoft-com:office:smarttags" w:element="PlaceName">
          <w:r>
            <w:t>Service</w:t>
          </w:r>
        </w:smartTag>
        <w:r>
          <w:t xml:space="preserve"> </w:t>
        </w:r>
        <w:smartTag w:uri="urn:schemas-microsoft-com:office:smarttags" w:element="PlaceType">
          <w:r>
            <w:t>Bay</w:t>
          </w:r>
        </w:smartTag>
      </w:smartTag>
      <w:r>
        <w:t xml:space="preserve"> Test Trigger Device Control</w:t>
      </w:r>
      <w:bookmarkEnd w:id="1213"/>
    </w:p>
    <w:p w:rsidR="00FF4F2F" w:rsidRDefault="00FF4F2F"/>
    <w:p w:rsidR="00FF4F2F" w:rsidRDefault="00FF4F2F">
      <w:r>
        <w:t>This device control is used to activate the catalyst diagnostic service bay test.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smartTag w:uri="urn:schemas-microsoft-com:office:smarttags" w:element="place">
              <w:smartTag w:uri="urn:schemas-microsoft-com:office:smarttags" w:element="PlaceName">
                <w:r>
                  <w:rPr>
                    <w:rFonts w:ascii="Arial" w:hAnsi="Arial"/>
                    <w:sz w:val="16"/>
                  </w:rPr>
                  <w:t>Catalyst</w:t>
                </w:r>
              </w:smartTag>
              <w:r>
                <w:rPr>
                  <w:rFonts w:ascii="Arial" w:hAnsi="Arial"/>
                  <w:sz w:val="16"/>
                </w:rPr>
                <w:t xml:space="preserve"> </w:t>
              </w:r>
              <w:smartTag w:uri="urn:schemas-microsoft-com:office:smarttags" w:element="PlaceName">
                <w:r>
                  <w:rPr>
                    <w:rFonts w:ascii="Arial" w:hAnsi="Arial"/>
                    <w:sz w:val="16"/>
                  </w:rPr>
                  <w:t>Diagnostic</w:t>
                </w:r>
              </w:smartTag>
              <w:r>
                <w:rPr>
                  <w:rFonts w:ascii="Arial" w:hAnsi="Arial"/>
                  <w:sz w:val="16"/>
                </w:rPr>
                <w:t xml:space="preserve"> </w:t>
              </w:r>
              <w:smartTag w:uri="urn:schemas-microsoft-com:office:smarttags" w:element="PlaceName">
                <w:r>
                  <w:rPr>
                    <w:rFonts w:ascii="Arial" w:hAnsi="Arial"/>
                    <w:sz w:val="16"/>
                  </w:rPr>
                  <w:t>Service</w:t>
                </w:r>
              </w:smartTag>
              <w:r>
                <w:rPr>
                  <w:rFonts w:ascii="Arial" w:hAnsi="Arial"/>
                  <w:sz w:val="16"/>
                </w:rPr>
                <w:t xml:space="preserve"> </w:t>
              </w:r>
              <w:smartTag w:uri="urn:schemas-microsoft-com:office:smarttags" w:element="PlaceType">
                <w:r>
                  <w:rPr>
                    <w:rFonts w:ascii="Arial" w:hAnsi="Arial"/>
                    <w:sz w:val="16"/>
                  </w:rPr>
                  <w:t>Bay</w:t>
                </w:r>
              </w:smartTag>
            </w:smartTag>
            <w:r>
              <w:rPr>
                <w:rFonts w:ascii="Arial" w:hAnsi="Arial"/>
                <w:sz w:val="16"/>
              </w:rPr>
              <w:t xml:space="preserve"> Test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(Catalyst diagnostic service bay test trigger is True)</w:t>
      </w:r>
    </w:p>
    <w:p w:rsidR="00FF4F2F" w:rsidRDefault="00FF4F2F">
      <w:pPr>
        <w:ind w:left="360"/>
      </w:pPr>
      <w:r>
        <w:t>If (Catalyst diagnostic service bay test is complete)</w:t>
      </w:r>
    </w:p>
    <w:p w:rsidR="00FF4F2F" w:rsidRDefault="00FF4F2F">
      <w:pPr>
        <w:ind w:left="720"/>
      </w:pPr>
      <w:r>
        <w:t>Return to normal control.</w:t>
      </w:r>
    </w:p>
    <w:p w:rsidR="00FF4F2F" w:rsidRDefault="00FF4F2F">
      <w:pPr>
        <w:ind w:left="360"/>
      </w:pPr>
      <w:r>
        <w:t>Else</w:t>
      </w:r>
    </w:p>
    <w:p w:rsidR="00FF4F2F" w:rsidRDefault="00FF4F2F">
      <w:pPr>
        <w:ind w:left="720"/>
      </w:pPr>
      <w:r>
        <w:t>Catalyst diagnostic service bay test shall be triggered.</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2"/>
      </w:pPr>
      <w:bookmarkStart w:id="1214" w:name="_Toc223513370"/>
      <w:r>
        <w:t>CPID $1D</w:t>
      </w:r>
      <w:bookmarkEnd w:id="121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$1D</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Exhaust Cam Phase Bank 1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Exhaust Cam Phase Bank 2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Intake Cam Phase Bank 1 Enable</w:t>
            </w:r>
          </w:p>
        </w:tc>
        <w:tc>
          <w:tcPr>
            <w:tcW w:w="1080" w:type="dxa"/>
            <w:tcBorders>
              <w:top w:val="single" w:sz="12" w:space="0" w:color="auto"/>
            </w:tcBorders>
          </w:tcPr>
          <w:p w:rsidR="00FF4F2F" w:rsidRDefault="00FF4F2F">
            <w:pPr>
              <w:pStyle w:val="FootnoteText"/>
              <w:jc w:val="center"/>
              <w:rPr>
                <w:rFonts w:ascii="Arial" w:hAnsi="Arial"/>
              </w:rPr>
            </w:pPr>
            <w:r>
              <w:rPr>
                <w:rFonts w:ascii="Arial" w:hAnsi="Arial"/>
              </w:rPr>
              <w:t>Intake Cam Phase Bank 2 Enable</w:t>
            </w: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8640" w:type="dxa"/>
            <w:gridSpan w:val="8"/>
            <w:tcBorders>
              <w:left w:val="nil"/>
            </w:tcBorders>
          </w:tcPr>
          <w:p w:rsidR="00FF4F2F" w:rsidRDefault="00FF4F2F">
            <w:pPr>
              <w:jc w:val="center"/>
              <w:rPr>
                <w:rFonts w:ascii="Arial" w:hAnsi="Arial"/>
                <w:sz w:val="16"/>
              </w:rPr>
            </w:pPr>
            <w:r>
              <w:rPr>
                <w:rFonts w:ascii="Arial" w:hAnsi="Arial"/>
                <w:sz w:val="16"/>
              </w:rPr>
              <w:t>Exhaust Cam Phase Angle Bank 1</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8640" w:type="dxa"/>
            <w:gridSpan w:val="8"/>
            <w:tcBorders>
              <w:left w:val="nil"/>
            </w:tcBorders>
          </w:tcPr>
          <w:p w:rsidR="00FF4F2F" w:rsidRDefault="00FF4F2F">
            <w:pPr>
              <w:jc w:val="center"/>
              <w:rPr>
                <w:rFonts w:ascii="Arial" w:hAnsi="Arial"/>
                <w:sz w:val="16"/>
              </w:rPr>
            </w:pPr>
            <w:r>
              <w:rPr>
                <w:rFonts w:ascii="Arial" w:hAnsi="Arial"/>
                <w:sz w:val="16"/>
              </w:rPr>
              <w:t>Exhaust Cam Phase Angle Bank 2</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8640" w:type="dxa"/>
            <w:gridSpan w:val="8"/>
            <w:tcBorders>
              <w:left w:val="nil"/>
            </w:tcBorders>
          </w:tcPr>
          <w:p w:rsidR="00FF4F2F" w:rsidRDefault="00FF4F2F">
            <w:pPr>
              <w:jc w:val="center"/>
              <w:rPr>
                <w:rFonts w:ascii="Arial" w:hAnsi="Arial"/>
                <w:sz w:val="16"/>
              </w:rPr>
            </w:pPr>
            <w:r>
              <w:rPr>
                <w:rFonts w:ascii="Arial" w:hAnsi="Arial"/>
                <w:sz w:val="16"/>
              </w:rPr>
              <w:t>Intake Cam Phase Angle Bank 1</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8640" w:type="dxa"/>
            <w:gridSpan w:val="8"/>
            <w:tcBorders>
              <w:left w:val="nil"/>
            </w:tcBorders>
          </w:tcPr>
          <w:p w:rsidR="00FF4F2F" w:rsidRDefault="00FF4F2F">
            <w:pPr>
              <w:jc w:val="center"/>
              <w:rPr>
                <w:rFonts w:ascii="Arial" w:hAnsi="Arial"/>
                <w:sz w:val="16"/>
              </w:rPr>
            </w:pPr>
            <w:r>
              <w:rPr>
                <w:rFonts w:ascii="Arial" w:hAnsi="Arial"/>
                <w:sz w:val="16"/>
              </w:rPr>
              <w:t>Intake Cam Phase Angle Bank 2</w:t>
            </w:r>
          </w:p>
        </w:tc>
      </w:tr>
    </w:tbl>
    <w:p w:rsidR="00FF4F2F" w:rsidRDefault="00FF4F2F"/>
    <w:p w:rsidR="00FF4F2F" w:rsidRDefault="00FF4F2F">
      <w:pPr>
        <w:keepNext w:val="0"/>
        <w:keepLines w:val="0"/>
      </w:pPr>
    </w:p>
    <w:p w:rsidR="00FF4F2F" w:rsidRDefault="00FF4F2F">
      <w:pPr>
        <w:pStyle w:val="Heading3"/>
      </w:pPr>
      <w:bookmarkStart w:id="1215" w:name="_Toc223513371"/>
      <w:r>
        <w:lastRenderedPageBreak/>
        <w:t xml:space="preserve">PHSR – Exhaust and Intake </w:t>
      </w:r>
      <w:smartTag w:uri="urn:schemas-microsoft-com:office:smarttags" w:element="place">
        <w:r>
          <w:t>Cam</w:t>
        </w:r>
      </w:smartTag>
      <w:r>
        <w:t xml:space="preserve"> Phase Device Controls</w:t>
      </w:r>
      <w:bookmarkEnd w:id="1215"/>
    </w:p>
    <w:p w:rsidR="00FF4F2F" w:rsidRDefault="00FF4F2F"/>
    <w:p w:rsidR="00FF4F2F" w:rsidRDefault="00FF4F2F">
      <w:r>
        <w:t>These device controls are used to override the states of the exhaust and intake cam phase outputs for banks 1 and 2.  The commanded camshaft positions are expressed in terms of degrees of camshaft rotation (retard for exhaust camshafts, advance for intake camshafts) from the park position (a camshaft position of zero represents the park position).</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Exhaust Cam Phase Bank 1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Exhaust Cam Phase Angle Bank 1</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Exhaust Cam Phase Bank 2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Exhaust Cam Phase Angle Bank 2</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Intake Cam Phase Bank 1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Intake Cam Phase Angle Bank 1</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Intake Cam Phase Bank 2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Intake Cam Phase Angle Bank 2</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0 - 51 °</w:t>
            </w:r>
          </w:p>
        </w:tc>
        <w:tc>
          <w:tcPr>
            <w:tcW w:w="2160" w:type="dxa"/>
            <w:tcBorders>
              <w:top w:val="nil"/>
            </w:tcBorders>
          </w:tcPr>
          <w:p w:rsidR="00FF4F2F" w:rsidRDefault="00FF4F2F">
            <w:pPr>
              <w:rPr>
                <w:rFonts w:ascii="Arial" w:hAnsi="Arial"/>
                <w:sz w:val="16"/>
              </w:rPr>
            </w:pPr>
            <w:r>
              <w:rPr>
                <w:rFonts w:ascii="Arial" w:hAnsi="Arial"/>
                <w:sz w:val="16"/>
              </w:rPr>
              <w:t>E = N * 0.2</w:t>
            </w:r>
          </w:p>
        </w:tc>
      </w:tr>
    </w:tbl>
    <w:p w:rsidR="00FF4F2F" w:rsidRDefault="00FF4F2F"/>
    <w:p w:rsidR="00FF4F2F" w:rsidRDefault="00FF4F2F">
      <w:r>
        <w:t xml:space="preserve">If (Exhaust/Intake Cam Phase Bank </w:t>
      </w:r>
      <w:r>
        <w:rPr>
          <w:i/>
        </w:rPr>
        <w:t>N</w:t>
      </w:r>
      <w:r>
        <w:t xml:space="preserve">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 xml:space="preserve">The exhaust/intake cam phase output for bank </w:t>
      </w:r>
      <w:r>
        <w:rPr>
          <w:i/>
        </w:rPr>
        <w:t>N</w:t>
      </w:r>
      <w:r>
        <w:t xml:space="preserve"> shall be commanded to the value requested in Exhaust/Intake Cam Phase Angle Bank </w:t>
      </w:r>
      <w:r>
        <w:rPr>
          <w:i/>
        </w:rPr>
        <w:t>N</w:t>
      </w:r>
      <w:r>
        <w:t>.</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$0001</w:t>
            </w:r>
          </w:p>
        </w:tc>
        <w:tc>
          <w:tcPr>
            <w:tcW w:w="6768" w:type="dxa"/>
            <w:tcBorders>
              <w:top w:val="nil"/>
            </w:tcBorders>
          </w:tcPr>
          <w:p w:rsidR="00FF4F2F" w:rsidRDefault="00FF4F2F">
            <w:pPr>
              <w:rPr>
                <w:rFonts w:ascii="Arial" w:hAnsi="Arial"/>
                <w:sz w:val="16"/>
              </w:rPr>
            </w:pPr>
            <w:r>
              <w:rPr>
                <w:rFonts w:ascii="Arial" w:hAnsi="Arial"/>
                <w:sz w:val="16"/>
              </w:rPr>
              <w:t>Device control timer time-out active (30 second enable, 60 second disable).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$0004</w:t>
            </w:r>
          </w:p>
        </w:tc>
        <w:tc>
          <w:tcPr>
            <w:tcW w:w="6768" w:type="dxa"/>
            <w:tcBorders>
              <w:top w:val="nil"/>
            </w:tcBorders>
          </w:tcPr>
          <w:p w:rsidR="00FF4F2F" w:rsidRDefault="00FF4F2F">
            <w:pPr>
              <w:rPr>
                <w:rFonts w:ascii="Arial" w:hAnsi="Arial"/>
                <w:sz w:val="16"/>
              </w:rPr>
            </w:pPr>
            <w:r>
              <w:rPr>
                <w:rFonts w:ascii="Arial" w:hAnsi="Arial"/>
                <w:sz w:val="16"/>
              </w:rPr>
              <w:t>Invalid device control selected (vehicle not equipped with camshaft position actuators).</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$0009</w:t>
            </w:r>
          </w:p>
        </w:tc>
        <w:tc>
          <w:tcPr>
            <w:tcW w:w="6768" w:type="dxa"/>
            <w:tcBorders>
              <w:top w:val="nil"/>
            </w:tcBorders>
          </w:tcPr>
          <w:p w:rsidR="00FF4F2F" w:rsidRDefault="00FF4F2F">
            <w:pPr>
              <w:rPr>
                <w:rFonts w:ascii="Arial" w:hAnsi="Arial"/>
                <w:sz w:val="16"/>
              </w:rPr>
            </w:pPr>
            <w:r>
              <w:rPr>
                <w:rFonts w:ascii="Arial" w:hAnsi="Arial"/>
                <w:sz w:val="16"/>
              </w:rPr>
              <w:t>Commanded camshaft position out of range.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$0010</w:t>
            </w:r>
          </w:p>
        </w:tc>
        <w:tc>
          <w:tcPr>
            <w:tcW w:w="6768" w:type="dxa"/>
            <w:tcBorders>
              <w:top w:val="nil"/>
            </w:tcBorders>
          </w:tcPr>
          <w:p w:rsidR="00FF4F2F" w:rsidRDefault="00FF4F2F">
            <w:pPr>
              <w:rPr>
                <w:rFonts w:ascii="Arial" w:hAnsi="Arial"/>
                <w:sz w:val="16"/>
              </w:rPr>
            </w:pPr>
            <w:r>
              <w:rPr>
                <w:rFonts w:ascii="Arial" w:hAnsi="Arial"/>
                <w:sz w:val="16"/>
              </w:rPr>
              <w:t>Engine speed out of range.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$0308</w:t>
            </w:r>
          </w:p>
        </w:tc>
        <w:tc>
          <w:tcPr>
            <w:tcW w:w="6768" w:type="dxa"/>
            <w:tcBorders>
              <w:top w:val="nil"/>
            </w:tcBorders>
          </w:tcPr>
          <w:p w:rsidR="00FF4F2F" w:rsidRDefault="00FF4F2F">
            <w:pPr>
              <w:rPr>
                <w:rFonts w:ascii="Arial" w:hAnsi="Arial"/>
                <w:sz w:val="16"/>
              </w:rPr>
            </w:pPr>
            <w:r>
              <w:rPr>
                <w:rFonts w:ascii="Arial" w:hAnsi="Arial"/>
                <w:sz w:val="16"/>
              </w:rPr>
              <w:t>Fault active (engine position sensing system fault or camshaft position to crankshaft position correlation fault).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$030C</w:t>
            </w:r>
          </w:p>
        </w:tc>
        <w:tc>
          <w:tcPr>
            <w:tcW w:w="6768" w:type="dxa"/>
            <w:tcBorders>
              <w:top w:val="nil"/>
            </w:tcBorders>
          </w:tcPr>
          <w:p w:rsidR="00FF4F2F" w:rsidRDefault="00FF4F2F">
            <w:pPr>
              <w:rPr>
                <w:rFonts w:ascii="Arial" w:hAnsi="Arial"/>
                <w:sz w:val="16"/>
              </w:rPr>
            </w:pPr>
            <w:r>
              <w:rPr>
                <w:rFonts w:ascii="Arial" w:hAnsi="Arial"/>
                <w:sz w:val="16"/>
              </w:rPr>
              <w:t>Engine oil temperature out of range.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2"/>
      </w:pPr>
      <w:bookmarkStart w:id="1216" w:name="_Toc223513372"/>
      <w:r>
        <w:t>CPID $1E</w:t>
      </w:r>
      <w:bookmarkEnd w:id="121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$1E</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Pr="00287CCB" w:rsidRDefault="00FF4F2F">
            <w:pPr>
              <w:jc w:val="center"/>
              <w:rPr>
                <w:rFonts w:ascii="Arial" w:hAnsi="Arial"/>
                <w:sz w:val="16"/>
                <w:lang w:val="de-DE"/>
              </w:rPr>
            </w:pPr>
            <w:r w:rsidRPr="00287CCB">
              <w:rPr>
                <w:rFonts w:ascii="Arial" w:hAnsi="Arial"/>
                <w:sz w:val="16"/>
                <w:lang w:val="de-DE"/>
              </w:rPr>
              <w:t>Oxygen Sensor Heater Bank 1 Sensor 1 Enable</w:t>
            </w:r>
          </w:p>
        </w:tc>
        <w:tc>
          <w:tcPr>
            <w:tcW w:w="1080" w:type="dxa"/>
            <w:tcBorders>
              <w:top w:val="single" w:sz="12" w:space="0" w:color="auto"/>
            </w:tcBorders>
          </w:tcPr>
          <w:p w:rsidR="00FF4F2F" w:rsidRPr="00287CCB" w:rsidRDefault="00FF4F2F">
            <w:pPr>
              <w:jc w:val="center"/>
              <w:rPr>
                <w:rFonts w:ascii="Arial" w:hAnsi="Arial"/>
                <w:sz w:val="16"/>
                <w:lang w:val="de-DE"/>
              </w:rPr>
            </w:pPr>
            <w:r w:rsidRPr="00287CCB">
              <w:rPr>
                <w:rFonts w:ascii="Arial" w:hAnsi="Arial"/>
                <w:sz w:val="16"/>
                <w:lang w:val="de-DE"/>
              </w:rPr>
              <w:t>Oxygen Sensor Heater Bank 2 Sensor 1 Enable</w:t>
            </w:r>
          </w:p>
        </w:tc>
        <w:tc>
          <w:tcPr>
            <w:tcW w:w="1080" w:type="dxa"/>
            <w:tcBorders>
              <w:top w:val="single" w:sz="12" w:space="0" w:color="auto"/>
            </w:tcBorders>
          </w:tcPr>
          <w:p w:rsidR="00FF4F2F" w:rsidRPr="00287CCB" w:rsidRDefault="00FF4F2F">
            <w:pPr>
              <w:jc w:val="center"/>
              <w:rPr>
                <w:rFonts w:ascii="Arial" w:hAnsi="Arial"/>
                <w:sz w:val="16"/>
                <w:lang w:val="de-DE"/>
              </w:rPr>
            </w:pPr>
            <w:r w:rsidRPr="00287CCB">
              <w:rPr>
                <w:rFonts w:ascii="Arial" w:hAnsi="Arial"/>
                <w:sz w:val="16"/>
                <w:lang w:val="de-DE"/>
              </w:rPr>
              <w:t>Oxygen Sensor Heater Bank 1 Sensor 2 Enable</w:t>
            </w:r>
          </w:p>
        </w:tc>
        <w:tc>
          <w:tcPr>
            <w:tcW w:w="1080" w:type="dxa"/>
            <w:tcBorders>
              <w:top w:val="single" w:sz="12" w:space="0" w:color="auto"/>
            </w:tcBorders>
          </w:tcPr>
          <w:p w:rsidR="00FF4F2F" w:rsidRPr="00287CCB" w:rsidRDefault="00FF4F2F">
            <w:pPr>
              <w:pStyle w:val="FootnoteText"/>
              <w:jc w:val="center"/>
              <w:rPr>
                <w:rFonts w:ascii="Arial" w:hAnsi="Arial"/>
                <w:lang w:val="de-DE"/>
              </w:rPr>
            </w:pPr>
            <w:r w:rsidRPr="00287CCB">
              <w:rPr>
                <w:rFonts w:ascii="Arial" w:hAnsi="Arial"/>
                <w:lang w:val="de-DE"/>
              </w:rPr>
              <w:t>Oxygen Sensor Heater Bank 2 Sensor 2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Oxygen Sensor Heater Resistance Reset Trigger</w:t>
            </w: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8640" w:type="dxa"/>
            <w:gridSpan w:val="8"/>
            <w:tcBorders>
              <w:left w:val="nil"/>
            </w:tcBorders>
          </w:tcPr>
          <w:p w:rsidR="00FF4F2F" w:rsidRDefault="00FF4F2F">
            <w:pPr>
              <w:jc w:val="center"/>
              <w:rPr>
                <w:rFonts w:ascii="Arial" w:hAnsi="Arial"/>
                <w:sz w:val="16"/>
              </w:rPr>
            </w:pPr>
            <w:r>
              <w:rPr>
                <w:rFonts w:ascii="Arial" w:hAnsi="Arial"/>
                <w:sz w:val="16"/>
              </w:rPr>
              <w:t>Oxygen Sensor Heater Bank 1 Sensor 1 Duty Cycle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8640" w:type="dxa"/>
            <w:gridSpan w:val="8"/>
            <w:tcBorders>
              <w:left w:val="nil"/>
            </w:tcBorders>
          </w:tcPr>
          <w:p w:rsidR="00FF4F2F" w:rsidRDefault="00FF4F2F">
            <w:pPr>
              <w:jc w:val="center"/>
              <w:rPr>
                <w:rFonts w:ascii="Arial" w:hAnsi="Arial"/>
                <w:sz w:val="16"/>
              </w:rPr>
            </w:pPr>
            <w:r>
              <w:rPr>
                <w:rFonts w:ascii="Arial" w:hAnsi="Arial"/>
                <w:sz w:val="16"/>
              </w:rPr>
              <w:t>Oxygen Sensor Heater Bank 2 Sensor 1 Duty Cycle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8640" w:type="dxa"/>
            <w:gridSpan w:val="8"/>
            <w:tcBorders>
              <w:left w:val="nil"/>
            </w:tcBorders>
          </w:tcPr>
          <w:p w:rsidR="00FF4F2F" w:rsidRDefault="00FF4F2F">
            <w:pPr>
              <w:jc w:val="center"/>
              <w:rPr>
                <w:rFonts w:ascii="Arial" w:hAnsi="Arial"/>
                <w:sz w:val="16"/>
              </w:rPr>
            </w:pPr>
            <w:r>
              <w:rPr>
                <w:rFonts w:ascii="Arial" w:hAnsi="Arial"/>
                <w:sz w:val="16"/>
              </w:rPr>
              <w:t>Oxygen Sensor Heater Bank 1 Sensor 2 Duty Cycle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8640" w:type="dxa"/>
            <w:gridSpan w:val="8"/>
            <w:tcBorders>
              <w:left w:val="nil"/>
            </w:tcBorders>
          </w:tcPr>
          <w:p w:rsidR="00FF4F2F" w:rsidRDefault="00FF4F2F">
            <w:pPr>
              <w:jc w:val="center"/>
              <w:rPr>
                <w:rFonts w:ascii="Arial" w:hAnsi="Arial"/>
                <w:sz w:val="16"/>
              </w:rPr>
            </w:pPr>
            <w:r>
              <w:rPr>
                <w:rFonts w:ascii="Arial" w:hAnsi="Arial"/>
                <w:sz w:val="16"/>
              </w:rPr>
              <w:t>Oxygen Sensor Heater Bank 2 Sensor 2 Duty Cycle</w:t>
            </w:r>
          </w:p>
        </w:tc>
      </w:tr>
    </w:tbl>
    <w:p w:rsidR="00FF4F2F" w:rsidRDefault="00FF4F2F"/>
    <w:p w:rsidR="00FF4F2F" w:rsidRDefault="00FF4F2F">
      <w:pPr>
        <w:pStyle w:val="Heading3"/>
      </w:pPr>
      <w:bookmarkStart w:id="1217" w:name="_Toc223513373"/>
      <w:bookmarkStart w:id="1218" w:name="_Toc15697875"/>
      <w:r>
        <w:t>OXYR – Oxygen Sensor Heater Resistance Reset Trigger Device Control</w:t>
      </w:r>
      <w:bookmarkEnd w:id="1217"/>
    </w:p>
    <w:p w:rsidR="00FF4F2F" w:rsidRDefault="00FF4F2F"/>
    <w:p w:rsidR="00FF4F2F" w:rsidRDefault="00FF4F2F">
      <w:r>
        <w:t>This device control is used to trigger the reset of the learned resistances for the oxygen sensor heaters following a replacement in service.  The learned resistances are reset to a calibration used to prevent overheating of the sensors until more accurate resistances may be learned following an extended engine off time (typically 12 or more hours).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Oxygen Sensor Heater Resistance Reset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(Oxygen Sensor Heater Resistance Reset Trigger is True)</w:t>
      </w:r>
    </w:p>
    <w:p w:rsidR="00FF4F2F" w:rsidRDefault="00FF4F2F">
      <w:pPr>
        <w:ind w:left="360"/>
      </w:pPr>
      <w:r>
        <w:t>The reset of the learned resistances for all oxygen sensor heaters shall be triggered.</w:t>
      </w:r>
    </w:p>
    <w:p w:rsidR="00FF4F2F" w:rsidRDefault="00FF4F2F">
      <w:r>
        <w:t>EndIf</w:t>
      </w:r>
    </w:p>
    <w:bookmarkEnd w:id="1218"/>
    <w:p w:rsidR="00FF4F2F" w:rsidRDefault="00FF4F2F"/>
    <w:p w:rsidR="00FF4F2F" w:rsidRDefault="00FF4F2F">
      <w:pPr>
        <w:pStyle w:val="Heading3"/>
      </w:pPr>
      <w:bookmarkStart w:id="1219" w:name="_Toc223513374"/>
      <w:r>
        <w:t>OXYR – Oxygen Sensor Heaters Device Control</w:t>
      </w:r>
      <w:bookmarkEnd w:id="1219"/>
    </w:p>
    <w:p w:rsidR="00FF4F2F" w:rsidRDefault="00FF4F2F"/>
    <w:p w:rsidR="00FF4F2F" w:rsidRDefault="00FF4F2F">
      <w:r>
        <w:t>This device control is used to override the duty cycle of the oxygen sensor heaters.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Pr="00287CCB" w:rsidRDefault="00FF4F2F">
            <w:pPr>
              <w:rPr>
                <w:rFonts w:ascii="Arial" w:hAnsi="Arial"/>
                <w:sz w:val="16"/>
                <w:lang w:val="de-DE"/>
              </w:rPr>
            </w:pPr>
            <w:r w:rsidRPr="00287CCB">
              <w:rPr>
                <w:rFonts w:ascii="Arial" w:hAnsi="Arial"/>
                <w:sz w:val="16"/>
                <w:lang w:val="de-DE"/>
              </w:rPr>
              <w:t>Oxygen Sensor Heater Bank 1 Sensor 1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Oxygen Sensor Heater Bank 1 Sensor 1 Duty Cycle</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0.0 - 99.609375 %</w:t>
            </w:r>
          </w:p>
        </w:tc>
        <w:tc>
          <w:tcPr>
            <w:tcW w:w="2160" w:type="dxa"/>
            <w:tcBorders>
              <w:top w:val="nil"/>
            </w:tcBorders>
          </w:tcPr>
          <w:p w:rsidR="00FF4F2F" w:rsidRDefault="00FF4F2F">
            <w:pPr>
              <w:rPr>
                <w:rFonts w:ascii="Arial" w:hAnsi="Arial"/>
                <w:sz w:val="16"/>
              </w:rPr>
            </w:pPr>
            <w:r>
              <w:rPr>
                <w:rFonts w:ascii="Arial" w:hAnsi="Arial"/>
                <w:sz w:val="16"/>
              </w:rPr>
              <w:t>E = N * 0.390625</w:t>
            </w:r>
          </w:p>
        </w:tc>
      </w:tr>
      <w:tr w:rsidR="00FF4F2F">
        <w:trPr>
          <w:cantSplit/>
          <w:jc w:val="center"/>
        </w:trPr>
        <w:tc>
          <w:tcPr>
            <w:tcW w:w="3600" w:type="dxa"/>
            <w:tcBorders>
              <w:top w:val="nil"/>
            </w:tcBorders>
          </w:tcPr>
          <w:p w:rsidR="00FF4F2F" w:rsidRPr="00287CCB" w:rsidRDefault="00FF4F2F">
            <w:pPr>
              <w:rPr>
                <w:rFonts w:ascii="Arial" w:hAnsi="Arial"/>
                <w:sz w:val="16"/>
                <w:lang w:val="de-DE"/>
              </w:rPr>
            </w:pPr>
            <w:r w:rsidRPr="00287CCB">
              <w:rPr>
                <w:rFonts w:ascii="Arial" w:hAnsi="Arial"/>
                <w:sz w:val="16"/>
                <w:lang w:val="de-DE"/>
              </w:rPr>
              <w:t>Oxygen Sensor Heater Bank 2 Sensor 1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Oxygen Sensor Heater Bank 2 Sensor 1 Duty Cycle</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0.0 - 99.609375 %</w:t>
            </w:r>
          </w:p>
        </w:tc>
        <w:tc>
          <w:tcPr>
            <w:tcW w:w="2160" w:type="dxa"/>
            <w:tcBorders>
              <w:top w:val="nil"/>
            </w:tcBorders>
          </w:tcPr>
          <w:p w:rsidR="00FF4F2F" w:rsidRDefault="00FF4F2F">
            <w:pPr>
              <w:rPr>
                <w:rFonts w:ascii="Arial" w:hAnsi="Arial"/>
                <w:sz w:val="16"/>
              </w:rPr>
            </w:pPr>
            <w:r>
              <w:rPr>
                <w:rFonts w:ascii="Arial" w:hAnsi="Arial"/>
                <w:sz w:val="16"/>
              </w:rPr>
              <w:t>E = N * 0.390625</w:t>
            </w:r>
          </w:p>
        </w:tc>
      </w:tr>
      <w:tr w:rsidR="00FF4F2F">
        <w:trPr>
          <w:cantSplit/>
          <w:jc w:val="center"/>
        </w:trPr>
        <w:tc>
          <w:tcPr>
            <w:tcW w:w="3600" w:type="dxa"/>
            <w:tcBorders>
              <w:top w:val="nil"/>
            </w:tcBorders>
          </w:tcPr>
          <w:p w:rsidR="00FF4F2F" w:rsidRPr="00287CCB" w:rsidRDefault="00FF4F2F">
            <w:pPr>
              <w:rPr>
                <w:rFonts w:ascii="Arial" w:hAnsi="Arial"/>
                <w:sz w:val="16"/>
                <w:lang w:val="de-DE"/>
              </w:rPr>
            </w:pPr>
            <w:r w:rsidRPr="00287CCB">
              <w:rPr>
                <w:rFonts w:ascii="Arial" w:hAnsi="Arial"/>
                <w:sz w:val="16"/>
                <w:lang w:val="de-DE"/>
              </w:rPr>
              <w:t>Oxygen Sensor Heater Bank 1 Sensor 2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Oxygen Sensor Heater Bank 1 Sensor 2 Duty Cycle</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0.0 - 99.609375 %</w:t>
            </w:r>
          </w:p>
        </w:tc>
        <w:tc>
          <w:tcPr>
            <w:tcW w:w="2160" w:type="dxa"/>
            <w:tcBorders>
              <w:top w:val="nil"/>
            </w:tcBorders>
          </w:tcPr>
          <w:p w:rsidR="00FF4F2F" w:rsidRDefault="00FF4F2F">
            <w:pPr>
              <w:rPr>
                <w:rFonts w:ascii="Arial" w:hAnsi="Arial"/>
                <w:sz w:val="16"/>
              </w:rPr>
            </w:pPr>
            <w:r>
              <w:rPr>
                <w:rFonts w:ascii="Arial" w:hAnsi="Arial"/>
                <w:sz w:val="16"/>
              </w:rPr>
              <w:t>E = N * 0.390625</w:t>
            </w:r>
          </w:p>
        </w:tc>
      </w:tr>
      <w:tr w:rsidR="00FF4F2F">
        <w:trPr>
          <w:cantSplit/>
          <w:jc w:val="center"/>
        </w:trPr>
        <w:tc>
          <w:tcPr>
            <w:tcW w:w="3600" w:type="dxa"/>
            <w:tcBorders>
              <w:top w:val="nil"/>
            </w:tcBorders>
          </w:tcPr>
          <w:p w:rsidR="00FF4F2F" w:rsidRPr="00287CCB" w:rsidRDefault="00FF4F2F">
            <w:pPr>
              <w:rPr>
                <w:rFonts w:ascii="Arial" w:hAnsi="Arial"/>
                <w:sz w:val="16"/>
                <w:lang w:val="de-DE"/>
              </w:rPr>
            </w:pPr>
            <w:r w:rsidRPr="00287CCB">
              <w:rPr>
                <w:rFonts w:ascii="Arial" w:hAnsi="Arial"/>
                <w:sz w:val="16"/>
                <w:lang w:val="de-DE"/>
              </w:rPr>
              <w:t>Oxygen Sensor Heater Bank 2 Sensor 2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pStyle w:val="FootnoteText"/>
              <w:rPr>
                <w:rFonts w:ascii="Arial" w:hAnsi="Arial"/>
              </w:rPr>
            </w:pPr>
            <w:r>
              <w:rPr>
                <w:rFonts w:ascii="Arial" w:hAnsi="Arial"/>
              </w:rPr>
              <w:t>Oxygen Sensor Heater Bank 2 Sensor 2 Duty Cycle</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0.0 - 99.609375 %</w:t>
            </w:r>
          </w:p>
        </w:tc>
        <w:tc>
          <w:tcPr>
            <w:tcW w:w="2160" w:type="dxa"/>
            <w:tcBorders>
              <w:top w:val="nil"/>
            </w:tcBorders>
          </w:tcPr>
          <w:p w:rsidR="00FF4F2F" w:rsidRDefault="00FF4F2F">
            <w:pPr>
              <w:rPr>
                <w:rFonts w:ascii="Arial" w:hAnsi="Arial"/>
                <w:sz w:val="16"/>
              </w:rPr>
            </w:pPr>
            <w:r>
              <w:rPr>
                <w:rFonts w:ascii="Arial" w:hAnsi="Arial"/>
                <w:sz w:val="16"/>
              </w:rPr>
              <w:t>E = N * 0.390625</w:t>
            </w:r>
          </w:p>
        </w:tc>
      </w:tr>
    </w:tbl>
    <w:p w:rsidR="00FF4F2F" w:rsidRDefault="00FF4F2F"/>
    <w:p w:rsidR="00FF4F2F" w:rsidRDefault="00FF4F2F">
      <w:pPr>
        <w:pStyle w:val="Heading4"/>
      </w:pPr>
      <w:bookmarkStart w:id="1220" w:name="_Toc223513375"/>
      <w:r>
        <w:t>Oxygen Sensor Heater Device Control with Engine Not Running</w:t>
      </w:r>
      <w:bookmarkEnd w:id="1220"/>
    </w:p>
    <w:p w:rsidR="00FF4F2F" w:rsidRDefault="00FF4F2F"/>
    <w:p w:rsidR="00FF4F2F" w:rsidRDefault="00FF4F2F">
      <w:r>
        <w:t>With the engine off, this device control is intended to be used as a discrete control for circuit diagnosis. With the engine off, none of the oxygen sensor heaters can be commanded on for more than 3.0 seconds, after which the selected oxygen sensor heater must be disabled for a limited duration (typically 60 seconds) before it may be enabled again.  Device control limit exceeded return code $0008 is reported when the device control is first disabled and if requests to enable the device control occur during the limited duration that it is disabled.</w:t>
      </w:r>
    </w:p>
    <w:p w:rsidR="00FF4F2F" w:rsidRDefault="00FF4F2F"/>
    <w:p w:rsidR="00FF4F2F" w:rsidRDefault="00FF4F2F">
      <w:r>
        <w:br w:type="page"/>
      </w:r>
      <w:r>
        <w:lastRenderedPageBreak/>
        <w:t xml:space="preserve">For all applicable oxygen sensor heaters: </w:t>
      </w:r>
    </w:p>
    <w:p w:rsidR="00FF4F2F" w:rsidRDefault="00FF4F2F"/>
    <w:p w:rsidR="00FF4F2F" w:rsidRDefault="00FF4F2F">
      <w:r>
        <w:t xml:space="preserve">If (Oxygen Sensor Heater Bank </w:t>
      </w:r>
      <w:r>
        <w:rPr>
          <w:i/>
        </w:rPr>
        <w:t>N</w:t>
      </w:r>
      <w:r>
        <w:t xml:space="preserve"> Sensor </w:t>
      </w:r>
      <w:r>
        <w:rPr>
          <w:i/>
        </w:rPr>
        <w:t>Y</w:t>
      </w:r>
      <w:r>
        <w:t xml:space="preserve"> Enable is True)</w:t>
      </w:r>
    </w:p>
    <w:p w:rsidR="00FF4F2F" w:rsidRDefault="00FF4F2F">
      <w:pPr>
        <w:ind w:firstLine="360"/>
      </w:pPr>
      <w:r>
        <w:t>If   (the engine is running)</w:t>
      </w:r>
    </w:p>
    <w:p w:rsidR="00FF4F2F" w:rsidRDefault="00FF4F2F">
      <w:pPr>
        <w:ind w:left="720"/>
      </w:pPr>
      <w:r>
        <w:t>Manage the request to control the Oxygen Sensor Heaters as described in Oxygen Sensor Heater Device Control with Engine Running Below</w:t>
      </w:r>
    </w:p>
    <w:p w:rsidR="00FF4F2F" w:rsidRDefault="00FF4F2F">
      <w:pPr>
        <w:ind w:firstLine="360"/>
      </w:pPr>
      <w:r>
        <w:t>Else</w:t>
      </w:r>
    </w:p>
    <w:p w:rsidR="00FF4F2F" w:rsidRDefault="00FF4F2F">
      <w:pPr>
        <w:ind w:left="720"/>
      </w:pPr>
      <w:r>
        <w:t>If (any of the device control limits in the table below are exceeded)</w:t>
      </w:r>
    </w:p>
    <w:p w:rsidR="00FF4F2F" w:rsidRDefault="00FF4F2F">
      <w:pPr>
        <w:ind w:left="1080"/>
      </w:pPr>
      <w:r>
        <w:t>Report the appropriate device control limit exceeded return code to the tester.</w:t>
      </w:r>
    </w:p>
    <w:p w:rsidR="00FF4F2F" w:rsidRDefault="00FF4F2F">
      <w:pPr>
        <w:ind w:left="1080"/>
      </w:pPr>
      <w:r>
        <w:t>Return to normal control.</w:t>
      </w:r>
    </w:p>
    <w:p w:rsidR="00FF4F2F" w:rsidRDefault="00FF4F2F">
      <w:pPr>
        <w:ind w:left="720"/>
      </w:pPr>
      <w:r>
        <w:t>Else</w:t>
      </w:r>
    </w:p>
    <w:p w:rsidR="00FF4F2F" w:rsidRDefault="00FF4F2F">
      <w:pPr>
        <w:ind w:left="1080"/>
      </w:pPr>
      <w:r>
        <w:t xml:space="preserve">The oxygen sensor heater output for bank </w:t>
      </w:r>
      <w:r>
        <w:rPr>
          <w:i/>
        </w:rPr>
        <w:t>N</w:t>
      </w:r>
      <w:r>
        <w:t xml:space="preserve"> sensor </w:t>
      </w:r>
      <w:r>
        <w:rPr>
          <w:i/>
        </w:rPr>
        <w:t>Y</w:t>
      </w:r>
      <w:r>
        <w:t xml:space="preserve"> shall be commanded to the value requested in Oxygen Sensor Heater Bank </w:t>
      </w:r>
      <w:r>
        <w:rPr>
          <w:i/>
        </w:rPr>
        <w:t>N</w:t>
      </w:r>
      <w:r>
        <w:t xml:space="preserve"> Sensor </w:t>
      </w:r>
      <w:r>
        <w:rPr>
          <w:i/>
        </w:rPr>
        <w:t>Y</w:t>
      </w:r>
      <w:r>
        <w:t xml:space="preserve"> Duty Cycle. (Typical values will be 100% for on and 0% for off)</w:t>
      </w:r>
    </w:p>
    <w:p w:rsidR="00FF4F2F" w:rsidRDefault="00FF4F2F">
      <w:pPr>
        <w:ind w:left="720"/>
      </w:pPr>
      <w:r>
        <w:t>EndIf</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center"/>
              <w:rPr>
                <w:rFonts w:ascii="Arial" w:hAnsi="Arial"/>
                <w:sz w:val="16"/>
              </w:rPr>
            </w:pPr>
            <w:r>
              <w:rPr>
                <w:rFonts w:ascii="Arial" w:hAnsi="Arial"/>
                <w:sz w:val="16"/>
              </w:rPr>
              <w:t>$0307</w:t>
            </w:r>
          </w:p>
        </w:tc>
        <w:tc>
          <w:tcPr>
            <w:tcW w:w="6768" w:type="dxa"/>
            <w:tcBorders>
              <w:top w:val="nil"/>
            </w:tcBorders>
          </w:tcPr>
          <w:p w:rsidR="00FF4F2F" w:rsidRDefault="00FF4F2F">
            <w:pPr>
              <w:rPr>
                <w:rFonts w:ascii="Arial" w:hAnsi="Arial"/>
                <w:sz w:val="16"/>
              </w:rPr>
            </w:pPr>
            <w:r>
              <w:rPr>
                <w:rFonts w:ascii="Arial" w:hAnsi="Arial"/>
                <w:sz w:val="16"/>
              </w:rPr>
              <w:t>Intake Air Temperature out of range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center"/>
              <w:rPr>
                <w:rFonts w:ascii="Arial" w:hAnsi="Arial"/>
                <w:sz w:val="16"/>
              </w:rPr>
            </w:pPr>
            <w:r>
              <w:rPr>
                <w:rFonts w:ascii="Arial" w:hAnsi="Arial"/>
                <w:sz w:val="16"/>
              </w:rPr>
              <w:t>$1805</w:t>
            </w:r>
          </w:p>
        </w:tc>
        <w:tc>
          <w:tcPr>
            <w:tcW w:w="6768" w:type="dxa"/>
            <w:tcBorders>
              <w:top w:val="nil"/>
            </w:tcBorders>
          </w:tcPr>
          <w:p w:rsidR="00FF4F2F" w:rsidRDefault="00FF4F2F">
            <w:pPr>
              <w:rPr>
                <w:rFonts w:ascii="Arial" w:hAnsi="Arial"/>
                <w:sz w:val="16"/>
              </w:rPr>
            </w:pPr>
            <w:r>
              <w:rPr>
                <w:rFonts w:ascii="Arial" w:hAnsi="Arial"/>
                <w:sz w:val="16"/>
              </w:rPr>
              <w:t>Ignition Voltage too high during O2 Heater device control.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center"/>
              <w:rPr>
                <w:rFonts w:ascii="Arial" w:hAnsi="Arial"/>
                <w:sz w:val="16"/>
              </w:rPr>
            </w:pPr>
            <w:r>
              <w:rPr>
                <w:rFonts w:ascii="Arial" w:hAnsi="Arial"/>
                <w:sz w:val="16"/>
              </w:rPr>
              <w:t>$0008</w:t>
            </w:r>
          </w:p>
        </w:tc>
        <w:tc>
          <w:tcPr>
            <w:tcW w:w="6768" w:type="dxa"/>
            <w:tcBorders>
              <w:top w:val="nil"/>
            </w:tcBorders>
          </w:tcPr>
          <w:p w:rsidR="00FF4F2F" w:rsidRDefault="00FF4F2F">
            <w:pPr>
              <w:rPr>
                <w:rFonts w:ascii="Arial" w:hAnsi="Arial"/>
                <w:sz w:val="16"/>
              </w:rPr>
            </w:pPr>
            <w:r>
              <w:rPr>
                <w:rFonts w:ascii="Arial" w:hAnsi="Arial"/>
                <w:sz w:val="16"/>
              </w:rPr>
              <w:t>The Output Control timer has expired. Please Wait. - The selected oxygen sensor heater must not be commanded on (Duty Cycle &gt; 0.0) continuously for more than 3.0 seconds with engine not running.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bl>
    <w:p w:rsidR="00FF4F2F" w:rsidRDefault="00FF4F2F"/>
    <w:p w:rsidR="00FF4F2F" w:rsidRDefault="00FF4F2F">
      <w:pPr>
        <w:pStyle w:val="Heading4"/>
      </w:pPr>
      <w:bookmarkStart w:id="1221" w:name="_Toc223513376"/>
      <w:r>
        <w:t>Oxygen Sensor Heater Device Control with Engine Running</w:t>
      </w:r>
      <w:bookmarkEnd w:id="1221"/>
    </w:p>
    <w:p w:rsidR="00FF4F2F" w:rsidRDefault="00FF4F2F"/>
    <w:p w:rsidR="00FF4F2F" w:rsidRDefault="00FF4F2F">
      <w:r>
        <w:t xml:space="preserve">With the engine running, this device control is used to operate the oxygen sensor heaters at the various duty cycles available to the engine controller. </w:t>
      </w:r>
    </w:p>
    <w:p w:rsidR="00FF4F2F" w:rsidRDefault="00FF4F2F"/>
    <w:p w:rsidR="00FF4F2F" w:rsidRDefault="00FF4F2F">
      <w:r>
        <w:t xml:space="preserve">For all applicable oxygen sensor heaters: </w:t>
      </w:r>
    </w:p>
    <w:p w:rsidR="00FF4F2F" w:rsidRDefault="00FF4F2F"/>
    <w:p w:rsidR="00FF4F2F" w:rsidRDefault="00FF4F2F">
      <w:r>
        <w:t xml:space="preserve">If (Oxygen Sensor Heater Bank </w:t>
      </w:r>
      <w:r>
        <w:rPr>
          <w:i/>
        </w:rPr>
        <w:t>N</w:t>
      </w:r>
      <w:r>
        <w:t xml:space="preserve"> Sensor </w:t>
      </w:r>
      <w:r>
        <w:rPr>
          <w:i/>
        </w:rPr>
        <w:t>Y</w:t>
      </w:r>
      <w:r>
        <w:t xml:space="preserve">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 xml:space="preserve">The oxygen sensor heater output for bank </w:t>
      </w:r>
      <w:r>
        <w:rPr>
          <w:i/>
        </w:rPr>
        <w:t>N</w:t>
      </w:r>
      <w:r>
        <w:t xml:space="preserve"> sensor </w:t>
      </w:r>
      <w:r>
        <w:rPr>
          <w:i/>
        </w:rPr>
        <w:t>Y</w:t>
      </w:r>
      <w:r>
        <w:t xml:space="preserve"> shall be commanded to the value requested in Oxygen Sensor Heater Bank </w:t>
      </w:r>
      <w:r>
        <w:rPr>
          <w:i/>
        </w:rPr>
        <w:t>N</w:t>
      </w:r>
      <w:r>
        <w:t xml:space="preserve"> Sensor </w:t>
      </w:r>
      <w:r>
        <w:rPr>
          <w:i/>
        </w:rPr>
        <w:t>Y</w:t>
      </w:r>
      <w:r>
        <w:t xml:space="preserve"> Duty Cycle.</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$1802</w:t>
            </w:r>
          </w:p>
        </w:tc>
        <w:tc>
          <w:tcPr>
            <w:tcW w:w="6768" w:type="dxa"/>
            <w:tcBorders>
              <w:top w:val="nil"/>
            </w:tcBorders>
          </w:tcPr>
          <w:p w:rsidR="00FF4F2F" w:rsidRDefault="00FF4F2F">
            <w:pPr>
              <w:rPr>
                <w:rFonts w:ascii="Arial" w:hAnsi="Arial"/>
                <w:sz w:val="16"/>
              </w:rPr>
            </w:pPr>
            <w:r>
              <w:rPr>
                <w:rFonts w:ascii="Arial" w:hAnsi="Arial"/>
                <w:sz w:val="16"/>
              </w:rPr>
              <w:t>O2 Heater: O2 Heaters are over temperature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$1805</w:t>
            </w:r>
          </w:p>
        </w:tc>
        <w:tc>
          <w:tcPr>
            <w:tcW w:w="6768" w:type="dxa"/>
            <w:tcBorders>
              <w:top w:val="nil"/>
            </w:tcBorders>
          </w:tcPr>
          <w:p w:rsidR="00FF4F2F" w:rsidRDefault="00FF4F2F">
            <w:pPr>
              <w:rPr>
                <w:rFonts w:ascii="Arial" w:hAnsi="Arial"/>
                <w:sz w:val="16"/>
              </w:rPr>
            </w:pPr>
            <w:r>
              <w:rPr>
                <w:rFonts w:ascii="Arial" w:hAnsi="Arial"/>
                <w:sz w:val="16"/>
              </w:rPr>
              <w:t>Ignition Voltage too high during O2 Heater device control.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2"/>
      </w:pPr>
      <w:bookmarkStart w:id="1222" w:name="_Toc223513377"/>
      <w:r>
        <w:lastRenderedPageBreak/>
        <w:t>CPID $20</w:t>
      </w:r>
      <w:bookmarkEnd w:id="122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$20</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Malfunction Indicator Lamp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Malfunction Indicator Lamp On</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Air Condi</w:t>
            </w:r>
            <w:r>
              <w:rPr>
                <w:rFonts w:ascii="Arial" w:hAnsi="Arial"/>
                <w:sz w:val="16"/>
              </w:rPr>
              <w:softHyphen/>
              <w:t>tioning Compres</w:t>
            </w:r>
            <w:r>
              <w:rPr>
                <w:rFonts w:ascii="Arial" w:hAnsi="Arial"/>
                <w:sz w:val="16"/>
              </w:rPr>
              <w:softHyphen/>
              <w:t>sor Enable</w:t>
            </w:r>
          </w:p>
        </w:tc>
        <w:tc>
          <w:tcPr>
            <w:tcW w:w="1080" w:type="dxa"/>
            <w:tcBorders>
              <w:top w:val="single" w:sz="12" w:space="0" w:color="auto"/>
            </w:tcBorders>
          </w:tcPr>
          <w:p w:rsidR="00FF4F2F" w:rsidRDefault="00FF4F2F">
            <w:pPr>
              <w:pStyle w:val="FootnoteText"/>
              <w:jc w:val="center"/>
              <w:rPr>
                <w:rFonts w:ascii="Arial" w:hAnsi="Arial"/>
              </w:rPr>
            </w:pPr>
            <w:r>
              <w:rPr>
                <w:rFonts w:ascii="Arial" w:hAnsi="Arial"/>
              </w:rPr>
              <w:t>Air Condi</w:t>
            </w:r>
            <w:r>
              <w:rPr>
                <w:rFonts w:ascii="Arial" w:hAnsi="Arial"/>
              </w:rPr>
              <w:softHyphen/>
              <w:t>tioning Compres</w:t>
            </w:r>
            <w:r>
              <w:rPr>
                <w:rFonts w:ascii="Arial" w:hAnsi="Arial"/>
              </w:rPr>
              <w:softHyphen/>
              <w:t>sor On</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Generator L</w:t>
            </w:r>
            <w:r>
              <w:rPr>
                <w:rFonts w:ascii="Arial" w:hAnsi="Arial"/>
                <w:sz w:val="16"/>
              </w:rPr>
              <w:noBreakHyphen/>
              <w:t>Terminal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Generator L</w:t>
            </w:r>
            <w:r>
              <w:rPr>
                <w:rFonts w:ascii="Arial" w:hAnsi="Arial"/>
                <w:sz w:val="16"/>
              </w:rPr>
              <w:noBreakHyphen/>
              <w:t>Terminal On</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Powertrain Relay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Powertrain Relay On</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1080" w:type="dxa"/>
            <w:tcBorders>
              <w:left w:val="nil"/>
            </w:tcBorders>
          </w:tcPr>
          <w:p w:rsidR="00FF4F2F" w:rsidRDefault="00FF4F2F">
            <w:pPr>
              <w:jc w:val="center"/>
              <w:rPr>
                <w:rFonts w:ascii="Arial" w:hAnsi="Arial"/>
                <w:sz w:val="16"/>
              </w:rPr>
            </w:pPr>
            <w:r>
              <w:rPr>
                <w:rFonts w:ascii="Arial" w:hAnsi="Arial"/>
                <w:sz w:val="16"/>
              </w:rPr>
              <w:t>Cooling Fan Speed Enable</w:t>
            </w:r>
          </w:p>
        </w:tc>
        <w:tc>
          <w:tcPr>
            <w:tcW w:w="1080" w:type="dxa"/>
            <w:tcBorders>
              <w:left w:val="nil"/>
            </w:tcBorders>
          </w:tcPr>
          <w:p w:rsidR="00FF4F2F" w:rsidRDefault="00FF4F2F">
            <w:pPr>
              <w:jc w:val="center"/>
              <w:rPr>
                <w:rFonts w:ascii="Arial" w:hAnsi="Arial"/>
                <w:sz w:val="16"/>
              </w:rPr>
            </w:pPr>
            <w:r>
              <w:rPr>
                <w:rFonts w:ascii="Arial" w:hAnsi="Arial"/>
                <w:sz w:val="16"/>
              </w:rPr>
              <w:t>Class 2 Learned Source Identifiers Reset Trigger</w:t>
            </w:r>
          </w:p>
        </w:tc>
        <w:tc>
          <w:tcPr>
            <w:tcW w:w="1080" w:type="dxa"/>
            <w:tcBorders>
              <w:left w:val="nil"/>
            </w:tcBorders>
          </w:tcPr>
          <w:p w:rsidR="00FF4F2F" w:rsidRDefault="00FF4F2F">
            <w:pPr>
              <w:jc w:val="center"/>
              <w:rPr>
                <w:rFonts w:ascii="Arial" w:hAnsi="Arial"/>
                <w:sz w:val="16"/>
              </w:rPr>
            </w:pPr>
            <w:r>
              <w:rPr>
                <w:rFonts w:ascii="Arial" w:hAnsi="Arial"/>
                <w:sz w:val="16"/>
              </w:rPr>
              <w:t>Reverse Inhibit Enable</w:t>
            </w:r>
          </w:p>
        </w:tc>
        <w:tc>
          <w:tcPr>
            <w:tcW w:w="1080" w:type="dxa"/>
            <w:tcBorders>
              <w:left w:val="nil"/>
            </w:tcBorders>
          </w:tcPr>
          <w:p w:rsidR="00FF4F2F" w:rsidRDefault="00FF4F2F">
            <w:pPr>
              <w:jc w:val="center"/>
              <w:rPr>
                <w:rFonts w:ascii="Arial" w:hAnsi="Arial"/>
                <w:sz w:val="16"/>
              </w:rPr>
            </w:pPr>
            <w:r>
              <w:rPr>
                <w:rFonts w:ascii="Arial" w:hAnsi="Arial"/>
                <w:sz w:val="16"/>
              </w:rPr>
              <w:t>Reverse Inhibit On</w:t>
            </w:r>
          </w:p>
        </w:tc>
        <w:tc>
          <w:tcPr>
            <w:tcW w:w="1080" w:type="dxa"/>
            <w:tcBorders>
              <w:left w:val="nil"/>
            </w:tcBorders>
          </w:tcPr>
          <w:p w:rsidR="00FF4F2F" w:rsidRDefault="00FF4F2F">
            <w:pPr>
              <w:jc w:val="center"/>
              <w:rPr>
                <w:rFonts w:ascii="Arial" w:hAnsi="Arial"/>
                <w:sz w:val="16"/>
              </w:rPr>
            </w:pPr>
            <w:r>
              <w:rPr>
                <w:rFonts w:ascii="Arial" w:hAnsi="Arial"/>
                <w:sz w:val="16"/>
              </w:rPr>
              <w:t>Skip Shift Enable</w:t>
            </w:r>
          </w:p>
        </w:tc>
        <w:tc>
          <w:tcPr>
            <w:tcW w:w="1080" w:type="dxa"/>
            <w:tcBorders>
              <w:left w:val="nil"/>
            </w:tcBorders>
          </w:tcPr>
          <w:p w:rsidR="00FF4F2F" w:rsidRDefault="00FF4F2F">
            <w:pPr>
              <w:jc w:val="center"/>
              <w:rPr>
                <w:rFonts w:ascii="Arial" w:hAnsi="Arial"/>
                <w:sz w:val="16"/>
              </w:rPr>
            </w:pPr>
            <w:r>
              <w:rPr>
                <w:rFonts w:ascii="Arial" w:hAnsi="Arial"/>
                <w:sz w:val="16"/>
              </w:rPr>
              <w:t>Skip Shift On</w:t>
            </w:r>
          </w:p>
        </w:tc>
        <w:tc>
          <w:tcPr>
            <w:tcW w:w="1080" w:type="dxa"/>
            <w:tcBorders>
              <w:left w:val="nil"/>
            </w:tcBorders>
          </w:tcPr>
          <w:p w:rsidR="00FF4F2F" w:rsidRDefault="00FF4F2F">
            <w:pPr>
              <w:jc w:val="center"/>
              <w:rPr>
                <w:rFonts w:ascii="Arial" w:hAnsi="Arial"/>
                <w:sz w:val="16"/>
              </w:rPr>
            </w:pPr>
            <w:r>
              <w:rPr>
                <w:rFonts w:ascii="Arial" w:hAnsi="Arial"/>
                <w:sz w:val="16"/>
              </w:rPr>
              <w:t>Vehicle Lift/Dive Enable</w:t>
            </w:r>
          </w:p>
        </w:tc>
        <w:tc>
          <w:tcPr>
            <w:tcW w:w="1080" w:type="dxa"/>
            <w:tcBorders>
              <w:left w:val="nil"/>
            </w:tcBorders>
          </w:tcPr>
          <w:p w:rsidR="00FF4F2F" w:rsidRDefault="00FF4F2F">
            <w:pPr>
              <w:jc w:val="center"/>
              <w:rPr>
                <w:rFonts w:ascii="Arial" w:hAnsi="Arial"/>
                <w:sz w:val="16"/>
              </w:rPr>
            </w:pPr>
            <w:r>
              <w:rPr>
                <w:rFonts w:ascii="Arial" w:hAnsi="Arial"/>
                <w:sz w:val="16"/>
              </w:rPr>
              <w:t>Vehicle Lift/Dive On</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8640" w:type="dxa"/>
            <w:gridSpan w:val="8"/>
            <w:tcBorders>
              <w:left w:val="nil"/>
            </w:tcBorders>
          </w:tcPr>
          <w:p w:rsidR="00FF4F2F" w:rsidRDefault="00FF4F2F">
            <w:pPr>
              <w:jc w:val="center"/>
              <w:rPr>
                <w:rFonts w:ascii="Arial" w:hAnsi="Arial"/>
                <w:sz w:val="16"/>
              </w:rPr>
            </w:pPr>
            <w:r>
              <w:rPr>
                <w:rFonts w:ascii="Arial" w:hAnsi="Arial"/>
                <w:sz w:val="16"/>
              </w:rPr>
              <w:t>Cooling Fan Speed</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1080" w:type="dxa"/>
            <w:tcBorders>
              <w:left w:val="nil"/>
            </w:tcBorders>
          </w:tcPr>
          <w:p w:rsidR="00FF4F2F" w:rsidRDefault="00FF4F2F">
            <w:pPr>
              <w:jc w:val="center"/>
              <w:rPr>
                <w:rFonts w:ascii="Arial" w:hAnsi="Arial"/>
                <w:sz w:val="16"/>
              </w:rPr>
            </w:pPr>
            <w:r>
              <w:rPr>
                <w:rFonts w:ascii="Arial" w:hAnsi="Arial"/>
                <w:sz w:val="16"/>
              </w:rPr>
              <w:t>Cooling Fan Relay Enable</w:t>
            </w:r>
          </w:p>
        </w:tc>
        <w:tc>
          <w:tcPr>
            <w:tcW w:w="1080" w:type="dxa"/>
            <w:tcBorders>
              <w:left w:val="nil"/>
            </w:tcBorders>
          </w:tcPr>
          <w:p w:rsidR="00FF4F2F" w:rsidRDefault="00FF4F2F">
            <w:pPr>
              <w:jc w:val="center"/>
              <w:rPr>
                <w:rFonts w:ascii="Arial" w:hAnsi="Arial"/>
                <w:sz w:val="16"/>
              </w:rPr>
            </w:pPr>
            <w:r>
              <w:rPr>
                <w:rFonts w:ascii="Arial" w:hAnsi="Arial"/>
                <w:sz w:val="16"/>
              </w:rPr>
              <w:t>Cooling Fan Relay 1 On</w:t>
            </w:r>
          </w:p>
        </w:tc>
        <w:tc>
          <w:tcPr>
            <w:tcW w:w="1080" w:type="dxa"/>
            <w:tcBorders>
              <w:left w:val="nil"/>
            </w:tcBorders>
          </w:tcPr>
          <w:p w:rsidR="00FF4F2F" w:rsidRDefault="00FF4F2F">
            <w:pPr>
              <w:jc w:val="center"/>
              <w:rPr>
                <w:rFonts w:ascii="Arial" w:hAnsi="Arial"/>
                <w:sz w:val="16"/>
              </w:rPr>
            </w:pPr>
            <w:r>
              <w:rPr>
                <w:rFonts w:ascii="Arial" w:hAnsi="Arial"/>
                <w:sz w:val="16"/>
              </w:rPr>
              <w:t>Cooling Fan Relay 2 On</w:t>
            </w:r>
          </w:p>
        </w:tc>
        <w:tc>
          <w:tcPr>
            <w:tcW w:w="1080" w:type="dxa"/>
            <w:tcBorders>
              <w:left w:val="nil"/>
            </w:tcBorders>
          </w:tcPr>
          <w:p w:rsidR="00FF4F2F" w:rsidRDefault="00FF4F2F">
            <w:pPr>
              <w:jc w:val="center"/>
              <w:rPr>
                <w:rFonts w:ascii="Arial" w:hAnsi="Arial"/>
                <w:sz w:val="16"/>
              </w:rPr>
            </w:pPr>
            <w:r>
              <w:rPr>
                <w:rFonts w:ascii="Arial" w:hAnsi="Arial"/>
                <w:sz w:val="16"/>
              </w:rPr>
              <w:t>Cooling Fan Relay 3 On</w:t>
            </w:r>
          </w:p>
        </w:tc>
        <w:tc>
          <w:tcPr>
            <w:tcW w:w="1080" w:type="dxa"/>
            <w:tcBorders>
              <w:left w:val="nil"/>
            </w:tcBorders>
          </w:tcPr>
          <w:p w:rsidR="00FF4F2F" w:rsidRDefault="00FF4F2F">
            <w:pPr>
              <w:jc w:val="center"/>
              <w:rPr>
                <w:rFonts w:ascii="Arial" w:hAnsi="Arial"/>
                <w:sz w:val="16"/>
              </w:rPr>
            </w:pPr>
            <w:r>
              <w:rPr>
                <w:rFonts w:ascii="Arial" w:hAnsi="Arial"/>
                <w:sz w:val="16"/>
              </w:rPr>
              <w:t>Starter Relay Enable</w:t>
            </w:r>
          </w:p>
        </w:tc>
        <w:tc>
          <w:tcPr>
            <w:tcW w:w="1080" w:type="dxa"/>
            <w:tcBorders>
              <w:left w:val="nil"/>
            </w:tcBorders>
          </w:tcPr>
          <w:p w:rsidR="00FF4F2F" w:rsidRDefault="00FF4F2F">
            <w:pPr>
              <w:jc w:val="center"/>
              <w:rPr>
                <w:rFonts w:ascii="Arial" w:hAnsi="Arial"/>
                <w:sz w:val="16"/>
              </w:rPr>
            </w:pPr>
            <w:r>
              <w:rPr>
                <w:rFonts w:ascii="Arial" w:hAnsi="Arial"/>
                <w:sz w:val="16"/>
              </w:rPr>
              <w:t>Starter Relay On</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r>
              <w:rPr>
                <w:rFonts w:ascii="Arial" w:hAnsi="Arial"/>
                <w:sz w:val="16"/>
              </w:rPr>
              <w:t>Remote Vehicle Start Disable History Reset Trigger</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Pr="00E80CF9" w:rsidRDefault="00FF4F2F">
            <w:pPr>
              <w:jc w:val="center"/>
              <w:rPr>
                <w:rFonts w:ascii="Arial" w:hAnsi="Arial"/>
                <w:sz w:val="16"/>
              </w:rPr>
            </w:pPr>
            <w:r w:rsidRPr="00E80CF9">
              <w:rPr>
                <w:rFonts w:ascii="Arial" w:hAnsi="Arial"/>
                <w:sz w:val="16"/>
              </w:rPr>
              <w:t>Clutch Pedal Fully Applied Position Learn Trigger</w:t>
            </w:r>
          </w:p>
        </w:tc>
      </w:tr>
    </w:tbl>
    <w:p w:rsidR="00FF4F2F" w:rsidRDefault="00FF4F2F"/>
    <w:p w:rsidR="00FF4F2F" w:rsidRDefault="00FF4F2F">
      <w:pPr>
        <w:pStyle w:val="Heading3"/>
      </w:pPr>
      <w:bookmarkStart w:id="1223" w:name="_Toc223513378"/>
      <w:r>
        <w:t>MTCR – Clutch Pedal Fully Applied Position Learn Trigger Device Control</w:t>
      </w:r>
      <w:bookmarkEnd w:id="1223"/>
    </w:p>
    <w:p w:rsidR="00FF4F2F" w:rsidRDefault="00FF4F2F"/>
    <w:p w:rsidR="00FF4F2F" w:rsidRDefault="00FF4F2F">
      <w:r>
        <w:t>This device control is used to trigger the procedure to learn the clutch pedal fully applied position.</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Clutch Pedal Fully Applied Position Learn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(Clutch Pedal Fully Applied Position Learn Trigger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procedure to learn the clutch pedal fully applied position shall be triggered.</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080"/>
        <w:gridCol w:w="6120"/>
        <w:gridCol w:w="1080"/>
        <w:gridCol w:w="1080"/>
      </w:tblGrid>
      <w:tr w:rsidR="00FF4F2F">
        <w:trPr>
          <w:cantSplit/>
          <w:jc w:val="center"/>
        </w:trPr>
        <w:tc>
          <w:tcPr>
            <w:tcW w:w="1080" w:type="dxa"/>
            <w:tcBorders>
              <w:bottom w:val="single" w:sz="12" w:space="0" w:color="000000"/>
            </w:tcBorders>
          </w:tcPr>
          <w:p w:rsidR="00FF4F2F" w:rsidRPr="00E80CF9" w:rsidRDefault="00FF4F2F">
            <w:pPr>
              <w:jc w:val="center"/>
              <w:rPr>
                <w:b/>
                <w:sz w:val="16"/>
                <w:szCs w:val="16"/>
              </w:rPr>
            </w:pPr>
            <w:r w:rsidRPr="00E80CF9">
              <w:rPr>
                <w:b/>
                <w:sz w:val="16"/>
                <w:szCs w:val="16"/>
              </w:rPr>
              <w:t>Return Code</w:t>
            </w:r>
          </w:p>
        </w:tc>
        <w:tc>
          <w:tcPr>
            <w:tcW w:w="6120" w:type="dxa"/>
            <w:tcBorders>
              <w:bottom w:val="single" w:sz="12" w:space="0" w:color="000000"/>
            </w:tcBorders>
          </w:tcPr>
          <w:p w:rsidR="00FF4F2F" w:rsidRPr="00E80CF9" w:rsidRDefault="00FF4F2F">
            <w:pPr>
              <w:jc w:val="center"/>
              <w:rPr>
                <w:b/>
                <w:sz w:val="16"/>
                <w:szCs w:val="16"/>
              </w:rPr>
            </w:pPr>
            <w:r w:rsidRPr="00E80CF9">
              <w:rPr>
                <w:b/>
                <w:sz w:val="16"/>
                <w:szCs w:val="16"/>
              </w:rPr>
              <w:t>Device Control Limit Exceeded Description</w:t>
            </w:r>
          </w:p>
        </w:tc>
        <w:tc>
          <w:tcPr>
            <w:tcW w:w="1080" w:type="dxa"/>
            <w:tcBorders>
              <w:bottom w:val="single" w:sz="12" w:space="0" w:color="000000"/>
            </w:tcBorders>
          </w:tcPr>
          <w:p w:rsidR="00FF4F2F" w:rsidRPr="00E80CF9" w:rsidRDefault="00FF4F2F">
            <w:pPr>
              <w:jc w:val="center"/>
              <w:rPr>
                <w:b/>
                <w:sz w:val="16"/>
                <w:szCs w:val="16"/>
              </w:rPr>
            </w:pPr>
            <w:r w:rsidRPr="00E80CF9">
              <w:rPr>
                <w:b/>
                <w:sz w:val="16"/>
                <w:szCs w:val="16"/>
              </w:rPr>
              <w:t>Active for Service</w:t>
            </w:r>
          </w:p>
        </w:tc>
        <w:tc>
          <w:tcPr>
            <w:tcW w:w="1080" w:type="dxa"/>
            <w:tcBorders>
              <w:bottom w:val="single" w:sz="12" w:space="0" w:color="000000"/>
            </w:tcBorders>
          </w:tcPr>
          <w:p w:rsidR="00FF4F2F" w:rsidRPr="00E80CF9" w:rsidRDefault="00FF4F2F">
            <w:pPr>
              <w:jc w:val="center"/>
              <w:rPr>
                <w:b/>
                <w:sz w:val="16"/>
                <w:szCs w:val="16"/>
              </w:rPr>
            </w:pPr>
            <w:r w:rsidRPr="00E80CF9">
              <w:rPr>
                <w:b/>
                <w:sz w:val="16"/>
                <w:szCs w:val="16"/>
              </w:rPr>
              <w:t>Active for DVT</w:t>
            </w:r>
          </w:p>
        </w:tc>
      </w:tr>
      <w:tr w:rsidR="00FF4F2F">
        <w:trPr>
          <w:cantSplit/>
          <w:jc w:val="center"/>
        </w:trPr>
        <w:tc>
          <w:tcPr>
            <w:tcW w:w="1080" w:type="dxa"/>
            <w:tcBorders>
              <w:top w:val="nil"/>
            </w:tcBorders>
          </w:tcPr>
          <w:p w:rsidR="00FF4F2F" w:rsidRPr="00E80CF9" w:rsidRDefault="00FF4F2F">
            <w:pPr>
              <w:jc w:val="right"/>
              <w:rPr>
                <w:rFonts w:ascii="Arial" w:hAnsi="Arial" w:cs="Arial"/>
                <w:sz w:val="16"/>
                <w:szCs w:val="16"/>
              </w:rPr>
            </w:pPr>
            <w:r w:rsidRPr="00E80CF9">
              <w:rPr>
                <w:rFonts w:ascii="Arial" w:hAnsi="Arial" w:cs="Arial"/>
                <w:sz w:val="16"/>
                <w:szCs w:val="16"/>
              </w:rPr>
              <w:t>$0201</w:t>
            </w:r>
          </w:p>
        </w:tc>
        <w:tc>
          <w:tcPr>
            <w:tcW w:w="6120" w:type="dxa"/>
            <w:tcBorders>
              <w:top w:val="nil"/>
            </w:tcBorders>
          </w:tcPr>
          <w:p w:rsidR="00FF4F2F" w:rsidRPr="00E80CF9" w:rsidRDefault="00FF4F2F">
            <w:pPr>
              <w:rPr>
                <w:rFonts w:ascii="Arial" w:hAnsi="Arial" w:cs="Arial"/>
                <w:sz w:val="16"/>
                <w:szCs w:val="16"/>
              </w:rPr>
            </w:pPr>
            <w:r w:rsidRPr="00E80CF9">
              <w:rPr>
                <w:rFonts w:ascii="Arial" w:hAnsi="Arial" w:cs="Arial"/>
                <w:sz w:val="16"/>
                <w:szCs w:val="16"/>
              </w:rPr>
              <w:t>Engine speed not zero.</w:t>
            </w:r>
          </w:p>
        </w:tc>
        <w:tc>
          <w:tcPr>
            <w:tcW w:w="1080" w:type="dxa"/>
            <w:tcBorders>
              <w:top w:val="nil"/>
            </w:tcBorders>
          </w:tcPr>
          <w:p w:rsidR="00FF4F2F" w:rsidRPr="00E80CF9" w:rsidRDefault="00FF4F2F">
            <w:pPr>
              <w:jc w:val="center"/>
              <w:rPr>
                <w:rFonts w:ascii="Arial" w:hAnsi="Arial" w:cs="Arial"/>
                <w:sz w:val="16"/>
                <w:szCs w:val="16"/>
              </w:rPr>
            </w:pPr>
            <w:r w:rsidRPr="00E80CF9">
              <w:rPr>
                <w:rFonts w:ascii="Arial" w:hAnsi="Arial" w:cs="Arial"/>
                <w:sz w:val="16"/>
                <w:szCs w:val="16"/>
              </w:rPr>
              <w:t>Y</w:t>
            </w:r>
          </w:p>
        </w:tc>
        <w:tc>
          <w:tcPr>
            <w:tcW w:w="1080" w:type="dxa"/>
            <w:tcBorders>
              <w:top w:val="nil"/>
            </w:tcBorders>
          </w:tcPr>
          <w:p w:rsidR="00FF4F2F" w:rsidRPr="00E80CF9" w:rsidRDefault="00FF4F2F">
            <w:pPr>
              <w:jc w:val="center"/>
              <w:rPr>
                <w:rFonts w:ascii="Arial" w:hAnsi="Arial" w:cs="Arial"/>
                <w:sz w:val="16"/>
                <w:szCs w:val="16"/>
              </w:rPr>
            </w:pPr>
            <w:r w:rsidRPr="00E80CF9">
              <w:rPr>
                <w:rFonts w:ascii="Arial" w:hAnsi="Arial" w:cs="Arial"/>
                <w:sz w:val="16"/>
                <w:szCs w:val="16"/>
              </w:rPr>
              <w:t>N</w:t>
            </w:r>
          </w:p>
        </w:tc>
      </w:tr>
      <w:tr w:rsidR="00FF4F2F">
        <w:trPr>
          <w:cantSplit/>
          <w:jc w:val="center"/>
        </w:trPr>
        <w:tc>
          <w:tcPr>
            <w:tcW w:w="1080" w:type="dxa"/>
            <w:tcBorders>
              <w:top w:val="nil"/>
            </w:tcBorders>
          </w:tcPr>
          <w:p w:rsidR="00FF4F2F" w:rsidRPr="00E80CF9" w:rsidRDefault="00FF4F2F">
            <w:pPr>
              <w:jc w:val="right"/>
              <w:rPr>
                <w:rFonts w:ascii="Arial" w:hAnsi="Arial" w:cs="Arial"/>
                <w:sz w:val="16"/>
                <w:szCs w:val="16"/>
              </w:rPr>
            </w:pPr>
            <w:r w:rsidRPr="00E80CF9">
              <w:rPr>
                <w:rFonts w:ascii="Arial" w:hAnsi="Arial" w:cs="Arial"/>
                <w:sz w:val="16"/>
                <w:szCs w:val="16"/>
              </w:rPr>
              <w:t>$0308</w:t>
            </w:r>
          </w:p>
        </w:tc>
        <w:tc>
          <w:tcPr>
            <w:tcW w:w="6120" w:type="dxa"/>
            <w:tcBorders>
              <w:top w:val="nil"/>
            </w:tcBorders>
          </w:tcPr>
          <w:p w:rsidR="00FF4F2F" w:rsidRPr="00E80CF9" w:rsidRDefault="00FF4F2F">
            <w:pPr>
              <w:rPr>
                <w:rFonts w:ascii="Arial" w:hAnsi="Arial" w:cs="Arial"/>
                <w:sz w:val="16"/>
                <w:szCs w:val="16"/>
              </w:rPr>
            </w:pPr>
            <w:r w:rsidRPr="00E80CF9">
              <w:rPr>
                <w:rFonts w:ascii="Arial" w:hAnsi="Arial" w:cs="Arial"/>
                <w:sz w:val="16"/>
                <w:szCs w:val="16"/>
              </w:rPr>
              <w:t>Fault active.</w:t>
            </w:r>
          </w:p>
          <w:p w:rsidR="00F26143" w:rsidRDefault="00FF4F2F" w:rsidP="00F26143">
            <w:pPr>
              <w:numPr>
                <w:ilvl w:val="0"/>
                <w:numId w:val="7"/>
              </w:numPr>
              <w:rPr>
                <w:rFonts w:ascii="Arial" w:hAnsi="Arial" w:cs="Arial"/>
                <w:sz w:val="16"/>
                <w:szCs w:val="16"/>
              </w:rPr>
            </w:pPr>
            <w:r w:rsidRPr="00E80CF9">
              <w:rPr>
                <w:rFonts w:ascii="Arial" w:hAnsi="Arial" w:cs="Arial"/>
                <w:sz w:val="16"/>
                <w:szCs w:val="16"/>
              </w:rPr>
              <w:t>Clutch pedal position sensor fault active.</w:t>
            </w:r>
          </w:p>
          <w:p w:rsidR="00F26143" w:rsidRDefault="00FF4F2F" w:rsidP="00F26143">
            <w:pPr>
              <w:numPr>
                <w:ilvl w:val="0"/>
                <w:numId w:val="7"/>
              </w:numPr>
              <w:rPr>
                <w:rFonts w:ascii="Arial" w:hAnsi="Arial" w:cs="Arial"/>
                <w:sz w:val="16"/>
                <w:szCs w:val="16"/>
              </w:rPr>
            </w:pPr>
            <w:r w:rsidRPr="00E80CF9">
              <w:rPr>
                <w:rFonts w:ascii="Arial" w:hAnsi="Arial" w:cs="Arial"/>
                <w:sz w:val="16"/>
                <w:szCs w:val="16"/>
              </w:rPr>
              <w:t>Buffered 5V supply fault active.</w:t>
            </w:r>
          </w:p>
        </w:tc>
        <w:tc>
          <w:tcPr>
            <w:tcW w:w="1080" w:type="dxa"/>
            <w:tcBorders>
              <w:top w:val="nil"/>
            </w:tcBorders>
          </w:tcPr>
          <w:p w:rsidR="00FF4F2F" w:rsidRPr="00E80CF9" w:rsidRDefault="00FF4F2F">
            <w:pPr>
              <w:jc w:val="center"/>
              <w:rPr>
                <w:rFonts w:ascii="Arial" w:hAnsi="Arial" w:cs="Arial"/>
                <w:sz w:val="16"/>
                <w:szCs w:val="16"/>
              </w:rPr>
            </w:pPr>
            <w:r w:rsidRPr="00E80CF9">
              <w:rPr>
                <w:rFonts w:ascii="Arial" w:hAnsi="Arial" w:cs="Arial"/>
                <w:sz w:val="16"/>
                <w:szCs w:val="16"/>
              </w:rPr>
              <w:t>Y</w:t>
            </w:r>
          </w:p>
        </w:tc>
        <w:tc>
          <w:tcPr>
            <w:tcW w:w="1080" w:type="dxa"/>
            <w:tcBorders>
              <w:top w:val="nil"/>
            </w:tcBorders>
          </w:tcPr>
          <w:p w:rsidR="00FF4F2F" w:rsidRPr="00E80CF9" w:rsidRDefault="00FF4F2F">
            <w:pPr>
              <w:jc w:val="center"/>
              <w:rPr>
                <w:rFonts w:ascii="Arial" w:hAnsi="Arial" w:cs="Arial"/>
                <w:sz w:val="16"/>
                <w:szCs w:val="16"/>
              </w:rPr>
            </w:pPr>
            <w:r w:rsidRPr="00E80CF9">
              <w:rPr>
                <w:rFonts w:ascii="Arial" w:hAnsi="Arial" w:cs="Arial"/>
                <w:sz w:val="16"/>
                <w:szCs w:val="16"/>
              </w:rPr>
              <w:t>Y</w:t>
            </w:r>
          </w:p>
        </w:tc>
      </w:tr>
      <w:tr w:rsidR="00E80CF9">
        <w:trPr>
          <w:cantSplit/>
          <w:jc w:val="center"/>
        </w:trPr>
        <w:tc>
          <w:tcPr>
            <w:tcW w:w="1080" w:type="dxa"/>
            <w:tcBorders>
              <w:top w:val="nil"/>
            </w:tcBorders>
          </w:tcPr>
          <w:p w:rsidR="00E80CF9" w:rsidRPr="00E80CF9" w:rsidRDefault="00E80CF9">
            <w:pPr>
              <w:jc w:val="right"/>
              <w:rPr>
                <w:rFonts w:ascii="Arial" w:hAnsi="Arial" w:cs="Arial"/>
                <w:sz w:val="16"/>
                <w:szCs w:val="16"/>
              </w:rPr>
            </w:pPr>
            <w:r w:rsidRPr="00E80CF9">
              <w:rPr>
                <w:rFonts w:ascii="Arial" w:hAnsi="Arial" w:cs="Arial"/>
                <w:sz w:val="16"/>
                <w:szCs w:val="16"/>
              </w:rPr>
              <w:t>$0309</w:t>
            </w:r>
          </w:p>
        </w:tc>
        <w:tc>
          <w:tcPr>
            <w:tcW w:w="6120" w:type="dxa"/>
            <w:tcBorders>
              <w:top w:val="nil"/>
            </w:tcBorders>
          </w:tcPr>
          <w:p w:rsidR="00E80CF9" w:rsidRPr="00E80CF9" w:rsidRDefault="00E80CF9">
            <w:pPr>
              <w:rPr>
                <w:rFonts w:ascii="Arial" w:hAnsi="Arial" w:cs="Arial"/>
                <w:sz w:val="16"/>
                <w:szCs w:val="16"/>
              </w:rPr>
            </w:pPr>
            <w:r w:rsidRPr="00E80CF9">
              <w:rPr>
                <w:rFonts w:ascii="Arial" w:hAnsi="Arial" w:cs="Arial"/>
                <w:sz w:val="16"/>
                <w:szCs w:val="16"/>
              </w:rPr>
              <w:t>Learn procedure already performed this key cycle.</w:t>
            </w:r>
          </w:p>
        </w:tc>
        <w:tc>
          <w:tcPr>
            <w:tcW w:w="1080" w:type="dxa"/>
            <w:tcBorders>
              <w:top w:val="nil"/>
            </w:tcBorders>
          </w:tcPr>
          <w:p w:rsidR="00E80CF9" w:rsidRPr="00E80CF9" w:rsidRDefault="00E80CF9">
            <w:pPr>
              <w:jc w:val="center"/>
              <w:rPr>
                <w:rFonts w:ascii="Arial" w:hAnsi="Arial" w:cs="Arial"/>
                <w:sz w:val="16"/>
                <w:szCs w:val="16"/>
              </w:rPr>
            </w:pPr>
            <w:r w:rsidRPr="00E80CF9">
              <w:rPr>
                <w:rFonts w:ascii="Arial" w:hAnsi="Arial" w:cs="Arial"/>
                <w:sz w:val="16"/>
                <w:szCs w:val="16"/>
              </w:rPr>
              <w:t>Y</w:t>
            </w:r>
          </w:p>
        </w:tc>
        <w:tc>
          <w:tcPr>
            <w:tcW w:w="1080" w:type="dxa"/>
            <w:tcBorders>
              <w:top w:val="nil"/>
            </w:tcBorders>
          </w:tcPr>
          <w:p w:rsidR="00E80CF9" w:rsidRPr="00E80CF9" w:rsidRDefault="00E80CF9">
            <w:pPr>
              <w:jc w:val="center"/>
              <w:rPr>
                <w:rFonts w:ascii="Arial" w:hAnsi="Arial" w:cs="Arial"/>
                <w:sz w:val="16"/>
                <w:szCs w:val="16"/>
              </w:rPr>
            </w:pPr>
            <w:r w:rsidRPr="00E80CF9">
              <w:rPr>
                <w:rFonts w:ascii="Arial" w:hAnsi="Arial" w:cs="Arial"/>
                <w:sz w:val="16"/>
                <w:szCs w:val="16"/>
              </w:rPr>
              <w:t>N</w:t>
            </w:r>
          </w:p>
        </w:tc>
      </w:tr>
      <w:tr w:rsidR="00FF4F2F">
        <w:trPr>
          <w:cantSplit/>
          <w:jc w:val="center"/>
        </w:trPr>
        <w:tc>
          <w:tcPr>
            <w:tcW w:w="1080" w:type="dxa"/>
            <w:tcBorders>
              <w:top w:val="nil"/>
            </w:tcBorders>
          </w:tcPr>
          <w:p w:rsidR="00FF4F2F" w:rsidRPr="00E80CF9" w:rsidRDefault="00FF4F2F">
            <w:pPr>
              <w:jc w:val="right"/>
              <w:rPr>
                <w:rFonts w:ascii="Arial" w:hAnsi="Arial" w:cs="Arial"/>
                <w:sz w:val="16"/>
                <w:szCs w:val="16"/>
              </w:rPr>
            </w:pPr>
            <w:r w:rsidRPr="00E80CF9">
              <w:rPr>
                <w:rFonts w:ascii="Arial" w:hAnsi="Arial" w:cs="Arial"/>
                <w:sz w:val="16"/>
                <w:szCs w:val="16"/>
              </w:rPr>
              <w:t>$0401</w:t>
            </w:r>
          </w:p>
        </w:tc>
        <w:tc>
          <w:tcPr>
            <w:tcW w:w="6120" w:type="dxa"/>
            <w:tcBorders>
              <w:top w:val="nil"/>
            </w:tcBorders>
          </w:tcPr>
          <w:p w:rsidR="00FF4F2F" w:rsidRPr="00E80CF9" w:rsidRDefault="00FF4F2F">
            <w:pPr>
              <w:rPr>
                <w:rFonts w:ascii="Arial" w:hAnsi="Arial" w:cs="Arial"/>
                <w:sz w:val="16"/>
                <w:szCs w:val="16"/>
              </w:rPr>
            </w:pPr>
            <w:r w:rsidRPr="00E80CF9">
              <w:rPr>
                <w:rFonts w:ascii="Arial" w:hAnsi="Arial" w:cs="Arial"/>
                <w:sz w:val="16"/>
                <w:szCs w:val="16"/>
              </w:rPr>
              <w:t>Vehicle speed not zero.</w:t>
            </w:r>
          </w:p>
        </w:tc>
        <w:tc>
          <w:tcPr>
            <w:tcW w:w="1080" w:type="dxa"/>
            <w:tcBorders>
              <w:top w:val="nil"/>
            </w:tcBorders>
          </w:tcPr>
          <w:p w:rsidR="00FF4F2F" w:rsidRPr="00E80CF9" w:rsidRDefault="00FF4F2F">
            <w:pPr>
              <w:jc w:val="center"/>
              <w:rPr>
                <w:rFonts w:ascii="Arial" w:hAnsi="Arial" w:cs="Arial"/>
                <w:sz w:val="16"/>
                <w:szCs w:val="16"/>
              </w:rPr>
            </w:pPr>
            <w:r w:rsidRPr="00E80CF9">
              <w:rPr>
                <w:rFonts w:ascii="Arial" w:hAnsi="Arial" w:cs="Arial"/>
                <w:sz w:val="16"/>
                <w:szCs w:val="16"/>
              </w:rPr>
              <w:t>Y</w:t>
            </w:r>
          </w:p>
        </w:tc>
        <w:tc>
          <w:tcPr>
            <w:tcW w:w="1080" w:type="dxa"/>
            <w:tcBorders>
              <w:top w:val="nil"/>
            </w:tcBorders>
          </w:tcPr>
          <w:p w:rsidR="00FF4F2F" w:rsidRPr="00E80CF9" w:rsidRDefault="00FF4F2F">
            <w:pPr>
              <w:jc w:val="center"/>
              <w:rPr>
                <w:rFonts w:ascii="Arial" w:hAnsi="Arial" w:cs="Arial"/>
                <w:sz w:val="16"/>
                <w:szCs w:val="16"/>
              </w:rPr>
            </w:pPr>
            <w:r w:rsidRPr="00E80CF9">
              <w:rPr>
                <w:rFonts w:ascii="Arial" w:hAnsi="Arial" w:cs="Arial"/>
                <w:sz w:val="16"/>
                <w:szCs w:val="16"/>
              </w:rPr>
              <w:t>N</w:t>
            </w:r>
          </w:p>
        </w:tc>
      </w:tr>
    </w:tbl>
    <w:p w:rsidR="00FF4F2F" w:rsidRDefault="00FF4F2F"/>
    <w:p w:rsidR="00FF4F2F" w:rsidRDefault="00FF4F2F">
      <w:pPr>
        <w:pStyle w:val="Heading3"/>
      </w:pPr>
      <w:bookmarkStart w:id="1224" w:name="_Toc223513379"/>
      <w:r>
        <w:lastRenderedPageBreak/>
        <w:t>ACCR – Air Conditioning Compressor Device Control</w:t>
      </w:r>
      <w:bookmarkEnd w:id="1224"/>
    </w:p>
    <w:p w:rsidR="00FF4F2F" w:rsidRDefault="00FF4F2F"/>
    <w:p w:rsidR="00FF4F2F" w:rsidRDefault="00FF4F2F">
      <w:r>
        <w:t>This device control is used to override the state of the air conditioning compressor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Air Conditioning Compressor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Air Conditioning Compressor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(Air Conditioning Compressor Enable is True)</w:t>
      </w:r>
    </w:p>
    <w:p w:rsidR="00FF4F2F" w:rsidRDefault="00FF4F2F">
      <w:pPr>
        <w:ind w:left="360"/>
      </w:pPr>
      <w:r>
        <w:t>If (Air Conditioning Compressor On is False)</w:t>
      </w:r>
    </w:p>
    <w:p w:rsidR="00FF4F2F" w:rsidRDefault="00FF4F2F">
      <w:pPr>
        <w:ind w:left="720"/>
      </w:pPr>
      <w:r>
        <w:t>The air conditioning compressor output shall be commanded off.</w:t>
      </w:r>
    </w:p>
    <w:p w:rsidR="00FF4F2F" w:rsidRDefault="00FF4F2F">
      <w:pPr>
        <w:ind w:left="360"/>
      </w:pPr>
      <w:r>
        <w:t>Else</w:t>
      </w:r>
    </w:p>
    <w:p w:rsidR="00FF4F2F" w:rsidRDefault="00FF4F2F">
      <w:pPr>
        <w:ind w:left="720"/>
      </w:pPr>
      <w:r>
        <w:t>If (the engine is not running)</w:t>
      </w:r>
    </w:p>
    <w:p w:rsidR="00FF4F2F" w:rsidRDefault="00FF4F2F">
      <w:pPr>
        <w:ind w:left="1080"/>
      </w:pPr>
      <w:r>
        <w:t>The air conditioning compressor output shall be commanded on.</w:t>
      </w:r>
    </w:p>
    <w:p w:rsidR="00FF4F2F" w:rsidRDefault="00FF4F2F">
      <w:pPr>
        <w:ind w:left="720"/>
      </w:pPr>
      <w:r>
        <w:t>Else</w:t>
      </w:r>
    </w:p>
    <w:p w:rsidR="00FF4F2F" w:rsidRDefault="00FF4F2F">
      <w:pPr>
        <w:ind w:left="1080"/>
      </w:pPr>
      <w:r>
        <w:t>If (the air conditioning compressor output has been commanded on for less than 5 seconds)</w:t>
      </w:r>
    </w:p>
    <w:p w:rsidR="00FF4F2F" w:rsidRDefault="00FF4F2F">
      <w:pPr>
        <w:ind w:left="1440"/>
      </w:pPr>
      <w:r>
        <w:t>If (the device control limits associated with return codes of $0A05 or $0A06 are exceeded)</w:t>
      </w:r>
    </w:p>
    <w:p w:rsidR="00FF4F2F" w:rsidRDefault="00FF4F2F">
      <w:pPr>
        <w:ind w:left="1800"/>
      </w:pPr>
      <w:r>
        <w:t>Report the appropriate device control limit exceeded return code to the tester.</w:t>
      </w:r>
    </w:p>
    <w:p w:rsidR="00FF4F2F" w:rsidRDefault="00FF4F2F">
      <w:pPr>
        <w:ind w:left="1800"/>
      </w:pPr>
      <w:r>
        <w:t>Return to normal control.</w:t>
      </w:r>
    </w:p>
    <w:p w:rsidR="00FF4F2F" w:rsidRDefault="00FF4F2F">
      <w:pPr>
        <w:ind w:left="1440"/>
      </w:pPr>
      <w:r>
        <w:t>Else</w:t>
      </w:r>
    </w:p>
    <w:p w:rsidR="00FF4F2F" w:rsidRDefault="00FF4F2F">
      <w:pPr>
        <w:ind w:left="1800"/>
      </w:pPr>
      <w:r>
        <w:t>The air conditioning compressor output shall be commanded on.</w:t>
      </w:r>
    </w:p>
    <w:p w:rsidR="00FF4F2F" w:rsidRDefault="00FF4F2F">
      <w:pPr>
        <w:ind w:left="1440"/>
      </w:pPr>
      <w:r>
        <w:t>EndIf</w:t>
      </w:r>
    </w:p>
    <w:p w:rsidR="00FF4F2F" w:rsidRDefault="00FF4F2F">
      <w:pPr>
        <w:ind w:left="1080"/>
      </w:pPr>
      <w:r>
        <w:t>Else</w:t>
      </w:r>
    </w:p>
    <w:p w:rsidR="00FF4F2F" w:rsidRDefault="00FF4F2F">
      <w:pPr>
        <w:ind w:left="1440"/>
      </w:pPr>
      <w:r>
        <w:t>If (any of the device control limits in the table below are exceeded)</w:t>
      </w:r>
    </w:p>
    <w:p w:rsidR="00FF4F2F" w:rsidRDefault="00FF4F2F">
      <w:pPr>
        <w:ind w:left="1800"/>
      </w:pPr>
      <w:r>
        <w:t>Report the appropriate device control limit exceeded return code to the tester.</w:t>
      </w:r>
    </w:p>
    <w:p w:rsidR="00FF4F2F" w:rsidRDefault="00FF4F2F">
      <w:pPr>
        <w:ind w:left="1800"/>
      </w:pPr>
      <w:r>
        <w:t>Return to normal control.</w:t>
      </w:r>
    </w:p>
    <w:p w:rsidR="00FF4F2F" w:rsidRDefault="00FF4F2F">
      <w:pPr>
        <w:ind w:left="1440"/>
      </w:pPr>
      <w:r>
        <w:t>Else</w:t>
      </w:r>
    </w:p>
    <w:p w:rsidR="00FF4F2F" w:rsidRDefault="00FF4F2F">
      <w:pPr>
        <w:ind w:left="1800"/>
      </w:pPr>
      <w:r>
        <w:t>The air conditioning compressor output shall be commanded on.</w:t>
      </w:r>
    </w:p>
    <w:p w:rsidR="00FF4F2F" w:rsidRDefault="00FF4F2F">
      <w:pPr>
        <w:ind w:left="1440"/>
      </w:pPr>
      <w:r>
        <w:t>EndIf</w:t>
      </w:r>
    </w:p>
    <w:p w:rsidR="00FF4F2F" w:rsidRDefault="00FF4F2F">
      <w:pPr>
        <w:ind w:left="1080"/>
      </w:pPr>
      <w:r>
        <w:t>EndIf</w:t>
      </w:r>
    </w:p>
    <w:p w:rsidR="00FF4F2F" w:rsidRDefault="00FF4F2F">
      <w:pPr>
        <w:ind w:left="720"/>
      </w:pPr>
      <w:r>
        <w:t>EndIf</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$0A03</w:t>
            </w:r>
          </w:p>
        </w:tc>
        <w:tc>
          <w:tcPr>
            <w:tcW w:w="6768" w:type="dxa"/>
            <w:tcBorders>
              <w:top w:val="nil"/>
            </w:tcBorders>
          </w:tcPr>
          <w:p w:rsidR="00FF4F2F" w:rsidRDefault="00FF4F2F">
            <w:pPr>
              <w:rPr>
                <w:rFonts w:ascii="Arial" w:hAnsi="Arial"/>
                <w:sz w:val="16"/>
              </w:rPr>
            </w:pPr>
            <w:r>
              <w:rPr>
                <w:rFonts w:ascii="Arial" w:hAnsi="Arial"/>
                <w:sz w:val="16"/>
              </w:rPr>
              <w:t>Air conditioning refrigerant high side fluid pressure out of range.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$0A04</w:t>
            </w:r>
          </w:p>
        </w:tc>
        <w:tc>
          <w:tcPr>
            <w:tcW w:w="6768" w:type="dxa"/>
            <w:tcBorders>
              <w:top w:val="nil"/>
            </w:tcBorders>
          </w:tcPr>
          <w:p w:rsidR="00FF4F2F" w:rsidRDefault="00FF4F2F">
            <w:pPr>
              <w:rPr>
                <w:rFonts w:ascii="Arial" w:hAnsi="Arial"/>
                <w:sz w:val="16"/>
              </w:rPr>
            </w:pPr>
            <w:r>
              <w:rPr>
                <w:rFonts w:ascii="Arial" w:hAnsi="Arial"/>
                <w:sz w:val="16"/>
              </w:rPr>
              <w:t>Air conditioning compressor commanded off by platform.</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$0A05</w:t>
            </w:r>
          </w:p>
        </w:tc>
        <w:tc>
          <w:tcPr>
            <w:tcW w:w="6768" w:type="dxa"/>
            <w:tcBorders>
              <w:top w:val="nil"/>
            </w:tcBorders>
          </w:tcPr>
          <w:p w:rsidR="00FF4F2F" w:rsidRDefault="00FF4F2F">
            <w:pPr>
              <w:rPr>
                <w:rFonts w:ascii="Arial" w:hAnsi="Arial"/>
                <w:sz w:val="16"/>
              </w:rPr>
            </w:pPr>
            <w:r>
              <w:rPr>
                <w:rFonts w:ascii="Arial" w:hAnsi="Arial"/>
                <w:sz w:val="16"/>
              </w:rPr>
              <w:t>Engine speed out of range.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$0A06</w:t>
            </w:r>
          </w:p>
        </w:tc>
        <w:tc>
          <w:tcPr>
            <w:tcW w:w="6768" w:type="dxa"/>
            <w:tcBorders>
              <w:top w:val="nil"/>
            </w:tcBorders>
          </w:tcPr>
          <w:p w:rsidR="00FF4F2F" w:rsidRDefault="00FF4F2F">
            <w:pPr>
              <w:rPr>
                <w:rFonts w:ascii="Arial" w:hAnsi="Arial"/>
                <w:sz w:val="16"/>
              </w:rPr>
            </w:pPr>
            <w:r>
              <w:rPr>
                <w:rFonts w:ascii="Arial" w:hAnsi="Arial"/>
                <w:sz w:val="16"/>
              </w:rPr>
              <w:t>Ignition voltage out of range.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$0A07</w:t>
            </w:r>
          </w:p>
        </w:tc>
        <w:tc>
          <w:tcPr>
            <w:tcW w:w="6768" w:type="dxa"/>
            <w:tcBorders>
              <w:top w:val="nil"/>
            </w:tcBorders>
          </w:tcPr>
          <w:p w:rsidR="00FF4F2F" w:rsidRDefault="00FF4F2F">
            <w:pPr>
              <w:rPr>
                <w:rFonts w:ascii="Arial" w:hAnsi="Arial"/>
                <w:sz w:val="16"/>
              </w:rPr>
            </w:pPr>
            <w:r>
              <w:rPr>
                <w:rFonts w:ascii="Arial" w:hAnsi="Arial"/>
                <w:sz w:val="16"/>
              </w:rPr>
              <w:t>Air conditioning refrigerant high side fluid pressure fault.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25" w:name="_Ref533490235"/>
      <w:bookmarkStart w:id="1226" w:name="_Toc223513380"/>
      <w:r>
        <w:t>FANR – Cooling Fan Speed Device Control</w:t>
      </w:r>
      <w:bookmarkEnd w:id="1225"/>
      <w:bookmarkEnd w:id="1226"/>
    </w:p>
    <w:p w:rsidR="00FF4F2F" w:rsidRDefault="00FF4F2F"/>
    <w:p w:rsidR="00FF4F2F" w:rsidRDefault="00FF4F2F">
      <w:r>
        <w:t>This device control is used to override the state of the cooling fan control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Cooling Fan Speed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Cooling Fan Speed</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0.0 - 99.609375 %</w:t>
            </w:r>
          </w:p>
        </w:tc>
        <w:tc>
          <w:tcPr>
            <w:tcW w:w="2160" w:type="dxa"/>
            <w:tcBorders>
              <w:top w:val="nil"/>
            </w:tcBorders>
          </w:tcPr>
          <w:p w:rsidR="00FF4F2F" w:rsidRDefault="00FF4F2F">
            <w:pPr>
              <w:rPr>
                <w:rFonts w:ascii="Arial" w:hAnsi="Arial"/>
                <w:sz w:val="16"/>
              </w:rPr>
            </w:pPr>
            <w:r>
              <w:rPr>
                <w:rFonts w:ascii="Arial" w:hAnsi="Arial"/>
                <w:sz w:val="16"/>
              </w:rPr>
              <w:t>E = N * 0.390625</w:t>
            </w:r>
          </w:p>
        </w:tc>
      </w:tr>
    </w:tbl>
    <w:p w:rsidR="00FF4F2F" w:rsidRDefault="00FF4F2F"/>
    <w:p w:rsidR="00FF4F2F" w:rsidRDefault="00FF4F2F">
      <w:r>
        <w:t>If (Cooling Fan Speed Enable is True)</w:t>
      </w:r>
    </w:p>
    <w:p w:rsidR="00FF4F2F" w:rsidRDefault="00FF4F2F">
      <w:pPr>
        <w:ind w:left="360"/>
      </w:pPr>
      <w:r>
        <w:lastRenderedPageBreak/>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cooling fan speed shall be commanded to the value requested in Cooling Fan Speed.</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$0601</w:t>
            </w:r>
          </w:p>
        </w:tc>
        <w:tc>
          <w:tcPr>
            <w:tcW w:w="6768" w:type="dxa"/>
            <w:tcBorders>
              <w:top w:val="nil"/>
            </w:tcBorders>
          </w:tcPr>
          <w:p w:rsidR="00FF4F2F" w:rsidRDefault="00FF4F2F">
            <w:pPr>
              <w:rPr>
                <w:rFonts w:ascii="Arial" w:hAnsi="Arial"/>
                <w:sz w:val="16"/>
              </w:rPr>
            </w:pPr>
            <w:r>
              <w:rPr>
                <w:rFonts w:ascii="Arial" w:hAnsi="Arial"/>
                <w:sz w:val="16"/>
              </w:rPr>
              <w:t>Engine coolant temperature too high.</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$031A</w:t>
            </w:r>
          </w:p>
        </w:tc>
        <w:tc>
          <w:tcPr>
            <w:tcW w:w="6768" w:type="dxa"/>
            <w:tcBorders>
              <w:top w:val="nil"/>
            </w:tcBorders>
          </w:tcPr>
          <w:p w:rsidR="00FF4F2F" w:rsidRDefault="00FF4F2F">
            <w:pPr>
              <w:rPr>
                <w:rFonts w:ascii="Arial" w:hAnsi="Arial"/>
                <w:sz w:val="16"/>
              </w:rPr>
            </w:pPr>
            <w:r>
              <w:rPr>
                <w:rFonts w:ascii="Arial" w:hAnsi="Arial"/>
                <w:sz w:val="16"/>
              </w:rPr>
              <w:t>Commanded fan speed too low.</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27" w:name="_Toc223513381"/>
      <w:r>
        <w:t>GENR – Generator L</w:t>
      </w:r>
      <w:r>
        <w:noBreakHyphen/>
        <w:t>Terminal Device Control</w:t>
      </w:r>
      <w:bookmarkEnd w:id="1227"/>
    </w:p>
    <w:p w:rsidR="00FF4F2F" w:rsidRDefault="00FF4F2F"/>
    <w:p w:rsidR="00FF4F2F" w:rsidRDefault="00FF4F2F">
      <w:r>
        <w:t>This device control is used to override the state of the generator L</w:t>
      </w:r>
      <w:r>
        <w:noBreakHyphen/>
        <w:t>terminal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Generator L</w:t>
            </w:r>
            <w:r>
              <w:rPr>
                <w:rFonts w:ascii="Arial" w:hAnsi="Arial"/>
                <w:sz w:val="16"/>
              </w:rPr>
              <w:noBreakHyphen/>
              <w:t>Terminal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Generator L</w:t>
            </w:r>
            <w:r>
              <w:rPr>
                <w:rFonts w:ascii="Arial" w:hAnsi="Arial"/>
                <w:sz w:val="16"/>
              </w:rPr>
              <w:noBreakHyphen/>
              <w:t>Terminal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C81D4C" w:rsidRPr="002623D0" w:rsidRDefault="00C81D4C" w:rsidP="00C81D4C">
      <w:pPr>
        <w:autoSpaceDE w:val="0"/>
        <w:autoSpaceDN w:val="0"/>
        <w:adjustRightInd w:val="0"/>
        <w:rPr>
          <w:color w:val="000000"/>
        </w:rPr>
      </w:pPr>
      <w:r w:rsidRPr="002623D0">
        <w:rPr>
          <w:color w:val="000000"/>
        </w:rPr>
        <w:t>If (Generator L-Terminal Enable is True)</w:t>
      </w:r>
    </w:p>
    <w:p w:rsidR="00C81D4C" w:rsidRPr="002623D0" w:rsidRDefault="00C81D4C" w:rsidP="00C81D4C">
      <w:pPr>
        <w:autoSpaceDE w:val="0"/>
        <w:autoSpaceDN w:val="0"/>
        <w:adjustRightInd w:val="0"/>
        <w:ind w:firstLine="720"/>
        <w:rPr>
          <w:color w:val="000000"/>
        </w:rPr>
      </w:pPr>
      <w:r w:rsidRPr="002623D0">
        <w:rPr>
          <w:color w:val="000000"/>
        </w:rPr>
        <w:t>If (any of the device control limits in the table below are exceeded)</w:t>
      </w:r>
    </w:p>
    <w:p w:rsidR="00C81D4C" w:rsidRPr="002623D0" w:rsidRDefault="00C81D4C" w:rsidP="00C81D4C">
      <w:pPr>
        <w:autoSpaceDE w:val="0"/>
        <w:autoSpaceDN w:val="0"/>
        <w:adjustRightInd w:val="0"/>
        <w:ind w:left="720" w:firstLine="720"/>
        <w:rPr>
          <w:color w:val="000000"/>
        </w:rPr>
      </w:pPr>
      <w:r w:rsidRPr="002623D0">
        <w:rPr>
          <w:color w:val="000000"/>
        </w:rPr>
        <w:t>Report the appropriate device control limit exceeded return code to the tester.</w:t>
      </w:r>
    </w:p>
    <w:p w:rsidR="00C81D4C" w:rsidRPr="002623D0" w:rsidRDefault="00C81D4C" w:rsidP="00C81D4C">
      <w:pPr>
        <w:autoSpaceDE w:val="0"/>
        <w:autoSpaceDN w:val="0"/>
        <w:adjustRightInd w:val="0"/>
        <w:ind w:left="720" w:firstLine="720"/>
        <w:rPr>
          <w:color w:val="000000"/>
        </w:rPr>
      </w:pPr>
      <w:r w:rsidRPr="002623D0">
        <w:rPr>
          <w:color w:val="000000"/>
        </w:rPr>
        <w:t>Return to normal control.</w:t>
      </w:r>
    </w:p>
    <w:p w:rsidR="00C81D4C" w:rsidRPr="002623D0" w:rsidRDefault="00C81D4C" w:rsidP="00C81D4C">
      <w:pPr>
        <w:autoSpaceDE w:val="0"/>
        <w:autoSpaceDN w:val="0"/>
        <w:adjustRightInd w:val="0"/>
        <w:ind w:firstLine="720"/>
        <w:rPr>
          <w:color w:val="000000"/>
        </w:rPr>
      </w:pPr>
      <w:r w:rsidRPr="002623D0">
        <w:rPr>
          <w:color w:val="000000"/>
        </w:rPr>
        <w:t>Else</w:t>
      </w:r>
    </w:p>
    <w:p w:rsidR="00C81D4C" w:rsidRPr="002623D0" w:rsidRDefault="00C81D4C" w:rsidP="00C81D4C">
      <w:pPr>
        <w:autoSpaceDE w:val="0"/>
        <w:autoSpaceDN w:val="0"/>
        <w:adjustRightInd w:val="0"/>
        <w:ind w:left="1440"/>
        <w:rPr>
          <w:color w:val="000000"/>
        </w:rPr>
      </w:pPr>
      <w:r w:rsidRPr="002623D0">
        <w:rPr>
          <w:color w:val="000000"/>
        </w:rPr>
        <w:t>The generator L-terminal output shall be commanded to the state requested in Generator L-Terminal On.</w:t>
      </w:r>
    </w:p>
    <w:p w:rsidR="00C81D4C" w:rsidRPr="002623D0" w:rsidRDefault="00C81D4C" w:rsidP="00C81D4C">
      <w:pPr>
        <w:autoSpaceDE w:val="0"/>
        <w:autoSpaceDN w:val="0"/>
        <w:adjustRightInd w:val="0"/>
        <w:ind w:firstLine="720"/>
        <w:rPr>
          <w:color w:val="000000"/>
        </w:rPr>
      </w:pPr>
      <w:r w:rsidRPr="002623D0">
        <w:rPr>
          <w:color w:val="000000"/>
        </w:rPr>
        <w:t>EndIf</w:t>
      </w:r>
    </w:p>
    <w:p w:rsidR="00C81D4C" w:rsidRPr="002623D0" w:rsidRDefault="00C81D4C" w:rsidP="00C81D4C">
      <w:pPr>
        <w:autoSpaceDE w:val="0"/>
        <w:autoSpaceDN w:val="0"/>
        <w:adjustRightInd w:val="0"/>
        <w:rPr>
          <w:color w:val="000000"/>
        </w:rPr>
      </w:pPr>
      <w:r w:rsidRPr="002623D0">
        <w:rPr>
          <w:color w:val="000000"/>
        </w:rPr>
        <w:t>Else</w:t>
      </w:r>
    </w:p>
    <w:p w:rsidR="00C81D4C" w:rsidRPr="002623D0" w:rsidRDefault="00C81D4C" w:rsidP="00C81D4C">
      <w:pPr>
        <w:autoSpaceDE w:val="0"/>
        <w:autoSpaceDN w:val="0"/>
        <w:adjustRightInd w:val="0"/>
        <w:ind w:firstLine="720"/>
        <w:rPr>
          <w:color w:val="000000"/>
        </w:rPr>
      </w:pPr>
      <w:r w:rsidRPr="002623D0">
        <w:rPr>
          <w:color w:val="000000"/>
        </w:rPr>
        <w:t>Return to normal control.</w:t>
      </w:r>
    </w:p>
    <w:p w:rsidR="00C81D4C" w:rsidRDefault="00C81D4C" w:rsidP="00C81D4C">
      <w:pPr>
        <w:rPr>
          <w:color w:val="000000"/>
        </w:rPr>
      </w:pPr>
      <w:r w:rsidRPr="002623D0">
        <w:rPr>
          <w:color w:val="000000"/>
        </w:rP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$0008</w:t>
            </w:r>
          </w:p>
        </w:tc>
        <w:tc>
          <w:tcPr>
            <w:tcW w:w="6768" w:type="dxa"/>
            <w:tcBorders>
              <w:top w:val="nil"/>
            </w:tcBorders>
          </w:tcPr>
          <w:p w:rsidR="00FF4F2F" w:rsidRDefault="00FF4F2F">
            <w:pPr>
              <w:rPr>
                <w:rFonts w:ascii="Arial" w:hAnsi="Arial"/>
                <w:sz w:val="16"/>
              </w:rPr>
            </w:pPr>
            <w:r>
              <w:rPr>
                <w:rFonts w:ascii="Arial" w:hAnsi="Arial"/>
                <w:sz w:val="16"/>
              </w:rPr>
              <w:t>The Output Control Timer Has Expired.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$0E01</w:t>
            </w:r>
          </w:p>
        </w:tc>
        <w:tc>
          <w:tcPr>
            <w:tcW w:w="6768" w:type="dxa"/>
            <w:tcBorders>
              <w:top w:val="nil"/>
            </w:tcBorders>
          </w:tcPr>
          <w:p w:rsidR="00FF4F2F" w:rsidRDefault="00FF4F2F">
            <w:pPr>
              <w:rPr>
                <w:rFonts w:ascii="Arial" w:hAnsi="Arial"/>
                <w:sz w:val="16"/>
              </w:rPr>
            </w:pPr>
            <w:r>
              <w:rPr>
                <w:rFonts w:ascii="Arial" w:hAnsi="Arial"/>
                <w:sz w:val="16"/>
              </w:rPr>
              <w:t>Engine is not running - must be running to turn off L-terminal.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$0E02</w:t>
            </w:r>
          </w:p>
        </w:tc>
        <w:tc>
          <w:tcPr>
            <w:tcW w:w="6768" w:type="dxa"/>
            <w:tcBorders>
              <w:top w:val="nil"/>
            </w:tcBorders>
          </w:tcPr>
          <w:p w:rsidR="00FF4F2F" w:rsidRDefault="00FF4F2F">
            <w:pPr>
              <w:rPr>
                <w:rFonts w:ascii="Arial" w:hAnsi="Arial"/>
                <w:sz w:val="16"/>
              </w:rPr>
            </w:pPr>
            <w:r>
              <w:rPr>
                <w:rFonts w:ascii="Arial" w:hAnsi="Arial"/>
                <w:sz w:val="16"/>
              </w:rPr>
              <w:t>Vehicle speed is not zero - vehicle must not be moving.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$0E03</w:t>
            </w:r>
          </w:p>
        </w:tc>
        <w:tc>
          <w:tcPr>
            <w:tcW w:w="6768" w:type="dxa"/>
            <w:tcBorders>
              <w:top w:val="nil"/>
            </w:tcBorders>
          </w:tcPr>
          <w:p w:rsidR="00FF4F2F" w:rsidRDefault="00FF4F2F">
            <w:pPr>
              <w:rPr>
                <w:rFonts w:ascii="Arial" w:hAnsi="Arial"/>
                <w:sz w:val="16"/>
              </w:rPr>
            </w:pPr>
            <w:r>
              <w:rPr>
                <w:rFonts w:ascii="Arial" w:hAnsi="Arial"/>
                <w:sz w:val="16"/>
              </w:rPr>
              <w:t>Transmission range is not in Park or Neutral.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28" w:name="_Toc223513382"/>
      <w:r>
        <w:t>RVSR – Remote Vehicle Start Disable History Reset Trigger Device Control</w:t>
      </w:r>
      <w:bookmarkEnd w:id="1228"/>
    </w:p>
    <w:p w:rsidR="00FF4F2F" w:rsidRDefault="00FF4F2F"/>
    <w:p w:rsidR="00FF4F2F" w:rsidRDefault="00FF4F2F">
      <w:r>
        <w:t>This device control is used to trigger the reset of the last eight reasons that powertrain has disabled remote vehicle start (RVS).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Remote Vehicle Start Disable History Reset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(Remote Vehicle Start Disable History Reset Trigger is True)</w:t>
      </w:r>
    </w:p>
    <w:p w:rsidR="00FF4F2F" w:rsidRDefault="00FF4F2F">
      <w:pPr>
        <w:ind w:left="360"/>
      </w:pPr>
      <w:r>
        <w:t>The reset of the last eight reasons that powertrain has disabled RVS shall be triggered.</w:t>
      </w:r>
    </w:p>
    <w:p w:rsidR="00FF4F2F" w:rsidRDefault="00FF4F2F">
      <w:r>
        <w:lastRenderedPageBreak/>
        <w:t>EndIf</w:t>
      </w:r>
    </w:p>
    <w:p w:rsidR="00FF4F2F" w:rsidRDefault="00FF4F2F"/>
    <w:p w:rsidR="00FF4F2F" w:rsidRDefault="00FF4F2F">
      <w:pPr>
        <w:pStyle w:val="Heading3"/>
      </w:pPr>
      <w:bookmarkStart w:id="1229" w:name="_Toc223513383"/>
      <w:r>
        <w:t>PMDR – Powertrain Relay Device Control</w:t>
      </w:r>
      <w:bookmarkEnd w:id="1229"/>
    </w:p>
    <w:p w:rsidR="00FF4F2F" w:rsidRDefault="00FF4F2F"/>
    <w:p w:rsidR="00FF4F2F" w:rsidRDefault="00FF4F2F">
      <w:r>
        <w:t>This device control is used to override the state of the Powertrain Relay.</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Powertrain Relay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Powertrain Relay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(Powertrain Relay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Powertrain Relay shall be commanded to the state requested in Powertrain Relay On</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$0201</w:t>
            </w:r>
          </w:p>
        </w:tc>
        <w:tc>
          <w:tcPr>
            <w:tcW w:w="6768" w:type="dxa"/>
            <w:tcBorders>
              <w:top w:val="nil"/>
            </w:tcBorders>
          </w:tcPr>
          <w:p w:rsidR="00FF4F2F" w:rsidRDefault="00FF4F2F">
            <w:pPr>
              <w:rPr>
                <w:rFonts w:ascii="Arial" w:hAnsi="Arial"/>
                <w:sz w:val="16"/>
              </w:rPr>
            </w:pPr>
            <w:r>
              <w:rPr>
                <w:rFonts w:ascii="Arial" w:hAnsi="Arial"/>
                <w:sz w:val="16"/>
              </w:rPr>
              <w:t>Engine is rotating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$1600</w:t>
            </w:r>
          </w:p>
        </w:tc>
        <w:tc>
          <w:tcPr>
            <w:tcW w:w="6768" w:type="dxa"/>
            <w:tcBorders>
              <w:top w:val="nil"/>
            </w:tcBorders>
          </w:tcPr>
          <w:p w:rsidR="00FF4F2F" w:rsidRDefault="00FF4F2F">
            <w:pPr>
              <w:rPr>
                <w:rFonts w:ascii="Arial" w:hAnsi="Arial"/>
                <w:sz w:val="16"/>
              </w:rPr>
            </w:pPr>
            <w:r>
              <w:rPr>
                <w:rFonts w:ascii="Arial" w:hAnsi="Arial"/>
                <w:sz w:val="16"/>
              </w:rPr>
              <w:t>Engine rotating data is not valid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$0401</w:t>
            </w:r>
          </w:p>
        </w:tc>
        <w:tc>
          <w:tcPr>
            <w:tcW w:w="6768" w:type="dxa"/>
            <w:tcBorders>
              <w:top w:val="nil"/>
            </w:tcBorders>
          </w:tcPr>
          <w:p w:rsidR="00FF4F2F" w:rsidRDefault="00FF4F2F">
            <w:pPr>
              <w:rPr>
                <w:rFonts w:ascii="Arial" w:hAnsi="Arial"/>
                <w:sz w:val="16"/>
              </w:rPr>
            </w:pPr>
            <w:r>
              <w:rPr>
                <w:rFonts w:ascii="Arial" w:hAnsi="Arial"/>
                <w:sz w:val="16"/>
              </w:rPr>
              <w:t>Vehicle speed is not equal to zero</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$0402</w:t>
            </w:r>
          </w:p>
        </w:tc>
        <w:tc>
          <w:tcPr>
            <w:tcW w:w="6768" w:type="dxa"/>
            <w:tcBorders>
              <w:top w:val="nil"/>
            </w:tcBorders>
          </w:tcPr>
          <w:p w:rsidR="00FF4F2F" w:rsidRDefault="00FF4F2F">
            <w:pPr>
              <w:rPr>
                <w:rFonts w:ascii="Arial" w:hAnsi="Arial"/>
                <w:sz w:val="16"/>
              </w:rPr>
            </w:pPr>
            <w:r>
              <w:rPr>
                <w:rFonts w:ascii="Arial" w:hAnsi="Arial"/>
                <w:sz w:val="16"/>
              </w:rPr>
              <w:t>Vehicle speed data is not valid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30" w:name="_Toc223513384"/>
      <w:r>
        <w:t>RINR – Reverse Inhibit Device Control</w:t>
      </w:r>
      <w:bookmarkEnd w:id="1230"/>
    </w:p>
    <w:p w:rsidR="00FF4F2F" w:rsidRDefault="00FF4F2F"/>
    <w:p w:rsidR="00FF4F2F" w:rsidRDefault="00FF4F2F">
      <w:r>
        <w:t>This device control is used to override the state of the Reverse Inhibit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Reverse Inhibit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Reverse Inhibit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(the vehicle is equipped with a reverse enable solenoid (reverse is inhibited with solenoid commanded off))</w:t>
      </w:r>
    </w:p>
    <w:p w:rsidR="00FF4F2F" w:rsidRDefault="00FF4F2F">
      <w:pPr>
        <w:ind w:left="360"/>
      </w:pPr>
      <w:r>
        <w:t xml:space="preserve">Manage the request to inhibit reverse as described in Section </w:t>
      </w:r>
      <w:hyperlink w:anchor="_–_Reverse_Inhibit" w:history="1">
        <w:r>
          <w:rPr>
            <w:rStyle w:val="Hyperlink"/>
          </w:rPr>
          <w:t>5.8.7.1</w:t>
        </w:r>
      </w:hyperlink>
      <w:r>
        <w:t>.</w:t>
      </w:r>
    </w:p>
    <w:p w:rsidR="00FF4F2F" w:rsidRDefault="00FF4F2F">
      <w:r>
        <w:t>Else (for reverse inhibit applications (reverse is inhibited with solenoid commanded on))</w:t>
      </w:r>
    </w:p>
    <w:p w:rsidR="00FF4F2F" w:rsidRDefault="00FF4F2F">
      <w:pPr>
        <w:ind w:left="360"/>
      </w:pPr>
      <w:r>
        <w:t xml:space="preserve">Manage the request to inhibit reverse as described in Section </w:t>
      </w:r>
      <w:hyperlink w:anchor="_–_Reverse_Inhibit_1" w:history="1">
        <w:r>
          <w:rPr>
            <w:rStyle w:val="Hyperlink"/>
          </w:rPr>
          <w:t>5.8.7.2</w:t>
        </w:r>
      </w:hyperlink>
      <w:r>
        <w:t>.</w:t>
      </w:r>
    </w:p>
    <w:p w:rsidR="00FF4F2F" w:rsidRDefault="00FF4F2F">
      <w:r>
        <w:t>EndIf</w:t>
      </w:r>
    </w:p>
    <w:p w:rsidR="00FF4F2F" w:rsidRDefault="00FF4F2F"/>
    <w:p w:rsidR="00FF4F2F" w:rsidRDefault="00FF4F2F">
      <w:pPr>
        <w:pStyle w:val="Heading4"/>
      </w:pPr>
      <w:bookmarkStart w:id="1231" w:name="_–_Reverse_Inhibit"/>
      <w:bookmarkEnd w:id="1231"/>
      <w:r>
        <w:t xml:space="preserve"> </w:t>
      </w:r>
      <w:bookmarkStart w:id="1232" w:name="_Toc223513385"/>
      <w:r>
        <w:t>– Reverse Inhibit for Reverse Enable Solenoid Applications</w:t>
      </w:r>
      <w:bookmarkEnd w:id="1232"/>
    </w:p>
    <w:p w:rsidR="00FF4F2F" w:rsidRDefault="00FF4F2F"/>
    <w:p w:rsidR="00FF4F2F" w:rsidRDefault="00FF4F2F">
      <w:r>
        <w:t>If (Reverse Inhibit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reverse inhibit output shall be commanded to the state requested in Reverse Inhibit On</w:t>
      </w:r>
    </w:p>
    <w:p w:rsidR="00FF4F2F" w:rsidRDefault="00FF4F2F">
      <w:pPr>
        <w:ind w:left="1080"/>
      </w:pPr>
      <w:r>
        <w:t>If Reverse Inhibit On = True</w:t>
      </w:r>
    </w:p>
    <w:p w:rsidR="00FF4F2F" w:rsidRDefault="00FF4F2F">
      <w:pPr>
        <w:ind w:left="1440"/>
      </w:pPr>
      <w:r>
        <w:lastRenderedPageBreak/>
        <w:t>De-energize Reverse Inhibit Output (command solenoid off to inhibit reverse).</w:t>
      </w:r>
    </w:p>
    <w:p w:rsidR="00FF4F2F" w:rsidRDefault="00FF4F2F">
      <w:pPr>
        <w:ind w:left="1080"/>
      </w:pPr>
      <w:r>
        <w:t>Else</w:t>
      </w:r>
    </w:p>
    <w:p w:rsidR="00FF4F2F" w:rsidRDefault="00FF4F2F">
      <w:pPr>
        <w:ind w:left="1440"/>
      </w:pPr>
      <w:r>
        <w:t>Energize Reverse Inhibit Output (command solenoid on to allow reverse)</w:t>
      </w:r>
    </w:p>
    <w:p w:rsidR="00FF4F2F" w:rsidRDefault="00FF4F2F">
      <w:pPr>
        <w:ind w:left="1080"/>
      </w:pPr>
      <w:r>
        <w:t>EndIf</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$0004</w:t>
            </w:r>
          </w:p>
        </w:tc>
        <w:tc>
          <w:tcPr>
            <w:tcW w:w="6768" w:type="dxa"/>
            <w:tcBorders>
              <w:top w:val="nil"/>
            </w:tcBorders>
          </w:tcPr>
          <w:p w:rsidR="00FF4F2F" w:rsidRDefault="00FF4F2F">
            <w:pPr>
              <w:rPr>
                <w:rFonts w:ascii="Arial" w:hAnsi="Arial"/>
                <w:sz w:val="16"/>
              </w:rPr>
            </w:pPr>
            <w:r>
              <w:rPr>
                <w:rFonts w:ascii="Arial" w:hAnsi="Arial"/>
                <w:sz w:val="16"/>
              </w:rPr>
              <w:t>Invalid device control selected.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$0401</w:t>
            </w:r>
          </w:p>
        </w:tc>
        <w:tc>
          <w:tcPr>
            <w:tcW w:w="6768" w:type="dxa"/>
            <w:tcBorders>
              <w:top w:val="nil"/>
            </w:tcBorders>
          </w:tcPr>
          <w:p w:rsidR="00FF4F2F" w:rsidRDefault="00FF4F2F">
            <w:pPr>
              <w:rPr>
                <w:rFonts w:ascii="Arial" w:hAnsi="Arial"/>
                <w:sz w:val="16"/>
              </w:rPr>
            </w:pPr>
            <w:r>
              <w:rPr>
                <w:rFonts w:ascii="Arial" w:hAnsi="Arial"/>
                <w:sz w:val="16"/>
              </w:rPr>
              <w:t>Vehicle speed is not equal to zero</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$0402</w:t>
            </w:r>
          </w:p>
        </w:tc>
        <w:tc>
          <w:tcPr>
            <w:tcW w:w="6768" w:type="dxa"/>
            <w:tcBorders>
              <w:top w:val="nil"/>
            </w:tcBorders>
          </w:tcPr>
          <w:p w:rsidR="00FF4F2F" w:rsidRDefault="00FF4F2F">
            <w:pPr>
              <w:rPr>
                <w:rFonts w:ascii="Arial" w:hAnsi="Arial"/>
                <w:sz w:val="16"/>
              </w:rPr>
            </w:pPr>
            <w:r>
              <w:rPr>
                <w:rFonts w:ascii="Arial" w:hAnsi="Arial"/>
                <w:sz w:val="16"/>
              </w:rPr>
              <w:t>Vehicle speed data is not valid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4"/>
      </w:pPr>
      <w:bookmarkStart w:id="1233" w:name="_–_Reverse_Inhibit_1"/>
      <w:bookmarkEnd w:id="1233"/>
      <w:r>
        <w:t xml:space="preserve"> </w:t>
      </w:r>
      <w:bookmarkStart w:id="1234" w:name="_Toc223513386"/>
      <w:r>
        <w:t>– Reverse Inhibit for Reverse Inhibit Solenoid Applications</w:t>
      </w:r>
      <w:bookmarkEnd w:id="1234"/>
    </w:p>
    <w:p w:rsidR="00FF4F2F" w:rsidRDefault="00FF4F2F"/>
    <w:p w:rsidR="00FF4F2F" w:rsidRDefault="00FF4F2F">
      <w:r>
        <w:t>If (Reverse Inhibit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reverse inhibit output shall be commanded to the state requested in Reverse Inhibit On</w:t>
      </w:r>
    </w:p>
    <w:p w:rsidR="00FF4F2F" w:rsidRDefault="00FF4F2F">
      <w:pPr>
        <w:ind w:left="1080"/>
      </w:pPr>
      <w:r>
        <w:t>If Reverse Inhibit On = True</w:t>
      </w:r>
    </w:p>
    <w:p w:rsidR="00FF4F2F" w:rsidRDefault="00FF4F2F">
      <w:pPr>
        <w:ind w:left="1440"/>
      </w:pPr>
      <w:r>
        <w:t>Energize Reverse Inhibit Output (command solenoid on to inhibit reverse).</w:t>
      </w:r>
    </w:p>
    <w:p w:rsidR="00FF4F2F" w:rsidRDefault="00FF4F2F">
      <w:pPr>
        <w:ind w:left="1080"/>
      </w:pPr>
      <w:r>
        <w:t>Else</w:t>
      </w:r>
    </w:p>
    <w:p w:rsidR="00FF4F2F" w:rsidRDefault="00FF4F2F">
      <w:pPr>
        <w:ind w:left="1440"/>
      </w:pPr>
      <w:r>
        <w:t>De-energize Reverse Inhibit Output (command solenoid off to allow reverse)</w:t>
      </w:r>
    </w:p>
    <w:p w:rsidR="00FF4F2F" w:rsidRDefault="00FF4F2F">
      <w:pPr>
        <w:ind w:left="1080"/>
      </w:pPr>
      <w:r>
        <w:t>EndIf</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$0004</w:t>
            </w:r>
          </w:p>
        </w:tc>
        <w:tc>
          <w:tcPr>
            <w:tcW w:w="6768" w:type="dxa"/>
            <w:tcBorders>
              <w:top w:val="nil"/>
            </w:tcBorders>
          </w:tcPr>
          <w:p w:rsidR="00FF4F2F" w:rsidRDefault="00FF4F2F">
            <w:pPr>
              <w:rPr>
                <w:rFonts w:ascii="Arial" w:hAnsi="Arial"/>
                <w:sz w:val="16"/>
              </w:rPr>
            </w:pPr>
            <w:r>
              <w:rPr>
                <w:rFonts w:ascii="Arial" w:hAnsi="Arial"/>
                <w:sz w:val="16"/>
              </w:rPr>
              <w:t>Invalid device control selected.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$0401</w:t>
            </w:r>
          </w:p>
        </w:tc>
        <w:tc>
          <w:tcPr>
            <w:tcW w:w="6768" w:type="dxa"/>
            <w:tcBorders>
              <w:top w:val="nil"/>
            </w:tcBorders>
          </w:tcPr>
          <w:p w:rsidR="00FF4F2F" w:rsidRDefault="00FF4F2F">
            <w:pPr>
              <w:rPr>
                <w:rFonts w:ascii="Arial" w:hAnsi="Arial"/>
                <w:sz w:val="16"/>
              </w:rPr>
            </w:pPr>
            <w:r>
              <w:rPr>
                <w:rFonts w:ascii="Arial" w:hAnsi="Arial"/>
                <w:sz w:val="16"/>
              </w:rPr>
              <w:t>Vehicle speed is not equal to zero</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$0402</w:t>
            </w:r>
          </w:p>
        </w:tc>
        <w:tc>
          <w:tcPr>
            <w:tcW w:w="6768" w:type="dxa"/>
            <w:tcBorders>
              <w:top w:val="nil"/>
            </w:tcBorders>
          </w:tcPr>
          <w:p w:rsidR="00FF4F2F" w:rsidRDefault="00FF4F2F">
            <w:pPr>
              <w:rPr>
                <w:rFonts w:ascii="Arial" w:hAnsi="Arial"/>
                <w:sz w:val="16"/>
              </w:rPr>
            </w:pPr>
            <w:r>
              <w:rPr>
                <w:rFonts w:ascii="Arial" w:hAnsi="Arial"/>
                <w:sz w:val="16"/>
              </w:rPr>
              <w:t>Vehicle speed data is not valid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35" w:name="_Toc223513387"/>
      <w:r>
        <w:t>RTDR – Vehicle Lift/Dive Device Control</w:t>
      </w:r>
      <w:bookmarkEnd w:id="1235"/>
    </w:p>
    <w:p w:rsidR="00FF4F2F" w:rsidRDefault="00FF4F2F"/>
    <w:p w:rsidR="00FF4F2F" w:rsidRDefault="00FF4F2F">
      <w:r>
        <w:t>This device control is used to override the state of the Vehicle Lift/Dive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Vehicle Lift/Dive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Vehicle Lift/Dive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(Vehicle Lift/Dive Enable is True)</w:t>
      </w:r>
    </w:p>
    <w:p w:rsidR="00FF4F2F" w:rsidRDefault="00FF4F2F">
      <w:pPr>
        <w:ind w:left="360"/>
      </w:pPr>
      <w:r>
        <w:t>The vehicle lift/dive output shall be commanded to the state requested in Vehicle Lift/Dive On</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3"/>
      </w:pPr>
      <w:bookmarkStart w:id="1236" w:name="_Toc223513388"/>
      <w:r>
        <w:lastRenderedPageBreak/>
        <w:t>SKSR – Skip Shift Device Control</w:t>
      </w:r>
      <w:bookmarkEnd w:id="1236"/>
    </w:p>
    <w:p w:rsidR="00FF4F2F" w:rsidRDefault="00FF4F2F"/>
    <w:p w:rsidR="00FF4F2F" w:rsidRDefault="00FF4F2F">
      <w:r>
        <w:t>This device control is used to override the state of the Skip Shift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Skip Shift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Skip Shift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(Skip Shift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skip shift output shall be commanded to the state requested in Skip Shift On</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$0001</w:t>
            </w:r>
          </w:p>
        </w:tc>
        <w:tc>
          <w:tcPr>
            <w:tcW w:w="6768" w:type="dxa"/>
            <w:tcBorders>
              <w:top w:val="nil"/>
            </w:tcBorders>
          </w:tcPr>
          <w:p w:rsidR="00FF4F2F" w:rsidRDefault="00FF4F2F">
            <w:pPr>
              <w:rPr>
                <w:rFonts w:ascii="Arial" w:hAnsi="Arial"/>
                <w:sz w:val="16"/>
              </w:rPr>
            </w:pPr>
            <w:r>
              <w:rPr>
                <w:rFonts w:ascii="Arial" w:hAnsi="Arial"/>
                <w:sz w:val="16"/>
              </w:rPr>
              <w:t xml:space="preserve">Generic Device Control Timer (30 second enable, 60 second disable) </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37" w:name="_Toc223513389"/>
      <w:r>
        <w:t>STRR – Starter Relay Device Control</w:t>
      </w:r>
      <w:bookmarkEnd w:id="1237"/>
    </w:p>
    <w:p w:rsidR="00FF4F2F" w:rsidRDefault="00FF4F2F"/>
    <w:p w:rsidR="00FF4F2F" w:rsidRDefault="00FF4F2F">
      <w:r>
        <w:t>This device control is used to override the state of the Starter Relay output.  Fuel and spark are disabled to prevent the engine from starting if the starter relay output is commanded on.</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Starter Relay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Starter Relay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(Starter Relay Enable is True)</w:t>
      </w:r>
    </w:p>
    <w:p w:rsidR="00FF4F2F" w:rsidRDefault="00FF4F2F">
      <w:pPr>
        <w:pStyle w:val="BodyTextIndent"/>
      </w:pPr>
      <w:r>
        <w:t>If (starter relay output is currently commanded off)</w:t>
      </w:r>
    </w:p>
    <w:p w:rsidR="00FF4F2F" w:rsidRDefault="00FF4F2F">
      <w:pPr>
        <w:ind w:left="720"/>
      </w:pPr>
      <w:r>
        <w:t>If (Starter Relay On is True)</w:t>
      </w:r>
    </w:p>
    <w:p w:rsidR="00FF4F2F" w:rsidRDefault="00FF4F2F">
      <w:pPr>
        <w:pStyle w:val="BodyTextIndent2"/>
      </w:pPr>
      <w:r>
        <w:t>If (Limits $1600, $0201, $0206, $2B00, $0903, $2C07, $0402, $0401, $0405, $1603, and $0008 in the following table are exceeded)</w:t>
      </w:r>
    </w:p>
    <w:p w:rsidR="00FF4F2F" w:rsidRDefault="00FF4F2F">
      <w:pPr>
        <w:ind w:left="1440"/>
      </w:pPr>
      <w:r>
        <w:t>Report the appropriate device control limit exceeded return code to the tester.</w:t>
      </w:r>
    </w:p>
    <w:p w:rsidR="00FF4F2F" w:rsidRDefault="00FF4F2F">
      <w:pPr>
        <w:ind w:left="1440"/>
      </w:pPr>
      <w:r>
        <w:t>Return to normal control.</w:t>
      </w:r>
    </w:p>
    <w:p w:rsidR="00FF4F2F" w:rsidRDefault="00FF4F2F">
      <w:pPr>
        <w:ind w:left="1080"/>
      </w:pPr>
      <w:r>
        <w:t>Else</w:t>
      </w:r>
    </w:p>
    <w:p w:rsidR="00FF4F2F" w:rsidRDefault="00FF4F2F">
      <w:pPr>
        <w:ind w:left="1440"/>
      </w:pPr>
      <w:r>
        <w:t>The starter relay output shall be commanded on</w:t>
      </w:r>
    </w:p>
    <w:p w:rsidR="00FF4F2F" w:rsidRDefault="00FF4F2F">
      <w:pPr>
        <w:ind w:left="1080"/>
      </w:pPr>
      <w:r>
        <w:t>EndIf</w:t>
      </w:r>
    </w:p>
    <w:p w:rsidR="00FF4F2F" w:rsidRDefault="00FF4F2F">
      <w:pPr>
        <w:ind w:left="720"/>
      </w:pPr>
      <w:r>
        <w:t>Else</w:t>
      </w:r>
    </w:p>
    <w:p w:rsidR="00FF4F2F" w:rsidRDefault="00FF4F2F">
      <w:pPr>
        <w:ind w:left="1080"/>
      </w:pPr>
      <w:r>
        <w:t>The starter relay output shall be commanded off</w:t>
      </w:r>
    </w:p>
    <w:p w:rsidR="00FF4F2F" w:rsidRDefault="00FF4F2F">
      <w:pPr>
        <w:ind w:left="720"/>
      </w:pPr>
      <w:r>
        <w:t>EndIf</w:t>
      </w:r>
    </w:p>
    <w:p w:rsidR="00FF4F2F" w:rsidRDefault="00FF4F2F">
      <w:pPr>
        <w:ind w:left="360"/>
      </w:pPr>
      <w:r>
        <w:t xml:space="preserve">Else  </w:t>
      </w:r>
    </w:p>
    <w:p w:rsidR="00FF4F2F" w:rsidRDefault="00FF4F2F">
      <w:pPr>
        <w:ind w:left="720"/>
      </w:pPr>
      <w:r>
        <w:t>If (Starter Relay On is True)</w:t>
      </w:r>
    </w:p>
    <w:p w:rsidR="00FF4F2F" w:rsidRDefault="00FF4F2F">
      <w:pPr>
        <w:pStyle w:val="BodyTextIndent2"/>
      </w:pPr>
      <w:r>
        <w:t>If (Limits $2B00, $0903, $2C07, $0207, $0402, $0401, $0405, $1603, and $0008 in the following table are exceeded)</w:t>
      </w:r>
    </w:p>
    <w:p w:rsidR="00FF4F2F" w:rsidRDefault="00FF4F2F">
      <w:pPr>
        <w:ind w:left="1440"/>
      </w:pPr>
      <w:r>
        <w:t>Report the appropriate device control limit exceeded return code to the tester.</w:t>
      </w:r>
    </w:p>
    <w:p w:rsidR="00FF4F2F" w:rsidRDefault="00FF4F2F">
      <w:pPr>
        <w:ind w:left="1440"/>
      </w:pPr>
      <w:r>
        <w:t>Return to normal control.</w:t>
      </w:r>
    </w:p>
    <w:p w:rsidR="00FF4F2F" w:rsidRDefault="00FF4F2F">
      <w:pPr>
        <w:ind w:left="1080"/>
      </w:pPr>
      <w:r>
        <w:t>Else</w:t>
      </w:r>
    </w:p>
    <w:p w:rsidR="00FF4F2F" w:rsidRDefault="00FF4F2F">
      <w:pPr>
        <w:ind w:left="1440"/>
      </w:pPr>
      <w:r>
        <w:t xml:space="preserve">The starter relay output shall be commanded on </w:t>
      </w:r>
    </w:p>
    <w:p w:rsidR="00FF4F2F" w:rsidRDefault="00FF4F2F">
      <w:pPr>
        <w:ind w:left="1440" w:firstLine="360"/>
      </w:pPr>
      <w:r>
        <w:lastRenderedPageBreak/>
        <w:t>(fuel and spark control are also disabled to prevent the engine from starting)</w:t>
      </w:r>
    </w:p>
    <w:p w:rsidR="00FF4F2F" w:rsidRDefault="00FF4F2F">
      <w:pPr>
        <w:ind w:left="1080"/>
      </w:pPr>
      <w:r>
        <w:t>EndIf</w:t>
      </w:r>
    </w:p>
    <w:p w:rsidR="00FF4F2F" w:rsidRDefault="00FF4F2F">
      <w:pPr>
        <w:ind w:left="720"/>
      </w:pPr>
      <w:r>
        <w:t>Else</w:t>
      </w:r>
    </w:p>
    <w:p w:rsidR="00FF4F2F" w:rsidRDefault="00FF4F2F">
      <w:pPr>
        <w:ind w:left="1080"/>
      </w:pPr>
      <w:r>
        <w:t>The starter relay output shall be commanded off</w:t>
      </w:r>
    </w:p>
    <w:p w:rsidR="00FF4F2F" w:rsidRDefault="00FF4F2F">
      <w:pPr>
        <w:ind w:left="720"/>
      </w:pPr>
      <w:r>
        <w:t>EndIf</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$0201</w:t>
            </w:r>
          </w:p>
        </w:tc>
        <w:tc>
          <w:tcPr>
            <w:tcW w:w="6768" w:type="dxa"/>
            <w:tcBorders>
              <w:top w:val="nil"/>
            </w:tcBorders>
          </w:tcPr>
          <w:p w:rsidR="00FF4F2F" w:rsidRDefault="00FF4F2F">
            <w:pPr>
              <w:rPr>
                <w:rFonts w:ascii="Arial" w:hAnsi="Arial"/>
                <w:sz w:val="16"/>
              </w:rPr>
            </w:pPr>
            <w:r>
              <w:rPr>
                <w:rFonts w:ascii="Arial" w:hAnsi="Arial"/>
                <w:sz w:val="16"/>
              </w:rPr>
              <w:t>Engine is rotating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$1600</w:t>
            </w:r>
          </w:p>
        </w:tc>
        <w:tc>
          <w:tcPr>
            <w:tcW w:w="6768" w:type="dxa"/>
            <w:tcBorders>
              <w:top w:val="nil"/>
            </w:tcBorders>
          </w:tcPr>
          <w:p w:rsidR="00FF4F2F" w:rsidRDefault="00FF4F2F">
            <w:pPr>
              <w:rPr>
                <w:rFonts w:ascii="Arial" w:hAnsi="Arial"/>
                <w:sz w:val="16"/>
              </w:rPr>
            </w:pPr>
            <w:r>
              <w:rPr>
                <w:rFonts w:ascii="Arial" w:hAnsi="Arial"/>
                <w:sz w:val="16"/>
              </w:rPr>
              <w:t>Engine rotating data is not valid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$0206</w:t>
            </w:r>
          </w:p>
        </w:tc>
        <w:tc>
          <w:tcPr>
            <w:tcW w:w="6768" w:type="dxa"/>
            <w:tcBorders>
              <w:top w:val="nil"/>
            </w:tcBorders>
          </w:tcPr>
          <w:p w:rsidR="00FF4F2F" w:rsidRDefault="00FF4F2F">
            <w:pPr>
              <w:rPr>
                <w:rFonts w:ascii="Arial" w:hAnsi="Arial"/>
                <w:sz w:val="16"/>
              </w:rPr>
            </w:pPr>
            <w:r>
              <w:rPr>
                <w:rFonts w:ascii="Arial" w:hAnsi="Arial"/>
                <w:sz w:val="16"/>
              </w:rPr>
              <w:t>Theft system inhibiting starter enable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$2B00</w:t>
            </w:r>
          </w:p>
        </w:tc>
        <w:tc>
          <w:tcPr>
            <w:tcW w:w="6768" w:type="dxa"/>
            <w:tcBorders>
              <w:top w:val="nil"/>
            </w:tcBorders>
          </w:tcPr>
          <w:p w:rsidR="00FF4F2F" w:rsidRDefault="00FF4F2F">
            <w:pPr>
              <w:rPr>
                <w:rFonts w:ascii="Arial" w:hAnsi="Arial"/>
                <w:sz w:val="16"/>
              </w:rPr>
            </w:pPr>
            <w:r>
              <w:rPr>
                <w:rFonts w:ascii="Arial" w:hAnsi="Arial"/>
                <w:sz w:val="16"/>
              </w:rPr>
              <w:t>Transmission gear data is not valid (automatic or manual transmission)</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$0903</w:t>
            </w:r>
          </w:p>
        </w:tc>
        <w:tc>
          <w:tcPr>
            <w:tcW w:w="6768" w:type="dxa"/>
            <w:tcBorders>
              <w:top w:val="nil"/>
            </w:tcBorders>
          </w:tcPr>
          <w:p w:rsidR="00FF4F2F" w:rsidRDefault="00FF4F2F">
            <w:pPr>
              <w:rPr>
                <w:rFonts w:ascii="Arial" w:hAnsi="Arial"/>
                <w:sz w:val="16"/>
              </w:rPr>
            </w:pPr>
            <w:r>
              <w:rPr>
                <w:rFonts w:ascii="Arial" w:hAnsi="Arial"/>
                <w:sz w:val="16"/>
              </w:rPr>
              <w:t>Transmission is in gear (automatic transmission)</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$2C07</w:t>
            </w:r>
          </w:p>
        </w:tc>
        <w:tc>
          <w:tcPr>
            <w:tcW w:w="6768" w:type="dxa"/>
            <w:tcBorders>
              <w:top w:val="nil"/>
            </w:tcBorders>
          </w:tcPr>
          <w:p w:rsidR="00FF4F2F" w:rsidRDefault="00FF4F2F">
            <w:pPr>
              <w:rPr>
                <w:rFonts w:ascii="Arial" w:hAnsi="Arial"/>
                <w:sz w:val="16"/>
              </w:rPr>
            </w:pPr>
            <w:r>
              <w:rPr>
                <w:rFonts w:ascii="Arial" w:hAnsi="Arial"/>
                <w:sz w:val="16"/>
              </w:rPr>
              <w:t>Transmission is in gear (manual transmission)</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$0405</w:t>
            </w:r>
          </w:p>
        </w:tc>
        <w:tc>
          <w:tcPr>
            <w:tcW w:w="6768" w:type="dxa"/>
            <w:tcBorders>
              <w:top w:val="nil"/>
            </w:tcBorders>
          </w:tcPr>
          <w:p w:rsidR="00FF4F2F" w:rsidRDefault="00FF4F2F">
            <w:pPr>
              <w:rPr>
                <w:rFonts w:ascii="Arial" w:hAnsi="Arial"/>
                <w:sz w:val="16"/>
              </w:rPr>
            </w:pPr>
            <w:r>
              <w:rPr>
                <w:rFonts w:ascii="Arial" w:hAnsi="Arial"/>
                <w:sz w:val="16"/>
              </w:rPr>
              <w:t>Run/Crank voltage is too low</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$1603</w:t>
            </w:r>
          </w:p>
        </w:tc>
        <w:tc>
          <w:tcPr>
            <w:tcW w:w="6768" w:type="dxa"/>
            <w:tcBorders>
              <w:top w:val="nil"/>
            </w:tcBorders>
          </w:tcPr>
          <w:p w:rsidR="00FF4F2F" w:rsidRDefault="00FF4F2F">
            <w:pPr>
              <w:rPr>
                <w:rFonts w:ascii="Arial" w:hAnsi="Arial"/>
                <w:sz w:val="16"/>
              </w:rPr>
            </w:pPr>
            <w:r>
              <w:rPr>
                <w:rFonts w:ascii="Arial" w:hAnsi="Arial"/>
                <w:sz w:val="16"/>
              </w:rPr>
              <w:t>ETC system inhibiting starter enable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$0008</w:t>
            </w:r>
          </w:p>
        </w:tc>
        <w:tc>
          <w:tcPr>
            <w:tcW w:w="6768" w:type="dxa"/>
            <w:tcBorders>
              <w:top w:val="nil"/>
            </w:tcBorders>
          </w:tcPr>
          <w:p w:rsidR="00FF4F2F" w:rsidRDefault="00FF4F2F">
            <w:pPr>
              <w:rPr>
                <w:rFonts w:ascii="Arial" w:hAnsi="Arial"/>
                <w:sz w:val="16"/>
              </w:rPr>
            </w:pPr>
            <w:r>
              <w:rPr>
                <w:rFonts w:ascii="Arial" w:hAnsi="Arial"/>
                <w:sz w:val="16"/>
              </w:rPr>
              <w:t>Not enough time has elapsed since the last time the starter has been enabled via device control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$0207</w:t>
            </w:r>
          </w:p>
        </w:tc>
        <w:tc>
          <w:tcPr>
            <w:tcW w:w="6768" w:type="dxa"/>
            <w:tcBorders>
              <w:top w:val="nil"/>
            </w:tcBorders>
          </w:tcPr>
          <w:p w:rsidR="00FF4F2F" w:rsidRDefault="00FF4F2F">
            <w:pPr>
              <w:rPr>
                <w:rFonts w:ascii="Arial" w:hAnsi="Arial"/>
                <w:sz w:val="16"/>
              </w:rPr>
            </w:pPr>
            <w:r>
              <w:rPr>
                <w:rFonts w:ascii="Arial" w:hAnsi="Arial"/>
                <w:sz w:val="16"/>
              </w:rPr>
              <w:t>No engine rotation has been detected after starter has been enabled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$0401</w:t>
            </w:r>
          </w:p>
        </w:tc>
        <w:tc>
          <w:tcPr>
            <w:tcW w:w="6768" w:type="dxa"/>
            <w:tcBorders>
              <w:top w:val="nil"/>
            </w:tcBorders>
          </w:tcPr>
          <w:p w:rsidR="00FF4F2F" w:rsidRDefault="00FF4F2F">
            <w:pPr>
              <w:rPr>
                <w:rFonts w:ascii="Arial" w:hAnsi="Arial"/>
                <w:sz w:val="16"/>
              </w:rPr>
            </w:pPr>
            <w:r>
              <w:rPr>
                <w:rFonts w:ascii="Arial" w:hAnsi="Arial"/>
                <w:sz w:val="16"/>
              </w:rPr>
              <w:t>Vehicle speed is not equal to zero</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$0402</w:t>
            </w:r>
          </w:p>
        </w:tc>
        <w:tc>
          <w:tcPr>
            <w:tcW w:w="6768" w:type="dxa"/>
            <w:tcBorders>
              <w:top w:val="nil"/>
            </w:tcBorders>
          </w:tcPr>
          <w:p w:rsidR="00FF4F2F" w:rsidRDefault="00FF4F2F">
            <w:pPr>
              <w:rPr>
                <w:rFonts w:ascii="Arial" w:hAnsi="Arial"/>
                <w:sz w:val="16"/>
              </w:rPr>
            </w:pPr>
            <w:r>
              <w:rPr>
                <w:rFonts w:ascii="Arial" w:hAnsi="Arial"/>
                <w:sz w:val="16"/>
              </w:rPr>
              <w:t>Vehicle speed data is not valid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38" w:name="_Toc223513390"/>
      <w:r>
        <w:t>DFIR – Malfunction Indicator Lamp Device Control</w:t>
      </w:r>
      <w:bookmarkEnd w:id="1238"/>
    </w:p>
    <w:p w:rsidR="00FF4F2F" w:rsidRDefault="00FF4F2F"/>
    <w:p w:rsidR="00FF4F2F" w:rsidRDefault="00FF4F2F">
      <w:r>
        <w:t>This device control is used to either turn the Malfunction Indicator Lamp (MIL) on or off.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Malfunction Indicator Lamp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Malfunction Indicator Lamp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(Malfunction Indicator Lamp Enable is True)</w:t>
      </w:r>
    </w:p>
    <w:p w:rsidR="00FF4F2F" w:rsidRDefault="00FF4F2F">
      <w:pPr>
        <w:ind w:left="360"/>
      </w:pPr>
      <w:r>
        <w:t>If (Malfunction Indicator Lamp On is False)</w:t>
      </w:r>
    </w:p>
    <w:p w:rsidR="00FF4F2F" w:rsidRDefault="00FF4F2F">
      <w:pPr>
        <w:ind w:left="720"/>
      </w:pPr>
      <w:r>
        <w:t>The Malfunction Indicator Lamp shall be commanded off</w:t>
      </w:r>
    </w:p>
    <w:p w:rsidR="00FF4F2F" w:rsidRDefault="00FF4F2F">
      <w:pPr>
        <w:ind w:left="360"/>
      </w:pPr>
      <w:r>
        <w:t>Else</w:t>
      </w:r>
    </w:p>
    <w:p w:rsidR="00FF4F2F" w:rsidRDefault="00FF4F2F">
      <w:pPr>
        <w:ind w:left="720"/>
      </w:pPr>
      <w:r>
        <w:t>The Malfunction Indicator Lamp shall be commanded on</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3"/>
      </w:pPr>
      <w:bookmarkStart w:id="1239" w:name="_Toc223513391"/>
      <w:r>
        <w:t>CL2R – Class 2 Learned Source Identifiers Reset Trigger Device Control</w:t>
      </w:r>
      <w:bookmarkEnd w:id="1239"/>
    </w:p>
    <w:p w:rsidR="00FF4F2F" w:rsidRDefault="00FF4F2F"/>
    <w:p w:rsidR="00FF4F2F" w:rsidRDefault="00FF4F2F">
      <w:r>
        <w:t>This device control is used to reset the Class 2 Message Handler "learned" source ID's if maintained in non-volatile memory (memory which may be retained when battery voltage is removed from the powertrain controller).  This function is used when transferring a powertrain controller between vehicles that have different platform option content.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lastRenderedPageBreak/>
              <w:t>Class 2 Learned Source Identifiers Reset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(Class 2 Learned Source Identifiers Reset Trigger is True)</w:t>
      </w:r>
    </w:p>
    <w:p w:rsidR="00FF4F2F" w:rsidRDefault="00FF4F2F">
      <w:pPr>
        <w:ind w:left="360"/>
      </w:pPr>
      <w:r>
        <w:t>If (the source identifiers are reset)</w:t>
      </w:r>
    </w:p>
    <w:p w:rsidR="00FF4F2F" w:rsidRDefault="00FF4F2F">
      <w:pPr>
        <w:ind w:left="720"/>
      </w:pPr>
      <w:r>
        <w:t>Return to normal control.</w:t>
      </w:r>
    </w:p>
    <w:p w:rsidR="00FF4F2F" w:rsidRDefault="00FF4F2F">
      <w:pPr>
        <w:ind w:left="360"/>
      </w:pPr>
      <w:r>
        <w:t>Else</w:t>
      </w:r>
    </w:p>
    <w:p w:rsidR="00FF4F2F" w:rsidRDefault="00FF4F2F">
      <w:pPr>
        <w:ind w:left="720"/>
      </w:pPr>
      <w:r>
        <w:t>Reset the source identifiers</w:t>
      </w:r>
    </w:p>
    <w:p w:rsidR="00FF4F2F" w:rsidRDefault="00FF4F2F">
      <w:pPr>
        <w:ind w:left="360"/>
      </w:pPr>
      <w:r>
        <w:t>EndIf</w:t>
      </w:r>
    </w:p>
    <w:p w:rsidR="00FF4F2F" w:rsidRDefault="00FF4F2F">
      <w:r>
        <w:t>Else</w:t>
      </w:r>
    </w:p>
    <w:p w:rsidR="00FF4F2F" w:rsidRDefault="00FF4F2F">
      <w:pPr>
        <w:pStyle w:val="BodyTextIndent"/>
      </w:pPr>
      <w:r>
        <w:t>Return to normal control.</w:t>
      </w:r>
    </w:p>
    <w:p w:rsidR="00FF4F2F" w:rsidRDefault="00FF4F2F">
      <w:r>
        <w:t>EndIf</w:t>
      </w:r>
    </w:p>
    <w:p w:rsidR="00FF4F2F" w:rsidRDefault="00FF4F2F"/>
    <w:p w:rsidR="00FF4F2F" w:rsidRDefault="00FF4F2F">
      <w:pPr>
        <w:pStyle w:val="Heading3"/>
      </w:pPr>
      <w:bookmarkStart w:id="1240" w:name="_Toc223513392"/>
      <w:r>
        <w:t>FANR – Cooling Fan Relay Driver Device Control</w:t>
      </w:r>
      <w:bookmarkEnd w:id="1240"/>
    </w:p>
    <w:p w:rsidR="00FF4F2F" w:rsidRDefault="00FF4F2F"/>
    <w:p w:rsidR="00FF4F2F" w:rsidRDefault="00FF4F2F">
      <w:r>
        <w:t>This device control is used to override the state of the Discrete Cooling Fan Relay outputs.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Cooling Fan Relay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Cooling Fan Relay 1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Cooling Fan Relay 2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Cooling Fan Relay 3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(Cooling Fan Relay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cooling fan relay 1 output shall be commanded to the state requested in Cooling Fan Relay 1 On</w:t>
      </w:r>
    </w:p>
    <w:p w:rsidR="00FF4F2F" w:rsidRDefault="00FF4F2F">
      <w:pPr>
        <w:ind w:left="720"/>
      </w:pPr>
      <w:r>
        <w:t>The cooling fan relay 2 output shall be commanded to the state requested in Cooling Fan Relay 2 On</w:t>
      </w:r>
    </w:p>
    <w:p w:rsidR="00FF4F2F" w:rsidRDefault="00FF4F2F">
      <w:pPr>
        <w:ind w:left="720"/>
      </w:pPr>
      <w:r>
        <w:t>The cooling fan relay 3 output shall be commanded to the state requested in Cooling Fan Relay 3 On</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$0601</w:t>
            </w:r>
          </w:p>
        </w:tc>
        <w:tc>
          <w:tcPr>
            <w:tcW w:w="6768" w:type="dxa"/>
            <w:tcBorders>
              <w:top w:val="nil"/>
            </w:tcBorders>
          </w:tcPr>
          <w:p w:rsidR="00FF4F2F" w:rsidRDefault="00FF4F2F">
            <w:pPr>
              <w:rPr>
                <w:rFonts w:ascii="Arial" w:hAnsi="Arial"/>
                <w:sz w:val="16"/>
              </w:rPr>
            </w:pPr>
            <w:r>
              <w:rPr>
                <w:rFonts w:ascii="Arial" w:hAnsi="Arial"/>
                <w:sz w:val="16"/>
              </w:rPr>
              <w:t>Engine coolant temperature too high.</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2"/>
      </w:pPr>
      <w:bookmarkStart w:id="1241" w:name="_Toc223513393"/>
      <w:r>
        <w:t>CPID $28</w:t>
      </w:r>
      <w:bookmarkEnd w:id="1241"/>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$28</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Ignition Off Controller Shutdown Trigger</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Immediate Controller Shutdown Trigger</w:t>
            </w: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bl>
    <w:p w:rsidR="00FF4F2F" w:rsidRDefault="00FF4F2F"/>
    <w:p w:rsidR="00FF4F2F" w:rsidRDefault="00FF4F2F">
      <w:pPr>
        <w:pStyle w:val="Heading3"/>
      </w:pPr>
      <w:bookmarkStart w:id="1242" w:name="_Toc223513394"/>
      <w:r>
        <w:lastRenderedPageBreak/>
        <w:t>RBSR – Ignition Off Controller Shutdown Trigger Device Control</w:t>
      </w:r>
      <w:bookmarkEnd w:id="1242"/>
    </w:p>
    <w:p w:rsidR="00FF4F2F" w:rsidRDefault="00FF4F2F"/>
    <w:p w:rsidR="00FF4F2F" w:rsidRDefault="00FF4F2F">
      <w:r>
        <w:t>This device control is used to trigger a controller shutdown once the Run/Crank input is low in order to force a write of the RAM copy of NVM parameters to flash memory.  When the Run/Crank input is low, the ignition key has transitioned out of the Run position and into either the Accessory or Off position.  This device control will be sent at the successful completion of a DVT test in the assembly plant.  If power is being supplied to the controller (i.e., if the Accessory input is high), the controller will reset immediately following the shutdown sequence.</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Ignition Off Controller Shutdown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(Ignition Off Controller Shutdown Trigger is True)</w:t>
      </w:r>
    </w:p>
    <w:p w:rsidR="00FF4F2F" w:rsidRDefault="00FF4F2F">
      <w:pPr>
        <w:ind w:left="360"/>
      </w:pPr>
      <w:r>
        <w:t>Set an indication that a controller shutdown should be performed (once the Run/Crank input is low).</w:t>
      </w:r>
    </w:p>
    <w:p w:rsidR="00FF4F2F" w:rsidRDefault="00FF4F2F">
      <w:r>
        <w:t>EndIf</w:t>
      </w:r>
    </w:p>
    <w:p w:rsidR="00FF4F2F" w:rsidRDefault="00FF4F2F"/>
    <w:p w:rsidR="00FF4F2F" w:rsidRDefault="00FF4F2F">
      <w:r>
        <w:t>If (an indication that a controller shutdown should be performed has been set) AND (the Run/Crank input is low)</w:t>
      </w:r>
    </w:p>
    <w:p w:rsidR="00FF4F2F" w:rsidRDefault="00FF4F2F">
      <w:pPr>
        <w:ind w:left="360"/>
      </w:pPr>
      <w:r>
        <w:t>Trigger controller shutdown.</w:t>
      </w:r>
    </w:p>
    <w:p w:rsidR="00FF4F2F" w:rsidRDefault="00FF4F2F">
      <w:r>
        <w:t>EndIf</w:t>
      </w:r>
    </w:p>
    <w:p w:rsidR="00FF4F2F" w:rsidRDefault="00FF4F2F"/>
    <w:p w:rsidR="00FF4F2F" w:rsidRDefault="00FF4F2F">
      <w:pPr>
        <w:keepNext w:val="0"/>
        <w:keepLines w:val="0"/>
      </w:pPr>
    </w:p>
    <w:p w:rsidR="00FF4F2F" w:rsidRDefault="00FF4F2F">
      <w:pPr>
        <w:pStyle w:val="Heading3"/>
      </w:pPr>
      <w:bookmarkStart w:id="1243" w:name="_Toc223513395"/>
      <w:r>
        <w:lastRenderedPageBreak/>
        <w:t>RBSR – Immediate Controller Shutdown Trigger Device Control</w:t>
      </w:r>
      <w:bookmarkEnd w:id="1243"/>
    </w:p>
    <w:p w:rsidR="00FF4F2F" w:rsidRDefault="00FF4F2F"/>
    <w:p w:rsidR="00FF4F2F" w:rsidRDefault="00FF4F2F">
      <w:r>
        <w:t>This device control is used to trigger a controller shutdown immediately in order to force a write of the RAM copy of NVM parameters to flash memory.  This device control will be sent following a reprogramming event in the assembly plant.  If the controller is an ECM, the immediate controller shutdown will not be allowed if the engine is rotating.  If power is being supplied to the controller (i.e., if the Run/Crank or Accessory inputs are high), the controller will reset immediately following the shutdown sequence.</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Immediate Controller Shutdown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(Immediate Controller Shutdown Trigger is True)</w:t>
      </w:r>
    </w:p>
    <w:p w:rsidR="00FF4F2F" w:rsidRDefault="00FF4F2F">
      <w:pPr>
        <w:ind w:left="360"/>
      </w:pPr>
      <w:r>
        <w:t>If (the controller is an ECM) AND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360"/>
      </w:pPr>
      <w:r>
        <w:t>Else</w:t>
      </w:r>
    </w:p>
    <w:p w:rsidR="00FF4F2F" w:rsidRDefault="00FF4F2F">
      <w:pPr>
        <w:ind w:left="720"/>
      </w:pPr>
      <w:r>
        <w:t>Trigger controller shutdown.</w:t>
      </w:r>
    </w:p>
    <w:p w:rsidR="00FF4F2F" w:rsidRDefault="00FF4F2F">
      <w:pPr>
        <w:ind w:left="360"/>
      </w:pPr>
      <w:r>
        <w:t>EndIf</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$0201</w:t>
            </w:r>
          </w:p>
        </w:tc>
        <w:tc>
          <w:tcPr>
            <w:tcW w:w="6768" w:type="dxa"/>
            <w:tcBorders>
              <w:top w:val="nil"/>
            </w:tcBorders>
          </w:tcPr>
          <w:p w:rsidR="00FF4F2F" w:rsidRDefault="00FF4F2F">
            <w:pPr>
              <w:rPr>
                <w:rFonts w:ascii="Arial" w:hAnsi="Arial"/>
                <w:sz w:val="16"/>
              </w:rPr>
            </w:pPr>
            <w:r>
              <w:rPr>
                <w:rFonts w:ascii="Arial" w:hAnsi="Arial"/>
                <w:sz w:val="16"/>
              </w:rPr>
              <w:t>Engine speed not zero.</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bl>
    <w:p w:rsidR="00FF4F2F" w:rsidRDefault="00FF4F2F"/>
    <w:p w:rsidR="00FF4F2F" w:rsidRDefault="00FF4F2F">
      <w:pPr>
        <w:pStyle w:val="Heading2"/>
      </w:pPr>
      <w:bookmarkStart w:id="1244" w:name="_Toc223513396"/>
      <w:r>
        <w:t>CPID $30</w:t>
      </w:r>
      <w:bookmarkEnd w:id="124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$30</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Commanded Gear Enable</w:t>
            </w:r>
          </w:p>
        </w:tc>
        <w:tc>
          <w:tcPr>
            <w:tcW w:w="3240" w:type="dxa"/>
            <w:gridSpan w:val="3"/>
            <w:tcBorders>
              <w:top w:val="single" w:sz="12" w:space="0" w:color="auto"/>
            </w:tcBorders>
          </w:tcPr>
          <w:p w:rsidR="00FF4F2F" w:rsidRDefault="00FF4F2F">
            <w:pPr>
              <w:pStyle w:val="FootnoteText"/>
              <w:jc w:val="center"/>
              <w:rPr>
                <w:rFonts w:ascii="Arial" w:hAnsi="Arial"/>
              </w:rPr>
            </w:pPr>
            <w:r>
              <w:rPr>
                <w:rFonts w:ascii="Arial" w:hAnsi="Arial"/>
              </w:rPr>
              <w:t>Transmission Commanded Gear</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Line Pressure Current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Torque Converter Clutch System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Torque Converter Clutch Control On</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Torque Converter Clutch Enable On</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8640" w:type="dxa"/>
            <w:gridSpan w:val="8"/>
            <w:tcBorders>
              <w:left w:val="nil"/>
            </w:tcBorders>
          </w:tcPr>
          <w:p w:rsidR="00FF4F2F" w:rsidRDefault="00FF4F2F">
            <w:pPr>
              <w:jc w:val="center"/>
              <w:rPr>
                <w:rFonts w:ascii="Arial" w:hAnsi="Arial"/>
                <w:sz w:val="16"/>
              </w:rPr>
            </w:pPr>
            <w:r>
              <w:rPr>
                <w:rFonts w:ascii="Arial" w:hAnsi="Arial"/>
                <w:sz w:val="16"/>
              </w:rPr>
              <w:t>Transmission Line Pressure Current</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1080" w:type="dxa"/>
            <w:tcBorders>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Adapts Reset Trigger</w:t>
            </w:r>
          </w:p>
        </w:tc>
        <w:tc>
          <w:tcPr>
            <w:tcW w:w="1080" w:type="dxa"/>
            <w:tcBorders>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Adapts Preset Trigger</w:t>
            </w:r>
          </w:p>
        </w:tc>
        <w:tc>
          <w:tcPr>
            <w:tcW w:w="1080" w:type="dxa"/>
            <w:tcBorders>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32 Downshift Enable</w:t>
            </w:r>
          </w:p>
        </w:tc>
        <w:tc>
          <w:tcPr>
            <w:tcW w:w="1080" w:type="dxa"/>
            <w:tcBorders>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32 Downshift On</w:t>
            </w:r>
          </w:p>
        </w:tc>
        <w:tc>
          <w:tcPr>
            <w:tcW w:w="1080" w:type="dxa"/>
            <w:tcBorders>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High Side Driver 1 Enable</w:t>
            </w:r>
          </w:p>
        </w:tc>
        <w:tc>
          <w:tcPr>
            <w:tcW w:w="1080" w:type="dxa"/>
            <w:tcBorders>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High Side Driver 1 On</w:t>
            </w:r>
          </w:p>
        </w:tc>
        <w:tc>
          <w:tcPr>
            <w:tcW w:w="1080" w:type="dxa"/>
            <w:tcBorders>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High Side Driver 2 Enable</w:t>
            </w:r>
          </w:p>
        </w:tc>
        <w:tc>
          <w:tcPr>
            <w:tcW w:w="1080" w:type="dxa"/>
            <w:tcBorders>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High Side Driver 2 On</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1080" w:type="dxa"/>
            <w:tcBorders>
              <w:left w:val="nil"/>
            </w:tcBorders>
          </w:tcPr>
          <w:p w:rsidR="00FF4F2F" w:rsidRDefault="00FF4F2F">
            <w:pPr>
              <w:jc w:val="center"/>
              <w:rPr>
                <w:rFonts w:ascii="Arial" w:hAnsi="Arial"/>
                <w:sz w:val="16"/>
              </w:rPr>
            </w:pPr>
            <w:r>
              <w:rPr>
                <w:rFonts w:ascii="Arial" w:hAnsi="Arial"/>
                <w:sz w:val="16"/>
              </w:rPr>
              <w:t>Powertrain Braking Enable</w:t>
            </w:r>
          </w:p>
        </w:tc>
        <w:tc>
          <w:tcPr>
            <w:tcW w:w="1080" w:type="dxa"/>
            <w:tcBorders>
              <w:left w:val="nil"/>
            </w:tcBorders>
          </w:tcPr>
          <w:p w:rsidR="00FF4F2F" w:rsidRDefault="00FF4F2F">
            <w:pPr>
              <w:jc w:val="center"/>
              <w:rPr>
                <w:rFonts w:ascii="Arial" w:hAnsi="Arial"/>
                <w:sz w:val="16"/>
              </w:rPr>
            </w:pPr>
            <w:r>
              <w:rPr>
                <w:rFonts w:ascii="Arial" w:hAnsi="Arial"/>
                <w:sz w:val="16"/>
              </w:rPr>
              <w:t>Powertrain Braking On</w:t>
            </w:r>
          </w:p>
        </w:tc>
        <w:tc>
          <w:tcPr>
            <w:tcW w:w="1080" w:type="dxa"/>
            <w:tcBorders>
              <w:left w:val="nil"/>
            </w:tcBorders>
          </w:tcPr>
          <w:p w:rsidR="00FF4F2F" w:rsidRDefault="00FF4F2F">
            <w:pPr>
              <w:jc w:val="center"/>
              <w:rPr>
                <w:rFonts w:ascii="Arial" w:hAnsi="Arial"/>
                <w:sz w:val="16"/>
              </w:rPr>
            </w:pPr>
            <w:r>
              <w:rPr>
                <w:rFonts w:ascii="Arial" w:hAnsi="Arial"/>
                <w:sz w:val="16"/>
              </w:rPr>
              <w:t xml:space="preserve">All </w:t>
            </w:r>
            <w:smartTag w:uri="urn:schemas-microsoft-com:office:smarttags" w:element="Street">
              <w:smartTag w:uri="urn:schemas-microsoft-com:office:smarttags" w:element="address">
                <w:r>
                  <w:rPr>
                    <w:rFonts w:ascii="Arial" w:hAnsi="Arial"/>
                    <w:sz w:val="16"/>
                  </w:rPr>
                  <w:t>Wheel Drive</w:t>
                </w:r>
              </w:smartTag>
            </w:smartTag>
            <w:r>
              <w:rPr>
                <w:rFonts w:ascii="Arial" w:hAnsi="Arial"/>
                <w:sz w:val="16"/>
              </w:rPr>
              <w:t xml:space="preserve"> Solenoid Enable</w:t>
            </w:r>
          </w:p>
        </w:tc>
        <w:tc>
          <w:tcPr>
            <w:tcW w:w="1080" w:type="dxa"/>
            <w:tcBorders>
              <w:left w:val="nil"/>
            </w:tcBorders>
          </w:tcPr>
          <w:p w:rsidR="00FF4F2F" w:rsidRDefault="00FF4F2F">
            <w:pPr>
              <w:jc w:val="center"/>
              <w:rPr>
                <w:rFonts w:ascii="Arial" w:hAnsi="Arial"/>
                <w:sz w:val="16"/>
              </w:rPr>
            </w:pPr>
            <w:r>
              <w:rPr>
                <w:rFonts w:ascii="Arial" w:hAnsi="Arial"/>
                <w:sz w:val="16"/>
              </w:rPr>
              <w:t xml:space="preserve">All </w:t>
            </w:r>
            <w:smartTag w:uri="urn:schemas-microsoft-com:office:smarttags" w:element="Street">
              <w:smartTag w:uri="urn:schemas-microsoft-com:office:smarttags" w:element="address">
                <w:r>
                  <w:rPr>
                    <w:rFonts w:ascii="Arial" w:hAnsi="Arial"/>
                    <w:sz w:val="16"/>
                  </w:rPr>
                  <w:t>Wheel Drive</w:t>
                </w:r>
              </w:smartTag>
            </w:smartTag>
            <w:r>
              <w:rPr>
                <w:rFonts w:ascii="Arial" w:hAnsi="Arial"/>
                <w:sz w:val="16"/>
              </w:rPr>
              <w:t xml:space="preserve"> Solenoid On</w:t>
            </w:r>
          </w:p>
        </w:tc>
        <w:tc>
          <w:tcPr>
            <w:tcW w:w="1080" w:type="dxa"/>
            <w:tcBorders>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Fast Adapts Reset Trigger</w:t>
            </w:r>
          </w:p>
        </w:tc>
        <w:tc>
          <w:tcPr>
            <w:tcW w:w="1080" w:type="dxa"/>
            <w:tcBorders>
              <w:left w:val="nil"/>
            </w:tcBorders>
          </w:tcPr>
          <w:p w:rsidR="00FF4F2F" w:rsidRDefault="00FF4F2F">
            <w:pPr>
              <w:jc w:val="center"/>
              <w:rPr>
                <w:rFonts w:ascii="Arial" w:hAnsi="Arial"/>
                <w:sz w:val="16"/>
              </w:rPr>
            </w:pPr>
            <w:r>
              <w:rPr>
                <w:rFonts w:ascii="Arial" w:hAnsi="Arial"/>
                <w:sz w:val="16"/>
              </w:rPr>
              <w:t>Transmission Fast Learn Trigger</w:t>
            </w:r>
          </w:p>
        </w:tc>
        <w:tc>
          <w:tcPr>
            <w:tcW w:w="1080" w:type="dxa"/>
            <w:tcBorders>
              <w:left w:val="nil"/>
            </w:tcBorders>
          </w:tcPr>
          <w:p w:rsidR="00FF4F2F" w:rsidRDefault="00FF4F2F">
            <w:pPr>
              <w:jc w:val="center"/>
              <w:rPr>
                <w:rFonts w:ascii="Arial" w:hAnsi="Arial"/>
                <w:sz w:val="16"/>
              </w:rPr>
            </w:pPr>
            <w:r>
              <w:rPr>
                <w:rFonts w:ascii="Arial" w:hAnsi="Arial"/>
                <w:sz w:val="16"/>
              </w:rPr>
              <w:t>Transmission Cleaning Procedure Trigger</w:t>
            </w:r>
          </w:p>
        </w:tc>
        <w:tc>
          <w:tcPr>
            <w:tcW w:w="1080" w:type="dxa"/>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bl>
    <w:p w:rsidR="00FF4F2F" w:rsidRDefault="00FF4F2F"/>
    <w:p w:rsidR="00FF4F2F" w:rsidRDefault="00FF4F2F">
      <w:pPr>
        <w:pStyle w:val="Heading3"/>
      </w:pPr>
      <w:bookmarkStart w:id="1245" w:name="_Toc223513397"/>
      <w:r>
        <w:t>D32R – Transmission 32 Downshift Device Control</w:t>
      </w:r>
      <w:bookmarkEnd w:id="1245"/>
    </w:p>
    <w:p w:rsidR="00FF4F2F" w:rsidRDefault="00FF4F2F"/>
    <w:p w:rsidR="00FF4F2F" w:rsidRDefault="00FF4F2F">
      <w:r>
        <w:t>This device control is used to override the state of the Transmission 3-2 Downshift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32 Downshift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32 Downshift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(Transmission 32 Downshift Enable is True)</w:t>
      </w:r>
    </w:p>
    <w:p w:rsidR="00FF4F2F" w:rsidRDefault="00FF4F2F">
      <w:pPr>
        <w:pStyle w:val="BodyTextIndent"/>
      </w:pPr>
      <w:r>
        <w:t>If (engine is not running)</w:t>
      </w:r>
    </w:p>
    <w:p w:rsidR="00FF4F2F" w:rsidRDefault="00FF4F2F">
      <w:pPr>
        <w:ind w:left="720"/>
      </w:pPr>
      <w:r>
        <w:lastRenderedPageBreak/>
        <w:t xml:space="preserve">The Transmission 3-2 Downshift output shall be commanded to the state requested in Transmission 32 Downshift On </w:t>
      </w:r>
    </w:p>
    <w:p w:rsidR="00FF4F2F" w:rsidRDefault="00FF4F2F">
      <w:pPr>
        <w:ind w:left="360"/>
      </w:pPr>
      <w:r>
        <w:t>Else</w:t>
      </w:r>
    </w:p>
    <w:p w:rsidR="00FF4F2F" w:rsidRDefault="00FF4F2F">
      <w:pPr>
        <w:ind w:left="720"/>
      </w:pPr>
      <w:r>
        <w:t>If (any of the device control limits in the table below are exceeded)</w:t>
      </w:r>
    </w:p>
    <w:p w:rsidR="00FF4F2F" w:rsidRDefault="00FF4F2F">
      <w:pPr>
        <w:ind w:left="1080"/>
      </w:pPr>
      <w:r>
        <w:t>Report the appropriate device control limit exceeded return code to the tester.</w:t>
      </w:r>
    </w:p>
    <w:p w:rsidR="00FF4F2F" w:rsidRDefault="00FF4F2F">
      <w:pPr>
        <w:ind w:left="1080"/>
      </w:pPr>
      <w:r>
        <w:t>Return to normal control.</w:t>
      </w:r>
    </w:p>
    <w:p w:rsidR="00FF4F2F" w:rsidRDefault="00FF4F2F">
      <w:pPr>
        <w:ind w:left="720"/>
      </w:pPr>
      <w:r>
        <w:t>Else</w:t>
      </w:r>
    </w:p>
    <w:p w:rsidR="00FF4F2F" w:rsidRDefault="00FF4F2F">
      <w:pPr>
        <w:pStyle w:val="BodyTextIndent2"/>
      </w:pPr>
      <w:r>
        <w:t xml:space="preserve">The Transmission 3-2 Downshift output shall be commanded to the state requested in Transmission 32 Downshift On </w:t>
      </w:r>
    </w:p>
    <w:p w:rsidR="00FF4F2F" w:rsidRDefault="00FF4F2F">
      <w:pPr>
        <w:ind w:left="720"/>
      </w:pPr>
      <w:r>
        <w:t>EndIf</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$2B01</w:t>
            </w:r>
          </w:p>
        </w:tc>
        <w:tc>
          <w:tcPr>
            <w:tcW w:w="6768" w:type="dxa"/>
            <w:tcBorders>
              <w:top w:val="nil"/>
            </w:tcBorders>
          </w:tcPr>
          <w:p w:rsidR="00FF4F2F" w:rsidRDefault="00FF4F2F">
            <w:pPr>
              <w:rPr>
                <w:rFonts w:ascii="Arial" w:hAnsi="Arial"/>
                <w:sz w:val="16"/>
              </w:rPr>
            </w:pPr>
            <w:r>
              <w:rPr>
                <w:rFonts w:ascii="Arial" w:hAnsi="Arial"/>
                <w:sz w:val="16"/>
              </w:rPr>
              <w:t>Transmission is not in park or neutral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46" w:name="_Toc223513398"/>
      <w:r>
        <w:t>HSDR – Transmission High Side Driver 1 Device Control</w:t>
      </w:r>
      <w:bookmarkEnd w:id="1246"/>
    </w:p>
    <w:p w:rsidR="00FF4F2F" w:rsidRDefault="00FF4F2F"/>
    <w:p w:rsidR="00FF4F2F" w:rsidRDefault="00FF4F2F">
      <w:r>
        <w:t>This device control is used to override the state of the Transmission High Side Driver 1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High Side Driver 1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High Side Driver 1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(Transmission High Side Driver 1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pStyle w:val="BodyTextIndent2"/>
        <w:ind w:left="720"/>
      </w:pPr>
      <w:r>
        <w:t xml:space="preserve">The transmission high side driver 1 output shall be commanded to the state requested in Transmission High Side Driver 1 On </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$2D01</w:t>
            </w:r>
          </w:p>
        </w:tc>
        <w:tc>
          <w:tcPr>
            <w:tcW w:w="6768" w:type="dxa"/>
            <w:tcBorders>
              <w:top w:val="nil"/>
            </w:tcBorders>
          </w:tcPr>
          <w:p w:rsidR="00FF4F2F" w:rsidRDefault="00FF4F2F">
            <w:pPr>
              <w:rPr>
                <w:rFonts w:ascii="Arial" w:hAnsi="Arial"/>
                <w:sz w:val="16"/>
              </w:rPr>
            </w:pPr>
            <w:r>
              <w:rPr>
                <w:rFonts w:ascii="Arial" w:hAnsi="Arial"/>
                <w:sz w:val="16"/>
              </w:rPr>
              <w:t>Engine is running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47" w:name="_Toc223513399"/>
      <w:r>
        <w:t>HSDR – Transmission High Side Driver 2 Device Control</w:t>
      </w:r>
      <w:bookmarkEnd w:id="1247"/>
    </w:p>
    <w:p w:rsidR="00FF4F2F" w:rsidRDefault="00FF4F2F"/>
    <w:p w:rsidR="00FF4F2F" w:rsidRDefault="00FF4F2F">
      <w:r>
        <w:t>This device control is used to override the state of the Transmission High Side Driver 2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High Side Driver 2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High Side Driver 2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(Transmission High Side Driver 2 Enable is True)</w:t>
      </w:r>
    </w:p>
    <w:p w:rsidR="00FF4F2F" w:rsidRDefault="00FF4F2F">
      <w:pPr>
        <w:ind w:left="360"/>
      </w:pPr>
      <w:r>
        <w:lastRenderedPageBreak/>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pStyle w:val="BodyTextIndent2"/>
        <w:ind w:left="720"/>
      </w:pPr>
      <w:r>
        <w:t xml:space="preserve">The transmission high side driver 2 output shall be commanded to the state requested in Transmission High Side Driver 2 On </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$2D01</w:t>
            </w:r>
          </w:p>
        </w:tc>
        <w:tc>
          <w:tcPr>
            <w:tcW w:w="6768" w:type="dxa"/>
            <w:tcBorders>
              <w:top w:val="nil"/>
            </w:tcBorders>
          </w:tcPr>
          <w:p w:rsidR="00FF4F2F" w:rsidRDefault="00FF4F2F">
            <w:pPr>
              <w:rPr>
                <w:rFonts w:ascii="Arial" w:hAnsi="Arial"/>
                <w:sz w:val="16"/>
              </w:rPr>
            </w:pPr>
            <w:r>
              <w:rPr>
                <w:rFonts w:ascii="Arial" w:hAnsi="Arial"/>
                <w:sz w:val="16"/>
              </w:rPr>
              <w:t>Engine is running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48" w:name="_Toc223513400"/>
      <w:r>
        <w:t>PTBR – Powertrain Braking Device Control</w:t>
      </w:r>
      <w:bookmarkEnd w:id="1248"/>
    </w:p>
    <w:p w:rsidR="00FF4F2F" w:rsidRDefault="00FF4F2F"/>
    <w:p w:rsidR="00FF4F2F" w:rsidRDefault="00FF4F2F">
      <w:r>
        <w:t>This device control is used to override the state of the Powertrain Braking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Powertrain Braking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Powertrain Braking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(Powertrain Braking Enable is True)</w:t>
      </w:r>
    </w:p>
    <w:p w:rsidR="00FF4F2F" w:rsidRDefault="00FF4F2F">
      <w:pPr>
        <w:pStyle w:val="BodyTextIndent"/>
      </w:pPr>
      <w:r>
        <w:t>If (engine is not running)</w:t>
      </w:r>
    </w:p>
    <w:p w:rsidR="00FF4F2F" w:rsidRDefault="00FF4F2F">
      <w:pPr>
        <w:ind w:left="720"/>
      </w:pPr>
      <w:r>
        <w:t xml:space="preserve">The powertrain braking output shall be commanded to the state requested in Powertrain Braking On </w:t>
      </w:r>
    </w:p>
    <w:p w:rsidR="00FF4F2F" w:rsidRDefault="00FF4F2F">
      <w:pPr>
        <w:ind w:left="360"/>
      </w:pPr>
      <w:r>
        <w:t>Else</w:t>
      </w:r>
    </w:p>
    <w:p w:rsidR="00FF4F2F" w:rsidRDefault="00FF4F2F">
      <w:pPr>
        <w:ind w:left="720"/>
      </w:pPr>
      <w:r>
        <w:t>If (any of the device control limits in the table below are exceeded)</w:t>
      </w:r>
    </w:p>
    <w:p w:rsidR="00FF4F2F" w:rsidRDefault="00FF4F2F">
      <w:pPr>
        <w:ind w:left="1080"/>
      </w:pPr>
      <w:r>
        <w:t>Report the appropriate device control limit exceeded return code to the tester.</w:t>
      </w:r>
    </w:p>
    <w:p w:rsidR="00FF4F2F" w:rsidRDefault="00FF4F2F">
      <w:pPr>
        <w:ind w:left="1080"/>
      </w:pPr>
      <w:r>
        <w:t>Return to normal control.</w:t>
      </w:r>
    </w:p>
    <w:p w:rsidR="00FF4F2F" w:rsidRDefault="00FF4F2F">
      <w:pPr>
        <w:ind w:left="720"/>
      </w:pPr>
      <w:r>
        <w:t>Else</w:t>
      </w:r>
    </w:p>
    <w:p w:rsidR="00FF4F2F" w:rsidRDefault="00FF4F2F">
      <w:pPr>
        <w:ind w:left="1080"/>
      </w:pPr>
      <w:r>
        <w:t xml:space="preserve">The powertrain braking output shall be commanded to the state requested in Powertrain Braking On </w:t>
      </w:r>
    </w:p>
    <w:p w:rsidR="00FF4F2F" w:rsidRDefault="00FF4F2F">
      <w:pPr>
        <w:ind w:left="720"/>
      </w:pPr>
      <w:r>
        <w:t>EndIf</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$2802</w:t>
            </w:r>
          </w:p>
        </w:tc>
        <w:tc>
          <w:tcPr>
            <w:tcW w:w="6768" w:type="dxa"/>
            <w:tcBorders>
              <w:top w:val="nil"/>
            </w:tcBorders>
          </w:tcPr>
          <w:p w:rsidR="00FF4F2F" w:rsidRDefault="00FF4F2F">
            <w:pPr>
              <w:rPr>
                <w:rFonts w:ascii="Arial" w:hAnsi="Arial"/>
                <w:sz w:val="16"/>
              </w:rPr>
            </w:pPr>
            <w:r>
              <w:rPr>
                <w:rFonts w:ascii="Arial" w:hAnsi="Arial"/>
                <w:sz w:val="16"/>
              </w:rPr>
              <w:t>Engine speed is too high</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49" w:name="_Toc223513401"/>
      <w:r>
        <w:t>TCCR/RSCR – Torque Converter Clutch System Device Control</w:t>
      </w:r>
      <w:bookmarkEnd w:id="1249"/>
    </w:p>
    <w:p w:rsidR="00FF4F2F" w:rsidRDefault="00FF4F2F"/>
    <w:p w:rsidR="00FF4F2F" w:rsidRDefault="00FF4F2F">
      <w:r>
        <w:t>This device control is used to either turn the Torque Converter Clutch (TCC) Enable and/or TCC Control solenoids on or off.  For Freewheel applications use TCCR ring and for Clutch-to-Clutch applications, use RSCR ring.</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Torque Converter Clutch System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Torque Converter Clutch Enable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Torque Converter Clutch Control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lastRenderedPageBreak/>
        <w:t>If (Torque Converter Clutch System Enable is True)</w:t>
      </w:r>
    </w:p>
    <w:p w:rsidR="00FF4F2F" w:rsidRDefault="00FF4F2F">
      <w:pPr>
        <w:pStyle w:val="BodyTextIndent"/>
      </w:pPr>
      <w:r>
        <w:t>If (engine is not running)</w:t>
      </w:r>
    </w:p>
    <w:p w:rsidR="00FF4F2F" w:rsidRDefault="00FF4F2F">
      <w:pPr>
        <w:ind w:left="720"/>
      </w:pPr>
      <w:r>
        <w:t xml:space="preserve">The TCC enable and TCC control solenoid shall be commanded to the states requested by Torque Converter Clutch Enable On and Torque Converter Clutch Control On </w:t>
      </w:r>
    </w:p>
    <w:p w:rsidR="00FF4F2F" w:rsidRDefault="00FF4F2F">
      <w:pPr>
        <w:ind w:left="360"/>
      </w:pPr>
      <w:r>
        <w:t>Else</w:t>
      </w:r>
    </w:p>
    <w:p w:rsidR="00FF4F2F" w:rsidRDefault="00FF4F2F">
      <w:pPr>
        <w:ind w:left="720"/>
      </w:pPr>
      <w:r>
        <w:t>If (any of the device control limits in the table below are exceeded)</w:t>
      </w:r>
    </w:p>
    <w:p w:rsidR="00FF4F2F" w:rsidRDefault="00FF4F2F">
      <w:pPr>
        <w:ind w:left="1080"/>
      </w:pPr>
      <w:r>
        <w:t>Report the appropriate device control limit exceeded return code to the tester.</w:t>
      </w:r>
    </w:p>
    <w:p w:rsidR="00FF4F2F" w:rsidRDefault="00FF4F2F">
      <w:pPr>
        <w:ind w:left="1080"/>
      </w:pPr>
      <w:r>
        <w:t>Return to normal control.</w:t>
      </w:r>
    </w:p>
    <w:p w:rsidR="00FF4F2F" w:rsidRDefault="00FF4F2F">
      <w:pPr>
        <w:ind w:left="720"/>
      </w:pPr>
      <w:r>
        <w:t>Else</w:t>
      </w:r>
    </w:p>
    <w:p w:rsidR="00FF4F2F" w:rsidRDefault="00FF4F2F">
      <w:pPr>
        <w:pStyle w:val="BodyTextIndent2"/>
      </w:pPr>
      <w:r>
        <w:t xml:space="preserve">The TCC enable and TCC control solenoid shall be commanded to the states requested by Torque Converter Clutch Enable On and Torque Converter Clutch Control On </w:t>
      </w:r>
    </w:p>
    <w:p w:rsidR="00FF4F2F" w:rsidRDefault="00FF4F2F">
      <w:pPr>
        <w:ind w:left="720"/>
      </w:pPr>
      <w:r>
        <w:t>EndIf</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$2903</w:t>
            </w:r>
          </w:p>
        </w:tc>
        <w:tc>
          <w:tcPr>
            <w:tcW w:w="6768" w:type="dxa"/>
            <w:tcBorders>
              <w:top w:val="nil"/>
            </w:tcBorders>
          </w:tcPr>
          <w:p w:rsidR="00FF4F2F" w:rsidRDefault="00FF4F2F">
            <w:pPr>
              <w:rPr>
                <w:rFonts w:ascii="Arial" w:hAnsi="Arial"/>
                <w:sz w:val="16"/>
              </w:rPr>
            </w:pPr>
            <w:r>
              <w:rPr>
                <w:rFonts w:ascii="Arial" w:hAnsi="Arial"/>
                <w:sz w:val="16"/>
              </w:rPr>
              <w:t>When the enable solenoid is commanded ON, the control solenoid must be set to maximum capacity</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bottom w:val="single" w:sz="6" w:space="0" w:color="000000"/>
            </w:tcBorders>
          </w:tcPr>
          <w:p w:rsidR="00FF4F2F" w:rsidRDefault="00FF4F2F">
            <w:pPr>
              <w:jc w:val="right"/>
              <w:rPr>
                <w:rFonts w:ascii="Arial" w:hAnsi="Arial"/>
                <w:sz w:val="16"/>
              </w:rPr>
            </w:pPr>
            <w:r>
              <w:rPr>
                <w:rFonts w:ascii="Arial" w:hAnsi="Arial"/>
                <w:sz w:val="16"/>
              </w:rPr>
              <w:t>$2904</w:t>
            </w:r>
          </w:p>
        </w:tc>
        <w:tc>
          <w:tcPr>
            <w:tcW w:w="6768" w:type="dxa"/>
            <w:tcBorders>
              <w:top w:val="nil"/>
              <w:bottom w:val="single" w:sz="6" w:space="0" w:color="000000"/>
            </w:tcBorders>
          </w:tcPr>
          <w:p w:rsidR="00FF4F2F" w:rsidRDefault="00FF4F2F">
            <w:pPr>
              <w:rPr>
                <w:rFonts w:ascii="Arial" w:hAnsi="Arial"/>
                <w:sz w:val="16"/>
              </w:rPr>
            </w:pPr>
            <w:r>
              <w:rPr>
                <w:rFonts w:ascii="Arial" w:hAnsi="Arial"/>
                <w:sz w:val="16"/>
              </w:rPr>
              <w:t>TCC system may not be commanded off while in Hot Mode</w:t>
            </w:r>
          </w:p>
        </w:tc>
        <w:tc>
          <w:tcPr>
            <w:tcW w:w="864" w:type="dxa"/>
            <w:tcBorders>
              <w:top w:val="nil"/>
              <w:bottom w:val="single" w:sz="6" w:space="0" w:color="000000"/>
            </w:tcBorders>
          </w:tcPr>
          <w:p w:rsidR="00FF4F2F" w:rsidRDefault="00FF4F2F">
            <w:pPr>
              <w:jc w:val="center"/>
              <w:rPr>
                <w:rFonts w:ascii="Arial" w:hAnsi="Arial"/>
                <w:sz w:val="16"/>
              </w:rPr>
            </w:pPr>
            <w:r>
              <w:rPr>
                <w:rFonts w:ascii="Arial" w:hAnsi="Arial"/>
                <w:sz w:val="16"/>
              </w:rPr>
              <w:t>Y</w:t>
            </w:r>
          </w:p>
        </w:tc>
        <w:tc>
          <w:tcPr>
            <w:tcW w:w="864" w:type="dxa"/>
            <w:tcBorders>
              <w:top w:val="nil"/>
              <w:bottom w:val="single" w:sz="6" w:space="0" w:color="000000"/>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$2905</w:t>
            </w:r>
          </w:p>
        </w:tc>
        <w:tc>
          <w:tcPr>
            <w:tcW w:w="6768" w:type="dxa"/>
            <w:tcBorders>
              <w:top w:val="single" w:sz="6" w:space="0" w:color="000000"/>
              <w:bottom w:val="single" w:sz="6" w:space="0" w:color="000000"/>
            </w:tcBorders>
          </w:tcPr>
          <w:p w:rsidR="00FF4F2F" w:rsidRDefault="00FF4F2F">
            <w:pPr>
              <w:rPr>
                <w:rFonts w:ascii="Arial" w:hAnsi="Arial"/>
                <w:sz w:val="16"/>
              </w:rPr>
            </w:pPr>
            <w:r>
              <w:rPr>
                <w:rFonts w:ascii="Arial" w:hAnsi="Arial"/>
                <w:sz w:val="16"/>
              </w:rPr>
              <w:t>TCC system may not be commanded off for more than 5 minutes</w:t>
            </w:r>
          </w:p>
        </w:tc>
        <w:tc>
          <w:tcPr>
            <w:tcW w:w="864" w:type="dxa"/>
            <w:tcBorders>
              <w:top w:val="single" w:sz="6" w:space="0" w:color="000000"/>
              <w:bottom w:val="single" w:sz="6" w:space="0" w:color="000000"/>
            </w:tcBorders>
          </w:tcPr>
          <w:p w:rsidR="00FF4F2F" w:rsidRDefault="00FF4F2F">
            <w:pPr>
              <w:jc w:val="center"/>
              <w:rPr>
                <w:rFonts w:ascii="Arial" w:hAnsi="Arial"/>
                <w:sz w:val="16"/>
              </w:rPr>
            </w:pPr>
            <w:r>
              <w:rPr>
                <w:rFonts w:ascii="Arial" w:hAnsi="Arial"/>
                <w:sz w:val="16"/>
              </w:rPr>
              <w:t>Y</w:t>
            </w:r>
          </w:p>
        </w:tc>
        <w:tc>
          <w:tcPr>
            <w:tcW w:w="864" w:type="dxa"/>
            <w:tcBorders>
              <w:top w:val="single" w:sz="6" w:space="0" w:color="000000"/>
              <w:bottom w:val="single" w:sz="6" w:space="0" w:color="000000"/>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single" w:sz="6" w:space="0" w:color="000000"/>
              <w:bottom w:val="single" w:sz="6" w:space="0" w:color="000000"/>
            </w:tcBorders>
          </w:tcPr>
          <w:p w:rsidR="00FF4F2F" w:rsidRDefault="00FF4F2F">
            <w:pPr>
              <w:jc w:val="right"/>
              <w:rPr>
                <w:rFonts w:ascii="Arial" w:hAnsi="Arial"/>
                <w:sz w:val="16"/>
              </w:rPr>
            </w:pPr>
            <w:r>
              <w:rPr>
                <w:rFonts w:ascii="Arial" w:hAnsi="Arial"/>
                <w:sz w:val="16"/>
              </w:rPr>
              <w:t>$4002</w:t>
            </w:r>
          </w:p>
        </w:tc>
        <w:tc>
          <w:tcPr>
            <w:tcW w:w="6768" w:type="dxa"/>
            <w:tcBorders>
              <w:top w:val="single" w:sz="6" w:space="0" w:color="000000"/>
              <w:bottom w:val="single" w:sz="6" w:space="0" w:color="000000"/>
            </w:tcBorders>
          </w:tcPr>
          <w:p w:rsidR="00FF4F2F" w:rsidRDefault="00FF4F2F">
            <w:pPr>
              <w:rPr>
                <w:rFonts w:ascii="Arial" w:hAnsi="Arial"/>
                <w:sz w:val="16"/>
              </w:rPr>
            </w:pPr>
            <w:r>
              <w:rPr>
                <w:rFonts w:ascii="Arial" w:hAnsi="Arial" w:cs="Arial"/>
                <w:sz w:val="16"/>
              </w:rPr>
              <w:t>Engine speed Low.</w:t>
            </w:r>
          </w:p>
        </w:tc>
        <w:tc>
          <w:tcPr>
            <w:tcW w:w="864" w:type="dxa"/>
            <w:tcBorders>
              <w:top w:val="single" w:sz="6" w:space="0" w:color="000000"/>
              <w:bottom w:val="single" w:sz="6" w:space="0" w:color="000000"/>
            </w:tcBorders>
          </w:tcPr>
          <w:p w:rsidR="00FF4F2F" w:rsidRDefault="00FF4F2F">
            <w:pPr>
              <w:jc w:val="center"/>
              <w:rPr>
                <w:rFonts w:ascii="Arial" w:hAnsi="Arial"/>
                <w:sz w:val="16"/>
              </w:rPr>
            </w:pPr>
            <w:r>
              <w:rPr>
                <w:rFonts w:ascii="Arial" w:hAnsi="Arial"/>
                <w:sz w:val="16"/>
              </w:rPr>
              <w:t>Y</w:t>
            </w:r>
          </w:p>
        </w:tc>
        <w:tc>
          <w:tcPr>
            <w:tcW w:w="864" w:type="dxa"/>
            <w:tcBorders>
              <w:top w:val="single" w:sz="6" w:space="0" w:color="000000"/>
              <w:bottom w:val="single" w:sz="6" w:space="0" w:color="000000"/>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single" w:sz="6" w:space="0" w:color="000000"/>
              <w:bottom w:val="single" w:sz="12" w:space="0" w:color="000000"/>
            </w:tcBorders>
          </w:tcPr>
          <w:p w:rsidR="00FF4F2F" w:rsidRDefault="00FF4F2F">
            <w:pPr>
              <w:jc w:val="right"/>
              <w:rPr>
                <w:rFonts w:ascii="Arial" w:hAnsi="Arial"/>
                <w:sz w:val="16"/>
              </w:rPr>
            </w:pPr>
            <w:r>
              <w:rPr>
                <w:rFonts w:ascii="Arial" w:hAnsi="Arial"/>
                <w:sz w:val="16"/>
              </w:rPr>
              <w:t>$3D02</w:t>
            </w:r>
          </w:p>
        </w:tc>
        <w:tc>
          <w:tcPr>
            <w:tcW w:w="6768" w:type="dxa"/>
            <w:tcBorders>
              <w:top w:val="single" w:sz="6" w:space="0" w:color="000000"/>
              <w:bottom w:val="single" w:sz="12" w:space="0" w:color="000000"/>
            </w:tcBorders>
          </w:tcPr>
          <w:p w:rsidR="00FF4F2F" w:rsidRDefault="00FF4F2F">
            <w:pPr>
              <w:rPr>
                <w:rFonts w:ascii="Arial" w:hAnsi="Arial"/>
                <w:sz w:val="16"/>
              </w:rPr>
            </w:pPr>
            <w:r>
              <w:rPr>
                <w:rFonts w:ascii="Arial" w:hAnsi="Arial" w:cs="Arial"/>
                <w:sz w:val="16"/>
              </w:rPr>
              <w:t>Vehicle speed too low.</w:t>
            </w:r>
          </w:p>
        </w:tc>
        <w:tc>
          <w:tcPr>
            <w:tcW w:w="864" w:type="dxa"/>
            <w:tcBorders>
              <w:top w:val="single" w:sz="6" w:space="0" w:color="000000"/>
              <w:bottom w:val="single" w:sz="12" w:space="0" w:color="000000"/>
            </w:tcBorders>
          </w:tcPr>
          <w:p w:rsidR="00FF4F2F" w:rsidRDefault="00FF4F2F">
            <w:pPr>
              <w:jc w:val="center"/>
              <w:rPr>
                <w:rFonts w:ascii="Arial" w:hAnsi="Arial"/>
                <w:sz w:val="16"/>
              </w:rPr>
            </w:pPr>
            <w:r>
              <w:rPr>
                <w:rFonts w:ascii="Arial" w:hAnsi="Arial"/>
                <w:sz w:val="16"/>
              </w:rPr>
              <w:t>Y</w:t>
            </w:r>
          </w:p>
        </w:tc>
        <w:tc>
          <w:tcPr>
            <w:tcW w:w="864" w:type="dxa"/>
            <w:tcBorders>
              <w:top w:val="single" w:sz="6" w:space="0" w:color="000000"/>
              <w:bottom w:val="single" w:sz="12" w:space="0" w:color="000000"/>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50" w:name="_Toc223513402"/>
      <w:r>
        <w:t>TPCR – Transmission Line Pressure Current Device Control</w:t>
      </w:r>
      <w:bookmarkEnd w:id="1250"/>
    </w:p>
    <w:p w:rsidR="00FF4F2F" w:rsidRDefault="00FF4F2F"/>
    <w:p w:rsidR="00FF4F2F" w:rsidRDefault="00FF4F2F">
      <w:r>
        <w:t>This device control is used to override the current to the line pressure solenoid.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Line Pressure Current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Line Pressure Current</w:t>
            </w:r>
          </w:p>
        </w:tc>
        <w:tc>
          <w:tcPr>
            <w:tcW w:w="720" w:type="dxa"/>
            <w:tcBorders>
              <w:top w:val="nil"/>
            </w:tcBorders>
          </w:tcPr>
          <w:p w:rsidR="00FF4F2F" w:rsidRDefault="00FF4F2F">
            <w:pPr>
              <w:jc w:val="right"/>
              <w:rPr>
                <w:rFonts w:ascii="Arial" w:hAnsi="Arial"/>
                <w:sz w:val="16"/>
              </w:rPr>
            </w:pPr>
            <w:r>
              <w:rPr>
                <w:rFonts w:ascii="Arial" w:hAnsi="Arial"/>
                <w:sz w:val="16"/>
              </w:rPr>
              <w:t>8</w:t>
            </w:r>
          </w:p>
        </w:tc>
        <w:tc>
          <w:tcPr>
            <w:tcW w:w="720" w:type="dxa"/>
            <w:tcBorders>
              <w:top w:val="nil"/>
            </w:tcBorders>
          </w:tcPr>
          <w:p w:rsidR="00FF4F2F" w:rsidRDefault="006B7C9C">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0.0 - 1.2451171875 A</w:t>
            </w:r>
          </w:p>
        </w:tc>
        <w:tc>
          <w:tcPr>
            <w:tcW w:w="2160" w:type="dxa"/>
            <w:tcBorders>
              <w:top w:val="nil"/>
            </w:tcBorders>
          </w:tcPr>
          <w:p w:rsidR="00FF4F2F" w:rsidRDefault="00FF4F2F">
            <w:pPr>
              <w:rPr>
                <w:rFonts w:ascii="Arial" w:hAnsi="Arial"/>
                <w:sz w:val="16"/>
              </w:rPr>
            </w:pPr>
            <w:r>
              <w:rPr>
                <w:rFonts w:ascii="Arial" w:hAnsi="Arial"/>
                <w:sz w:val="16"/>
              </w:rPr>
              <w:t>E = N * 0.0048828125</w:t>
            </w:r>
          </w:p>
        </w:tc>
      </w:tr>
    </w:tbl>
    <w:p w:rsidR="00FF4F2F" w:rsidRDefault="00FF4F2F"/>
    <w:p w:rsidR="00FF4F2F" w:rsidRDefault="00FF4F2F">
      <w:r>
        <w:t>If (Transmission Line Pressure Current Enable is True)</w:t>
      </w:r>
    </w:p>
    <w:p w:rsidR="00FF4F2F" w:rsidRDefault="00FF4F2F">
      <w:pPr>
        <w:pStyle w:val="BodyTextIndent"/>
      </w:pPr>
      <w:r>
        <w:t>If (engine is not running)</w:t>
      </w:r>
    </w:p>
    <w:p w:rsidR="00FF4F2F" w:rsidRDefault="00FF4F2F">
      <w:pPr>
        <w:ind w:left="720"/>
      </w:pPr>
      <w:r>
        <w:t>If (limit $2A01 in the table below is exceeded)</w:t>
      </w:r>
    </w:p>
    <w:p w:rsidR="00FF4F2F" w:rsidRDefault="00FF4F2F">
      <w:pPr>
        <w:ind w:left="1080"/>
      </w:pPr>
      <w:r>
        <w:t>Report the appropriate device control limit exceeded return code to the tester.</w:t>
      </w:r>
    </w:p>
    <w:p w:rsidR="00FF4F2F" w:rsidRDefault="00FF4F2F">
      <w:pPr>
        <w:ind w:left="1080"/>
      </w:pPr>
      <w:r>
        <w:t>Return to normal control.</w:t>
      </w:r>
    </w:p>
    <w:p w:rsidR="00FF4F2F" w:rsidRDefault="00FF4F2F">
      <w:pPr>
        <w:ind w:left="720"/>
      </w:pPr>
      <w:r>
        <w:t>Else</w:t>
      </w:r>
    </w:p>
    <w:p w:rsidR="00FF4F2F" w:rsidRDefault="00FF4F2F">
      <w:pPr>
        <w:ind w:left="1080"/>
      </w:pPr>
      <w:r>
        <w:t>The transmission line pressure current shall be commanded to the current requested in Transmission Line Pressure Current.</w:t>
      </w:r>
    </w:p>
    <w:p w:rsidR="00FF4F2F" w:rsidRDefault="00FF4F2F">
      <w:pPr>
        <w:ind w:left="720"/>
      </w:pPr>
      <w:r>
        <w:t>EndIf</w:t>
      </w:r>
    </w:p>
    <w:p w:rsidR="00FF4F2F" w:rsidRDefault="00FF4F2F">
      <w:pPr>
        <w:ind w:left="360"/>
      </w:pPr>
      <w:r>
        <w:t>Else</w:t>
      </w:r>
    </w:p>
    <w:p w:rsidR="00FF4F2F" w:rsidRDefault="00FF4F2F">
      <w:pPr>
        <w:ind w:left="720"/>
      </w:pPr>
      <w:r>
        <w:t>If (any of the device control limits in the table below are exceeded)</w:t>
      </w:r>
    </w:p>
    <w:p w:rsidR="00FF4F2F" w:rsidRDefault="00FF4F2F">
      <w:pPr>
        <w:ind w:left="1080"/>
      </w:pPr>
      <w:r>
        <w:t>Report the appropriate device control limit exceeded return code to the tester.</w:t>
      </w:r>
    </w:p>
    <w:p w:rsidR="00FF4F2F" w:rsidRDefault="00FF4F2F">
      <w:pPr>
        <w:ind w:left="1080"/>
      </w:pPr>
      <w:r>
        <w:t>Return to normal control.</w:t>
      </w:r>
    </w:p>
    <w:p w:rsidR="00FF4F2F" w:rsidRDefault="00FF4F2F">
      <w:pPr>
        <w:ind w:left="720"/>
      </w:pPr>
      <w:r>
        <w:t>Else</w:t>
      </w:r>
    </w:p>
    <w:p w:rsidR="00FF4F2F" w:rsidRDefault="00FF4F2F">
      <w:pPr>
        <w:ind w:left="1080"/>
      </w:pPr>
      <w:r>
        <w:t>The transmission line pressure current shall be commanded to the current requested in Transmission Line Pressure Current.</w:t>
      </w:r>
    </w:p>
    <w:p w:rsidR="00FF4F2F" w:rsidRDefault="00FF4F2F">
      <w:pPr>
        <w:ind w:left="720"/>
      </w:pPr>
      <w:r>
        <w:t>EndIf</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$2A01</w:t>
            </w:r>
          </w:p>
        </w:tc>
        <w:tc>
          <w:tcPr>
            <w:tcW w:w="6768" w:type="dxa"/>
            <w:tcBorders>
              <w:top w:val="nil"/>
            </w:tcBorders>
          </w:tcPr>
          <w:p w:rsidR="00FF4F2F" w:rsidRDefault="00FF4F2F">
            <w:pPr>
              <w:rPr>
                <w:rFonts w:ascii="Arial" w:hAnsi="Arial"/>
                <w:sz w:val="16"/>
              </w:rPr>
            </w:pPr>
            <w:r>
              <w:rPr>
                <w:rFonts w:ascii="Arial" w:hAnsi="Arial"/>
                <w:sz w:val="16"/>
              </w:rPr>
              <w:t>Requested current is not in allowable range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$2A02</w:t>
            </w:r>
          </w:p>
        </w:tc>
        <w:tc>
          <w:tcPr>
            <w:tcW w:w="6768" w:type="dxa"/>
            <w:tcBorders>
              <w:top w:val="nil"/>
            </w:tcBorders>
          </w:tcPr>
          <w:p w:rsidR="00FF4F2F" w:rsidRDefault="00FF4F2F">
            <w:pPr>
              <w:rPr>
                <w:rFonts w:ascii="Arial" w:hAnsi="Arial"/>
                <w:sz w:val="16"/>
              </w:rPr>
            </w:pPr>
            <w:r>
              <w:rPr>
                <w:rFonts w:ascii="Arial" w:hAnsi="Arial"/>
                <w:sz w:val="16"/>
              </w:rPr>
              <w:t>Transmission fault is present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$2A03</w:t>
            </w:r>
          </w:p>
        </w:tc>
        <w:tc>
          <w:tcPr>
            <w:tcW w:w="6768" w:type="dxa"/>
            <w:tcBorders>
              <w:top w:val="nil"/>
            </w:tcBorders>
          </w:tcPr>
          <w:p w:rsidR="00FF4F2F" w:rsidRDefault="00FF4F2F">
            <w:pPr>
              <w:rPr>
                <w:rFonts w:ascii="Arial" w:hAnsi="Arial"/>
                <w:sz w:val="16"/>
              </w:rPr>
            </w:pPr>
            <w:r>
              <w:rPr>
                <w:rFonts w:ascii="Arial" w:hAnsi="Arial"/>
                <w:sz w:val="16"/>
              </w:rPr>
              <w:t>Requested current is too high when in gear</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$2A04</w:t>
            </w:r>
          </w:p>
        </w:tc>
        <w:tc>
          <w:tcPr>
            <w:tcW w:w="6768" w:type="dxa"/>
            <w:tcBorders>
              <w:top w:val="nil"/>
            </w:tcBorders>
          </w:tcPr>
          <w:p w:rsidR="00FF4F2F" w:rsidRDefault="00FF4F2F">
            <w:pPr>
              <w:rPr>
                <w:rFonts w:ascii="Arial" w:hAnsi="Arial"/>
                <w:sz w:val="16"/>
              </w:rPr>
            </w:pPr>
            <w:r>
              <w:rPr>
                <w:rFonts w:ascii="Arial" w:hAnsi="Arial"/>
                <w:sz w:val="16"/>
              </w:rPr>
              <w:t>Engine speed too high (&gt; 1500 rpm) when in park or neutral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51" w:name="_Toc223513403"/>
      <w:r>
        <w:t xml:space="preserve">AWDR – </w:t>
      </w:r>
      <w:smartTag w:uri="urn:schemas-microsoft-com:office:smarttags" w:element="Street">
        <w:smartTag w:uri="urn:schemas-microsoft-com:office:smarttags" w:element="address">
          <w:r>
            <w:t>All Wheel Drive</w:t>
          </w:r>
        </w:smartTag>
      </w:smartTag>
      <w:r>
        <w:t xml:space="preserve"> Solenoid Device Control</w:t>
      </w:r>
      <w:bookmarkEnd w:id="1251"/>
    </w:p>
    <w:p w:rsidR="00FF4F2F" w:rsidRDefault="00FF4F2F"/>
    <w:p w:rsidR="00FF4F2F" w:rsidRDefault="00FF4F2F">
      <w:r>
        <w:t xml:space="preserve">This device control is used to override the state of the </w:t>
      </w:r>
      <w:smartTag w:uri="urn:schemas-microsoft-com:office:smarttags" w:element="Street">
        <w:smartTag w:uri="urn:schemas-microsoft-com:office:smarttags" w:element="address">
          <w:r>
            <w:t>All Wheel Drive</w:t>
          </w:r>
        </w:smartTag>
      </w:smartTag>
      <w:r>
        <w:t xml:space="preserve"> solenoid.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 xml:space="preserve">All </w:t>
            </w:r>
            <w:smartTag w:uri="urn:schemas-microsoft-com:office:smarttags" w:element="Street">
              <w:smartTag w:uri="urn:schemas-microsoft-com:office:smarttags" w:element="address">
                <w:r>
                  <w:rPr>
                    <w:rFonts w:ascii="Arial" w:hAnsi="Arial"/>
                    <w:sz w:val="16"/>
                  </w:rPr>
                  <w:t>Wheel Drive</w:t>
                </w:r>
              </w:smartTag>
            </w:smartTag>
            <w:r>
              <w:rPr>
                <w:rFonts w:ascii="Arial" w:hAnsi="Arial"/>
                <w:sz w:val="16"/>
              </w:rPr>
              <w:t xml:space="preserve"> Solenoid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 xml:space="preserve">All </w:t>
            </w:r>
            <w:smartTag w:uri="urn:schemas-microsoft-com:office:smarttags" w:element="Street">
              <w:smartTag w:uri="urn:schemas-microsoft-com:office:smarttags" w:element="address">
                <w:r>
                  <w:rPr>
                    <w:rFonts w:ascii="Arial" w:hAnsi="Arial"/>
                    <w:sz w:val="16"/>
                  </w:rPr>
                  <w:t>Wheel Drive</w:t>
                </w:r>
              </w:smartTag>
            </w:smartTag>
            <w:r>
              <w:rPr>
                <w:rFonts w:ascii="Arial" w:hAnsi="Arial"/>
                <w:sz w:val="16"/>
              </w:rPr>
              <w:t xml:space="preserve"> Solenoid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(All Wheel Drive Solenoid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 xml:space="preserve">The </w:t>
      </w:r>
      <w:smartTag w:uri="urn:schemas-microsoft-com:office:smarttags" w:element="Street">
        <w:smartTag w:uri="urn:schemas-microsoft-com:office:smarttags" w:element="address">
          <w:r>
            <w:t>All Wheel Drive</w:t>
          </w:r>
        </w:smartTag>
      </w:smartTag>
      <w:r>
        <w:t xml:space="preserve"> solenoid shall be commanded to the state requested in All Wheel Drive Solenoid On</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$2A02</w:t>
            </w:r>
          </w:p>
        </w:tc>
        <w:tc>
          <w:tcPr>
            <w:tcW w:w="6768" w:type="dxa"/>
            <w:tcBorders>
              <w:top w:val="nil"/>
            </w:tcBorders>
          </w:tcPr>
          <w:p w:rsidR="00FF4F2F" w:rsidRDefault="00FF4F2F">
            <w:pPr>
              <w:rPr>
                <w:rFonts w:ascii="Arial" w:hAnsi="Arial"/>
                <w:sz w:val="16"/>
              </w:rPr>
            </w:pPr>
            <w:r>
              <w:rPr>
                <w:rFonts w:ascii="Arial" w:hAnsi="Arial"/>
                <w:sz w:val="16"/>
              </w:rPr>
              <w:t>Invalid transmission gear (actual gear not equal to commanded gear)</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$2B01</w:t>
            </w:r>
          </w:p>
        </w:tc>
        <w:tc>
          <w:tcPr>
            <w:tcW w:w="6768" w:type="dxa"/>
            <w:tcBorders>
              <w:top w:val="nil"/>
            </w:tcBorders>
          </w:tcPr>
          <w:p w:rsidR="00FF4F2F" w:rsidRDefault="00FF4F2F">
            <w:pPr>
              <w:rPr>
                <w:rFonts w:ascii="Arial" w:hAnsi="Arial"/>
                <w:sz w:val="16"/>
              </w:rPr>
            </w:pPr>
            <w:r>
              <w:rPr>
                <w:rFonts w:ascii="Arial" w:hAnsi="Arial"/>
                <w:sz w:val="16"/>
              </w:rPr>
              <w:t>Transmission is not in park or neutral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52" w:name="_Toc223513404"/>
      <w:r>
        <w:t>SHPR – Transmission Commanded Gear Device Control</w:t>
      </w:r>
      <w:bookmarkEnd w:id="1252"/>
    </w:p>
    <w:p w:rsidR="00FF4F2F" w:rsidRDefault="00FF4F2F"/>
    <w:p w:rsidR="00FF4F2F" w:rsidRDefault="00FF4F2F" w:rsidP="003D0C3C">
      <w:r>
        <w:t xml:space="preserve">This device control is used to override the </w:t>
      </w:r>
      <w:r w:rsidR="003D0C3C">
        <w:t>state of the transmission commanded gear</w:t>
      </w:r>
      <w:r>
        <w: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Commanded Gear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Commanded Gear</w:t>
            </w:r>
          </w:p>
        </w:tc>
        <w:tc>
          <w:tcPr>
            <w:tcW w:w="720" w:type="dxa"/>
            <w:tcBorders>
              <w:top w:val="nil"/>
            </w:tcBorders>
          </w:tcPr>
          <w:p w:rsidR="00FF4F2F" w:rsidRDefault="00FF4F2F">
            <w:pPr>
              <w:jc w:val="right"/>
              <w:rPr>
                <w:rFonts w:ascii="Arial" w:hAnsi="Arial"/>
                <w:sz w:val="16"/>
              </w:rPr>
            </w:pPr>
            <w:r>
              <w:rPr>
                <w:rFonts w:ascii="Arial" w:hAnsi="Arial"/>
                <w:sz w:val="16"/>
              </w:rPr>
              <w:t>3</w:t>
            </w:r>
          </w:p>
        </w:tc>
        <w:tc>
          <w:tcPr>
            <w:tcW w:w="720" w:type="dxa"/>
            <w:tcBorders>
              <w:top w:val="nil"/>
            </w:tcBorders>
          </w:tcPr>
          <w:p w:rsidR="00FF4F2F" w:rsidRDefault="00FF4F2F">
            <w:pPr>
              <w:rPr>
                <w:rFonts w:ascii="Arial" w:hAnsi="Arial"/>
                <w:sz w:val="16"/>
              </w:rPr>
            </w:pPr>
            <w:r>
              <w:rPr>
                <w:rFonts w:ascii="Arial" w:hAnsi="Arial"/>
                <w:sz w:val="16"/>
              </w:rPr>
              <w:t>ENM</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$1=First Gear</w:t>
            </w:r>
          </w:p>
          <w:p w:rsidR="00FF4F2F" w:rsidRDefault="00FF4F2F">
            <w:pPr>
              <w:rPr>
                <w:rFonts w:ascii="Arial" w:hAnsi="Arial"/>
                <w:sz w:val="16"/>
              </w:rPr>
            </w:pPr>
            <w:r>
              <w:rPr>
                <w:rFonts w:ascii="Arial" w:hAnsi="Arial"/>
                <w:sz w:val="16"/>
              </w:rPr>
              <w:t>$2=Second Gear</w:t>
            </w:r>
          </w:p>
          <w:p w:rsidR="00FF4F2F" w:rsidRDefault="00FF4F2F">
            <w:pPr>
              <w:rPr>
                <w:rFonts w:ascii="Arial" w:hAnsi="Arial"/>
                <w:sz w:val="16"/>
              </w:rPr>
            </w:pPr>
            <w:r>
              <w:rPr>
                <w:rFonts w:ascii="Arial" w:hAnsi="Arial"/>
                <w:sz w:val="16"/>
              </w:rPr>
              <w:t>$3=Third Gear</w:t>
            </w:r>
          </w:p>
          <w:p w:rsidR="00FF4F2F" w:rsidRDefault="00FF4F2F">
            <w:pPr>
              <w:rPr>
                <w:rFonts w:ascii="Arial" w:hAnsi="Arial"/>
                <w:sz w:val="16"/>
              </w:rPr>
            </w:pPr>
            <w:r>
              <w:rPr>
                <w:rFonts w:ascii="Arial" w:hAnsi="Arial"/>
                <w:sz w:val="16"/>
              </w:rPr>
              <w:t>$4=Fourth Gear</w:t>
            </w:r>
          </w:p>
          <w:p w:rsidR="00FF4F2F" w:rsidRDefault="00FF4F2F">
            <w:pPr>
              <w:rPr>
                <w:rFonts w:ascii="Arial" w:hAnsi="Arial"/>
                <w:sz w:val="16"/>
              </w:rPr>
            </w:pPr>
            <w:r>
              <w:rPr>
                <w:rFonts w:ascii="Arial" w:hAnsi="Arial"/>
                <w:sz w:val="16"/>
              </w:rPr>
              <w:t>$5=Fifth Gear</w:t>
            </w:r>
          </w:p>
          <w:p w:rsidR="00FF4F2F" w:rsidRDefault="00FF4F2F">
            <w:pPr>
              <w:rPr>
                <w:rFonts w:ascii="Arial" w:hAnsi="Arial"/>
                <w:sz w:val="16"/>
              </w:rPr>
            </w:pPr>
            <w:r>
              <w:rPr>
                <w:rFonts w:ascii="Arial" w:hAnsi="Arial"/>
                <w:sz w:val="16"/>
              </w:rPr>
              <w:t>$6=Sixth Gear</w:t>
            </w:r>
          </w:p>
        </w:tc>
      </w:tr>
    </w:tbl>
    <w:p w:rsidR="00FF4F2F" w:rsidRDefault="00FF4F2F"/>
    <w:p w:rsidR="00FF4F2F" w:rsidRDefault="00FF4F2F">
      <w:r>
        <w:t>If (Transmission Commanded Gear Enable is True)</w:t>
      </w:r>
    </w:p>
    <w:p w:rsidR="00FF4F2F" w:rsidRDefault="00FF4F2F">
      <w:pPr>
        <w:pStyle w:val="BodyTextIndent"/>
      </w:pPr>
      <w:r>
        <w:t>If (engine is not running)</w:t>
      </w:r>
    </w:p>
    <w:p w:rsidR="00FF4F2F" w:rsidRDefault="00FF4F2F">
      <w:pPr>
        <w:ind w:left="720"/>
      </w:pPr>
      <w:r>
        <w:t>The transmission commanded gear shall be set to the gear requested in Transmission Commanded Gear</w:t>
      </w:r>
    </w:p>
    <w:p w:rsidR="00FF4F2F" w:rsidRDefault="00FF4F2F">
      <w:pPr>
        <w:ind w:left="360"/>
      </w:pPr>
      <w:r>
        <w:t>Else</w:t>
      </w:r>
    </w:p>
    <w:p w:rsidR="00FF4F2F" w:rsidRDefault="00FF4F2F">
      <w:pPr>
        <w:ind w:left="720"/>
      </w:pPr>
      <w:r>
        <w:t>If (any of the device control limits in the table below are exceeded)</w:t>
      </w:r>
    </w:p>
    <w:p w:rsidR="00FF4F2F" w:rsidRDefault="00FF4F2F">
      <w:pPr>
        <w:ind w:left="1080"/>
      </w:pPr>
      <w:r>
        <w:t>Report the appropriate device control limit exceeded return code to the tester.</w:t>
      </w:r>
    </w:p>
    <w:p w:rsidR="00FF4F2F" w:rsidRDefault="00FF4F2F">
      <w:pPr>
        <w:ind w:left="1080"/>
      </w:pPr>
      <w:r>
        <w:t>Return to normal control.</w:t>
      </w:r>
    </w:p>
    <w:p w:rsidR="00FF4F2F" w:rsidRDefault="00FF4F2F">
      <w:pPr>
        <w:ind w:left="720"/>
      </w:pPr>
      <w:r>
        <w:t>Else</w:t>
      </w:r>
    </w:p>
    <w:p w:rsidR="00FF4F2F" w:rsidRDefault="00FF4F2F">
      <w:pPr>
        <w:ind w:left="1080"/>
      </w:pPr>
      <w:r>
        <w:lastRenderedPageBreak/>
        <w:t>The transmission commanded gear shall be set to the gear requested in Transmission Commanded Gear</w:t>
      </w:r>
    </w:p>
    <w:p w:rsidR="00FF4F2F" w:rsidRDefault="00FF4F2F">
      <w:pPr>
        <w:ind w:left="720"/>
      </w:pPr>
      <w:r>
        <w:t>EndIf</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$2801</w:t>
            </w:r>
          </w:p>
        </w:tc>
        <w:tc>
          <w:tcPr>
            <w:tcW w:w="6768" w:type="dxa"/>
            <w:tcBorders>
              <w:top w:val="nil"/>
            </w:tcBorders>
          </w:tcPr>
          <w:p w:rsidR="00FF4F2F" w:rsidRDefault="00FF4F2F">
            <w:pPr>
              <w:rPr>
                <w:rFonts w:ascii="Arial" w:hAnsi="Arial"/>
                <w:sz w:val="16"/>
              </w:rPr>
            </w:pPr>
            <w:r>
              <w:rPr>
                <w:rFonts w:ascii="Arial" w:hAnsi="Arial"/>
                <w:sz w:val="16"/>
              </w:rPr>
              <w:t>Vehicle speed is too high</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$2802</w:t>
            </w:r>
          </w:p>
        </w:tc>
        <w:tc>
          <w:tcPr>
            <w:tcW w:w="6768" w:type="dxa"/>
            <w:tcBorders>
              <w:top w:val="nil"/>
            </w:tcBorders>
          </w:tcPr>
          <w:p w:rsidR="00FF4F2F" w:rsidRDefault="00FF4F2F">
            <w:pPr>
              <w:rPr>
                <w:rFonts w:ascii="Arial" w:hAnsi="Arial"/>
                <w:sz w:val="16"/>
              </w:rPr>
            </w:pPr>
            <w:r>
              <w:rPr>
                <w:rFonts w:ascii="Arial" w:hAnsi="Arial"/>
                <w:sz w:val="16"/>
              </w:rPr>
              <w:t>Engine speed is too high</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$2803</w:t>
            </w:r>
          </w:p>
        </w:tc>
        <w:tc>
          <w:tcPr>
            <w:tcW w:w="6768" w:type="dxa"/>
            <w:tcBorders>
              <w:top w:val="nil"/>
            </w:tcBorders>
          </w:tcPr>
          <w:p w:rsidR="00FF4F2F" w:rsidRDefault="00FF4F2F">
            <w:pPr>
              <w:rPr>
                <w:rFonts w:ascii="Arial" w:hAnsi="Arial"/>
                <w:sz w:val="16"/>
              </w:rPr>
            </w:pPr>
            <w:r>
              <w:rPr>
                <w:rFonts w:ascii="Arial" w:hAnsi="Arial"/>
                <w:sz w:val="16"/>
              </w:rPr>
              <w:t>A non-sequential gear change is requested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bottom w:val="single" w:sz="6" w:space="0" w:color="000000"/>
            </w:tcBorders>
          </w:tcPr>
          <w:p w:rsidR="00FF4F2F" w:rsidRDefault="00FF4F2F">
            <w:pPr>
              <w:jc w:val="right"/>
              <w:rPr>
                <w:rFonts w:ascii="Arial" w:hAnsi="Arial"/>
                <w:sz w:val="16"/>
              </w:rPr>
            </w:pPr>
            <w:r>
              <w:rPr>
                <w:rFonts w:ascii="Arial" w:hAnsi="Arial"/>
                <w:sz w:val="16"/>
              </w:rPr>
              <w:t>$2804</w:t>
            </w:r>
          </w:p>
        </w:tc>
        <w:tc>
          <w:tcPr>
            <w:tcW w:w="6768" w:type="dxa"/>
            <w:tcBorders>
              <w:top w:val="nil"/>
              <w:bottom w:val="single" w:sz="6" w:space="0" w:color="000000"/>
            </w:tcBorders>
          </w:tcPr>
          <w:p w:rsidR="00FF4F2F" w:rsidRDefault="00FF4F2F">
            <w:pPr>
              <w:rPr>
                <w:rFonts w:ascii="Arial" w:hAnsi="Arial"/>
                <w:sz w:val="16"/>
              </w:rPr>
            </w:pPr>
            <w:r>
              <w:rPr>
                <w:rFonts w:ascii="Arial" w:hAnsi="Arial"/>
                <w:sz w:val="16"/>
              </w:rPr>
              <w:t xml:space="preserve">Vehicle speed is too high for a the downshift requested </w:t>
            </w:r>
          </w:p>
        </w:tc>
        <w:tc>
          <w:tcPr>
            <w:tcW w:w="864" w:type="dxa"/>
            <w:tcBorders>
              <w:top w:val="nil"/>
              <w:bottom w:val="single" w:sz="6" w:space="0" w:color="000000"/>
            </w:tcBorders>
          </w:tcPr>
          <w:p w:rsidR="00FF4F2F" w:rsidRDefault="00FF4F2F">
            <w:pPr>
              <w:jc w:val="center"/>
              <w:rPr>
                <w:rFonts w:ascii="Arial" w:hAnsi="Arial"/>
                <w:sz w:val="16"/>
              </w:rPr>
            </w:pPr>
            <w:r>
              <w:rPr>
                <w:rFonts w:ascii="Arial" w:hAnsi="Arial"/>
                <w:sz w:val="16"/>
              </w:rPr>
              <w:t>Y</w:t>
            </w:r>
          </w:p>
        </w:tc>
        <w:tc>
          <w:tcPr>
            <w:tcW w:w="864" w:type="dxa"/>
            <w:tcBorders>
              <w:top w:val="nil"/>
              <w:bottom w:val="single" w:sz="6" w:space="0" w:color="000000"/>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single" w:sz="6" w:space="0" w:color="000000"/>
              <w:bottom w:val="single" w:sz="4" w:space="0" w:color="auto"/>
            </w:tcBorders>
          </w:tcPr>
          <w:p w:rsidR="00FF4F2F" w:rsidRDefault="00FF4F2F">
            <w:pPr>
              <w:jc w:val="right"/>
              <w:rPr>
                <w:rFonts w:ascii="Arial" w:hAnsi="Arial"/>
                <w:sz w:val="16"/>
              </w:rPr>
            </w:pPr>
            <w:r>
              <w:rPr>
                <w:rFonts w:ascii="Arial" w:hAnsi="Arial"/>
                <w:sz w:val="16"/>
              </w:rPr>
              <w:t>$2805</w:t>
            </w:r>
          </w:p>
        </w:tc>
        <w:tc>
          <w:tcPr>
            <w:tcW w:w="6768" w:type="dxa"/>
            <w:tcBorders>
              <w:top w:val="single" w:sz="6" w:space="0" w:color="000000"/>
              <w:bottom w:val="single" w:sz="4" w:space="0" w:color="auto"/>
            </w:tcBorders>
          </w:tcPr>
          <w:p w:rsidR="00FF4F2F" w:rsidRDefault="00FF4F2F">
            <w:pPr>
              <w:rPr>
                <w:rFonts w:ascii="Arial" w:hAnsi="Arial"/>
                <w:sz w:val="16"/>
              </w:rPr>
            </w:pPr>
            <w:r>
              <w:rPr>
                <w:rFonts w:ascii="Arial" w:hAnsi="Arial"/>
                <w:sz w:val="16"/>
              </w:rPr>
              <w:t>Requested gear is greater than the selected PRNDL range allows</w:t>
            </w:r>
          </w:p>
        </w:tc>
        <w:tc>
          <w:tcPr>
            <w:tcW w:w="864" w:type="dxa"/>
            <w:tcBorders>
              <w:top w:val="single" w:sz="6" w:space="0" w:color="000000"/>
              <w:bottom w:val="single" w:sz="4" w:space="0" w:color="auto"/>
            </w:tcBorders>
          </w:tcPr>
          <w:p w:rsidR="00FF4F2F" w:rsidRDefault="00FF4F2F">
            <w:pPr>
              <w:jc w:val="center"/>
              <w:rPr>
                <w:rFonts w:ascii="Arial" w:hAnsi="Arial"/>
                <w:sz w:val="16"/>
              </w:rPr>
            </w:pPr>
            <w:r>
              <w:rPr>
                <w:rFonts w:ascii="Arial" w:hAnsi="Arial"/>
                <w:sz w:val="16"/>
              </w:rPr>
              <w:t>Y</w:t>
            </w:r>
          </w:p>
        </w:tc>
        <w:tc>
          <w:tcPr>
            <w:tcW w:w="864" w:type="dxa"/>
            <w:tcBorders>
              <w:top w:val="single" w:sz="6" w:space="0" w:color="000000"/>
              <w:bottom w:val="single" w:sz="4" w:space="0" w:color="auto"/>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single" w:sz="4" w:space="0" w:color="auto"/>
            </w:tcBorders>
          </w:tcPr>
          <w:p w:rsidR="00FF4F2F" w:rsidRDefault="00FF4F2F">
            <w:pPr>
              <w:jc w:val="right"/>
              <w:rPr>
                <w:rFonts w:ascii="Arial" w:hAnsi="Arial"/>
                <w:sz w:val="16"/>
              </w:rPr>
            </w:pPr>
            <w:r>
              <w:rPr>
                <w:rFonts w:ascii="Arial" w:hAnsi="Arial"/>
                <w:sz w:val="16"/>
              </w:rPr>
              <w:t>$3D02</w:t>
            </w:r>
          </w:p>
        </w:tc>
        <w:tc>
          <w:tcPr>
            <w:tcW w:w="6768" w:type="dxa"/>
            <w:tcBorders>
              <w:top w:val="single" w:sz="4" w:space="0" w:color="auto"/>
            </w:tcBorders>
          </w:tcPr>
          <w:p w:rsidR="00FF4F2F" w:rsidRDefault="00FF4F2F">
            <w:pPr>
              <w:rPr>
                <w:rFonts w:ascii="Arial" w:hAnsi="Arial"/>
                <w:sz w:val="16"/>
              </w:rPr>
            </w:pPr>
            <w:r>
              <w:rPr>
                <w:rFonts w:ascii="Arial" w:hAnsi="Arial"/>
                <w:sz w:val="16"/>
              </w:rPr>
              <w:t xml:space="preserve">Vehicle speed is too low </w:t>
            </w:r>
          </w:p>
        </w:tc>
        <w:tc>
          <w:tcPr>
            <w:tcW w:w="864" w:type="dxa"/>
            <w:tcBorders>
              <w:top w:val="single" w:sz="4" w:space="0" w:color="auto"/>
            </w:tcBorders>
          </w:tcPr>
          <w:p w:rsidR="00FF4F2F" w:rsidRDefault="00FF4F2F">
            <w:pPr>
              <w:jc w:val="center"/>
              <w:rPr>
                <w:rFonts w:ascii="Arial" w:hAnsi="Arial"/>
                <w:sz w:val="16"/>
              </w:rPr>
            </w:pPr>
            <w:r>
              <w:rPr>
                <w:rFonts w:ascii="Arial" w:hAnsi="Arial"/>
                <w:sz w:val="16"/>
              </w:rPr>
              <w:t>Y</w:t>
            </w:r>
          </w:p>
        </w:tc>
        <w:tc>
          <w:tcPr>
            <w:tcW w:w="864" w:type="dxa"/>
            <w:tcBorders>
              <w:top w:val="single" w:sz="4" w:space="0" w:color="auto"/>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53" w:name="_Toc223513405"/>
      <w:r>
        <w:t>RSCR / SPRR - Transmission Adapts Preset Trigger Device Control</w:t>
      </w:r>
      <w:bookmarkEnd w:id="1253"/>
    </w:p>
    <w:p w:rsidR="00FF4F2F" w:rsidRDefault="00FF4F2F"/>
    <w:p w:rsidR="00FF4F2F" w:rsidRDefault="00FF4F2F">
      <w:r>
        <w:t>This device control is used to trigger the transmission adaptive parameters to be preset to their initial values.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Adapts Preset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(Transmission Adapts Preset Trigger is True)</w:t>
      </w:r>
    </w:p>
    <w:p w:rsidR="00FF4F2F" w:rsidRDefault="00FF4F2F">
      <w:pPr>
        <w:pStyle w:val="BodyTextIndent"/>
      </w:pPr>
      <w:r>
        <w:t>If (the preset is complete)</w:t>
      </w:r>
    </w:p>
    <w:p w:rsidR="00FF4F2F" w:rsidRDefault="00FF4F2F">
      <w:pPr>
        <w:ind w:left="720"/>
      </w:pPr>
      <w:r>
        <w:t>Return to normal control.</w:t>
      </w:r>
    </w:p>
    <w:p w:rsidR="00FF4F2F" w:rsidRDefault="00FF4F2F">
      <w:pPr>
        <w:ind w:left="360"/>
      </w:pPr>
      <w:r>
        <w:t>Else</w:t>
      </w:r>
    </w:p>
    <w:p w:rsidR="00FF4F2F" w:rsidRDefault="00FF4F2F">
      <w:pPr>
        <w:ind w:left="720"/>
      </w:pPr>
      <w:r>
        <w:t>Perform the preset of the Transmission Adaptive parameters.</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3"/>
      </w:pPr>
      <w:bookmarkStart w:id="1254" w:name="_Toc223513406"/>
      <w:r>
        <w:t>RSSR - Transmission Fast Adapts Reset Trigger Device Control</w:t>
      </w:r>
      <w:bookmarkEnd w:id="1254"/>
    </w:p>
    <w:p w:rsidR="00FF4F2F" w:rsidRDefault="00FF4F2F"/>
    <w:p w:rsidR="00FF4F2F" w:rsidRDefault="00FF4F2F">
      <w:pPr>
        <w:tabs>
          <w:tab w:val="left" w:pos="360"/>
        </w:tabs>
      </w:pPr>
      <w:r>
        <w:t>This device control is used to trigger the reset of the transmission fast adaptive parameters.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Fast Adapts Reset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(Transmission Fast Adapts Reset Trigger is True)</w:t>
      </w:r>
    </w:p>
    <w:p w:rsidR="00FF4F2F" w:rsidRDefault="00FF4F2F">
      <w:pPr>
        <w:pStyle w:val="BodyTextIndent"/>
      </w:pPr>
      <w:r>
        <w:t>If (the reset is complete)</w:t>
      </w:r>
    </w:p>
    <w:p w:rsidR="00FF4F2F" w:rsidRDefault="00FF4F2F">
      <w:pPr>
        <w:ind w:left="720"/>
      </w:pPr>
      <w:r>
        <w:t>Return to normal control.</w:t>
      </w:r>
    </w:p>
    <w:p w:rsidR="00FF4F2F" w:rsidRDefault="00FF4F2F">
      <w:pPr>
        <w:ind w:left="360"/>
      </w:pPr>
      <w:r>
        <w:t>Else</w:t>
      </w:r>
    </w:p>
    <w:p w:rsidR="00FF4F2F" w:rsidRDefault="00FF4F2F">
      <w:pPr>
        <w:ind w:left="720"/>
      </w:pPr>
      <w:r>
        <w:t>Perform the reset of the Transmission Fast Adaptive parameters.</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3"/>
      </w:pPr>
      <w:bookmarkStart w:id="1255" w:name="_Toc223513407"/>
      <w:r>
        <w:lastRenderedPageBreak/>
        <w:t>TRNR - Transmission Adapts Reset Trigger Device Control</w:t>
      </w:r>
      <w:bookmarkEnd w:id="1255"/>
    </w:p>
    <w:p w:rsidR="00FF4F2F" w:rsidRDefault="00FF4F2F"/>
    <w:p w:rsidR="00FF4F2F" w:rsidRDefault="00FF4F2F">
      <w:pPr>
        <w:tabs>
          <w:tab w:val="left" w:pos="360"/>
        </w:tabs>
      </w:pPr>
      <w:r>
        <w:t>This device control is used to trigger the reset of the transmission adaptive parameters.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Adapts Reset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(Transmission Adapts Reset Trigger is True)</w:t>
      </w:r>
    </w:p>
    <w:p w:rsidR="00FF4F2F" w:rsidRDefault="00FF4F2F">
      <w:pPr>
        <w:pStyle w:val="BodyTextIndent"/>
      </w:pPr>
      <w:r>
        <w:t>If (the reset is complete)</w:t>
      </w:r>
    </w:p>
    <w:p w:rsidR="00FF4F2F" w:rsidRDefault="00FF4F2F">
      <w:pPr>
        <w:ind w:left="720"/>
      </w:pPr>
      <w:r>
        <w:t>Return to normal control.</w:t>
      </w:r>
    </w:p>
    <w:p w:rsidR="00FF4F2F" w:rsidRDefault="00FF4F2F">
      <w:pPr>
        <w:ind w:left="360"/>
      </w:pPr>
      <w:r>
        <w:t>Else</w:t>
      </w:r>
    </w:p>
    <w:p w:rsidR="00FF4F2F" w:rsidRDefault="00FF4F2F">
      <w:pPr>
        <w:ind w:left="720"/>
      </w:pPr>
      <w:r>
        <w:t>Perform the reset of the Transmission Adaptive parameters.</w:t>
      </w:r>
    </w:p>
    <w:p w:rsidR="00FF4F2F" w:rsidRDefault="00FF4F2F">
      <w:pPr>
        <w:ind w:left="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p w:rsidR="00FF4F2F" w:rsidRDefault="00FF4F2F">
      <w:pPr>
        <w:pStyle w:val="Heading3"/>
      </w:pPr>
      <w:bookmarkStart w:id="1256" w:name="_Toc223513408"/>
      <w:r>
        <w:t>RSCR – Transmission Fast Learn Trigger</w:t>
      </w:r>
      <w:bookmarkEnd w:id="1256"/>
    </w:p>
    <w:p w:rsidR="00FF4F2F" w:rsidRDefault="00FF4F2F"/>
    <w:p w:rsidR="00FF4F2F" w:rsidRDefault="00FF4F2F">
      <w:r>
        <w:t>This device control is used to trigger the transmission fast learn algorithm.</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Fast Learn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pPr>
        <w:pStyle w:val="Heading4"/>
      </w:pPr>
      <w:bookmarkStart w:id="1257" w:name="_Toc223513409"/>
      <w:r>
        <w:t>Transmission Fast Learn Trigger for Service</w:t>
      </w:r>
      <w:bookmarkEnd w:id="1257"/>
    </w:p>
    <w:p w:rsidR="00FF4F2F" w:rsidRDefault="00FF4F2F"/>
    <w:p w:rsidR="00FF4F2F" w:rsidRDefault="00FF4F2F">
      <w:r>
        <w:t>If   (Transmission Fast Learn Trigger is True)</w:t>
      </w:r>
    </w:p>
    <w:p w:rsidR="00FF4F2F" w:rsidRDefault="00FF4F2F">
      <w:pPr>
        <w:ind w:firstLine="360"/>
      </w:pPr>
      <w:r>
        <w:t>If   (the vehicle is in the vehicle assembly plant)</w:t>
      </w:r>
    </w:p>
    <w:p w:rsidR="00FF4F2F" w:rsidRDefault="00FF4F2F">
      <w:pPr>
        <w:ind w:left="360" w:firstLine="360"/>
      </w:pPr>
      <w:r>
        <w:t xml:space="preserve">Manage the request to trigger the Transmission Fast Learn as described in Section </w:t>
      </w:r>
      <w:hyperlink w:anchor="_Transmission_Fast_Learn" w:history="1">
        <w:r>
          <w:rPr>
            <w:rStyle w:val="Hyperlink"/>
            <w:color w:val="auto"/>
          </w:rPr>
          <w:t>5.10.12.2</w:t>
        </w:r>
      </w:hyperlink>
    </w:p>
    <w:p w:rsidR="00FF4F2F" w:rsidRDefault="00FF4F2F">
      <w:pPr>
        <w:ind w:firstLine="360"/>
      </w:pPr>
      <w:r>
        <w:t>Else</w:t>
      </w:r>
    </w:p>
    <w:p w:rsidR="00FF4F2F" w:rsidRDefault="00FF4F2F">
      <w:pPr>
        <w:ind w:left="360" w:firstLine="360"/>
      </w:pPr>
      <w:r>
        <w:t>If   (any of the device control limits in the table below are exceeded)</w:t>
      </w:r>
    </w:p>
    <w:p w:rsidR="00FF4F2F" w:rsidRDefault="00FF4F2F">
      <w:pPr>
        <w:ind w:left="360" w:firstLine="720"/>
      </w:pPr>
      <w:r>
        <w:t>Report the appropriate device control limit exceeded return code to the tester.</w:t>
      </w:r>
    </w:p>
    <w:p w:rsidR="00FF4F2F" w:rsidRDefault="00FF4F2F">
      <w:pPr>
        <w:ind w:left="360" w:firstLine="720"/>
      </w:pPr>
      <w:r>
        <w:t>Return to normal control.</w:t>
      </w:r>
    </w:p>
    <w:p w:rsidR="00FF4F2F" w:rsidRDefault="00FF4F2F">
      <w:pPr>
        <w:ind w:left="360" w:firstLine="360"/>
      </w:pPr>
      <w:r>
        <w:t>Else</w:t>
      </w:r>
    </w:p>
    <w:p w:rsidR="00FF4F2F" w:rsidRDefault="00FF4F2F">
      <w:pPr>
        <w:ind w:left="720" w:firstLine="360"/>
      </w:pPr>
      <w:r>
        <w:t>The Service transmission fast learn algorithm shall be enabled</w:t>
      </w:r>
    </w:p>
    <w:p w:rsidR="00FF4F2F" w:rsidRDefault="00FF4F2F">
      <w:pPr>
        <w:ind w:left="360" w:firstLine="360"/>
      </w:pPr>
      <w:r>
        <w:t>Endif</w:t>
      </w:r>
    </w:p>
    <w:p w:rsidR="00FF4F2F" w:rsidRDefault="00FF4F2F">
      <w:pPr>
        <w:ind w:firstLine="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r>
        <w:br w:type="page"/>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4" w:space="0" w:color="auto"/>
            </w:tcBorders>
          </w:tcPr>
          <w:p w:rsidR="00FF4F2F" w:rsidRDefault="00FF4F2F">
            <w:pPr>
              <w:jc w:val="center"/>
              <w:rPr>
                <w:b/>
                <w:sz w:val="16"/>
              </w:rPr>
            </w:pPr>
            <w:r>
              <w:rPr>
                <w:b/>
                <w:sz w:val="16"/>
              </w:rPr>
              <w:lastRenderedPageBreak/>
              <w:t>Return Code</w:t>
            </w:r>
          </w:p>
        </w:tc>
        <w:tc>
          <w:tcPr>
            <w:tcW w:w="6768" w:type="dxa"/>
            <w:tcBorders>
              <w:bottom w:val="single" w:sz="4" w:space="0" w:color="auto"/>
            </w:tcBorders>
          </w:tcPr>
          <w:p w:rsidR="00FF4F2F" w:rsidRDefault="00FF4F2F">
            <w:pPr>
              <w:jc w:val="center"/>
              <w:rPr>
                <w:b/>
                <w:sz w:val="16"/>
              </w:rPr>
            </w:pPr>
            <w:r>
              <w:rPr>
                <w:b/>
                <w:sz w:val="16"/>
              </w:rPr>
              <w:t>Device Control Limit Exceeded Description</w:t>
            </w:r>
          </w:p>
        </w:tc>
        <w:tc>
          <w:tcPr>
            <w:tcW w:w="864" w:type="dxa"/>
            <w:tcBorders>
              <w:bottom w:val="single" w:sz="4" w:space="0" w:color="auto"/>
            </w:tcBorders>
          </w:tcPr>
          <w:p w:rsidR="00FF4F2F" w:rsidRDefault="00FF4F2F">
            <w:pPr>
              <w:jc w:val="center"/>
              <w:rPr>
                <w:b/>
                <w:sz w:val="16"/>
              </w:rPr>
            </w:pPr>
            <w:r>
              <w:rPr>
                <w:b/>
                <w:sz w:val="16"/>
              </w:rPr>
              <w:t>Active for Service</w:t>
            </w:r>
          </w:p>
        </w:tc>
        <w:tc>
          <w:tcPr>
            <w:tcW w:w="864" w:type="dxa"/>
            <w:tcBorders>
              <w:bottom w:val="single" w:sz="4" w:space="0" w:color="auto"/>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cs="Arial"/>
                <w:sz w:val="16"/>
              </w:rPr>
            </w:pPr>
            <w:r>
              <w:rPr>
                <w:rFonts w:ascii="Arial" w:hAnsi="Arial" w:cs="Arial"/>
                <w:sz w:val="16"/>
              </w:rPr>
              <w:t>$0604</w:t>
            </w:r>
          </w:p>
        </w:tc>
        <w:tc>
          <w:tcPr>
            <w:tcW w:w="6768" w:type="dxa"/>
            <w:tcBorders>
              <w:top w:val="nil"/>
            </w:tcBorders>
          </w:tcPr>
          <w:p w:rsidR="00FF4F2F" w:rsidRDefault="00FF4F2F">
            <w:pPr>
              <w:rPr>
                <w:rFonts w:ascii="Arial" w:hAnsi="Arial" w:cs="Arial"/>
                <w:sz w:val="16"/>
              </w:rPr>
            </w:pPr>
            <w:r>
              <w:rPr>
                <w:rFonts w:ascii="Arial" w:hAnsi="Arial" w:cs="Arial"/>
                <w:sz w:val="16"/>
              </w:rPr>
              <w:t>Engine not running.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cs="Arial"/>
                <w:sz w:val="16"/>
              </w:rPr>
            </w:pPr>
            <w:r>
              <w:rPr>
                <w:rFonts w:ascii="Arial" w:hAnsi="Arial" w:cs="Arial"/>
                <w:sz w:val="16"/>
              </w:rPr>
              <w:t>$2A02</w:t>
            </w:r>
          </w:p>
        </w:tc>
        <w:tc>
          <w:tcPr>
            <w:tcW w:w="6768" w:type="dxa"/>
            <w:tcBorders>
              <w:top w:val="nil"/>
            </w:tcBorders>
          </w:tcPr>
          <w:p w:rsidR="00FF4F2F" w:rsidRDefault="00FF4F2F">
            <w:pPr>
              <w:rPr>
                <w:rFonts w:ascii="Arial" w:hAnsi="Arial" w:cs="Arial"/>
                <w:sz w:val="16"/>
              </w:rPr>
            </w:pPr>
            <w:r>
              <w:rPr>
                <w:rFonts w:ascii="Arial" w:hAnsi="Arial" w:cs="Arial"/>
                <w:sz w:val="16"/>
              </w:rPr>
              <w:t>Transmission fault present.</w:t>
            </w:r>
          </w:p>
          <w:p w:rsidR="00F26143" w:rsidRDefault="00FF4F2F" w:rsidP="00F26143">
            <w:pPr>
              <w:numPr>
                <w:ilvl w:val="0"/>
                <w:numId w:val="27"/>
              </w:numPr>
              <w:rPr>
                <w:rFonts w:ascii="Arial" w:hAnsi="Arial" w:cs="Arial"/>
                <w:sz w:val="16"/>
              </w:rPr>
            </w:pPr>
            <w:r>
              <w:rPr>
                <w:rFonts w:ascii="Arial" w:hAnsi="Arial" w:cs="Arial"/>
                <w:sz w:val="16"/>
              </w:rPr>
              <w:t xml:space="preserve">      Service Brake Faults of any kind</w:t>
            </w:r>
          </w:p>
          <w:p w:rsidR="00F26143" w:rsidRDefault="00FF4F2F" w:rsidP="00F26143">
            <w:pPr>
              <w:numPr>
                <w:ilvl w:val="0"/>
                <w:numId w:val="27"/>
              </w:numPr>
              <w:rPr>
                <w:rFonts w:ascii="Arial" w:hAnsi="Arial" w:cs="Arial"/>
                <w:sz w:val="16"/>
              </w:rPr>
            </w:pPr>
            <w:r>
              <w:rPr>
                <w:rFonts w:ascii="Arial" w:hAnsi="Arial" w:cs="Arial"/>
                <w:sz w:val="16"/>
              </w:rPr>
              <w:t xml:space="preserve">      Engine Speed Faults </w:t>
            </w:r>
          </w:p>
          <w:p w:rsidR="00F26143" w:rsidRDefault="00FF4F2F" w:rsidP="00F26143">
            <w:pPr>
              <w:numPr>
                <w:ilvl w:val="0"/>
                <w:numId w:val="27"/>
              </w:numPr>
              <w:rPr>
                <w:rFonts w:ascii="Arial" w:hAnsi="Arial" w:cs="Arial"/>
                <w:sz w:val="16"/>
              </w:rPr>
            </w:pPr>
            <w:r>
              <w:rPr>
                <w:rFonts w:ascii="Arial" w:hAnsi="Arial" w:cs="Arial"/>
                <w:sz w:val="16"/>
              </w:rPr>
              <w:t xml:space="preserve">      </w:t>
            </w:r>
            <w:smartTag w:uri="urn:schemas-microsoft-com:office:smarttags" w:element="place">
              <w:smartTag w:uri="urn:schemas-microsoft-com:office:smarttags" w:element="PlaceName">
                <w:r>
                  <w:rPr>
                    <w:rFonts w:ascii="Arial" w:hAnsi="Arial" w:cs="Arial"/>
                    <w:sz w:val="16"/>
                  </w:rPr>
                  <w:t>Transmission</w:t>
                </w:r>
              </w:smartTag>
              <w:r>
                <w:rPr>
                  <w:rFonts w:ascii="Arial" w:hAnsi="Arial" w:cs="Arial"/>
                  <w:sz w:val="16"/>
                </w:rPr>
                <w:t xml:space="preserve"> </w:t>
              </w:r>
              <w:smartTag w:uri="urn:schemas-microsoft-com:office:smarttags" w:element="PlaceType">
                <w:r>
                  <w:rPr>
                    <w:rFonts w:ascii="Arial" w:hAnsi="Arial" w:cs="Arial"/>
                    <w:sz w:val="16"/>
                  </w:rPr>
                  <w:t>Range</w:t>
                </w:r>
              </w:smartTag>
            </w:smartTag>
            <w:r>
              <w:rPr>
                <w:rFonts w:ascii="Arial" w:hAnsi="Arial" w:cs="Arial"/>
                <w:sz w:val="16"/>
              </w:rPr>
              <w:t xml:space="preserve"> fault </w:t>
            </w:r>
          </w:p>
          <w:p w:rsidR="00F26143" w:rsidRDefault="00FF4F2F" w:rsidP="00F26143">
            <w:pPr>
              <w:numPr>
                <w:ilvl w:val="0"/>
                <w:numId w:val="27"/>
              </w:numPr>
              <w:rPr>
                <w:rFonts w:ascii="Arial" w:hAnsi="Arial" w:cs="Arial"/>
                <w:sz w:val="16"/>
              </w:rPr>
            </w:pPr>
            <w:r>
              <w:rPr>
                <w:rFonts w:ascii="Arial" w:hAnsi="Arial" w:cs="Arial"/>
                <w:sz w:val="16"/>
              </w:rPr>
              <w:t xml:space="preserve">      Output speed fault</w:t>
            </w:r>
          </w:p>
          <w:p w:rsidR="00F26143" w:rsidRDefault="00FF4F2F" w:rsidP="00F26143">
            <w:pPr>
              <w:numPr>
                <w:ilvl w:val="0"/>
                <w:numId w:val="27"/>
              </w:numPr>
              <w:rPr>
                <w:rFonts w:ascii="Arial" w:hAnsi="Arial" w:cs="Arial"/>
                <w:sz w:val="16"/>
              </w:rPr>
            </w:pPr>
            <w:r>
              <w:rPr>
                <w:rFonts w:ascii="Arial" w:hAnsi="Arial" w:cs="Arial"/>
                <w:sz w:val="16"/>
              </w:rPr>
              <w:t xml:space="preserve">      Input speed fault </w:t>
            </w:r>
          </w:p>
          <w:p w:rsidR="00F26143" w:rsidRDefault="00FF4F2F" w:rsidP="00F26143">
            <w:pPr>
              <w:numPr>
                <w:ilvl w:val="0"/>
                <w:numId w:val="27"/>
              </w:numPr>
              <w:rPr>
                <w:rFonts w:ascii="Arial" w:hAnsi="Arial" w:cs="Arial"/>
                <w:sz w:val="16"/>
              </w:rPr>
            </w:pPr>
            <w:r>
              <w:rPr>
                <w:rFonts w:ascii="Arial" w:hAnsi="Arial" w:cs="Arial"/>
                <w:sz w:val="16"/>
              </w:rPr>
              <w:t xml:space="preserve">      Transmission temperature fault</w:t>
            </w:r>
          </w:p>
          <w:p w:rsidR="00F26143" w:rsidRDefault="00FF4F2F" w:rsidP="00F26143">
            <w:pPr>
              <w:numPr>
                <w:ilvl w:val="0"/>
                <w:numId w:val="27"/>
              </w:numPr>
              <w:rPr>
                <w:rFonts w:ascii="Arial" w:hAnsi="Arial" w:cs="Arial"/>
                <w:sz w:val="16"/>
              </w:rPr>
            </w:pPr>
            <w:r>
              <w:rPr>
                <w:rFonts w:ascii="Arial" w:hAnsi="Arial" w:cs="Arial"/>
                <w:sz w:val="16"/>
              </w:rPr>
              <w:t xml:space="preserve">      Throttle position fault </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4"/>
      </w:pPr>
      <w:bookmarkStart w:id="1258" w:name="_Transmission_Fast_Learn"/>
      <w:bookmarkStart w:id="1259" w:name="_Toc223513410"/>
      <w:bookmarkEnd w:id="1258"/>
      <w:r>
        <w:t>Transmission Fast Learn Trigger for Assembly Plant</w:t>
      </w:r>
      <w:bookmarkEnd w:id="1259"/>
    </w:p>
    <w:p w:rsidR="00FF4F2F" w:rsidRDefault="00FF4F2F"/>
    <w:p w:rsidR="00FF4F2F" w:rsidRDefault="00FF4F2F">
      <w:r>
        <w:t>If   (Transmission Fast Learn Trigger is True)</w:t>
      </w:r>
    </w:p>
    <w:p w:rsidR="00FF4F2F" w:rsidRDefault="00FF4F2F">
      <w:pPr>
        <w:ind w:firstLine="360"/>
      </w:pPr>
      <w:r>
        <w:t>If   (any of the device control limits in the table below are exceeded)</w:t>
      </w:r>
    </w:p>
    <w:p w:rsidR="00FF4F2F" w:rsidRDefault="00FF4F2F">
      <w:pPr>
        <w:ind w:firstLine="720"/>
      </w:pPr>
      <w:r>
        <w:t>Report the appropriate device control limit exceeded return code to the tester.</w:t>
      </w:r>
    </w:p>
    <w:p w:rsidR="00FF4F2F" w:rsidRDefault="00FF4F2F">
      <w:pPr>
        <w:ind w:firstLine="720"/>
      </w:pPr>
      <w:r>
        <w:t>Return to normal control.</w:t>
      </w:r>
    </w:p>
    <w:p w:rsidR="00FF4F2F" w:rsidRDefault="00FF4F2F">
      <w:pPr>
        <w:ind w:firstLine="360"/>
      </w:pPr>
      <w:r>
        <w:t>Else</w:t>
      </w:r>
    </w:p>
    <w:p w:rsidR="00FF4F2F" w:rsidRDefault="00FF4F2F">
      <w:pPr>
        <w:ind w:left="360" w:firstLine="360"/>
      </w:pPr>
      <w:r>
        <w:t>The Assembly Plant transmission fast learn algorithm shall be enabled</w:t>
      </w:r>
    </w:p>
    <w:p w:rsidR="00FF4F2F" w:rsidRDefault="00FF4F2F">
      <w:pPr>
        <w:ind w:firstLine="360"/>
      </w:pPr>
      <w:r>
        <w:t>Endif</w:t>
      </w:r>
    </w:p>
    <w:p w:rsidR="00FF4F2F" w:rsidRDefault="00FF4F2F">
      <w:r>
        <w:t>Else</w:t>
      </w:r>
    </w:p>
    <w:p w:rsidR="00FF4F2F" w:rsidRDefault="00FF4F2F">
      <w:pPr>
        <w:ind w:left="360"/>
      </w:pPr>
      <w:r>
        <w:t>Return to normal control.</w:t>
      </w:r>
    </w:p>
    <w:p w:rsidR="00FF4F2F" w:rsidRDefault="00FF4F2F">
      <w:r>
        <w:t>EndIf</w:t>
      </w:r>
    </w:p>
    <w:p w:rsidR="00FF4F2F" w:rsidRDefault="00FF4F2F"/>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4" w:space="0" w:color="auto"/>
            </w:tcBorders>
          </w:tcPr>
          <w:p w:rsidR="00FF4F2F" w:rsidRDefault="00FF4F2F">
            <w:pPr>
              <w:jc w:val="center"/>
              <w:rPr>
                <w:b/>
                <w:sz w:val="16"/>
              </w:rPr>
            </w:pPr>
            <w:r>
              <w:rPr>
                <w:b/>
                <w:sz w:val="16"/>
              </w:rPr>
              <w:t>Return Code</w:t>
            </w:r>
          </w:p>
        </w:tc>
        <w:tc>
          <w:tcPr>
            <w:tcW w:w="6768" w:type="dxa"/>
            <w:tcBorders>
              <w:bottom w:val="single" w:sz="4" w:space="0" w:color="auto"/>
            </w:tcBorders>
          </w:tcPr>
          <w:p w:rsidR="00FF4F2F" w:rsidRDefault="00FF4F2F">
            <w:pPr>
              <w:jc w:val="center"/>
              <w:rPr>
                <w:b/>
                <w:sz w:val="16"/>
              </w:rPr>
            </w:pPr>
            <w:r>
              <w:rPr>
                <w:b/>
                <w:sz w:val="16"/>
              </w:rPr>
              <w:t>Device Control Limit Exceeded Description</w:t>
            </w:r>
          </w:p>
        </w:tc>
        <w:tc>
          <w:tcPr>
            <w:tcW w:w="864" w:type="dxa"/>
            <w:tcBorders>
              <w:bottom w:val="single" w:sz="4" w:space="0" w:color="auto"/>
            </w:tcBorders>
          </w:tcPr>
          <w:p w:rsidR="00FF4F2F" w:rsidRDefault="00FF4F2F">
            <w:pPr>
              <w:jc w:val="center"/>
              <w:rPr>
                <w:b/>
                <w:sz w:val="16"/>
              </w:rPr>
            </w:pPr>
            <w:r>
              <w:rPr>
                <w:b/>
                <w:sz w:val="16"/>
              </w:rPr>
              <w:t>Active for Service</w:t>
            </w:r>
          </w:p>
        </w:tc>
        <w:tc>
          <w:tcPr>
            <w:tcW w:w="864" w:type="dxa"/>
            <w:tcBorders>
              <w:bottom w:val="single" w:sz="4" w:space="0" w:color="auto"/>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cs="Arial"/>
                <w:sz w:val="16"/>
              </w:rPr>
            </w:pPr>
            <w:r>
              <w:rPr>
                <w:rFonts w:ascii="Arial" w:hAnsi="Arial" w:cs="Arial"/>
                <w:sz w:val="16"/>
              </w:rPr>
              <w:t>$0604</w:t>
            </w:r>
          </w:p>
        </w:tc>
        <w:tc>
          <w:tcPr>
            <w:tcW w:w="6768" w:type="dxa"/>
            <w:tcBorders>
              <w:top w:val="nil"/>
            </w:tcBorders>
          </w:tcPr>
          <w:p w:rsidR="00FF4F2F" w:rsidRDefault="00FF4F2F">
            <w:pPr>
              <w:rPr>
                <w:rFonts w:ascii="Arial" w:hAnsi="Arial" w:cs="Arial"/>
                <w:sz w:val="16"/>
              </w:rPr>
            </w:pPr>
            <w:r>
              <w:rPr>
                <w:rFonts w:ascii="Arial" w:hAnsi="Arial" w:cs="Arial"/>
                <w:sz w:val="16"/>
              </w:rPr>
              <w:t>Engine not running.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cs="Arial"/>
                <w:sz w:val="16"/>
              </w:rPr>
            </w:pPr>
            <w:r>
              <w:rPr>
                <w:rFonts w:ascii="Arial" w:hAnsi="Arial" w:cs="Arial"/>
                <w:sz w:val="16"/>
              </w:rPr>
              <w:t>$2A02</w:t>
            </w:r>
          </w:p>
        </w:tc>
        <w:tc>
          <w:tcPr>
            <w:tcW w:w="6768" w:type="dxa"/>
            <w:tcBorders>
              <w:top w:val="nil"/>
            </w:tcBorders>
          </w:tcPr>
          <w:p w:rsidR="00FF4F2F" w:rsidRDefault="00FF4F2F">
            <w:pPr>
              <w:rPr>
                <w:rFonts w:ascii="Arial" w:hAnsi="Arial" w:cs="Arial"/>
                <w:sz w:val="16"/>
              </w:rPr>
            </w:pPr>
            <w:r>
              <w:rPr>
                <w:rFonts w:ascii="Arial" w:hAnsi="Arial" w:cs="Arial"/>
                <w:sz w:val="16"/>
              </w:rPr>
              <w:t>Transmission fault present.</w:t>
            </w:r>
          </w:p>
          <w:p w:rsidR="00F26143" w:rsidRDefault="00FF4F2F" w:rsidP="00F26143">
            <w:pPr>
              <w:numPr>
                <w:ilvl w:val="0"/>
                <w:numId w:val="27"/>
              </w:numPr>
              <w:rPr>
                <w:rFonts w:ascii="Arial" w:hAnsi="Arial" w:cs="Arial"/>
                <w:sz w:val="16"/>
              </w:rPr>
            </w:pPr>
            <w:r>
              <w:rPr>
                <w:rFonts w:ascii="Arial" w:hAnsi="Arial" w:cs="Arial"/>
                <w:sz w:val="16"/>
              </w:rPr>
              <w:t xml:space="preserve">      Engine Speed Faults </w:t>
            </w:r>
          </w:p>
          <w:p w:rsidR="00F26143" w:rsidRDefault="00FF4F2F" w:rsidP="00F26143">
            <w:pPr>
              <w:numPr>
                <w:ilvl w:val="0"/>
                <w:numId w:val="27"/>
              </w:numPr>
              <w:rPr>
                <w:rFonts w:ascii="Arial" w:hAnsi="Arial" w:cs="Arial"/>
                <w:sz w:val="16"/>
              </w:rPr>
            </w:pPr>
            <w:r>
              <w:rPr>
                <w:rFonts w:ascii="Arial" w:hAnsi="Arial" w:cs="Arial"/>
                <w:sz w:val="16"/>
              </w:rPr>
              <w:t xml:space="preserve">      </w:t>
            </w:r>
            <w:smartTag w:uri="urn:schemas-microsoft-com:office:smarttags" w:element="place">
              <w:smartTag w:uri="urn:schemas-microsoft-com:office:smarttags" w:element="PlaceName">
                <w:r>
                  <w:rPr>
                    <w:rFonts w:ascii="Arial" w:hAnsi="Arial" w:cs="Arial"/>
                    <w:sz w:val="16"/>
                  </w:rPr>
                  <w:t>Transmission</w:t>
                </w:r>
              </w:smartTag>
              <w:r>
                <w:rPr>
                  <w:rFonts w:ascii="Arial" w:hAnsi="Arial" w:cs="Arial"/>
                  <w:sz w:val="16"/>
                </w:rPr>
                <w:t xml:space="preserve"> </w:t>
              </w:r>
              <w:smartTag w:uri="urn:schemas-microsoft-com:office:smarttags" w:element="PlaceType">
                <w:r>
                  <w:rPr>
                    <w:rFonts w:ascii="Arial" w:hAnsi="Arial" w:cs="Arial"/>
                    <w:sz w:val="16"/>
                  </w:rPr>
                  <w:t>Range</w:t>
                </w:r>
              </w:smartTag>
            </w:smartTag>
            <w:r>
              <w:rPr>
                <w:rFonts w:ascii="Arial" w:hAnsi="Arial" w:cs="Arial"/>
                <w:sz w:val="16"/>
              </w:rPr>
              <w:t xml:space="preserve"> fault </w:t>
            </w:r>
          </w:p>
          <w:p w:rsidR="00F26143" w:rsidRDefault="00FF4F2F" w:rsidP="00F26143">
            <w:pPr>
              <w:numPr>
                <w:ilvl w:val="0"/>
                <w:numId w:val="27"/>
              </w:numPr>
              <w:rPr>
                <w:rFonts w:ascii="Arial" w:hAnsi="Arial" w:cs="Arial"/>
                <w:sz w:val="16"/>
              </w:rPr>
            </w:pPr>
            <w:r>
              <w:rPr>
                <w:rFonts w:ascii="Arial" w:hAnsi="Arial" w:cs="Arial"/>
                <w:sz w:val="16"/>
              </w:rPr>
              <w:t xml:space="preserve">      Output speed fault</w:t>
            </w:r>
          </w:p>
          <w:p w:rsidR="00F26143" w:rsidRDefault="00FF4F2F" w:rsidP="00F26143">
            <w:pPr>
              <w:numPr>
                <w:ilvl w:val="0"/>
                <w:numId w:val="27"/>
              </w:numPr>
              <w:rPr>
                <w:rFonts w:ascii="Arial" w:hAnsi="Arial" w:cs="Arial"/>
                <w:sz w:val="16"/>
              </w:rPr>
            </w:pPr>
            <w:r>
              <w:rPr>
                <w:rFonts w:ascii="Arial" w:hAnsi="Arial" w:cs="Arial"/>
                <w:sz w:val="16"/>
              </w:rPr>
              <w:t xml:space="preserve">      Input speed fault </w:t>
            </w:r>
          </w:p>
          <w:p w:rsidR="00F26143" w:rsidRDefault="00FF4F2F" w:rsidP="00F26143">
            <w:pPr>
              <w:numPr>
                <w:ilvl w:val="0"/>
                <w:numId w:val="27"/>
              </w:numPr>
              <w:rPr>
                <w:rFonts w:ascii="Arial" w:hAnsi="Arial" w:cs="Arial"/>
                <w:sz w:val="16"/>
              </w:rPr>
            </w:pPr>
            <w:r>
              <w:rPr>
                <w:rFonts w:ascii="Arial" w:hAnsi="Arial" w:cs="Arial"/>
                <w:sz w:val="16"/>
              </w:rPr>
              <w:t xml:space="preserve">      Transmission temperature fault</w:t>
            </w:r>
          </w:p>
          <w:p w:rsidR="00F26143" w:rsidRDefault="00FF4F2F" w:rsidP="00F26143">
            <w:pPr>
              <w:numPr>
                <w:ilvl w:val="0"/>
                <w:numId w:val="27"/>
              </w:numPr>
              <w:rPr>
                <w:rFonts w:ascii="Arial" w:hAnsi="Arial" w:cs="Arial"/>
                <w:sz w:val="16"/>
              </w:rPr>
            </w:pPr>
            <w:r>
              <w:rPr>
                <w:rFonts w:ascii="Arial" w:hAnsi="Arial" w:cs="Arial"/>
                <w:sz w:val="16"/>
              </w:rPr>
              <w:t xml:space="preserve">      Throttle position fault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Pr>
        <w:pStyle w:val="Heading3"/>
      </w:pPr>
      <w:bookmarkStart w:id="1260" w:name="_Toc74099090"/>
      <w:bookmarkStart w:id="1261" w:name="_Toc223513411"/>
      <w:r>
        <w:t>RSCR – Transmission Cleaning Procedure Trigger</w:t>
      </w:r>
      <w:bookmarkEnd w:id="1260"/>
      <w:bookmarkEnd w:id="1261"/>
    </w:p>
    <w:p w:rsidR="00FF4F2F" w:rsidRDefault="00FF4F2F"/>
    <w:p w:rsidR="00FF4F2F" w:rsidRDefault="00FF4F2F">
      <w:r>
        <w:t>This device control is used to trigger the transmission cleaning service procedure algorithm.</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Cleaning Procedure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(Transmission Cleaning Procedure Trigger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360" w:firstLine="360"/>
      </w:pPr>
      <w:r>
        <w:t>If (the Service transmission cleaning procedure algorithm has run and is complete)</w:t>
      </w:r>
    </w:p>
    <w:p w:rsidR="00FF4F2F" w:rsidRDefault="00FF4F2F">
      <w:pPr>
        <w:ind w:left="360" w:firstLine="360"/>
      </w:pPr>
      <w:r>
        <w:t>Then</w:t>
      </w:r>
    </w:p>
    <w:p w:rsidR="00FF4F2F" w:rsidRDefault="00FF4F2F">
      <w:pPr>
        <w:ind w:left="720" w:firstLine="360"/>
      </w:pPr>
      <w:r>
        <w:t>Return to normal control.</w:t>
      </w:r>
    </w:p>
    <w:p w:rsidR="00FF4F2F" w:rsidRDefault="00FF4F2F">
      <w:pPr>
        <w:ind w:left="360" w:firstLine="360"/>
      </w:pPr>
      <w:r>
        <w:t>Else</w:t>
      </w:r>
    </w:p>
    <w:p w:rsidR="00FF4F2F" w:rsidRDefault="00FF4F2F">
      <w:pPr>
        <w:ind w:left="720" w:firstLine="360"/>
      </w:pPr>
      <w:r>
        <w:t>The Service transmission cleaning procedure algorithm shall be enabled</w:t>
      </w:r>
    </w:p>
    <w:p w:rsidR="00FF4F2F" w:rsidRDefault="00FF4F2F">
      <w:pPr>
        <w:ind w:left="360" w:firstLine="360"/>
      </w:pPr>
      <w:r>
        <w:t>Endif</w:t>
      </w:r>
    </w:p>
    <w:p w:rsidR="00FF4F2F" w:rsidRDefault="00FF4F2F">
      <w:pPr>
        <w:ind w:left="360"/>
      </w:pPr>
      <w:r>
        <w:t>EndIf</w:t>
      </w:r>
    </w:p>
    <w:p w:rsidR="00FF4F2F" w:rsidRDefault="00FF4F2F">
      <w:r>
        <w:t>Else</w:t>
      </w:r>
    </w:p>
    <w:p w:rsidR="00FF4F2F" w:rsidRDefault="00FF4F2F">
      <w:pPr>
        <w:ind w:left="360"/>
      </w:pPr>
      <w:r>
        <w:lastRenderedPageBreak/>
        <w:t>Return to normal control.</w:t>
      </w:r>
    </w:p>
    <w:p w:rsidR="00FF4F2F" w:rsidRDefault="00FF4F2F">
      <w:r>
        <w:t>EndIf</w:t>
      </w:r>
    </w:p>
    <w:p w:rsidR="00FF4F2F" w:rsidRDefault="00FF4F2F">
      <w:r>
        <w:br w:type="page"/>
      </w:r>
    </w:p>
    <w:tbl>
      <w:tblPr>
        <w:tblW w:w="93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4" w:space="0" w:color="auto"/>
            </w:tcBorders>
          </w:tcPr>
          <w:p w:rsidR="00FF4F2F" w:rsidRDefault="00FF4F2F">
            <w:pPr>
              <w:jc w:val="center"/>
              <w:rPr>
                <w:b/>
                <w:sz w:val="16"/>
              </w:rPr>
            </w:pPr>
            <w:r>
              <w:rPr>
                <w:b/>
                <w:sz w:val="16"/>
              </w:rPr>
              <w:lastRenderedPageBreak/>
              <w:t>Return Code</w:t>
            </w:r>
          </w:p>
        </w:tc>
        <w:tc>
          <w:tcPr>
            <w:tcW w:w="6768" w:type="dxa"/>
            <w:tcBorders>
              <w:bottom w:val="single" w:sz="4" w:space="0" w:color="auto"/>
            </w:tcBorders>
          </w:tcPr>
          <w:p w:rsidR="00FF4F2F" w:rsidRDefault="00FF4F2F">
            <w:pPr>
              <w:jc w:val="center"/>
              <w:rPr>
                <w:b/>
                <w:sz w:val="16"/>
              </w:rPr>
            </w:pPr>
            <w:r>
              <w:rPr>
                <w:b/>
                <w:sz w:val="16"/>
              </w:rPr>
              <w:t>Device Control Limit Exceeded Description</w:t>
            </w:r>
          </w:p>
        </w:tc>
        <w:tc>
          <w:tcPr>
            <w:tcW w:w="864" w:type="dxa"/>
            <w:tcBorders>
              <w:bottom w:val="single" w:sz="4" w:space="0" w:color="auto"/>
            </w:tcBorders>
          </w:tcPr>
          <w:p w:rsidR="00FF4F2F" w:rsidRDefault="00FF4F2F">
            <w:pPr>
              <w:jc w:val="center"/>
              <w:rPr>
                <w:b/>
                <w:sz w:val="16"/>
              </w:rPr>
            </w:pPr>
            <w:r>
              <w:rPr>
                <w:b/>
                <w:sz w:val="16"/>
              </w:rPr>
              <w:t>Active for Service</w:t>
            </w:r>
          </w:p>
        </w:tc>
        <w:tc>
          <w:tcPr>
            <w:tcW w:w="864" w:type="dxa"/>
            <w:tcBorders>
              <w:bottom w:val="single" w:sz="4" w:space="0" w:color="auto"/>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center"/>
              <w:rPr>
                <w:rFonts w:ascii="Arial" w:hAnsi="Arial" w:cs="Arial"/>
                <w:sz w:val="16"/>
              </w:rPr>
            </w:pPr>
            <w:r>
              <w:rPr>
                <w:rFonts w:ascii="Arial" w:hAnsi="Arial" w:cs="Arial"/>
                <w:sz w:val="16"/>
              </w:rPr>
              <w:t>$0604</w:t>
            </w:r>
          </w:p>
        </w:tc>
        <w:tc>
          <w:tcPr>
            <w:tcW w:w="6768" w:type="dxa"/>
            <w:tcBorders>
              <w:top w:val="nil"/>
            </w:tcBorders>
          </w:tcPr>
          <w:p w:rsidR="00FF4F2F" w:rsidRDefault="00FF4F2F">
            <w:pPr>
              <w:rPr>
                <w:rFonts w:ascii="Arial" w:hAnsi="Arial" w:cs="Arial"/>
                <w:sz w:val="16"/>
              </w:rPr>
            </w:pPr>
            <w:r>
              <w:rPr>
                <w:rFonts w:ascii="Arial" w:hAnsi="Arial" w:cs="Arial"/>
                <w:sz w:val="16"/>
              </w:rPr>
              <w:t>Engine not running.</w:t>
            </w:r>
          </w:p>
        </w:tc>
        <w:tc>
          <w:tcPr>
            <w:tcW w:w="864" w:type="dxa"/>
            <w:tcBorders>
              <w:top w:val="nil"/>
            </w:tcBorders>
          </w:tcPr>
          <w:p w:rsidR="00FF4F2F" w:rsidRDefault="00FF4F2F">
            <w:pPr>
              <w:jc w:val="center"/>
              <w:rPr>
                <w:rFonts w:ascii="Arial" w:hAnsi="Arial" w:cs="Arial"/>
                <w:sz w:val="16"/>
              </w:rPr>
            </w:pPr>
            <w:r>
              <w:rPr>
                <w:rFonts w:ascii="Arial" w:hAnsi="Arial" w:cs="Arial"/>
                <w:sz w:val="16"/>
              </w:rPr>
              <w:t>Y</w:t>
            </w:r>
          </w:p>
        </w:tc>
        <w:tc>
          <w:tcPr>
            <w:tcW w:w="864" w:type="dxa"/>
            <w:tcBorders>
              <w:top w:val="nil"/>
            </w:tcBorders>
          </w:tcPr>
          <w:p w:rsidR="00FF4F2F" w:rsidRDefault="00FF4F2F">
            <w:pPr>
              <w:jc w:val="center"/>
              <w:rPr>
                <w:rFonts w:ascii="Arial" w:hAnsi="Arial" w:cs="Arial"/>
                <w:sz w:val="16"/>
              </w:rPr>
            </w:pPr>
            <w:r>
              <w:rPr>
                <w:rFonts w:ascii="Arial" w:hAnsi="Arial" w:cs="Arial"/>
                <w:sz w:val="16"/>
              </w:rPr>
              <w:t>N</w:t>
            </w:r>
          </w:p>
        </w:tc>
      </w:tr>
      <w:tr w:rsidR="00FF4F2F">
        <w:trPr>
          <w:cantSplit/>
          <w:jc w:val="center"/>
        </w:trPr>
        <w:tc>
          <w:tcPr>
            <w:tcW w:w="864" w:type="dxa"/>
            <w:tcBorders>
              <w:top w:val="nil"/>
            </w:tcBorders>
          </w:tcPr>
          <w:p w:rsidR="00FF4F2F" w:rsidRDefault="00FF4F2F">
            <w:pPr>
              <w:jc w:val="center"/>
              <w:rPr>
                <w:rFonts w:ascii="Arial" w:hAnsi="Arial" w:cs="Arial"/>
                <w:sz w:val="16"/>
              </w:rPr>
            </w:pPr>
            <w:r>
              <w:rPr>
                <w:rFonts w:ascii="Arial" w:hAnsi="Arial" w:cs="Arial"/>
                <w:sz w:val="16"/>
              </w:rPr>
              <w:t>$0E03</w:t>
            </w:r>
          </w:p>
        </w:tc>
        <w:tc>
          <w:tcPr>
            <w:tcW w:w="6768" w:type="dxa"/>
            <w:tcBorders>
              <w:top w:val="nil"/>
            </w:tcBorders>
          </w:tcPr>
          <w:p w:rsidR="00FF4F2F" w:rsidRDefault="00FF4F2F">
            <w:pPr>
              <w:rPr>
                <w:rFonts w:ascii="Arial" w:hAnsi="Arial" w:cs="Arial"/>
                <w:sz w:val="16"/>
              </w:rPr>
            </w:pPr>
            <w:r>
              <w:rPr>
                <w:rFonts w:ascii="Arial" w:hAnsi="Arial" w:cs="Arial"/>
                <w:sz w:val="16"/>
              </w:rPr>
              <w:t>Transmission not in park or neutral.</w:t>
            </w:r>
          </w:p>
        </w:tc>
        <w:tc>
          <w:tcPr>
            <w:tcW w:w="864" w:type="dxa"/>
            <w:tcBorders>
              <w:top w:val="nil"/>
            </w:tcBorders>
          </w:tcPr>
          <w:p w:rsidR="00FF4F2F" w:rsidRDefault="00FF4F2F">
            <w:pPr>
              <w:jc w:val="center"/>
              <w:rPr>
                <w:rFonts w:ascii="Arial" w:hAnsi="Arial" w:cs="Arial"/>
                <w:sz w:val="16"/>
              </w:rPr>
            </w:pPr>
            <w:r>
              <w:rPr>
                <w:rFonts w:ascii="Arial" w:hAnsi="Arial" w:cs="Arial"/>
                <w:sz w:val="16"/>
              </w:rPr>
              <w:t>Y</w:t>
            </w:r>
          </w:p>
        </w:tc>
        <w:tc>
          <w:tcPr>
            <w:tcW w:w="864" w:type="dxa"/>
            <w:tcBorders>
              <w:top w:val="nil"/>
            </w:tcBorders>
          </w:tcPr>
          <w:p w:rsidR="00FF4F2F" w:rsidRDefault="00FF4F2F">
            <w:pPr>
              <w:jc w:val="center"/>
              <w:rPr>
                <w:rFonts w:ascii="Arial" w:hAnsi="Arial" w:cs="Arial"/>
                <w:sz w:val="16"/>
              </w:rPr>
            </w:pPr>
            <w:r>
              <w:rPr>
                <w:rFonts w:ascii="Arial" w:hAnsi="Arial" w:cs="Arial"/>
                <w:sz w:val="16"/>
              </w:rPr>
              <w:t>N</w:t>
            </w:r>
          </w:p>
        </w:tc>
      </w:tr>
      <w:tr w:rsidR="00FF4F2F">
        <w:trPr>
          <w:cantSplit/>
          <w:jc w:val="center"/>
        </w:trPr>
        <w:tc>
          <w:tcPr>
            <w:tcW w:w="864" w:type="dxa"/>
            <w:tcBorders>
              <w:top w:val="nil"/>
            </w:tcBorders>
          </w:tcPr>
          <w:p w:rsidR="00FF4F2F" w:rsidRDefault="00FF4F2F">
            <w:pPr>
              <w:jc w:val="center"/>
              <w:rPr>
                <w:rFonts w:ascii="Arial" w:hAnsi="Arial" w:cs="Arial"/>
                <w:sz w:val="16"/>
              </w:rPr>
            </w:pPr>
            <w:r>
              <w:rPr>
                <w:rFonts w:ascii="Arial" w:hAnsi="Arial" w:cs="Arial"/>
                <w:sz w:val="16"/>
              </w:rPr>
              <w:t>$2801</w:t>
            </w:r>
          </w:p>
        </w:tc>
        <w:tc>
          <w:tcPr>
            <w:tcW w:w="6768" w:type="dxa"/>
            <w:tcBorders>
              <w:top w:val="nil"/>
            </w:tcBorders>
          </w:tcPr>
          <w:p w:rsidR="00FF4F2F" w:rsidRDefault="00FF4F2F">
            <w:pPr>
              <w:rPr>
                <w:rFonts w:ascii="Arial" w:hAnsi="Arial" w:cs="Arial"/>
                <w:sz w:val="16"/>
              </w:rPr>
            </w:pPr>
            <w:r>
              <w:rPr>
                <w:rFonts w:ascii="Arial" w:hAnsi="Arial" w:cs="Arial"/>
                <w:sz w:val="16"/>
              </w:rPr>
              <w:t>Vehicle speed too high.</w:t>
            </w:r>
          </w:p>
        </w:tc>
        <w:tc>
          <w:tcPr>
            <w:tcW w:w="864" w:type="dxa"/>
            <w:tcBorders>
              <w:top w:val="nil"/>
            </w:tcBorders>
          </w:tcPr>
          <w:p w:rsidR="00FF4F2F" w:rsidRDefault="00FF4F2F">
            <w:pPr>
              <w:jc w:val="center"/>
              <w:rPr>
                <w:rFonts w:ascii="Arial" w:hAnsi="Arial" w:cs="Arial"/>
                <w:sz w:val="16"/>
              </w:rPr>
            </w:pPr>
            <w:r>
              <w:rPr>
                <w:rFonts w:ascii="Arial" w:hAnsi="Arial" w:cs="Arial"/>
                <w:sz w:val="16"/>
              </w:rPr>
              <w:t>Y</w:t>
            </w:r>
          </w:p>
        </w:tc>
        <w:tc>
          <w:tcPr>
            <w:tcW w:w="864" w:type="dxa"/>
            <w:tcBorders>
              <w:top w:val="nil"/>
            </w:tcBorders>
          </w:tcPr>
          <w:p w:rsidR="00FF4F2F" w:rsidRDefault="00FF4F2F">
            <w:pPr>
              <w:jc w:val="center"/>
              <w:rPr>
                <w:rFonts w:ascii="Arial" w:hAnsi="Arial" w:cs="Arial"/>
                <w:sz w:val="16"/>
              </w:rPr>
            </w:pPr>
            <w:r>
              <w:rPr>
                <w:rFonts w:ascii="Arial" w:hAnsi="Arial" w:cs="Arial"/>
                <w:sz w:val="16"/>
              </w:rPr>
              <w:t>N</w:t>
            </w:r>
          </w:p>
        </w:tc>
      </w:tr>
      <w:tr w:rsidR="00FF4F2F">
        <w:trPr>
          <w:cantSplit/>
          <w:jc w:val="center"/>
        </w:trPr>
        <w:tc>
          <w:tcPr>
            <w:tcW w:w="864" w:type="dxa"/>
            <w:tcBorders>
              <w:top w:val="nil"/>
            </w:tcBorders>
          </w:tcPr>
          <w:p w:rsidR="00FF4F2F" w:rsidRDefault="00FF4F2F">
            <w:pPr>
              <w:jc w:val="center"/>
              <w:rPr>
                <w:rFonts w:ascii="Arial" w:hAnsi="Arial" w:cs="Arial"/>
                <w:sz w:val="16"/>
              </w:rPr>
            </w:pPr>
            <w:r>
              <w:rPr>
                <w:rFonts w:ascii="Arial" w:hAnsi="Arial" w:cs="Arial"/>
                <w:sz w:val="16"/>
              </w:rPr>
              <w:t>$2802</w:t>
            </w:r>
          </w:p>
        </w:tc>
        <w:tc>
          <w:tcPr>
            <w:tcW w:w="6768" w:type="dxa"/>
            <w:tcBorders>
              <w:top w:val="nil"/>
            </w:tcBorders>
          </w:tcPr>
          <w:p w:rsidR="00FF4F2F" w:rsidRDefault="00FF4F2F">
            <w:pPr>
              <w:rPr>
                <w:rFonts w:ascii="Arial" w:hAnsi="Arial" w:cs="Arial"/>
                <w:sz w:val="16"/>
              </w:rPr>
            </w:pPr>
            <w:r>
              <w:rPr>
                <w:rFonts w:ascii="Arial" w:hAnsi="Arial" w:cs="Arial"/>
                <w:sz w:val="16"/>
              </w:rPr>
              <w:t>Engine speed too high.</w:t>
            </w:r>
          </w:p>
        </w:tc>
        <w:tc>
          <w:tcPr>
            <w:tcW w:w="864" w:type="dxa"/>
            <w:tcBorders>
              <w:top w:val="nil"/>
            </w:tcBorders>
          </w:tcPr>
          <w:p w:rsidR="00FF4F2F" w:rsidRDefault="00FF4F2F">
            <w:pPr>
              <w:jc w:val="center"/>
              <w:rPr>
                <w:rFonts w:ascii="Arial" w:hAnsi="Arial" w:cs="Arial"/>
                <w:sz w:val="16"/>
              </w:rPr>
            </w:pPr>
            <w:r>
              <w:rPr>
                <w:rFonts w:ascii="Arial" w:hAnsi="Arial" w:cs="Arial"/>
                <w:sz w:val="16"/>
              </w:rPr>
              <w:t>Y</w:t>
            </w:r>
          </w:p>
        </w:tc>
        <w:tc>
          <w:tcPr>
            <w:tcW w:w="864" w:type="dxa"/>
            <w:tcBorders>
              <w:top w:val="nil"/>
            </w:tcBorders>
          </w:tcPr>
          <w:p w:rsidR="00FF4F2F" w:rsidRDefault="00FF4F2F">
            <w:pPr>
              <w:jc w:val="center"/>
              <w:rPr>
                <w:rFonts w:ascii="Arial" w:hAnsi="Arial" w:cs="Arial"/>
                <w:sz w:val="16"/>
              </w:rPr>
            </w:pPr>
            <w:r>
              <w:rPr>
                <w:rFonts w:ascii="Arial" w:hAnsi="Arial" w:cs="Arial"/>
                <w:sz w:val="16"/>
              </w:rPr>
              <w:t>N</w:t>
            </w:r>
          </w:p>
        </w:tc>
      </w:tr>
      <w:tr w:rsidR="00FF4F2F">
        <w:trPr>
          <w:cantSplit/>
          <w:jc w:val="center"/>
        </w:trPr>
        <w:tc>
          <w:tcPr>
            <w:tcW w:w="864" w:type="dxa"/>
            <w:tcBorders>
              <w:top w:val="nil"/>
            </w:tcBorders>
          </w:tcPr>
          <w:p w:rsidR="00FF4F2F" w:rsidRDefault="00FF4F2F">
            <w:pPr>
              <w:jc w:val="center"/>
              <w:rPr>
                <w:rFonts w:ascii="Arial" w:hAnsi="Arial" w:cs="Arial"/>
                <w:sz w:val="16"/>
              </w:rPr>
            </w:pPr>
            <w:r>
              <w:rPr>
                <w:rFonts w:ascii="Arial" w:hAnsi="Arial" w:cs="Arial"/>
                <w:sz w:val="16"/>
              </w:rPr>
              <w:t>$2E06</w:t>
            </w:r>
          </w:p>
        </w:tc>
        <w:tc>
          <w:tcPr>
            <w:tcW w:w="6768" w:type="dxa"/>
            <w:tcBorders>
              <w:top w:val="nil"/>
            </w:tcBorders>
          </w:tcPr>
          <w:p w:rsidR="00FF4F2F" w:rsidRDefault="00FF4F2F">
            <w:pPr>
              <w:rPr>
                <w:rFonts w:ascii="Arial" w:hAnsi="Arial" w:cs="Arial"/>
                <w:sz w:val="16"/>
              </w:rPr>
            </w:pPr>
            <w:r>
              <w:rPr>
                <w:rFonts w:ascii="Arial" w:hAnsi="Arial" w:cs="Arial"/>
                <w:sz w:val="16"/>
              </w:rPr>
              <w:t>Transmission oil temperature out of range</w:t>
            </w:r>
          </w:p>
        </w:tc>
        <w:tc>
          <w:tcPr>
            <w:tcW w:w="864" w:type="dxa"/>
            <w:tcBorders>
              <w:top w:val="nil"/>
            </w:tcBorders>
          </w:tcPr>
          <w:p w:rsidR="00FF4F2F" w:rsidRDefault="00FF4F2F">
            <w:pPr>
              <w:jc w:val="center"/>
              <w:rPr>
                <w:rFonts w:ascii="Arial" w:hAnsi="Arial" w:cs="Arial"/>
                <w:sz w:val="16"/>
              </w:rPr>
            </w:pPr>
            <w:r>
              <w:rPr>
                <w:rFonts w:ascii="Arial" w:hAnsi="Arial" w:cs="Arial"/>
                <w:sz w:val="16"/>
              </w:rPr>
              <w:t>Y</w:t>
            </w:r>
          </w:p>
        </w:tc>
        <w:tc>
          <w:tcPr>
            <w:tcW w:w="864" w:type="dxa"/>
            <w:tcBorders>
              <w:top w:val="nil"/>
            </w:tcBorders>
          </w:tcPr>
          <w:p w:rsidR="00FF4F2F" w:rsidRDefault="00FF4F2F">
            <w:pPr>
              <w:jc w:val="center"/>
              <w:rPr>
                <w:rFonts w:ascii="Arial" w:hAnsi="Arial" w:cs="Arial"/>
                <w:sz w:val="16"/>
              </w:rPr>
            </w:pPr>
            <w:r>
              <w:rPr>
                <w:rFonts w:ascii="Arial" w:hAnsi="Arial" w:cs="Arial"/>
                <w:sz w:val="16"/>
              </w:rPr>
              <w:t>N</w:t>
            </w:r>
          </w:p>
        </w:tc>
      </w:tr>
      <w:tr w:rsidR="00FF4F2F">
        <w:trPr>
          <w:cantSplit/>
          <w:jc w:val="center"/>
        </w:trPr>
        <w:tc>
          <w:tcPr>
            <w:tcW w:w="864" w:type="dxa"/>
            <w:tcBorders>
              <w:top w:val="nil"/>
            </w:tcBorders>
          </w:tcPr>
          <w:p w:rsidR="00FF4F2F" w:rsidRDefault="00FF4F2F">
            <w:pPr>
              <w:jc w:val="center"/>
              <w:rPr>
                <w:rFonts w:ascii="Arial" w:hAnsi="Arial" w:cs="Arial"/>
                <w:sz w:val="16"/>
              </w:rPr>
            </w:pPr>
            <w:r>
              <w:rPr>
                <w:rFonts w:ascii="Arial" w:hAnsi="Arial" w:cs="Arial"/>
                <w:sz w:val="16"/>
              </w:rPr>
              <w:t>$2A02</w:t>
            </w:r>
          </w:p>
        </w:tc>
        <w:tc>
          <w:tcPr>
            <w:tcW w:w="6768" w:type="dxa"/>
            <w:tcBorders>
              <w:top w:val="nil"/>
            </w:tcBorders>
          </w:tcPr>
          <w:p w:rsidR="00FF4F2F" w:rsidRDefault="00FF4F2F">
            <w:pPr>
              <w:rPr>
                <w:rFonts w:ascii="Arial" w:hAnsi="Arial" w:cs="Arial"/>
                <w:sz w:val="16"/>
              </w:rPr>
            </w:pPr>
            <w:r>
              <w:rPr>
                <w:rFonts w:ascii="Arial" w:hAnsi="Arial" w:cs="Arial"/>
                <w:sz w:val="16"/>
              </w:rPr>
              <w:t>Transmission fault present.</w:t>
            </w:r>
          </w:p>
          <w:p w:rsidR="00F26143" w:rsidRDefault="00FF4F2F" w:rsidP="00F26143">
            <w:pPr>
              <w:numPr>
                <w:ilvl w:val="0"/>
                <w:numId w:val="27"/>
              </w:numPr>
              <w:rPr>
                <w:rFonts w:ascii="Arial" w:hAnsi="Arial" w:cs="Arial"/>
                <w:sz w:val="16"/>
              </w:rPr>
            </w:pPr>
            <w:r>
              <w:rPr>
                <w:rFonts w:ascii="Arial" w:hAnsi="Arial" w:cs="Arial"/>
                <w:sz w:val="16"/>
              </w:rPr>
              <w:t xml:space="preserve">      Engine Speed Faults </w:t>
            </w:r>
          </w:p>
          <w:p w:rsidR="00F26143" w:rsidRDefault="00FF4F2F" w:rsidP="00F26143">
            <w:pPr>
              <w:numPr>
                <w:ilvl w:val="0"/>
                <w:numId w:val="27"/>
              </w:numPr>
              <w:rPr>
                <w:rFonts w:ascii="Arial" w:hAnsi="Arial" w:cs="Arial"/>
                <w:sz w:val="16"/>
              </w:rPr>
            </w:pPr>
            <w:r>
              <w:rPr>
                <w:rFonts w:ascii="Arial" w:hAnsi="Arial" w:cs="Arial"/>
                <w:sz w:val="16"/>
              </w:rPr>
              <w:t xml:space="preserve">      </w:t>
            </w:r>
            <w:smartTag w:uri="urn:schemas-microsoft-com:office:smarttags" w:element="place">
              <w:smartTag w:uri="urn:schemas-microsoft-com:office:smarttags" w:element="PlaceName">
                <w:r>
                  <w:rPr>
                    <w:rFonts w:ascii="Arial" w:hAnsi="Arial" w:cs="Arial"/>
                    <w:sz w:val="16"/>
                  </w:rPr>
                  <w:t>Transmission</w:t>
                </w:r>
              </w:smartTag>
              <w:r>
                <w:rPr>
                  <w:rFonts w:ascii="Arial" w:hAnsi="Arial" w:cs="Arial"/>
                  <w:sz w:val="16"/>
                </w:rPr>
                <w:t xml:space="preserve"> </w:t>
              </w:r>
              <w:smartTag w:uri="urn:schemas-microsoft-com:office:smarttags" w:element="PlaceType">
                <w:r>
                  <w:rPr>
                    <w:rFonts w:ascii="Arial" w:hAnsi="Arial" w:cs="Arial"/>
                    <w:sz w:val="16"/>
                  </w:rPr>
                  <w:t>Range</w:t>
                </w:r>
              </w:smartTag>
            </w:smartTag>
            <w:r>
              <w:rPr>
                <w:rFonts w:ascii="Arial" w:hAnsi="Arial" w:cs="Arial"/>
                <w:sz w:val="16"/>
              </w:rPr>
              <w:t xml:space="preserve"> fault </w:t>
            </w:r>
          </w:p>
          <w:p w:rsidR="00F26143" w:rsidRDefault="00FF4F2F" w:rsidP="00F26143">
            <w:pPr>
              <w:numPr>
                <w:ilvl w:val="0"/>
                <w:numId w:val="27"/>
              </w:numPr>
              <w:rPr>
                <w:rFonts w:ascii="Arial" w:hAnsi="Arial" w:cs="Arial"/>
                <w:sz w:val="16"/>
              </w:rPr>
            </w:pPr>
            <w:r>
              <w:rPr>
                <w:rFonts w:ascii="Arial" w:hAnsi="Arial" w:cs="Arial"/>
                <w:sz w:val="16"/>
              </w:rPr>
              <w:t xml:space="preserve">      Output speed fault</w:t>
            </w:r>
          </w:p>
          <w:p w:rsidR="00F26143" w:rsidRDefault="00FF4F2F" w:rsidP="00F26143">
            <w:pPr>
              <w:numPr>
                <w:ilvl w:val="0"/>
                <w:numId w:val="27"/>
              </w:numPr>
              <w:rPr>
                <w:rFonts w:ascii="Arial" w:hAnsi="Arial" w:cs="Arial"/>
                <w:sz w:val="16"/>
              </w:rPr>
            </w:pPr>
            <w:r>
              <w:rPr>
                <w:rFonts w:ascii="Arial" w:hAnsi="Arial" w:cs="Arial"/>
                <w:sz w:val="16"/>
              </w:rPr>
              <w:t xml:space="preserve">      Transmission temperature fault</w:t>
            </w:r>
          </w:p>
          <w:p w:rsidR="00F26143" w:rsidRDefault="00FF4F2F" w:rsidP="00F26143">
            <w:pPr>
              <w:numPr>
                <w:ilvl w:val="0"/>
                <w:numId w:val="27"/>
              </w:numPr>
              <w:rPr>
                <w:rFonts w:ascii="Arial" w:hAnsi="Arial" w:cs="Arial"/>
                <w:sz w:val="16"/>
              </w:rPr>
            </w:pPr>
            <w:r>
              <w:rPr>
                <w:rFonts w:ascii="Arial" w:hAnsi="Arial" w:cs="Arial"/>
                <w:sz w:val="16"/>
              </w:rPr>
              <w:t xml:space="preserve">      Throttle position fault </w:t>
            </w:r>
          </w:p>
        </w:tc>
        <w:tc>
          <w:tcPr>
            <w:tcW w:w="864" w:type="dxa"/>
            <w:tcBorders>
              <w:top w:val="nil"/>
            </w:tcBorders>
          </w:tcPr>
          <w:p w:rsidR="00FF4F2F" w:rsidRDefault="00FF4F2F">
            <w:pPr>
              <w:jc w:val="center"/>
              <w:rPr>
                <w:rFonts w:ascii="Arial" w:hAnsi="Arial" w:cs="Arial"/>
                <w:sz w:val="16"/>
              </w:rPr>
            </w:pPr>
            <w:r>
              <w:rPr>
                <w:rFonts w:ascii="Arial" w:hAnsi="Arial" w:cs="Arial"/>
                <w:sz w:val="16"/>
              </w:rPr>
              <w:t>Y</w:t>
            </w:r>
          </w:p>
        </w:tc>
        <w:tc>
          <w:tcPr>
            <w:tcW w:w="864" w:type="dxa"/>
            <w:tcBorders>
              <w:top w:val="nil"/>
            </w:tcBorders>
          </w:tcPr>
          <w:p w:rsidR="00FF4F2F" w:rsidRDefault="00FF4F2F">
            <w:pPr>
              <w:jc w:val="center"/>
              <w:rPr>
                <w:rFonts w:ascii="Arial" w:hAnsi="Arial" w:cs="Arial"/>
                <w:sz w:val="16"/>
              </w:rPr>
            </w:pPr>
            <w:r>
              <w:rPr>
                <w:rFonts w:ascii="Arial" w:hAnsi="Arial" w:cs="Arial"/>
                <w:sz w:val="16"/>
              </w:rPr>
              <w:t>N</w:t>
            </w:r>
          </w:p>
        </w:tc>
      </w:tr>
    </w:tbl>
    <w:p w:rsidR="00FF4F2F" w:rsidRDefault="00FF4F2F"/>
    <w:p w:rsidR="00FF4F2F" w:rsidRDefault="00FF4F2F"/>
    <w:p w:rsidR="00FF4F2F" w:rsidRDefault="00FF4F2F">
      <w:pPr>
        <w:pStyle w:val="Heading2"/>
      </w:pPr>
      <w:bookmarkStart w:id="1262" w:name="_Toc223513412"/>
      <w:r>
        <w:t>CPID $34</w:t>
      </w:r>
      <w:bookmarkEnd w:id="1262"/>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$34</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Clutch 1 Solenoid Enable</w:t>
            </w:r>
          </w:p>
        </w:tc>
        <w:tc>
          <w:tcPr>
            <w:tcW w:w="1080" w:type="dxa"/>
            <w:tcBorders>
              <w:top w:val="single" w:sz="12" w:space="0" w:color="auto"/>
            </w:tcBorders>
          </w:tcPr>
          <w:p w:rsidR="00FF4F2F" w:rsidRDefault="00FF4F2F">
            <w:pPr>
              <w:pStyle w:val="FootnoteText"/>
              <w:jc w:val="center"/>
              <w:rPr>
                <w:rFonts w:ascii="Arial" w:hAnsi="Arial"/>
              </w:rPr>
            </w:pPr>
            <w:r>
              <w:rPr>
                <w:rFonts w:ascii="Arial" w:hAnsi="Arial"/>
              </w:rPr>
              <w:t>Trans</w:t>
            </w:r>
            <w:r>
              <w:rPr>
                <w:rFonts w:ascii="Arial" w:hAnsi="Arial"/>
              </w:rPr>
              <w:softHyphen/>
              <w:t>mis</w:t>
            </w:r>
            <w:r>
              <w:rPr>
                <w:rFonts w:ascii="Arial" w:hAnsi="Arial"/>
              </w:rPr>
              <w:softHyphen/>
              <w:t>sion Clutch 1 Solenoid On</w:t>
            </w:r>
          </w:p>
        </w:tc>
        <w:tc>
          <w:tcPr>
            <w:tcW w:w="1080" w:type="dxa"/>
            <w:tcBorders>
              <w:top w:val="single" w:sz="12" w:space="0" w:color="auto"/>
            </w:tcBorders>
          </w:tcPr>
          <w:p w:rsidR="00FF4F2F" w:rsidRDefault="00FF4F2F">
            <w:pPr>
              <w:pStyle w:val="FootnoteText"/>
              <w:jc w:val="center"/>
              <w:rPr>
                <w:rFonts w:ascii="Arial" w:hAnsi="Arial"/>
              </w:rPr>
            </w:pPr>
            <w:r>
              <w:rPr>
                <w:rFonts w:ascii="Arial" w:hAnsi="Arial"/>
              </w:rPr>
              <w:t>Trans</w:t>
            </w:r>
            <w:r>
              <w:rPr>
                <w:rFonts w:ascii="Arial" w:hAnsi="Arial"/>
              </w:rPr>
              <w:softHyphen/>
              <w:t>mis</w:t>
            </w:r>
            <w:r>
              <w:rPr>
                <w:rFonts w:ascii="Arial" w:hAnsi="Arial"/>
              </w:rPr>
              <w:softHyphen/>
              <w:t>sion Clutch 2 Solenoid Enable</w:t>
            </w:r>
          </w:p>
        </w:tc>
        <w:tc>
          <w:tcPr>
            <w:tcW w:w="1080" w:type="dxa"/>
            <w:tcBorders>
              <w:top w:val="single" w:sz="12" w:space="0" w:color="auto"/>
            </w:tcBorders>
          </w:tcPr>
          <w:p w:rsidR="00FF4F2F" w:rsidRDefault="00FF4F2F">
            <w:pPr>
              <w:pStyle w:val="FootnoteText"/>
              <w:jc w:val="center"/>
              <w:rPr>
                <w:rFonts w:ascii="Arial" w:hAnsi="Arial"/>
              </w:rPr>
            </w:pPr>
            <w:r>
              <w:rPr>
                <w:rFonts w:ascii="Arial" w:hAnsi="Arial"/>
              </w:rPr>
              <w:t>Trans</w:t>
            </w:r>
            <w:r>
              <w:rPr>
                <w:rFonts w:ascii="Arial" w:hAnsi="Arial"/>
              </w:rPr>
              <w:softHyphen/>
              <w:t>mis</w:t>
            </w:r>
            <w:r>
              <w:rPr>
                <w:rFonts w:ascii="Arial" w:hAnsi="Arial"/>
              </w:rPr>
              <w:softHyphen/>
              <w:t>sion Clutch 2 Solenoid On</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Clutch 3 Solenoid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Clutch 3 Solenoid On</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Clutch 4 Solenoid Enable</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Clutch 4 Solenoid On</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1080" w:type="dxa"/>
            <w:tcBorders>
              <w:left w:val="nil"/>
            </w:tcBorders>
          </w:tcPr>
          <w:p w:rsidR="00FF4F2F" w:rsidRPr="00B3565C" w:rsidRDefault="00FF4F2F">
            <w:pPr>
              <w:jc w:val="center"/>
              <w:rPr>
                <w:rFonts w:ascii="Arial" w:hAnsi="Arial"/>
                <w:sz w:val="16"/>
                <w:lang w:val="es-ES"/>
              </w:rPr>
            </w:pPr>
            <w:r w:rsidRPr="00B3565C">
              <w:rPr>
                <w:rFonts w:ascii="Arial" w:hAnsi="Arial"/>
                <w:sz w:val="16"/>
                <w:lang w:val="es-ES"/>
              </w:rPr>
              <w:t>Torque Converter Clutch Solenoid Enable</w:t>
            </w:r>
          </w:p>
        </w:tc>
        <w:tc>
          <w:tcPr>
            <w:tcW w:w="1080" w:type="dxa"/>
            <w:tcBorders>
              <w:left w:val="nil"/>
            </w:tcBorders>
          </w:tcPr>
          <w:p w:rsidR="00FF4F2F" w:rsidRDefault="00FF4F2F">
            <w:pPr>
              <w:jc w:val="center"/>
              <w:rPr>
                <w:rFonts w:ascii="Arial" w:hAnsi="Arial"/>
                <w:sz w:val="16"/>
              </w:rPr>
            </w:pPr>
            <w:r>
              <w:rPr>
                <w:rFonts w:ascii="Arial" w:hAnsi="Arial"/>
                <w:sz w:val="16"/>
              </w:rPr>
              <w:t>Torque Converter Clutch Solenoid On</w:t>
            </w:r>
          </w:p>
        </w:tc>
        <w:tc>
          <w:tcPr>
            <w:tcW w:w="1080" w:type="dxa"/>
            <w:tcBorders>
              <w:left w:val="nil"/>
            </w:tcBorders>
          </w:tcPr>
          <w:p w:rsidR="00FF4F2F" w:rsidRDefault="00FF4F2F">
            <w:pPr>
              <w:jc w:val="center"/>
              <w:rPr>
                <w:rFonts w:ascii="Arial" w:hAnsi="Arial"/>
                <w:sz w:val="16"/>
              </w:rPr>
            </w:pPr>
            <w:r>
              <w:rPr>
                <w:rFonts w:ascii="Arial" w:hAnsi="Arial"/>
                <w:sz w:val="16"/>
              </w:rPr>
              <w:t>Transmission M2 Clutch / Reverse Multiplex Solenoid Enable</w:t>
            </w:r>
          </w:p>
        </w:tc>
        <w:tc>
          <w:tcPr>
            <w:tcW w:w="1080" w:type="dxa"/>
            <w:tcBorders>
              <w:left w:val="nil"/>
            </w:tcBorders>
          </w:tcPr>
          <w:p w:rsidR="00FF4F2F" w:rsidRDefault="00FF4F2F">
            <w:pPr>
              <w:jc w:val="center"/>
              <w:rPr>
                <w:rFonts w:ascii="Arial" w:hAnsi="Arial"/>
                <w:sz w:val="16"/>
              </w:rPr>
            </w:pPr>
            <w:r>
              <w:rPr>
                <w:rFonts w:ascii="Arial" w:hAnsi="Arial"/>
                <w:sz w:val="16"/>
              </w:rPr>
              <w:t>Transmission M2 Clutch / Reverse Multiplex Solenoid On</w:t>
            </w:r>
          </w:p>
        </w:tc>
        <w:tc>
          <w:tcPr>
            <w:tcW w:w="1080" w:type="dxa"/>
            <w:tcBorders>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M3 Clutch Multiplex Solenoid Enable</w:t>
            </w:r>
          </w:p>
        </w:tc>
        <w:tc>
          <w:tcPr>
            <w:tcW w:w="1080" w:type="dxa"/>
            <w:tcBorders>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M3 Clutch Multiplex Solenoid On</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bl>
    <w:p w:rsidR="00FF4F2F" w:rsidRDefault="00FF4F2F"/>
    <w:p w:rsidR="00FF4F2F" w:rsidRDefault="00FF4F2F">
      <w:pPr>
        <w:pStyle w:val="Heading3"/>
      </w:pPr>
      <w:bookmarkStart w:id="1263" w:name="_Toc223513413"/>
      <w:r>
        <w:t>RSCR – Transmission Clutch Solenoids Device Control</w:t>
      </w:r>
      <w:bookmarkEnd w:id="1263"/>
    </w:p>
    <w:p w:rsidR="00FF4F2F" w:rsidRDefault="00FF4F2F"/>
    <w:p w:rsidR="00FF4F2F" w:rsidRDefault="00FF4F2F">
      <w:r>
        <w:t>This device control is used to override the state of the transmission clutch solenoids.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1 Solenoid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1 Solenoid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2 Solenoid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2 Solenoid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3 Solenoid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3 Solenoid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4 Solenoid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4 Solenoid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 xml:space="preserve">For Transmission Clutch 1 to </w:t>
      </w:r>
      <w:r>
        <w:rPr>
          <w:i/>
        </w:rPr>
        <w:t>N</w:t>
      </w:r>
      <w:r>
        <w:t>:</w:t>
      </w:r>
    </w:p>
    <w:p w:rsidR="00FF4F2F" w:rsidRDefault="00FF4F2F"/>
    <w:p w:rsidR="00FF4F2F" w:rsidRDefault="00FF4F2F">
      <w:r>
        <w:t xml:space="preserve">If (Transmission Clutch </w:t>
      </w:r>
      <w:r>
        <w:rPr>
          <w:i/>
        </w:rPr>
        <w:t>N</w:t>
      </w:r>
      <w:r>
        <w:t xml:space="preserve"> Solenoid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pStyle w:val="BodyTextIndent3"/>
      </w:pPr>
      <w:r>
        <w:t xml:space="preserve">The transmission clutch </w:t>
      </w:r>
      <w:r>
        <w:rPr>
          <w:i/>
        </w:rPr>
        <w:t>N</w:t>
      </w:r>
      <w:r>
        <w:t xml:space="preserve"> Solenoid state shall be commanded to the state requested in Transmission Clutch </w:t>
      </w:r>
      <w:r>
        <w:rPr>
          <w:i/>
        </w:rPr>
        <w:t>N</w:t>
      </w:r>
      <w:r>
        <w:t xml:space="preserve"> Solenoid On</w:t>
      </w:r>
    </w:p>
    <w:p w:rsidR="00FF4F2F" w:rsidRDefault="00FF4F2F">
      <w:pPr>
        <w:ind w:left="360"/>
      </w:pPr>
      <w:r>
        <w:t>EndIf</w:t>
      </w:r>
    </w:p>
    <w:p w:rsidR="00FF4F2F" w:rsidRDefault="00FF4F2F">
      <w:r>
        <w:lastRenderedPageBreak/>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$2A02</w:t>
            </w:r>
          </w:p>
        </w:tc>
        <w:tc>
          <w:tcPr>
            <w:tcW w:w="6768" w:type="dxa"/>
            <w:tcBorders>
              <w:top w:val="nil"/>
            </w:tcBorders>
          </w:tcPr>
          <w:p w:rsidR="00FF4F2F" w:rsidRDefault="00FF4F2F">
            <w:r>
              <w:rPr>
                <w:rFonts w:ascii="Arial" w:hAnsi="Arial"/>
                <w:sz w:val="16"/>
              </w:rPr>
              <w:t>Transmission fault is present.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$2B01</w:t>
            </w:r>
          </w:p>
        </w:tc>
        <w:tc>
          <w:tcPr>
            <w:tcW w:w="6768" w:type="dxa"/>
            <w:tcBorders>
              <w:top w:val="nil"/>
            </w:tcBorders>
          </w:tcPr>
          <w:p w:rsidR="00FF4F2F" w:rsidRDefault="00FF4F2F">
            <w:r>
              <w:rPr>
                <w:rFonts w:ascii="Arial" w:hAnsi="Arial"/>
                <w:sz w:val="16"/>
              </w:rPr>
              <w:t>Transmission not in park or neutral.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64" w:name="_Toc223513414"/>
      <w:r>
        <w:t>RSCR – Torque Converter Clutch Solenoid Device Control</w:t>
      </w:r>
      <w:bookmarkEnd w:id="1264"/>
    </w:p>
    <w:p w:rsidR="00FF4F2F" w:rsidRDefault="00FF4F2F"/>
    <w:p w:rsidR="00FF4F2F" w:rsidRDefault="00FF4F2F">
      <w:r>
        <w:t>This device control is used to override the state of the Torque Converter Clutch solenoid.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Pr="00B3565C" w:rsidRDefault="00FF4F2F">
            <w:pPr>
              <w:rPr>
                <w:rFonts w:ascii="Arial" w:hAnsi="Arial"/>
                <w:sz w:val="16"/>
                <w:lang w:val="es-ES"/>
              </w:rPr>
            </w:pPr>
            <w:r w:rsidRPr="00B3565C">
              <w:rPr>
                <w:rFonts w:ascii="Arial" w:hAnsi="Arial"/>
                <w:sz w:val="16"/>
                <w:lang w:val="es-ES"/>
              </w:rPr>
              <w:t>Torque Converter Clutch Solenoid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Torque Converter Clutch Solenoid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(Torque Converter Clutch Solenoid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torque converter clutch solenoid shall be commanded to the state requested in Torque Converter Clutch Solenoid On</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$2A02</w:t>
            </w:r>
          </w:p>
        </w:tc>
        <w:tc>
          <w:tcPr>
            <w:tcW w:w="6768" w:type="dxa"/>
            <w:tcBorders>
              <w:top w:val="nil"/>
            </w:tcBorders>
          </w:tcPr>
          <w:p w:rsidR="00FF4F2F" w:rsidRDefault="00FF4F2F">
            <w:r>
              <w:rPr>
                <w:rFonts w:ascii="Arial" w:hAnsi="Arial"/>
                <w:sz w:val="16"/>
              </w:rPr>
              <w:t>Transmission fault is present.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$2B01</w:t>
            </w:r>
          </w:p>
        </w:tc>
        <w:tc>
          <w:tcPr>
            <w:tcW w:w="6768" w:type="dxa"/>
            <w:tcBorders>
              <w:top w:val="nil"/>
            </w:tcBorders>
          </w:tcPr>
          <w:p w:rsidR="00FF4F2F" w:rsidRDefault="00FF4F2F">
            <w:r>
              <w:rPr>
                <w:rFonts w:ascii="Arial" w:hAnsi="Arial"/>
                <w:sz w:val="16"/>
              </w:rPr>
              <w:t>Transmission not in park or neutral.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65" w:name="_Toc223513415"/>
      <w:r>
        <w:t>RSCR – Transmission M3 Clutch Multiplex Solenoid Device Control</w:t>
      </w:r>
      <w:bookmarkEnd w:id="1265"/>
    </w:p>
    <w:p w:rsidR="00FF4F2F" w:rsidRDefault="00FF4F2F"/>
    <w:p w:rsidR="00FF4F2F" w:rsidRDefault="00FF4F2F">
      <w:r>
        <w:t>This device control is used to override the state of the Transmission M3 Clutch Multiplex solenoid.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M3 Clutch Multiplex Solenoid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M3 Clutch Multiplex Solenoid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(Transmission M3 Clutch Multiplex Solenoid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transmission clutch multiplex solenoid shall be commanded to the state requested in Transmission  M3 Clutch Multiplex Solenoid On</w:t>
      </w:r>
    </w:p>
    <w:p w:rsidR="00FF4F2F" w:rsidRDefault="00FF4F2F">
      <w:pPr>
        <w:ind w:left="360"/>
      </w:pPr>
      <w:r>
        <w:t>EndIf</w:t>
      </w:r>
    </w:p>
    <w:p w:rsidR="00FF4F2F" w:rsidRDefault="00FF4F2F">
      <w:r>
        <w:t xml:space="preserve">Else  </w:t>
      </w:r>
    </w:p>
    <w:p w:rsidR="00FF4F2F" w:rsidRDefault="00FF4F2F">
      <w:pPr>
        <w:ind w:left="360"/>
      </w:pPr>
      <w:r>
        <w:lastRenderedPageBreak/>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$2A02</w:t>
            </w:r>
          </w:p>
        </w:tc>
        <w:tc>
          <w:tcPr>
            <w:tcW w:w="6768" w:type="dxa"/>
            <w:tcBorders>
              <w:top w:val="nil"/>
            </w:tcBorders>
          </w:tcPr>
          <w:p w:rsidR="00FF4F2F" w:rsidRDefault="00FF4F2F">
            <w:pPr>
              <w:rPr>
                <w:rFonts w:ascii="Arial" w:hAnsi="Arial"/>
                <w:sz w:val="16"/>
              </w:rPr>
            </w:pPr>
            <w:r>
              <w:rPr>
                <w:rFonts w:ascii="Arial" w:hAnsi="Arial"/>
                <w:sz w:val="16"/>
              </w:rPr>
              <w:t>Transmission fault is present.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$2B01</w:t>
            </w:r>
          </w:p>
        </w:tc>
        <w:tc>
          <w:tcPr>
            <w:tcW w:w="6768" w:type="dxa"/>
            <w:tcBorders>
              <w:top w:val="nil"/>
            </w:tcBorders>
          </w:tcPr>
          <w:p w:rsidR="00FF4F2F" w:rsidRDefault="00FF4F2F">
            <w:pPr>
              <w:rPr>
                <w:rFonts w:ascii="Arial" w:hAnsi="Arial"/>
                <w:sz w:val="16"/>
              </w:rPr>
            </w:pPr>
            <w:r>
              <w:rPr>
                <w:rFonts w:ascii="Arial" w:hAnsi="Arial"/>
                <w:sz w:val="16"/>
              </w:rPr>
              <w:t>Transmission not in park or neutral.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66" w:name="_Toc223513416"/>
      <w:r>
        <w:t>RSCR – Transmission M2 Clutch / Reverse Multiplex Solenoid Device Control</w:t>
      </w:r>
      <w:bookmarkEnd w:id="1266"/>
    </w:p>
    <w:p w:rsidR="00FF4F2F" w:rsidRDefault="00FF4F2F"/>
    <w:p w:rsidR="00FF4F2F" w:rsidRDefault="00FF4F2F">
      <w:r>
        <w:t>This device control is used to override the state of the Transmission M2 Clutch / Reverse Multiplex solenoid.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cs="Arial"/>
                <w:sz w:val="16"/>
              </w:rPr>
            </w:pPr>
            <w:r>
              <w:rPr>
                <w:rFonts w:ascii="Arial" w:hAnsi="Arial" w:cs="Arial"/>
                <w:sz w:val="16"/>
              </w:rPr>
              <w:t>Transmission M2 Clutch / Reverse Multiplex Solenoid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cs="Arial"/>
                <w:sz w:val="16"/>
              </w:rPr>
            </w:pPr>
            <w:r>
              <w:rPr>
                <w:rFonts w:ascii="Arial" w:hAnsi="Arial" w:cs="Arial"/>
                <w:sz w:val="16"/>
              </w:rPr>
              <w:t>Transmission M2 Clutch / Reverse Multiplex Solenoid On</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(Transmission M2 Clutch / Reverse Multiplex Solenoid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t>The Transmission M2 clutch / reverse multiplex solenoid shall be commanded to the state requested in Transmission M2 Clutch / Reverse Multiplex Solenoid On</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$2A02</w:t>
            </w:r>
          </w:p>
        </w:tc>
        <w:tc>
          <w:tcPr>
            <w:tcW w:w="6768" w:type="dxa"/>
            <w:tcBorders>
              <w:top w:val="nil"/>
            </w:tcBorders>
          </w:tcPr>
          <w:p w:rsidR="00FF4F2F" w:rsidRDefault="00FF4F2F">
            <w:pPr>
              <w:rPr>
                <w:rFonts w:ascii="Arial" w:hAnsi="Arial"/>
                <w:sz w:val="16"/>
              </w:rPr>
            </w:pPr>
            <w:r>
              <w:rPr>
                <w:rFonts w:ascii="Arial" w:hAnsi="Arial"/>
                <w:sz w:val="16"/>
              </w:rPr>
              <w:t>Transmission fault is present.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$2B01</w:t>
            </w:r>
          </w:p>
        </w:tc>
        <w:tc>
          <w:tcPr>
            <w:tcW w:w="6768" w:type="dxa"/>
            <w:tcBorders>
              <w:top w:val="nil"/>
            </w:tcBorders>
          </w:tcPr>
          <w:p w:rsidR="00FF4F2F" w:rsidRDefault="00FF4F2F">
            <w:pPr>
              <w:rPr>
                <w:rFonts w:ascii="Arial" w:hAnsi="Arial"/>
                <w:sz w:val="16"/>
              </w:rPr>
            </w:pPr>
            <w:r>
              <w:rPr>
                <w:rFonts w:ascii="Arial" w:hAnsi="Arial"/>
                <w:sz w:val="16"/>
              </w:rPr>
              <w:t>Transmission not in park or neutral.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2"/>
      </w:pPr>
      <w:bookmarkStart w:id="1267" w:name="_Toc223513417"/>
      <w:r>
        <w:t>CPID $38</w:t>
      </w:r>
      <w:bookmarkEnd w:id="126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$38</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Torque Converter Clutch Pressure Enable</w:t>
            </w:r>
          </w:p>
        </w:tc>
        <w:tc>
          <w:tcPr>
            <w:tcW w:w="1080" w:type="dxa"/>
            <w:tcBorders>
              <w:top w:val="single" w:sz="12" w:space="0" w:color="auto"/>
            </w:tcBorders>
          </w:tcPr>
          <w:p w:rsidR="00FF4F2F" w:rsidRDefault="00FF4F2F">
            <w:pPr>
              <w:pStyle w:val="FootnoteText"/>
              <w:jc w:val="center"/>
              <w:rPr>
                <w:rFonts w:ascii="Arial" w:hAnsi="Arial"/>
              </w:rPr>
            </w:pPr>
            <w:r>
              <w:rPr>
                <w:rFonts w:ascii="Arial" w:hAnsi="Arial"/>
              </w:rPr>
              <w:t>Trans</w:t>
            </w:r>
            <w:r>
              <w:rPr>
                <w:rFonts w:ascii="Arial" w:hAnsi="Arial"/>
              </w:rPr>
              <w:softHyphen/>
              <w:t>mis</w:t>
            </w:r>
            <w:r>
              <w:rPr>
                <w:rFonts w:ascii="Arial" w:hAnsi="Arial"/>
              </w:rPr>
              <w:softHyphen/>
              <w:t>sion Line Pressure Enable</w:t>
            </w: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8640" w:type="dxa"/>
            <w:gridSpan w:val="8"/>
            <w:tcBorders>
              <w:left w:val="nil"/>
            </w:tcBorders>
          </w:tcPr>
          <w:p w:rsidR="00FF4F2F" w:rsidRDefault="00FF4F2F">
            <w:pPr>
              <w:jc w:val="center"/>
              <w:rPr>
                <w:rFonts w:ascii="Arial" w:hAnsi="Arial"/>
                <w:sz w:val="16"/>
              </w:rPr>
            </w:pPr>
            <w:r>
              <w:rPr>
                <w:rFonts w:ascii="Arial" w:hAnsi="Arial"/>
                <w:sz w:val="16"/>
              </w:rPr>
              <w:t>Torque Converter Clutch Pressure (upper byte)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8640" w:type="dxa"/>
            <w:gridSpan w:val="8"/>
            <w:tcBorders>
              <w:left w:val="nil"/>
            </w:tcBorders>
          </w:tcPr>
          <w:p w:rsidR="00FF4F2F" w:rsidRDefault="00FF4F2F">
            <w:pPr>
              <w:jc w:val="center"/>
              <w:rPr>
                <w:rFonts w:ascii="Arial" w:hAnsi="Arial"/>
                <w:sz w:val="16"/>
              </w:rPr>
            </w:pPr>
            <w:r>
              <w:rPr>
                <w:rFonts w:ascii="Arial" w:hAnsi="Arial"/>
                <w:sz w:val="16"/>
              </w:rPr>
              <w:t>Torque Converter Clutch Pressure (lower byte)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8640" w:type="dxa"/>
            <w:gridSpan w:val="8"/>
            <w:tcBorders>
              <w:left w:val="nil"/>
            </w:tcBorders>
          </w:tcPr>
          <w:p w:rsidR="00FF4F2F" w:rsidRDefault="00FF4F2F">
            <w:pPr>
              <w:jc w:val="center"/>
              <w:rPr>
                <w:rFonts w:ascii="Arial" w:hAnsi="Arial"/>
                <w:sz w:val="16"/>
              </w:rPr>
            </w:pPr>
            <w:r>
              <w:rPr>
                <w:rFonts w:ascii="Arial" w:hAnsi="Arial"/>
                <w:sz w:val="16"/>
              </w:rPr>
              <w:t>Transmission Line Pressure (upper byte)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8640" w:type="dxa"/>
            <w:gridSpan w:val="8"/>
            <w:tcBorders>
              <w:left w:val="nil"/>
            </w:tcBorders>
          </w:tcPr>
          <w:p w:rsidR="00FF4F2F" w:rsidRDefault="00FF4F2F">
            <w:pPr>
              <w:jc w:val="center"/>
              <w:rPr>
                <w:rFonts w:ascii="Arial" w:hAnsi="Arial"/>
                <w:sz w:val="16"/>
              </w:rPr>
            </w:pPr>
            <w:r>
              <w:rPr>
                <w:rFonts w:ascii="Arial" w:hAnsi="Arial"/>
                <w:sz w:val="16"/>
              </w:rPr>
              <w:t>Transmission Line Pressure (lower byte)</w:t>
            </w:r>
          </w:p>
        </w:tc>
      </w:tr>
    </w:tbl>
    <w:p w:rsidR="00FF4F2F" w:rsidRDefault="00FF4F2F"/>
    <w:p w:rsidR="00FF4F2F" w:rsidRDefault="00FF4F2F">
      <w:pPr>
        <w:pStyle w:val="Heading3"/>
      </w:pPr>
      <w:bookmarkStart w:id="1268" w:name="_Toc223513418"/>
      <w:r>
        <w:t>RSCR – Torque Converter Clutch / Pressure Device Control</w:t>
      </w:r>
      <w:bookmarkEnd w:id="1268"/>
    </w:p>
    <w:p w:rsidR="00FF4F2F" w:rsidRDefault="00FF4F2F"/>
    <w:p w:rsidR="00FF4F2F" w:rsidRDefault="00FF4F2F">
      <w:r>
        <w:t>This device control is used to override the pressure of the Torque Converter Clutch output.</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lastRenderedPageBreak/>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Torque Converter Clutch Pressure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Torque Converter Clutch Pressure</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rPr>
                <w:rFonts w:ascii="Arial" w:hAnsi="Arial"/>
                <w:sz w:val="16"/>
              </w:rPr>
            </w:pPr>
            <w:del w:id="1269" w:author="Matthew L Kaufer" w:date="2009-04-15T15:29:00Z">
              <w:r w:rsidDel="003A7CE6">
                <w:rPr>
                  <w:rFonts w:ascii="Arial" w:hAnsi="Arial"/>
                  <w:sz w:val="16"/>
                </w:rPr>
                <w:delText>ENM</w:delText>
              </w:r>
            </w:del>
            <w:ins w:id="1270" w:author="Matthew L Kaufer" w:date="2009-04-15T15:29:00Z">
              <w:r w:rsidR="003A7CE6">
                <w:rPr>
                  <w:rFonts w:ascii="Arial" w:hAnsi="Arial"/>
                  <w:sz w:val="16"/>
                </w:rPr>
                <w:t>UNM</w:t>
              </w:r>
            </w:ins>
          </w:p>
        </w:tc>
        <w:tc>
          <w:tcPr>
            <w:tcW w:w="2160" w:type="dxa"/>
            <w:tcBorders>
              <w:top w:val="nil"/>
            </w:tcBorders>
          </w:tcPr>
          <w:p w:rsidR="00FF4F2F" w:rsidRDefault="00C81D4C">
            <w:pPr>
              <w:rPr>
                <w:rFonts w:ascii="Arial" w:hAnsi="Arial"/>
                <w:sz w:val="16"/>
              </w:rPr>
            </w:pPr>
            <w:r>
              <w:rPr>
                <w:rFonts w:ascii="Arial" w:hAnsi="Arial"/>
                <w:sz w:val="16"/>
              </w:rPr>
              <w:t>0.0 to 4095.9375 kPa</w:t>
            </w:r>
          </w:p>
        </w:tc>
        <w:tc>
          <w:tcPr>
            <w:tcW w:w="2160" w:type="dxa"/>
            <w:tcBorders>
              <w:top w:val="nil"/>
            </w:tcBorders>
          </w:tcPr>
          <w:p w:rsidR="00FF4F2F" w:rsidRDefault="00FF4F2F">
            <w:pPr>
              <w:rPr>
                <w:rFonts w:ascii="Arial" w:hAnsi="Arial"/>
                <w:sz w:val="16"/>
              </w:rPr>
            </w:pPr>
            <w:r>
              <w:rPr>
                <w:rFonts w:ascii="Arial" w:hAnsi="Arial"/>
                <w:sz w:val="16"/>
              </w:rPr>
              <w:t>E = N * 0.0625</w:t>
            </w:r>
          </w:p>
        </w:tc>
      </w:tr>
    </w:tbl>
    <w:p w:rsidR="00FF4F2F" w:rsidRDefault="00FF4F2F"/>
    <w:p w:rsidR="00FF4F2F" w:rsidRDefault="00FF4F2F">
      <w:r>
        <w:t>If (Torque Converter Clutch Pressure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pStyle w:val="BodyTextIndent3"/>
      </w:pPr>
      <w:r>
        <w:t>The torque converter clutch Pressure shall be commanded to the pressure requested in Torque Converter Clutch Pressure</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$2A02</w:t>
            </w:r>
          </w:p>
        </w:tc>
        <w:tc>
          <w:tcPr>
            <w:tcW w:w="6768" w:type="dxa"/>
            <w:tcBorders>
              <w:top w:val="nil"/>
            </w:tcBorders>
          </w:tcPr>
          <w:p w:rsidR="00FF4F2F" w:rsidRDefault="00FF4F2F">
            <w:r>
              <w:rPr>
                <w:rFonts w:ascii="Arial" w:hAnsi="Arial"/>
                <w:sz w:val="16"/>
              </w:rPr>
              <w:t>Transmission fault is present.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$2B01</w:t>
            </w:r>
          </w:p>
        </w:tc>
        <w:tc>
          <w:tcPr>
            <w:tcW w:w="6768" w:type="dxa"/>
            <w:tcBorders>
              <w:top w:val="nil"/>
            </w:tcBorders>
          </w:tcPr>
          <w:p w:rsidR="00FF4F2F" w:rsidRDefault="00FF4F2F">
            <w:r>
              <w:rPr>
                <w:rFonts w:ascii="Arial" w:hAnsi="Arial"/>
                <w:sz w:val="16"/>
              </w:rPr>
              <w:t>Transmission not in park or neutral.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3"/>
      </w:pPr>
      <w:bookmarkStart w:id="1271" w:name="_Toc223513419"/>
      <w:r>
        <w:t>TPCR – Transmission Line Pressure Device Control</w:t>
      </w:r>
      <w:bookmarkEnd w:id="1271"/>
    </w:p>
    <w:p w:rsidR="00FF4F2F" w:rsidRDefault="00FF4F2F"/>
    <w:p w:rsidR="00FF4F2F" w:rsidRDefault="00FF4F2F">
      <w:r>
        <w:t>This device control is used to override the pressure of the line pressure solenoid.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Line Pressure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Line Pressure</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rPr>
                <w:rFonts w:ascii="Arial" w:hAnsi="Arial"/>
                <w:sz w:val="16"/>
              </w:rPr>
            </w:pPr>
            <w:del w:id="1272" w:author="Matthew L Kaufer" w:date="2009-04-15T15:29:00Z">
              <w:r w:rsidDel="003A7CE6">
                <w:rPr>
                  <w:rFonts w:ascii="Arial" w:hAnsi="Arial"/>
                  <w:sz w:val="16"/>
                </w:rPr>
                <w:delText>ENM</w:delText>
              </w:r>
            </w:del>
            <w:ins w:id="1273" w:author="Matthew L Kaufer" w:date="2009-04-15T15:29:00Z">
              <w:r w:rsidR="003A7CE6">
                <w:rPr>
                  <w:rFonts w:ascii="Arial" w:hAnsi="Arial"/>
                  <w:sz w:val="16"/>
                </w:rPr>
                <w:t>UNM</w:t>
              </w:r>
            </w:ins>
          </w:p>
        </w:tc>
        <w:tc>
          <w:tcPr>
            <w:tcW w:w="2160" w:type="dxa"/>
            <w:tcBorders>
              <w:top w:val="nil"/>
            </w:tcBorders>
          </w:tcPr>
          <w:p w:rsidR="00FF4F2F" w:rsidRDefault="00C81D4C">
            <w:pPr>
              <w:rPr>
                <w:rFonts w:ascii="Arial" w:hAnsi="Arial"/>
                <w:sz w:val="16"/>
              </w:rPr>
            </w:pPr>
            <w:r>
              <w:rPr>
                <w:rFonts w:ascii="Arial" w:hAnsi="Arial"/>
                <w:sz w:val="16"/>
              </w:rPr>
              <w:t>0.0 to 4095.9375 kPa</w:t>
            </w:r>
          </w:p>
        </w:tc>
        <w:tc>
          <w:tcPr>
            <w:tcW w:w="2160" w:type="dxa"/>
            <w:tcBorders>
              <w:top w:val="nil"/>
            </w:tcBorders>
          </w:tcPr>
          <w:p w:rsidR="00FF4F2F" w:rsidRDefault="00FF4F2F">
            <w:pPr>
              <w:rPr>
                <w:rFonts w:ascii="Arial" w:hAnsi="Arial"/>
                <w:sz w:val="16"/>
              </w:rPr>
            </w:pPr>
            <w:r>
              <w:rPr>
                <w:rFonts w:ascii="Arial" w:hAnsi="Arial"/>
                <w:sz w:val="16"/>
              </w:rPr>
              <w:t>E = N * 0.0625</w:t>
            </w:r>
          </w:p>
        </w:tc>
      </w:tr>
    </w:tbl>
    <w:p w:rsidR="00FF4F2F" w:rsidRDefault="00FF4F2F"/>
    <w:p w:rsidR="00FF4F2F" w:rsidRDefault="00FF4F2F">
      <w:r>
        <w:t>If (Transmission Line Pressure Enable is True)</w:t>
      </w:r>
    </w:p>
    <w:p w:rsidR="00FF4F2F" w:rsidRDefault="00FF4F2F">
      <w:pPr>
        <w:pStyle w:val="BodyTextIndent"/>
      </w:pPr>
      <w:r>
        <w:t>If (engine is not running)</w:t>
      </w:r>
    </w:p>
    <w:p w:rsidR="00FF4F2F" w:rsidRDefault="00FF4F2F">
      <w:pPr>
        <w:ind w:left="720"/>
      </w:pPr>
      <w:r>
        <w:t>If (limit $2A01 in the table below is exceeded)</w:t>
      </w:r>
    </w:p>
    <w:p w:rsidR="00FF4F2F" w:rsidRDefault="00FF4F2F">
      <w:pPr>
        <w:ind w:left="1080"/>
      </w:pPr>
      <w:r>
        <w:t>Report the appropriate device control limit exceeded return code to the tester.</w:t>
      </w:r>
    </w:p>
    <w:p w:rsidR="00FF4F2F" w:rsidRDefault="00FF4F2F">
      <w:pPr>
        <w:ind w:left="1080"/>
      </w:pPr>
      <w:r>
        <w:t>Return to normal control.</w:t>
      </w:r>
    </w:p>
    <w:p w:rsidR="00FF4F2F" w:rsidRDefault="00FF4F2F">
      <w:pPr>
        <w:ind w:left="720"/>
      </w:pPr>
      <w:r>
        <w:t>Else</w:t>
      </w:r>
    </w:p>
    <w:p w:rsidR="00FF4F2F" w:rsidRDefault="00FF4F2F">
      <w:pPr>
        <w:ind w:left="1080"/>
      </w:pPr>
      <w:r>
        <w:t>The transmission line pressure shall be commanded to the pressure requested in Transmission Line Pressure.</w:t>
      </w:r>
    </w:p>
    <w:p w:rsidR="00FF4F2F" w:rsidRDefault="00FF4F2F">
      <w:pPr>
        <w:ind w:left="720"/>
      </w:pPr>
      <w:r>
        <w:t>EndIf</w:t>
      </w:r>
    </w:p>
    <w:p w:rsidR="00FF4F2F" w:rsidRDefault="00FF4F2F">
      <w:pPr>
        <w:ind w:left="360"/>
      </w:pPr>
      <w:r>
        <w:t>Else</w:t>
      </w:r>
    </w:p>
    <w:p w:rsidR="00FF4F2F" w:rsidRDefault="00FF4F2F">
      <w:pPr>
        <w:ind w:left="720"/>
      </w:pPr>
      <w:r>
        <w:t>If (any of the device control limits in the table below are exceeded)</w:t>
      </w:r>
    </w:p>
    <w:p w:rsidR="00FF4F2F" w:rsidRDefault="00FF4F2F">
      <w:pPr>
        <w:ind w:left="1080"/>
      </w:pPr>
      <w:r>
        <w:t>Report the appropriate device control limit exceeded return code to the tester.</w:t>
      </w:r>
    </w:p>
    <w:p w:rsidR="00FF4F2F" w:rsidRDefault="00FF4F2F">
      <w:pPr>
        <w:ind w:left="1080"/>
      </w:pPr>
      <w:r>
        <w:t>Return to normal control.</w:t>
      </w:r>
    </w:p>
    <w:p w:rsidR="00FF4F2F" w:rsidRDefault="00FF4F2F">
      <w:pPr>
        <w:ind w:left="720"/>
      </w:pPr>
      <w:r>
        <w:t>Else</w:t>
      </w:r>
    </w:p>
    <w:p w:rsidR="00FF4F2F" w:rsidRDefault="00FF4F2F">
      <w:pPr>
        <w:ind w:left="1080"/>
      </w:pPr>
      <w:r>
        <w:t>The transmission line pressure shall be commanded to the pressure requested in Transmission Line Pressure.</w:t>
      </w:r>
    </w:p>
    <w:p w:rsidR="00FF4F2F" w:rsidRDefault="00FF4F2F">
      <w:pPr>
        <w:ind w:left="720"/>
      </w:pPr>
      <w:r>
        <w:t>EndIf</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lastRenderedPageBreak/>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$2A01</w:t>
            </w:r>
          </w:p>
        </w:tc>
        <w:tc>
          <w:tcPr>
            <w:tcW w:w="6768" w:type="dxa"/>
            <w:tcBorders>
              <w:top w:val="nil"/>
            </w:tcBorders>
          </w:tcPr>
          <w:p w:rsidR="00FF4F2F" w:rsidRDefault="00FF4F2F">
            <w:pPr>
              <w:rPr>
                <w:rFonts w:ascii="Arial" w:hAnsi="Arial"/>
                <w:sz w:val="16"/>
              </w:rPr>
            </w:pPr>
            <w:r>
              <w:rPr>
                <w:rFonts w:ascii="Arial" w:hAnsi="Arial"/>
                <w:sz w:val="16"/>
              </w:rPr>
              <w:t>Requested current is not in allowable range</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$2A02</w:t>
            </w:r>
          </w:p>
        </w:tc>
        <w:tc>
          <w:tcPr>
            <w:tcW w:w="6768" w:type="dxa"/>
            <w:tcBorders>
              <w:top w:val="nil"/>
            </w:tcBorders>
          </w:tcPr>
          <w:p w:rsidR="00FF4F2F" w:rsidRDefault="00FF4F2F">
            <w:pPr>
              <w:rPr>
                <w:rFonts w:ascii="Arial" w:hAnsi="Arial"/>
                <w:sz w:val="16"/>
              </w:rPr>
            </w:pPr>
            <w:r>
              <w:rPr>
                <w:rFonts w:ascii="Arial" w:hAnsi="Arial"/>
                <w:sz w:val="16"/>
              </w:rPr>
              <w:t>Transmission fault is present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$2A03</w:t>
            </w:r>
          </w:p>
        </w:tc>
        <w:tc>
          <w:tcPr>
            <w:tcW w:w="6768" w:type="dxa"/>
            <w:tcBorders>
              <w:top w:val="nil"/>
            </w:tcBorders>
          </w:tcPr>
          <w:p w:rsidR="00FF4F2F" w:rsidRDefault="00FF4F2F">
            <w:pPr>
              <w:rPr>
                <w:rFonts w:ascii="Arial" w:hAnsi="Arial"/>
                <w:sz w:val="16"/>
              </w:rPr>
            </w:pPr>
            <w:r>
              <w:rPr>
                <w:rFonts w:ascii="Arial" w:hAnsi="Arial"/>
                <w:sz w:val="16"/>
              </w:rPr>
              <w:t>Requested current is too high when in gear</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$2A04</w:t>
            </w:r>
          </w:p>
        </w:tc>
        <w:tc>
          <w:tcPr>
            <w:tcW w:w="6768" w:type="dxa"/>
            <w:tcBorders>
              <w:top w:val="nil"/>
            </w:tcBorders>
          </w:tcPr>
          <w:p w:rsidR="00FF4F2F" w:rsidRDefault="00FF4F2F">
            <w:pPr>
              <w:rPr>
                <w:rFonts w:ascii="Arial" w:hAnsi="Arial"/>
                <w:sz w:val="16"/>
              </w:rPr>
            </w:pPr>
            <w:r>
              <w:rPr>
                <w:rFonts w:ascii="Arial" w:hAnsi="Arial"/>
                <w:sz w:val="16"/>
              </w:rPr>
              <w:t>Engine speed too high (&gt; 1500 rpm) when in park or neutral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2"/>
      </w:pPr>
      <w:bookmarkStart w:id="1274" w:name="_Toc223513420"/>
      <w:r>
        <w:t>CPID $3A</w:t>
      </w:r>
      <w:bookmarkEnd w:id="127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$3A</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Clutch 1 Pressure Enable</w:t>
            </w:r>
          </w:p>
        </w:tc>
        <w:tc>
          <w:tcPr>
            <w:tcW w:w="1080" w:type="dxa"/>
            <w:tcBorders>
              <w:top w:val="single" w:sz="12" w:space="0" w:color="auto"/>
            </w:tcBorders>
          </w:tcPr>
          <w:p w:rsidR="00FF4F2F" w:rsidRDefault="00FF4F2F">
            <w:pPr>
              <w:pStyle w:val="FootnoteText"/>
              <w:jc w:val="center"/>
              <w:rPr>
                <w:rFonts w:ascii="Arial" w:hAnsi="Arial"/>
              </w:rPr>
            </w:pPr>
            <w:r>
              <w:rPr>
                <w:rFonts w:ascii="Arial" w:hAnsi="Arial"/>
              </w:rPr>
              <w:t>Trans</w:t>
            </w:r>
            <w:r>
              <w:rPr>
                <w:rFonts w:ascii="Arial" w:hAnsi="Arial"/>
              </w:rPr>
              <w:softHyphen/>
              <w:t>mis</w:t>
            </w:r>
            <w:r>
              <w:rPr>
                <w:rFonts w:ascii="Arial" w:hAnsi="Arial"/>
              </w:rPr>
              <w:softHyphen/>
              <w:t>sion Clutch 2 Pressure Enable</w:t>
            </w: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8640" w:type="dxa"/>
            <w:gridSpan w:val="8"/>
            <w:tcBorders>
              <w:left w:val="nil"/>
            </w:tcBorders>
          </w:tcPr>
          <w:p w:rsidR="00FF4F2F" w:rsidRDefault="00FF4F2F">
            <w:pPr>
              <w:jc w:val="center"/>
              <w:rPr>
                <w:rFonts w:ascii="Arial" w:hAnsi="Arial"/>
                <w:sz w:val="16"/>
              </w:rPr>
            </w:pPr>
            <w:r>
              <w:rPr>
                <w:rFonts w:ascii="Arial" w:hAnsi="Arial"/>
                <w:sz w:val="16"/>
              </w:rPr>
              <w:t>Transmission Clutch 1 Pressure (upper byte)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8640" w:type="dxa"/>
            <w:gridSpan w:val="8"/>
            <w:tcBorders>
              <w:left w:val="nil"/>
            </w:tcBorders>
          </w:tcPr>
          <w:p w:rsidR="00FF4F2F" w:rsidRDefault="00FF4F2F">
            <w:pPr>
              <w:jc w:val="center"/>
              <w:rPr>
                <w:rFonts w:ascii="Arial" w:hAnsi="Arial"/>
                <w:sz w:val="16"/>
              </w:rPr>
            </w:pPr>
            <w:r>
              <w:rPr>
                <w:rFonts w:ascii="Arial" w:hAnsi="Arial"/>
                <w:sz w:val="16"/>
              </w:rPr>
              <w:t>Transmission Clutch 1 Pressure (lower byte)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8640" w:type="dxa"/>
            <w:gridSpan w:val="8"/>
            <w:tcBorders>
              <w:left w:val="nil"/>
            </w:tcBorders>
          </w:tcPr>
          <w:p w:rsidR="00FF4F2F" w:rsidRDefault="00FF4F2F">
            <w:pPr>
              <w:jc w:val="center"/>
              <w:rPr>
                <w:rFonts w:ascii="Arial" w:hAnsi="Arial"/>
                <w:sz w:val="16"/>
              </w:rPr>
            </w:pPr>
            <w:r>
              <w:rPr>
                <w:rFonts w:ascii="Arial" w:hAnsi="Arial"/>
                <w:sz w:val="16"/>
              </w:rPr>
              <w:t>Transmission Clutch 2 Pressure (upper byte)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8640" w:type="dxa"/>
            <w:gridSpan w:val="8"/>
            <w:tcBorders>
              <w:left w:val="nil"/>
            </w:tcBorders>
          </w:tcPr>
          <w:p w:rsidR="00FF4F2F" w:rsidRDefault="00FF4F2F">
            <w:pPr>
              <w:jc w:val="center"/>
              <w:rPr>
                <w:rFonts w:ascii="Arial" w:hAnsi="Arial"/>
                <w:sz w:val="16"/>
              </w:rPr>
            </w:pPr>
            <w:r>
              <w:rPr>
                <w:rFonts w:ascii="Arial" w:hAnsi="Arial"/>
                <w:sz w:val="16"/>
              </w:rPr>
              <w:t>Transmission Clutch 2 Pressure (lower byte)</w:t>
            </w:r>
          </w:p>
        </w:tc>
      </w:tr>
    </w:tbl>
    <w:p w:rsidR="00FF4F2F" w:rsidRDefault="00FF4F2F"/>
    <w:p w:rsidR="00FF4F2F" w:rsidRDefault="00FF4F2F">
      <w:pPr>
        <w:pStyle w:val="Heading3"/>
      </w:pPr>
      <w:bookmarkStart w:id="1275" w:name="_Toc223513421"/>
      <w:r>
        <w:t>RSCR – Transmission Clutch 1 / 2 Pressure Device Control</w:t>
      </w:r>
      <w:bookmarkEnd w:id="1275"/>
    </w:p>
    <w:p w:rsidR="00FF4F2F" w:rsidRDefault="00FF4F2F"/>
    <w:p w:rsidR="00FF4F2F" w:rsidRDefault="00FF4F2F">
      <w:r>
        <w:t>This device control is used to override the pressure of the transmission clutch 1 and 2 outputs.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1 Pressure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1 Pressure</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C81D4C">
            <w:pPr>
              <w:rPr>
                <w:rFonts w:ascii="Arial" w:hAnsi="Arial"/>
                <w:sz w:val="16"/>
              </w:rPr>
            </w:pPr>
            <w:r>
              <w:rPr>
                <w:rFonts w:ascii="Arial" w:hAnsi="Arial"/>
                <w:sz w:val="16"/>
              </w:rPr>
              <w:t>0.0 to 4095.9375 kPa</w:t>
            </w:r>
          </w:p>
        </w:tc>
        <w:tc>
          <w:tcPr>
            <w:tcW w:w="2160" w:type="dxa"/>
            <w:tcBorders>
              <w:top w:val="nil"/>
            </w:tcBorders>
          </w:tcPr>
          <w:p w:rsidR="00FF4F2F" w:rsidRDefault="00FF4F2F">
            <w:pPr>
              <w:rPr>
                <w:rFonts w:ascii="Arial" w:hAnsi="Arial"/>
                <w:sz w:val="16"/>
              </w:rPr>
            </w:pPr>
            <w:r>
              <w:rPr>
                <w:rFonts w:ascii="Arial" w:hAnsi="Arial"/>
                <w:sz w:val="16"/>
              </w:rPr>
              <w:t>E = N * 0.0625</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2 Pressure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2 Pressure</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C81D4C">
            <w:pPr>
              <w:rPr>
                <w:rFonts w:ascii="Arial" w:hAnsi="Arial"/>
                <w:sz w:val="16"/>
              </w:rPr>
            </w:pPr>
            <w:r>
              <w:rPr>
                <w:rFonts w:ascii="Arial" w:hAnsi="Arial"/>
                <w:sz w:val="16"/>
              </w:rPr>
              <w:t>0.0 to 4095.9375 kPa</w:t>
            </w:r>
          </w:p>
        </w:tc>
        <w:tc>
          <w:tcPr>
            <w:tcW w:w="2160" w:type="dxa"/>
            <w:tcBorders>
              <w:top w:val="nil"/>
            </w:tcBorders>
          </w:tcPr>
          <w:p w:rsidR="00FF4F2F" w:rsidRDefault="00FF4F2F">
            <w:pPr>
              <w:rPr>
                <w:rFonts w:ascii="Arial" w:hAnsi="Arial"/>
                <w:sz w:val="16"/>
              </w:rPr>
            </w:pPr>
            <w:r>
              <w:rPr>
                <w:rFonts w:ascii="Arial" w:hAnsi="Arial"/>
                <w:sz w:val="16"/>
              </w:rPr>
              <w:t>E = N * 0.0625</w:t>
            </w:r>
          </w:p>
        </w:tc>
      </w:tr>
    </w:tbl>
    <w:p w:rsidR="00FF4F2F" w:rsidRDefault="00FF4F2F"/>
    <w:p w:rsidR="00FF4F2F" w:rsidRDefault="00FF4F2F">
      <w:r>
        <w:t>For transmission clutch 1 and 2:</w:t>
      </w:r>
    </w:p>
    <w:p w:rsidR="00FF4F2F" w:rsidRDefault="00FF4F2F"/>
    <w:p w:rsidR="00FF4F2F" w:rsidRDefault="00FF4F2F">
      <w:r>
        <w:t>If (Transmission Clutch 1 / 2 Pressure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pStyle w:val="BodyTextIndent3"/>
      </w:pPr>
      <w:r>
        <w:t>The transmission clutch 1 / 2 pressure shall be commanded to the pressure requested in Transmission Clutch 1 / 2 Pressure</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$2A02</w:t>
            </w:r>
          </w:p>
        </w:tc>
        <w:tc>
          <w:tcPr>
            <w:tcW w:w="6768" w:type="dxa"/>
            <w:tcBorders>
              <w:top w:val="nil"/>
            </w:tcBorders>
          </w:tcPr>
          <w:p w:rsidR="00FF4F2F" w:rsidRDefault="00FF4F2F">
            <w:r>
              <w:rPr>
                <w:rFonts w:ascii="Arial" w:hAnsi="Arial"/>
                <w:sz w:val="16"/>
              </w:rPr>
              <w:t>Transmission fault is present.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$2B01</w:t>
            </w:r>
          </w:p>
        </w:tc>
        <w:tc>
          <w:tcPr>
            <w:tcW w:w="6768" w:type="dxa"/>
            <w:tcBorders>
              <w:top w:val="nil"/>
            </w:tcBorders>
          </w:tcPr>
          <w:p w:rsidR="00FF4F2F" w:rsidRDefault="00FF4F2F">
            <w:r>
              <w:rPr>
                <w:rFonts w:ascii="Arial" w:hAnsi="Arial"/>
                <w:sz w:val="16"/>
              </w:rPr>
              <w:t>Transmission not in park or neutral.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2"/>
      </w:pPr>
      <w:bookmarkStart w:id="1276" w:name="_Toc223513422"/>
      <w:r>
        <w:t>CPID $3B</w:t>
      </w:r>
      <w:bookmarkEnd w:id="1276"/>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$3B</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lastRenderedPageBreak/>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Trans</w:t>
            </w:r>
            <w:r>
              <w:rPr>
                <w:rFonts w:ascii="Arial" w:hAnsi="Arial"/>
                <w:sz w:val="16"/>
              </w:rPr>
              <w:softHyphen/>
              <w:t>mis</w:t>
            </w:r>
            <w:r>
              <w:rPr>
                <w:rFonts w:ascii="Arial" w:hAnsi="Arial"/>
                <w:sz w:val="16"/>
              </w:rPr>
              <w:softHyphen/>
              <w:t>sion Clutch 3 Pressure Enable</w:t>
            </w:r>
          </w:p>
        </w:tc>
        <w:tc>
          <w:tcPr>
            <w:tcW w:w="1080" w:type="dxa"/>
            <w:tcBorders>
              <w:top w:val="single" w:sz="12" w:space="0" w:color="auto"/>
            </w:tcBorders>
          </w:tcPr>
          <w:p w:rsidR="00FF4F2F" w:rsidRDefault="00FF4F2F">
            <w:pPr>
              <w:pStyle w:val="FootnoteText"/>
              <w:jc w:val="center"/>
              <w:rPr>
                <w:rFonts w:ascii="Arial" w:hAnsi="Arial"/>
              </w:rPr>
            </w:pPr>
            <w:r>
              <w:rPr>
                <w:rFonts w:ascii="Arial" w:hAnsi="Arial"/>
              </w:rPr>
              <w:t>Trans</w:t>
            </w:r>
            <w:r>
              <w:rPr>
                <w:rFonts w:ascii="Arial" w:hAnsi="Arial"/>
              </w:rPr>
              <w:softHyphen/>
              <w:t>mis</w:t>
            </w:r>
            <w:r>
              <w:rPr>
                <w:rFonts w:ascii="Arial" w:hAnsi="Arial"/>
              </w:rPr>
              <w:softHyphen/>
              <w:t>sion Clutch 4 Pressure Enable</w:t>
            </w: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8640" w:type="dxa"/>
            <w:gridSpan w:val="8"/>
            <w:tcBorders>
              <w:left w:val="nil"/>
            </w:tcBorders>
          </w:tcPr>
          <w:p w:rsidR="00FF4F2F" w:rsidRDefault="00FF4F2F">
            <w:pPr>
              <w:jc w:val="center"/>
              <w:rPr>
                <w:rFonts w:ascii="Arial" w:hAnsi="Arial"/>
                <w:sz w:val="16"/>
              </w:rPr>
            </w:pPr>
            <w:r>
              <w:rPr>
                <w:rFonts w:ascii="Arial" w:hAnsi="Arial"/>
                <w:sz w:val="16"/>
              </w:rPr>
              <w:t>Transmission Clutch 3 Pressure (upper byte)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8640" w:type="dxa"/>
            <w:gridSpan w:val="8"/>
            <w:tcBorders>
              <w:left w:val="nil"/>
            </w:tcBorders>
          </w:tcPr>
          <w:p w:rsidR="00FF4F2F" w:rsidRDefault="00FF4F2F">
            <w:pPr>
              <w:jc w:val="center"/>
              <w:rPr>
                <w:rFonts w:ascii="Arial" w:hAnsi="Arial"/>
                <w:sz w:val="16"/>
              </w:rPr>
            </w:pPr>
            <w:r>
              <w:rPr>
                <w:rFonts w:ascii="Arial" w:hAnsi="Arial"/>
                <w:sz w:val="16"/>
              </w:rPr>
              <w:t>Transmission Clutch 3 Pressure (lower byte)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8640" w:type="dxa"/>
            <w:gridSpan w:val="8"/>
            <w:tcBorders>
              <w:left w:val="nil"/>
            </w:tcBorders>
          </w:tcPr>
          <w:p w:rsidR="00FF4F2F" w:rsidRDefault="00FF4F2F">
            <w:pPr>
              <w:jc w:val="center"/>
              <w:rPr>
                <w:rFonts w:ascii="Arial" w:hAnsi="Arial"/>
                <w:sz w:val="16"/>
              </w:rPr>
            </w:pPr>
            <w:r>
              <w:rPr>
                <w:rFonts w:ascii="Arial" w:hAnsi="Arial"/>
                <w:sz w:val="16"/>
              </w:rPr>
              <w:t>Transmission Clutch 4 Pressure (upper byte)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8640" w:type="dxa"/>
            <w:gridSpan w:val="8"/>
            <w:tcBorders>
              <w:left w:val="nil"/>
            </w:tcBorders>
          </w:tcPr>
          <w:p w:rsidR="00FF4F2F" w:rsidRDefault="00FF4F2F">
            <w:pPr>
              <w:jc w:val="center"/>
              <w:rPr>
                <w:rFonts w:ascii="Arial" w:hAnsi="Arial"/>
                <w:sz w:val="16"/>
              </w:rPr>
            </w:pPr>
            <w:r>
              <w:rPr>
                <w:rFonts w:ascii="Arial" w:hAnsi="Arial"/>
                <w:sz w:val="16"/>
              </w:rPr>
              <w:t>Transmission Clutch 4 Pressure (lower byte)</w:t>
            </w:r>
          </w:p>
        </w:tc>
      </w:tr>
    </w:tbl>
    <w:p w:rsidR="00FF4F2F" w:rsidRDefault="00FF4F2F"/>
    <w:p w:rsidR="00FF4F2F" w:rsidRDefault="00FF4F2F">
      <w:pPr>
        <w:pStyle w:val="Heading3"/>
      </w:pPr>
      <w:bookmarkStart w:id="1277" w:name="_Toc223513423"/>
      <w:r>
        <w:t>RSCR – Transmission Clutch 3 / 4 Pressure Device Control</w:t>
      </w:r>
      <w:bookmarkEnd w:id="1277"/>
    </w:p>
    <w:p w:rsidR="00FF4F2F" w:rsidRDefault="00FF4F2F"/>
    <w:p w:rsidR="00FF4F2F" w:rsidRDefault="00FF4F2F">
      <w:r>
        <w:t>This device control is used to override the pressure of the transmission clutch 3 and 4 outputs.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3 Pressure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3 Pressure</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C81D4C">
            <w:pPr>
              <w:rPr>
                <w:rFonts w:ascii="Arial" w:hAnsi="Arial"/>
                <w:sz w:val="16"/>
              </w:rPr>
            </w:pPr>
            <w:r>
              <w:rPr>
                <w:rFonts w:ascii="Arial" w:hAnsi="Arial"/>
                <w:sz w:val="16"/>
              </w:rPr>
              <w:t>0.0 to 4095.9375 kPa</w:t>
            </w:r>
          </w:p>
        </w:tc>
        <w:tc>
          <w:tcPr>
            <w:tcW w:w="2160" w:type="dxa"/>
            <w:tcBorders>
              <w:top w:val="nil"/>
            </w:tcBorders>
          </w:tcPr>
          <w:p w:rsidR="00FF4F2F" w:rsidRDefault="00FF4F2F">
            <w:pPr>
              <w:rPr>
                <w:rFonts w:ascii="Arial" w:hAnsi="Arial"/>
                <w:sz w:val="16"/>
              </w:rPr>
            </w:pPr>
            <w:r>
              <w:rPr>
                <w:rFonts w:ascii="Arial" w:hAnsi="Arial"/>
                <w:sz w:val="16"/>
              </w:rPr>
              <w:t>E = N * 0.0625</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4 Pressure Enable</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Transmission Clutch 4 Pressure</w:t>
            </w:r>
          </w:p>
        </w:tc>
        <w:tc>
          <w:tcPr>
            <w:tcW w:w="720" w:type="dxa"/>
            <w:tcBorders>
              <w:top w:val="nil"/>
            </w:tcBorders>
          </w:tcPr>
          <w:p w:rsidR="00FF4F2F" w:rsidRDefault="00FF4F2F">
            <w:pPr>
              <w:jc w:val="right"/>
              <w:rPr>
                <w:rFonts w:ascii="Arial" w:hAnsi="Arial"/>
                <w:sz w:val="16"/>
              </w:rPr>
            </w:pPr>
            <w:r>
              <w:rPr>
                <w:rFonts w:ascii="Arial" w:hAnsi="Arial"/>
                <w:sz w:val="16"/>
              </w:rPr>
              <w:t>16</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C81D4C">
            <w:pPr>
              <w:rPr>
                <w:rFonts w:ascii="Arial" w:hAnsi="Arial"/>
                <w:sz w:val="16"/>
              </w:rPr>
            </w:pPr>
            <w:r>
              <w:rPr>
                <w:rFonts w:ascii="Arial" w:hAnsi="Arial"/>
                <w:sz w:val="16"/>
              </w:rPr>
              <w:t>0.0 to 4095.9375 kPa</w:t>
            </w:r>
          </w:p>
        </w:tc>
        <w:tc>
          <w:tcPr>
            <w:tcW w:w="2160" w:type="dxa"/>
            <w:tcBorders>
              <w:top w:val="nil"/>
            </w:tcBorders>
          </w:tcPr>
          <w:p w:rsidR="00FF4F2F" w:rsidRDefault="00FF4F2F">
            <w:pPr>
              <w:rPr>
                <w:rFonts w:ascii="Arial" w:hAnsi="Arial"/>
                <w:sz w:val="16"/>
              </w:rPr>
            </w:pPr>
            <w:r>
              <w:rPr>
                <w:rFonts w:ascii="Arial" w:hAnsi="Arial"/>
                <w:sz w:val="16"/>
              </w:rPr>
              <w:t>E = N * 0.0625</w:t>
            </w:r>
          </w:p>
        </w:tc>
      </w:tr>
    </w:tbl>
    <w:p w:rsidR="00FF4F2F" w:rsidRDefault="00FF4F2F"/>
    <w:p w:rsidR="00FF4F2F" w:rsidRDefault="00FF4F2F">
      <w:r>
        <w:t>For transmission clutch 3 and 4:</w:t>
      </w:r>
    </w:p>
    <w:p w:rsidR="00FF4F2F" w:rsidRDefault="00FF4F2F"/>
    <w:p w:rsidR="00FF4F2F" w:rsidRDefault="00FF4F2F">
      <w:r>
        <w:t>If (Transmission Clutch 3 / 4 Pressure Enable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pStyle w:val="BodyTextIndent3"/>
      </w:pPr>
      <w:r>
        <w:t>The transmission clutch 3 / 4 pressure shall be commanded to the pressure requested in Transmission Clutch 3 / 4 Pressure</w:t>
      </w:r>
    </w:p>
    <w:p w:rsidR="00FF4F2F" w:rsidRDefault="00FF4F2F">
      <w:pPr>
        <w:ind w:left="360"/>
      </w:pPr>
      <w:r>
        <w:t>EndIf</w:t>
      </w:r>
    </w:p>
    <w:p w:rsidR="00FF4F2F" w:rsidRDefault="00FF4F2F">
      <w:r>
        <w:t xml:space="preserve">Else  </w:t>
      </w:r>
    </w:p>
    <w:p w:rsidR="00FF4F2F" w:rsidRDefault="00FF4F2F">
      <w:pPr>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$2A02</w:t>
            </w:r>
          </w:p>
        </w:tc>
        <w:tc>
          <w:tcPr>
            <w:tcW w:w="6768" w:type="dxa"/>
            <w:tcBorders>
              <w:top w:val="nil"/>
            </w:tcBorders>
          </w:tcPr>
          <w:p w:rsidR="00FF4F2F" w:rsidRDefault="00FF4F2F">
            <w:r>
              <w:rPr>
                <w:rFonts w:ascii="Arial" w:hAnsi="Arial"/>
                <w:sz w:val="16"/>
              </w:rPr>
              <w:t>Transmission fault is present.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$2B01</w:t>
            </w:r>
          </w:p>
        </w:tc>
        <w:tc>
          <w:tcPr>
            <w:tcW w:w="6768" w:type="dxa"/>
            <w:tcBorders>
              <w:top w:val="nil"/>
            </w:tcBorders>
          </w:tcPr>
          <w:p w:rsidR="00FF4F2F" w:rsidRDefault="00FF4F2F">
            <w:r>
              <w:rPr>
                <w:rFonts w:ascii="Arial" w:hAnsi="Arial"/>
                <w:sz w:val="16"/>
              </w:rPr>
              <w:t>Transmission not in park or neutral.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N</w:t>
            </w:r>
          </w:p>
        </w:tc>
      </w:tr>
    </w:tbl>
    <w:p w:rsidR="00FF4F2F" w:rsidRDefault="00FF4F2F"/>
    <w:p w:rsidR="00FF4F2F" w:rsidRDefault="00FF4F2F">
      <w:pPr>
        <w:pStyle w:val="Heading2"/>
      </w:pPr>
      <w:bookmarkStart w:id="1278" w:name="_Toc223513424"/>
      <w:r>
        <w:t>CPID $7D</w:t>
      </w:r>
      <w:bookmarkEnd w:id="1278"/>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$7D</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Immobilizer Security Code Input Trigger</w:t>
            </w: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Immobilizer Reset Trigger</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Immobilizer Deactiva</w:t>
            </w:r>
            <w:r>
              <w:rPr>
                <w:rFonts w:ascii="Arial" w:hAnsi="Arial"/>
                <w:sz w:val="16"/>
              </w:rPr>
              <w:softHyphen/>
              <w:t>tion Trigger</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Immobilizer Reactiva</w:t>
            </w:r>
            <w:r>
              <w:rPr>
                <w:rFonts w:ascii="Arial" w:hAnsi="Arial"/>
                <w:sz w:val="16"/>
              </w:rPr>
              <w:softHyphen/>
              <w:t>tion Trigger</w:t>
            </w:r>
          </w:p>
        </w:tc>
        <w:tc>
          <w:tcPr>
            <w:tcW w:w="1080" w:type="dxa"/>
            <w:tcBorders>
              <w:top w:val="single" w:sz="12" w:space="0" w:color="auto"/>
            </w:tcBorders>
          </w:tcPr>
          <w:p w:rsidR="00FF4F2F" w:rsidRDefault="00FF4F2F">
            <w:pPr>
              <w:jc w:val="center"/>
              <w:rPr>
                <w:rFonts w:ascii="Arial" w:hAnsi="Arial"/>
                <w:sz w:val="16"/>
              </w:rPr>
            </w:pPr>
            <w:r>
              <w:rPr>
                <w:rFonts w:ascii="Arial" w:hAnsi="Arial"/>
                <w:sz w:val="16"/>
              </w:rPr>
              <w:t>Immobilizer Powertrain Challenge Transmis</w:t>
            </w:r>
            <w:r>
              <w:rPr>
                <w:rFonts w:ascii="Arial" w:hAnsi="Arial"/>
                <w:sz w:val="16"/>
              </w:rPr>
              <w:softHyphen/>
              <w:t>sion Trigger</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8640" w:type="dxa"/>
            <w:gridSpan w:val="8"/>
            <w:vMerge w:val="restart"/>
            <w:tcBorders>
              <w:left w:val="nil"/>
            </w:tcBorders>
          </w:tcPr>
          <w:p w:rsidR="00FF4F2F" w:rsidRDefault="00FF4F2F">
            <w:pPr>
              <w:jc w:val="center"/>
              <w:rPr>
                <w:rFonts w:ascii="Arial" w:hAnsi="Arial"/>
                <w:sz w:val="16"/>
              </w:rPr>
            </w:pPr>
            <w:r>
              <w:rPr>
                <w:rFonts w:ascii="Arial" w:hAnsi="Arial"/>
                <w:sz w:val="16"/>
              </w:rPr>
              <w:t>Immobilizer Security Code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8640" w:type="dxa"/>
            <w:gridSpan w:val="8"/>
            <w:vMerge/>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8640" w:type="dxa"/>
            <w:gridSpan w:val="8"/>
            <w:vMerge/>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8640" w:type="dxa"/>
            <w:gridSpan w:val="8"/>
            <w:vMerge/>
            <w:tcBorders>
              <w:left w:val="nil"/>
            </w:tcBorders>
          </w:tcPr>
          <w:p w:rsidR="00FF4F2F" w:rsidRDefault="00FF4F2F">
            <w:pPr>
              <w:jc w:val="center"/>
              <w:rPr>
                <w:rFonts w:ascii="Arial" w:hAnsi="Arial"/>
                <w:sz w:val="16"/>
              </w:rPr>
            </w:pPr>
          </w:p>
        </w:tc>
      </w:tr>
    </w:tbl>
    <w:p w:rsidR="00FF4F2F" w:rsidRDefault="00FF4F2F"/>
    <w:p w:rsidR="00FF4F2F" w:rsidRDefault="00FF4F2F">
      <w:pPr>
        <w:pStyle w:val="Heading3"/>
      </w:pPr>
      <w:bookmarkStart w:id="1279" w:name="_Toc223513425"/>
      <w:r>
        <w:t>IMOR – Immobilizer Security Code Input Trigger Device Control</w:t>
      </w:r>
      <w:bookmarkEnd w:id="1279"/>
    </w:p>
    <w:p w:rsidR="00FF4F2F" w:rsidRDefault="00FF4F2F"/>
    <w:p w:rsidR="00FF4F2F" w:rsidRDefault="00FF4F2F">
      <w:r>
        <w:lastRenderedPageBreak/>
        <w:t>This device control is used to verify the internally stored security code for the GMIO immobilizer algorithm.  The security code is entered into the tester when this device control is commanded and is compared to the stored security code.  If the comparison fails, the device control limit exceeded return code $FE05 (Theft Deterrent: Security Code Input Incorrect) will be reported.  Device control limit exceeded return codes will also be reported if the engine is running or the security code function is locked.  The lack of a negative response with a device control limit exceeded return code indicates that the correct security code was entered.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Immobilizer Security Code Input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Immobilizer Security Code</w:t>
            </w:r>
          </w:p>
        </w:tc>
        <w:tc>
          <w:tcPr>
            <w:tcW w:w="720" w:type="dxa"/>
            <w:tcBorders>
              <w:top w:val="nil"/>
            </w:tcBorders>
          </w:tcPr>
          <w:p w:rsidR="00FF4F2F" w:rsidRDefault="00FF4F2F">
            <w:pPr>
              <w:jc w:val="right"/>
              <w:rPr>
                <w:rFonts w:ascii="Arial" w:hAnsi="Arial"/>
                <w:sz w:val="16"/>
              </w:rPr>
            </w:pPr>
            <w:r>
              <w:rPr>
                <w:rFonts w:ascii="Arial" w:hAnsi="Arial"/>
                <w:sz w:val="16"/>
              </w:rPr>
              <w:t>32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0 - 4294967295</w:t>
            </w:r>
          </w:p>
        </w:tc>
        <w:tc>
          <w:tcPr>
            <w:tcW w:w="2160"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r>
        <w:t>If (Immobilizer Security Code Input Trigger is True)</w:t>
      </w:r>
    </w:p>
    <w:p w:rsidR="00FF4F2F" w:rsidRDefault="00FF4F2F">
      <w:pPr>
        <w:ind w:left="360"/>
      </w:pPr>
      <w:r>
        <w:t>Compare Immobilizer Security Code to the stored security code.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360"/>
      </w:pPr>
      <w:r>
        <w:t>Else</w:t>
      </w:r>
    </w:p>
    <w:p w:rsidR="00FF4F2F" w:rsidRDefault="00FF4F2F">
      <w:pPr>
        <w:ind w:left="720"/>
      </w:pPr>
      <w:r>
        <w:t>No action (the lack of a negative response with a device control limit exceeded return code indicates that the correct security code was entered).</w:t>
      </w:r>
    </w:p>
    <w:p w:rsidR="00FF4F2F" w:rsidRDefault="00FF4F2F">
      <w:pPr>
        <w:ind w:left="360"/>
      </w:pPr>
      <w:r>
        <w:t>EndIf</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$FE01</w:t>
            </w:r>
          </w:p>
        </w:tc>
        <w:tc>
          <w:tcPr>
            <w:tcW w:w="6768" w:type="dxa"/>
            <w:tcBorders>
              <w:top w:val="nil"/>
            </w:tcBorders>
          </w:tcPr>
          <w:p w:rsidR="00FF4F2F" w:rsidRDefault="00FF4F2F">
            <w:pPr>
              <w:rPr>
                <w:rFonts w:ascii="Arial" w:hAnsi="Arial"/>
                <w:sz w:val="16"/>
              </w:rPr>
            </w:pPr>
            <w:r>
              <w:rPr>
                <w:rFonts w:ascii="Arial" w:hAnsi="Arial"/>
                <w:sz w:val="16"/>
              </w:rPr>
              <w:t>Theft Deterrent: Engine is Running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$FE03</w:t>
            </w:r>
          </w:p>
        </w:tc>
        <w:tc>
          <w:tcPr>
            <w:tcW w:w="6768" w:type="dxa"/>
            <w:tcBorders>
              <w:top w:val="nil"/>
            </w:tcBorders>
          </w:tcPr>
          <w:p w:rsidR="00FF4F2F" w:rsidRDefault="00FF4F2F">
            <w:pPr>
              <w:rPr>
                <w:rFonts w:ascii="Arial" w:hAnsi="Arial"/>
                <w:sz w:val="16"/>
              </w:rPr>
            </w:pPr>
            <w:r>
              <w:rPr>
                <w:rFonts w:ascii="Arial" w:hAnsi="Arial"/>
                <w:sz w:val="16"/>
              </w:rPr>
              <w:t>Theft Deterrent: Security Code Function Locked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$FE05</w:t>
            </w:r>
          </w:p>
        </w:tc>
        <w:tc>
          <w:tcPr>
            <w:tcW w:w="6768" w:type="dxa"/>
            <w:tcBorders>
              <w:top w:val="nil"/>
            </w:tcBorders>
          </w:tcPr>
          <w:p w:rsidR="00FF4F2F" w:rsidRDefault="00FF4F2F">
            <w:pPr>
              <w:rPr>
                <w:rFonts w:ascii="Arial" w:hAnsi="Arial"/>
                <w:sz w:val="16"/>
              </w:rPr>
            </w:pPr>
            <w:r>
              <w:rPr>
                <w:rFonts w:ascii="Arial" w:hAnsi="Arial"/>
                <w:sz w:val="16"/>
              </w:rPr>
              <w:t>Theft Deterrent: Security Code Input Incorrect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bl>
    <w:p w:rsidR="00FF4F2F" w:rsidRDefault="00FF4F2F"/>
    <w:p w:rsidR="00FF4F2F" w:rsidRDefault="00FF4F2F">
      <w:pPr>
        <w:keepNext w:val="0"/>
        <w:keepLines w:val="0"/>
      </w:pPr>
    </w:p>
    <w:p w:rsidR="00FF4F2F" w:rsidRDefault="00FF4F2F">
      <w:pPr>
        <w:pStyle w:val="Heading3"/>
      </w:pPr>
      <w:bookmarkStart w:id="1280" w:name="_Toc223513426"/>
      <w:r>
        <w:lastRenderedPageBreak/>
        <w:t>IMOR – Immobilizer Reset Trigger Device Control</w:t>
      </w:r>
      <w:bookmarkEnd w:id="1280"/>
    </w:p>
    <w:p w:rsidR="00FF4F2F" w:rsidRDefault="00FF4F2F"/>
    <w:p w:rsidR="00FF4F2F" w:rsidRDefault="00FF4F2F">
      <w:r>
        <w:t>This device control is used to allow programming of immobilizer secret information for the GMIO immobilizer algorithm.  The security code is entered into the tester when this device control is commanded and is compared to the stored security code.  If the comparison fails, the device control limit exceeded return code $FE05 (Theft Deterrent: Security Code Input Incorrect) will be reported.  Device control limit exceeded return codes will also be reported if the engine is running or the security code function is locked.  When this device control is accepted, the security code is reset, and learning is enabled for the immobilizer secret information.</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Immobilizer Reset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Immobilizer Security Code</w:t>
            </w:r>
          </w:p>
        </w:tc>
        <w:tc>
          <w:tcPr>
            <w:tcW w:w="720" w:type="dxa"/>
            <w:tcBorders>
              <w:top w:val="nil"/>
            </w:tcBorders>
          </w:tcPr>
          <w:p w:rsidR="00FF4F2F" w:rsidRDefault="00FF4F2F">
            <w:pPr>
              <w:jc w:val="right"/>
              <w:rPr>
                <w:rFonts w:ascii="Arial" w:hAnsi="Arial"/>
                <w:sz w:val="16"/>
              </w:rPr>
            </w:pPr>
            <w:r>
              <w:rPr>
                <w:rFonts w:ascii="Arial" w:hAnsi="Arial"/>
                <w:sz w:val="16"/>
              </w:rPr>
              <w:t>32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0 - 4294967295</w:t>
            </w:r>
          </w:p>
        </w:tc>
        <w:tc>
          <w:tcPr>
            <w:tcW w:w="2160"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r>
        <w:t>If (Immobilizer Reset Trigger is True)</w:t>
      </w:r>
    </w:p>
    <w:p w:rsidR="00FF4F2F" w:rsidRDefault="00FF4F2F">
      <w:pPr>
        <w:ind w:left="360"/>
      </w:pPr>
      <w:r>
        <w:t>Compare Immobilizer Security Code to the stored security code.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360"/>
      </w:pPr>
      <w:r>
        <w:t>Else</w:t>
      </w:r>
    </w:p>
    <w:p w:rsidR="00FF4F2F" w:rsidRDefault="00FF4F2F">
      <w:pPr>
        <w:ind w:left="720"/>
      </w:pPr>
      <w:r>
        <w:t>Enable learning for the immobilizer secret information.</w:t>
      </w:r>
    </w:p>
    <w:p w:rsidR="00FF4F2F" w:rsidRDefault="00FF4F2F">
      <w:pPr>
        <w:ind w:left="720"/>
      </w:pPr>
      <w:r>
        <w:t>Reset the stored security code.</w:t>
      </w:r>
    </w:p>
    <w:p w:rsidR="00FF4F2F" w:rsidRDefault="00FF4F2F">
      <w:pPr>
        <w:ind w:left="360"/>
      </w:pPr>
      <w:r>
        <w:t>EndIf</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$FE01</w:t>
            </w:r>
          </w:p>
        </w:tc>
        <w:tc>
          <w:tcPr>
            <w:tcW w:w="6768" w:type="dxa"/>
            <w:tcBorders>
              <w:top w:val="nil"/>
            </w:tcBorders>
          </w:tcPr>
          <w:p w:rsidR="00FF4F2F" w:rsidRDefault="00FF4F2F">
            <w:pPr>
              <w:rPr>
                <w:rFonts w:ascii="Arial" w:hAnsi="Arial"/>
                <w:sz w:val="16"/>
              </w:rPr>
            </w:pPr>
            <w:r>
              <w:rPr>
                <w:rFonts w:ascii="Arial" w:hAnsi="Arial"/>
                <w:sz w:val="16"/>
              </w:rPr>
              <w:t>Theft Deterrent: Engine is Running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$FE03</w:t>
            </w:r>
          </w:p>
        </w:tc>
        <w:tc>
          <w:tcPr>
            <w:tcW w:w="6768" w:type="dxa"/>
            <w:tcBorders>
              <w:top w:val="nil"/>
            </w:tcBorders>
          </w:tcPr>
          <w:p w:rsidR="00FF4F2F" w:rsidRDefault="00FF4F2F">
            <w:pPr>
              <w:rPr>
                <w:rFonts w:ascii="Arial" w:hAnsi="Arial"/>
                <w:sz w:val="16"/>
              </w:rPr>
            </w:pPr>
            <w:r>
              <w:rPr>
                <w:rFonts w:ascii="Arial" w:hAnsi="Arial"/>
                <w:sz w:val="16"/>
              </w:rPr>
              <w:t>Theft Deterrent: Security Code Function Locked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$FE05</w:t>
            </w:r>
          </w:p>
        </w:tc>
        <w:tc>
          <w:tcPr>
            <w:tcW w:w="6768" w:type="dxa"/>
            <w:tcBorders>
              <w:top w:val="nil"/>
            </w:tcBorders>
          </w:tcPr>
          <w:p w:rsidR="00FF4F2F" w:rsidRDefault="00FF4F2F">
            <w:pPr>
              <w:rPr>
                <w:rFonts w:ascii="Arial" w:hAnsi="Arial"/>
                <w:sz w:val="16"/>
              </w:rPr>
            </w:pPr>
            <w:r>
              <w:rPr>
                <w:rFonts w:ascii="Arial" w:hAnsi="Arial"/>
                <w:sz w:val="16"/>
              </w:rPr>
              <w:t>Theft Deterrent: Security Code Input Incorrect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bl>
    <w:p w:rsidR="00FF4F2F" w:rsidRDefault="00FF4F2F"/>
    <w:p w:rsidR="00FF4F2F" w:rsidRDefault="00FF4F2F">
      <w:pPr>
        <w:keepNext w:val="0"/>
        <w:keepLines w:val="0"/>
      </w:pPr>
    </w:p>
    <w:p w:rsidR="00FF4F2F" w:rsidRDefault="00FF4F2F">
      <w:pPr>
        <w:pStyle w:val="Heading3"/>
      </w:pPr>
      <w:bookmarkStart w:id="1281" w:name="_Toc223513427"/>
      <w:r>
        <w:lastRenderedPageBreak/>
        <w:t>IMOR – Immobilizer Deactivation Trigger Device Control</w:t>
      </w:r>
      <w:bookmarkEnd w:id="1281"/>
    </w:p>
    <w:p w:rsidR="00FF4F2F" w:rsidRDefault="00FF4F2F"/>
    <w:p w:rsidR="00FF4F2F" w:rsidRDefault="00FF4F2F">
      <w:r>
        <w:t>This device control is used to deactivate the immobilizer functionality for the GMIO immobilizer algorithm.  The security code is entered into the tester when this device control is commanded and is compared to the stored security code.  If the comparison fails, the device control limit exceeded return code $FE05 (Theft Deterrent: Security Code Input Incorrect) will be reported.  If the immobilizer secret information has been programmed, or the ECM is not identified as a development unit (via an immobilizer calibration set to a “secret value”), the device control limit exceeded return code $FE07 (Theft Deterrent: Immobilizer Function Deactivation Not Allowed via Device Control) will be reported.  Device control limit exceeded return codes will also be reported if the engine is running or the security code function is locked.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Immobilizer Deactivation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Immobilizer Security Code</w:t>
            </w:r>
          </w:p>
        </w:tc>
        <w:tc>
          <w:tcPr>
            <w:tcW w:w="720" w:type="dxa"/>
            <w:tcBorders>
              <w:top w:val="nil"/>
            </w:tcBorders>
          </w:tcPr>
          <w:p w:rsidR="00FF4F2F" w:rsidRDefault="00FF4F2F">
            <w:pPr>
              <w:jc w:val="right"/>
              <w:rPr>
                <w:rFonts w:ascii="Arial" w:hAnsi="Arial"/>
                <w:sz w:val="16"/>
              </w:rPr>
            </w:pPr>
            <w:r>
              <w:rPr>
                <w:rFonts w:ascii="Arial" w:hAnsi="Arial"/>
                <w:sz w:val="16"/>
              </w:rPr>
              <w:t>32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0 - 4294967295</w:t>
            </w:r>
          </w:p>
        </w:tc>
        <w:tc>
          <w:tcPr>
            <w:tcW w:w="2160"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r>
        <w:t>If (Immobilizer Deactivation Trigger is True)</w:t>
      </w:r>
    </w:p>
    <w:p w:rsidR="00FF4F2F" w:rsidRDefault="00FF4F2F">
      <w:pPr>
        <w:ind w:left="360"/>
      </w:pPr>
      <w:r>
        <w:t>Compare Immobilizer Security Code to the stored security code.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360"/>
      </w:pPr>
      <w:r>
        <w:t>Else</w:t>
      </w:r>
    </w:p>
    <w:p w:rsidR="00FF4F2F" w:rsidRDefault="00FF4F2F">
      <w:pPr>
        <w:ind w:left="720"/>
      </w:pPr>
      <w:r>
        <w:t>Deactivate immobilizer functionality.</w:t>
      </w:r>
    </w:p>
    <w:p w:rsidR="00FF4F2F" w:rsidRDefault="00FF4F2F">
      <w:pPr>
        <w:ind w:left="360"/>
      </w:pPr>
      <w:r>
        <w:t>EndIf</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$FE01</w:t>
            </w:r>
          </w:p>
        </w:tc>
        <w:tc>
          <w:tcPr>
            <w:tcW w:w="6768" w:type="dxa"/>
            <w:tcBorders>
              <w:top w:val="nil"/>
            </w:tcBorders>
          </w:tcPr>
          <w:p w:rsidR="00FF4F2F" w:rsidRDefault="00FF4F2F">
            <w:pPr>
              <w:rPr>
                <w:rFonts w:ascii="Arial" w:hAnsi="Arial"/>
                <w:sz w:val="16"/>
              </w:rPr>
            </w:pPr>
            <w:r>
              <w:rPr>
                <w:rFonts w:ascii="Arial" w:hAnsi="Arial"/>
                <w:sz w:val="16"/>
              </w:rPr>
              <w:t>Theft Deterrent: Engine is Running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$FE03</w:t>
            </w:r>
          </w:p>
        </w:tc>
        <w:tc>
          <w:tcPr>
            <w:tcW w:w="6768" w:type="dxa"/>
            <w:tcBorders>
              <w:top w:val="nil"/>
            </w:tcBorders>
          </w:tcPr>
          <w:p w:rsidR="00FF4F2F" w:rsidRDefault="00FF4F2F">
            <w:pPr>
              <w:rPr>
                <w:rFonts w:ascii="Arial" w:hAnsi="Arial"/>
                <w:sz w:val="16"/>
              </w:rPr>
            </w:pPr>
            <w:r>
              <w:rPr>
                <w:rFonts w:ascii="Arial" w:hAnsi="Arial"/>
                <w:sz w:val="16"/>
              </w:rPr>
              <w:t>Theft Deterrent: Security Code Function Locked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$FE05</w:t>
            </w:r>
          </w:p>
        </w:tc>
        <w:tc>
          <w:tcPr>
            <w:tcW w:w="6768" w:type="dxa"/>
            <w:tcBorders>
              <w:top w:val="nil"/>
            </w:tcBorders>
          </w:tcPr>
          <w:p w:rsidR="00FF4F2F" w:rsidRDefault="00FF4F2F">
            <w:pPr>
              <w:rPr>
                <w:rFonts w:ascii="Arial" w:hAnsi="Arial"/>
                <w:sz w:val="16"/>
              </w:rPr>
            </w:pPr>
            <w:r>
              <w:rPr>
                <w:rFonts w:ascii="Arial" w:hAnsi="Arial"/>
                <w:sz w:val="16"/>
              </w:rPr>
              <w:t>Theft Deterrent: Security Code Input Incorrect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$FE07</w:t>
            </w:r>
          </w:p>
        </w:tc>
        <w:tc>
          <w:tcPr>
            <w:tcW w:w="6768" w:type="dxa"/>
            <w:tcBorders>
              <w:top w:val="nil"/>
            </w:tcBorders>
          </w:tcPr>
          <w:p w:rsidR="00FF4F2F" w:rsidRDefault="00FF4F2F">
            <w:pPr>
              <w:rPr>
                <w:rFonts w:ascii="Arial" w:hAnsi="Arial"/>
                <w:sz w:val="16"/>
              </w:rPr>
            </w:pPr>
            <w:r>
              <w:rPr>
                <w:rFonts w:ascii="Arial" w:hAnsi="Arial"/>
                <w:sz w:val="16"/>
              </w:rPr>
              <w:t>Theft Deterrent: Immobilizer Function Deactivation Not Allowed via Device Control</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bl>
    <w:p w:rsidR="00FF4F2F" w:rsidRDefault="00FF4F2F"/>
    <w:p w:rsidR="00FF4F2F" w:rsidRDefault="00FF4F2F">
      <w:pPr>
        <w:keepNext w:val="0"/>
        <w:keepLines w:val="0"/>
      </w:pPr>
    </w:p>
    <w:p w:rsidR="00FF4F2F" w:rsidRDefault="00FF4F2F">
      <w:pPr>
        <w:pStyle w:val="Heading3"/>
      </w:pPr>
      <w:bookmarkStart w:id="1282" w:name="_Toc223513428"/>
      <w:r>
        <w:t>IMOR – Immobilizer Reactivation Trigger Device Control</w:t>
      </w:r>
      <w:bookmarkEnd w:id="1282"/>
    </w:p>
    <w:p w:rsidR="00FF4F2F" w:rsidRDefault="00FF4F2F"/>
    <w:p w:rsidR="00FF4F2F" w:rsidRDefault="00FF4F2F">
      <w:r>
        <w:t>This device control is used to reactivate the immobilizer functionality for the GMIO immobilizer algorithm if the immobilizer functionality was previously deactivated via device control.</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Immobilizer Reactivation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(Immobilizer Reactivation Trigger is True)</w:t>
      </w:r>
    </w:p>
    <w:p w:rsidR="00FF4F2F" w:rsidRDefault="00FF4F2F">
      <w:pPr>
        <w:ind w:left="360"/>
      </w:pPr>
      <w:r>
        <w:t>Reactivate immobilizer functionality.</w:t>
      </w:r>
    </w:p>
    <w:p w:rsidR="00FF4F2F" w:rsidRDefault="00FF4F2F">
      <w:r>
        <w:t>EndIf</w:t>
      </w:r>
    </w:p>
    <w:p w:rsidR="00FF4F2F" w:rsidRDefault="00FF4F2F">
      <w:pPr>
        <w:keepNext w:val="0"/>
        <w:keepLines w:val="0"/>
      </w:pPr>
    </w:p>
    <w:p w:rsidR="00FF4F2F" w:rsidRDefault="00FF4F2F">
      <w:pPr>
        <w:pStyle w:val="Heading3"/>
      </w:pPr>
      <w:bookmarkStart w:id="1283" w:name="_Toc223513429"/>
      <w:r>
        <w:lastRenderedPageBreak/>
        <w:t>IMOR – Immobilizer Powertrain Challenge Transmission Trigger Device Control</w:t>
      </w:r>
      <w:bookmarkEnd w:id="1283"/>
    </w:p>
    <w:p w:rsidR="00FF4F2F" w:rsidRDefault="00FF4F2F"/>
    <w:p w:rsidR="00FF4F2F" w:rsidRDefault="00FF4F2F">
      <w:r>
        <w:t>This device control is used to transmit the current powertrain challenge to the immobilizer module for the GMIO immobilizer algorithm.</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Immobilizer Powertrain Challenge Transmission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(Immobilizer Powertrain Challenge Transmission Trigger is True)</w:t>
      </w:r>
    </w:p>
    <w:p w:rsidR="00FF4F2F" w:rsidRDefault="00FF4F2F">
      <w:pPr>
        <w:ind w:left="360"/>
      </w:pPr>
      <w:r>
        <w:t>Transmit powertrain challenge.</w:t>
      </w:r>
    </w:p>
    <w:p w:rsidR="00FF4F2F" w:rsidRDefault="00FF4F2F">
      <w:r>
        <w:t>EndIf</w:t>
      </w:r>
    </w:p>
    <w:p w:rsidR="00FF4F2F" w:rsidRDefault="00FF4F2F">
      <w:pPr>
        <w:keepNext w:val="0"/>
        <w:keepLines w:val="0"/>
      </w:pPr>
    </w:p>
    <w:p w:rsidR="00FF4F2F" w:rsidRDefault="00FF4F2F">
      <w:pPr>
        <w:pStyle w:val="Heading2"/>
      </w:pPr>
      <w:bookmarkStart w:id="1284" w:name="_Toc223513430"/>
      <w:r>
        <w:lastRenderedPageBreak/>
        <w:t>CPID $7E</w:t>
      </w:r>
      <w:bookmarkEnd w:id="1284"/>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$7E</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Immobilizer Security Code Input Trigger</w:t>
            </w:r>
          </w:p>
        </w:tc>
        <w:tc>
          <w:tcPr>
            <w:tcW w:w="1080" w:type="dxa"/>
            <w:tcBorders>
              <w:top w:val="single" w:sz="12" w:space="0" w:color="auto"/>
            </w:tcBorders>
          </w:tcPr>
          <w:p w:rsidR="00FF4F2F" w:rsidRDefault="00FF4F2F">
            <w:pPr>
              <w:pStyle w:val="FootnoteText"/>
              <w:jc w:val="center"/>
              <w:rPr>
                <w:rFonts w:ascii="Arial" w:hAnsi="Arial"/>
              </w:rPr>
            </w:pPr>
            <w:r>
              <w:rPr>
                <w:rFonts w:ascii="Arial" w:hAnsi="Arial"/>
              </w:rPr>
              <w:t>Immobilizer Security Code Pro</w:t>
            </w:r>
            <w:r>
              <w:rPr>
                <w:rFonts w:ascii="Arial" w:hAnsi="Arial"/>
              </w:rPr>
              <w:softHyphen/>
              <w:t>gramming Trigger</w:t>
            </w: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8640" w:type="dxa"/>
            <w:gridSpan w:val="8"/>
            <w:vMerge w:val="restart"/>
            <w:tcBorders>
              <w:left w:val="nil"/>
            </w:tcBorders>
          </w:tcPr>
          <w:p w:rsidR="00FF4F2F" w:rsidRDefault="00FF4F2F">
            <w:pPr>
              <w:jc w:val="center"/>
              <w:rPr>
                <w:rFonts w:ascii="Arial" w:hAnsi="Arial"/>
                <w:sz w:val="16"/>
              </w:rPr>
            </w:pPr>
            <w:r>
              <w:rPr>
                <w:rFonts w:ascii="Arial" w:hAnsi="Arial"/>
                <w:sz w:val="16"/>
              </w:rPr>
              <w:t>Immobilizer Security Code</w:t>
            </w: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8640" w:type="dxa"/>
            <w:gridSpan w:val="8"/>
            <w:vMerge/>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8640" w:type="dxa"/>
            <w:gridSpan w:val="8"/>
            <w:vMerge/>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8640" w:type="dxa"/>
            <w:gridSpan w:val="8"/>
            <w:vMerge/>
            <w:tcBorders>
              <w:left w:val="nil"/>
            </w:tcBorders>
          </w:tcPr>
          <w:p w:rsidR="00FF4F2F" w:rsidRDefault="00FF4F2F">
            <w:pPr>
              <w:jc w:val="center"/>
              <w:rPr>
                <w:rFonts w:ascii="Arial" w:hAnsi="Arial"/>
                <w:sz w:val="16"/>
              </w:rPr>
            </w:pPr>
          </w:p>
        </w:tc>
      </w:tr>
    </w:tbl>
    <w:p w:rsidR="00FF4F2F" w:rsidRDefault="00FF4F2F"/>
    <w:p w:rsidR="00FF4F2F" w:rsidRDefault="00FF4F2F">
      <w:pPr>
        <w:pStyle w:val="Heading3"/>
      </w:pPr>
      <w:bookmarkStart w:id="1285" w:name="_Toc223513431"/>
      <w:r>
        <w:t>IMOR – Immobilizer Security Code Input Trigger Device Control</w:t>
      </w:r>
      <w:bookmarkEnd w:id="1285"/>
    </w:p>
    <w:p w:rsidR="00FF4F2F" w:rsidRDefault="00FF4F2F"/>
    <w:p w:rsidR="00FF4F2F" w:rsidRDefault="00FF4F2F">
      <w:r>
        <w:t>This device control is used to trigger the PPEI 3 immobilizer algorithm to transition into the learning enabled state (for NAO applications, the PPEI 3 immobilizer algorithm transitions into the learning enabled state after 10 minutes while, for non</w:t>
      </w:r>
      <w:r>
        <w:noBreakHyphen/>
        <w:t>NAO applications, the PPEI 3 immobilizer algorithm transitions into the learning enabled state immediately).  The learning enabled state allows the PPEI 3 immobilizer algorithm to transmit secret information to the immobilizer module and receive secret information from the immobilizer module.  The learning enabled state also allows a new security code to be programmed.</w:t>
      </w:r>
    </w:p>
    <w:p w:rsidR="00FF4F2F" w:rsidRDefault="00FF4F2F"/>
    <w:p w:rsidR="00FF4F2F" w:rsidRDefault="00FF4F2F">
      <w:r>
        <w:t>When this device control is commanded, a security code is entered into the tester and compared to the stored security code.  If the comparison fails, the device control limit exceeded return code $FE05 (Theft Deterrent: Security Code Input Incorrect) will be reported.  Device control limit exceeded return codes will also be reported if the controller is locked or the security code function is locked.  When this device control is accepted, the PPEI 3 immobilizer algorithm transitions into the learning enabled state.</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Immobilizer Security Code Input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Immobilizer Security Code</w:t>
            </w:r>
          </w:p>
        </w:tc>
        <w:tc>
          <w:tcPr>
            <w:tcW w:w="720" w:type="dxa"/>
            <w:tcBorders>
              <w:top w:val="nil"/>
            </w:tcBorders>
          </w:tcPr>
          <w:p w:rsidR="00FF4F2F" w:rsidRDefault="00FF4F2F">
            <w:pPr>
              <w:jc w:val="right"/>
              <w:rPr>
                <w:rFonts w:ascii="Arial" w:hAnsi="Arial"/>
                <w:sz w:val="16"/>
              </w:rPr>
            </w:pPr>
            <w:r>
              <w:rPr>
                <w:rFonts w:ascii="Arial" w:hAnsi="Arial"/>
                <w:sz w:val="16"/>
              </w:rPr>
              <w:t>32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0 - 4294967295</w:t>
            </w:r>
          </w:p>
        </w:tc>
        <w:tc>
          <w:tcPr>
            <w:tcW w:w="2160"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r>
        <w:t>If (Immobilizer Security Code Input Trigger is True)</w:t>
      </w:r>
    </w:p>
    <w:p w:rsidR="00FF4F2F" w:rsidRDefault="00FF4F2F">
      <w:pPr>
        <w:ind w:left="360"/>
      </w:pPr>
      <w:r>
        <w:t>Compare Immobilizer Security Code to the stored security code.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360"/>
      </w:pPr>
      <w:r>
        <w:t>Else</w:t>
      </w:r>
    </w:p>
    <w:p w:rsidR="00FF4F2F" w:rsidRDefault="00FF4F2F">
      <w:pPr>
        <w:ind w:left="720"/>
      </w:pPr>
      <w:r>
        <w:t>Transition the PPEI 3 immobilizer algorithm into the learning enabled state.</w:t>
      </w:r>
    </w:p>
    <w:p w:rsidR="00FF4F2F" w:rsidRDefault="00FF4F2F">
      <w:pPr>
        <w:ind w:left="360"/>
      </w:pPr>
      <w:r>
        <w:t>EndIf</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$FE02</w:t>
            </w:r>
          </w:p>
        </w:tc>
        <w:tc>
          <w:tcPr>
            <w:tcW w:w="6768" w:type="dxa"/>
            <w:tcBorders>
              <w:top w:val="nil"/>
            </w:tcBorders>
          </w:tcPr>
          <w:p w:rsidR="00FF4F2F" w:rsidRDefault="00FF4F2F">
            <w:pPr>
              <w:rPr>
                <w:rFonts w:ascii="Arial" w:hAnsi="Arial"/>
                <w:sz w:val="16"/>
              </w:rPr>
            </w:pPr>
            <w:r>
              <w:rPr>
                <w:rFonts w:ascii="Arial" w:hAnsi="Arial"/>
                <w:sz w:val="16"/>
              </w:rPr>
              <w:t>Theft Deterrent: Controller is Locked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$FE03</w:t>
            </w:r>
          </w:p>
        </w:tc>
        <w:tc>
          <w:tcPr>
            <w:tcW w:w="6768" w:type="dxa"/>
            <w:tcBorders>
              <w:top w:val="nil"/>
            </w:tcBorders>
          </w:tcPr>
          <w:p w:rsidR="00FF4F2F" w:rsidRDefault="00FF4F2F">
            <w:pPr>
              <w:rPr>
                <w:rFonts w:ascii="Arial" w:hAnsi="Arial"/>
                <w:sz w:val="16"/>
              </w:rPr>
            </w:pPr>
            <w:r>
              <w:rPr>
                <w:rFonts w:ascii="Arial" w:hAnsi="Arial"/>
                <w:sz w:val="16"/>
              </w:rPr>
              <w:t>Theft Deterrent: Security Code Function Locked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$FE05</w:t>
            </w:r>
          </w:p>
        </w:tc>
        <w:tc>
          <w:tcPr>
            <w:tcW w:w="6768" w:type="dxa"/>
            <w:tcBorders>
              <w:top w:val="nil"/>
            </w:tcBorders>
          </w:tcPr>
          <w:p w:rsidR="00FF4F2F" w:rsidRDefault="00FF4F2F">
            <w:pPr>
              <w:rPr>
                <w:rFonts w:ascii="Arial" w:hAnsi="Arial"/>
                <w:sz w:val="16"/>
              </w:rPr>
            </w:pPr>
            <w:r>
              <w:rPr>
                <w:rFonts w:ascii="Arial" w:hAnsi="Arial"/>
                <w:sz w:val="16"/>
              </w:rPr>
              <w:t>Theft Deterrent: Security Code Input Incorrect</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bl>
    <w:p w:rsidR="00FF4F2F" w:rsidRDefault="00FF4F2F"/>
    <w:p w:rsidR="00FF4F2F" w:rsidRDefault="00FF4F2F">
      <w:pPr>
        <w:keepNext w:val="0"/>
        <w:keepLines w:val="0"/>
      </w:pPr>
    </w:p>
    <w:p w:rsidR="00FF4F2F" w:rsidRDefault="00FF4F2F">
      <w:pPr>
        <w:pStyle w:val="Heading3"/>
      </w:pPr>
      <w:bookmarkStart w:id="1286" w:name="_Toc223513432"/>
      <w:r>
        <w:lastRenderedPageBreak/>
        <w:t>IMOR – Immobilizer Security Code Programming Trigger Device Control</w:t>
      </w:r>
      <w:bookmarkEnd w:id="1286"/>
    </w:p>
    <w:p w:rsidR="00FF4F2F" w:rsidRDefault="00FF4F2F"/>
    <w:p w:rsidR="00FF4F2F" w:rsidRDefault="00FF4F2F">
      <w:r>
        <w:t>This device control is used to program the security code for the PPEI 3 immobilizer algorithm.  The security code is entered into the tester when this device control is commanded.  If the PPEI 3 immobilizer algorithm is not in a learning enabled state, the device control limit exceeded return code $FE04 (Theft Deterrent: Learning Not Enabled) will be reported.  A device control limit exceeded return code will also be reported if security code programming is not supported (for NAO applications, security code programming is not supported while, for non</w:t>
      </w:r>
      <w:r>
        <w:noBreakHyphen/>
        <w:t>NAO applications, security code programming is supported).  When this device control is accepted, the security code is programmed.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Immobilizer Security Code Programming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Immobilizer Security Code</w:t>
            </w:r>
          </w:p>
        </w:tc>
        <w:tc>
          <w:tcPr>
            <w:tcW w:w="720" w:type="dxa"/>
            <w:tcBorders>
              <w:top w:val="nil"/>
            </w:tcBorders>
          </w:tcPr>
          <w:p w:rsidR="00FF4F2F" w:rsidRDefault="00FF4F2F">
            <w:pPr>
              <w:jc w:val="right"/>
              <w:rPr>
                <w:rFonts w:ascii="Arial" w:hAnsi="Arial"/>
                <w:sz w:val="16"/>
              </w:rPr>
            </w:pPr>
            <w:r>
              <w:rPr>
                <w:rFonts w:ascii="Arial" w:hAnsi="Arial"/>
                <w:sz w:val="16"/>
              </w:rPr>
              <w:t>32</w:t>
            </w:r>
          </w:p>
        </w:tc>
        <w:tc>
          <w:tcPr>
            <w:tcW w:w="720" w:type="dxa"/>
            <w:tcBorders>
              <w:top w:val="nil"/>
            </w:tcBorders>
          </w:tcPr>
          <w:p w:rsidR="00FF4F2F" w:rsidRDefault="00FF4F2F">
            <w:pPr>
              <w:rPr>
                <w:rFonts w:ascii="Arial" w:hAnsi="Arial"/>
                <w:sz w:val="16"/>
              </w:rPr>
            </w:pPr>
            <w:r>
              <w:rPr>
                <w:rFonts w:ascii="Arial" w:hAnsi="Arial"/>
                <w:sz w:val="16"/>
              </w:rPr>
              <w:t>UNM</w:t>
            </w:r>
          </w:p>
        </w:tc>
        <w:tc>
          <w:tcPr>
            <w:tcW w:w="2160" w:type="dxa"/>
            <w:tcBorders>
              <w:top w:val="nil"/>
            </w:tcBorders>
          </w:tcPr>
          <w:p w:rsidR="00FF4F2F" w:rsidRDefault="00FF4F2F">
            <w:pPr>
              <w:rPr>
                <w:rFonts w:ascii="Arial" w:hAnsi="Arial"/>
                <w:sz w:val="16"/>
              </w:rPr>
            </w:pPr>
            <w:r>
              <w:rPr>
                <w:rFonts w:ascii="Arial" w:hAnsi="Arial"/>
                <w:sz w:val="16"/>
              </w:rPr>
              <w:t>0 - 4294967295</w:t>
            </w:r>
          </w:p>
        </w:tc>
        <w:tc>
          <w:tcPr>
            <w:tcW w:w="2160" w:type="dxa"/>
            <w:tcBorders>
              <w:top w:val="nil"/>
            </w:tcBorders>
          </w:tcPr>
          <w:p w:rsidR="00FF4F2F" w:rsidRDefault="00FF4F2F">
            <w:pPr>
              <w:rPr>
                <w:rFonts w:ascii="Arial" w:hAnsi="Arial"/>
                <w:sz w:val="16"/>
              </w:rPr>
            </w:pPr>
            <w:r>
              <w:rPr>
                <w:rFonts w:ascii="Arial" w:hAnsi="Arial"/>
                <w:sz w:val="16"/>
              </w:rPr>
              <w:t>E = N</w:t>
            </w:r>
          </w:p>
        </w:tc>
      </w:tr>
    </w:tbl>
    <w:p w:rsidR="00FF4F2F" w:rsidRDefault="00FF4F2F"/>
    <w:p w:rsidR="00FF4F2F" w:rsidRDefault="00FF4F2F">
      <w:r>
        <w:t>If (Immobilizer Security Code Programming Trigger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360"/>
      </w:pPr>
      <w:r>
        <w:t>Else</w:t>
      </w:r>
    </w:p>
    <w:p w:rsidR="00FF4F2F" w:rsidRDefault="00FF4F2F">
      <w:pPr>
        <w:ind w:left="720"/>
      </w:pPr>
      <w:r>
        <w:t>Program the security code.</w:t>
      </w:r>
    </w:p>
    <w:p w:rsidR="00FF4F2F" w:rsidRDefault="00FF4F2F">
      <w:pPr>
        <w:ind w:left="360"/>
      </w:pPr>
      <w:r>
        <w:t>EndIf</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$FE04</w:t>
            </w:r>
          </w:p>
        </w:tc>
        <w:tc>
          <w:tcPr>
            <w:tcW w:w="6768" w:type="dxa"/>
            <w:tcBorders>
              <w:top w:val="nil"/>
            </w:tcBorders>
          </w:tcPr>
          <w:p w:rsidR="00FF4F2F" w:rsidRDefault="00FF4F2F">
            <w:pPr>
              <w:rPr>
                <w:rFonts w:ascii="Arial" w:hAnsi="Arial"/>
                <w:sz w:val="16"/>
              </w:rPr>
            </w:pPr>
            <w:r>
              <w:rPr>
                <w:rFonts w:ascii="Arial" w:hAnsi="Arial"/>
                <w:sz w:val="16"/>
              </w:rPr>
              <w:t>Theft Deterrent: Learning Not Enabled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$FE06</w:t>
            </w:r>
          </w:p>
        </w:tc>
        <w:tc>
          <w:tcPr>
            <w:tcW w:w="6768" w:type="dxa"/>
            <w:tcBorders>
              <w:top w:val="nil"/>
            </w:tcBorders>
          </w:tcPr>
          <w:p w:rsidR="00FF4F2F" w:rsidRDefault="00FF4F2F">
            <w:pPr>
              <w:rPr>
                <w:rFonts w:ascii="Arial" w:hAnsi="Arial"/>
                <w:sz w:val="16"/>
              </w:rPr>
            </w:pPr>
            <w:r>
              <w:rPr>
                <w:rFonts w:ascii="Arial" w:hAnsi="Arial"/>
                <w:sz w:val="16"/>
              </w:rPr>
              <w:t>Theft Deterrent: Security Code Programming Not Enabled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bl>
    <w:p w:rsidR="00FF4F2F" w:rsidRDefault="00FF4F2F"/>
    <w:p w:rsidR="00FF4F2F" w:rsidRDefault="00FF4F2F">
      <w:pPr>
        <w:pStyle w:val="Heading2"/>
      </w:pPr>
      <w:bookmarkStart w:id="1287" w:name="_Toc223513433"/>
      <w:r>
        <w:t>CPID $FE</w:t>
      </w:r>
      <w:bookmarkEnd w:id="1287"/>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tblPr>
      <w:tblGrid>
        <w:gridCol w:w="720"/>
        <w:gridCol w:w="1080"/>
        <w:gridCol w:w="1080"/>
        <w:gridCol w:w="1080"/>
        <w:gridCol w:w="1080"/>
        <w:gridCol w:w="1080"/>
        <w:gridCol w:w="1080"/>
        <w:gridCol w:w="1080"/>
        <w:gridCol w:w="1080"/>
      </w:tblGrid>
      <w:tr w:rsidR="00FF4F2F">
        <w:trPr>
          <w:cantSplit/>
          <w:jc w:val="center"/>
        </w:trPr>
        <w:tc>
          <w:tcPr>
            <w:tcW w:w="9360" w:type="dxa"/>
            <w:gridSpan w:val="9"/>
            <w:tcBorders>
              <w:bottom w:val="single" w:sz="12" w:space="0" w:color="000000"/>
            </w:tcBorders>
          </w:tcPr>
          <w:p w:rsidR="00FF4F2F" w:rsidRDefault="00FF4F2F">
            <w:pPr>
              <w:jc w:val="center"/>
              <w:rPr>
                <w:rFonts w:ascii="Arial" w:hAnsi="Arial"/>
                <w:sz w:val="16"/>
              </w:rPr>
            </w:pPr>
            <w:r>
              <w:rPr>
                <w:rFonts w:ascii="Arial" w:hAnsi="Arial"/>
                <w:sz w:val="16"/>
              </w:rPr>
              <w:t>CPID $FE</w:t>
            </w:r>
          </w:p>
        </w:tc>
      </w:tr>
      <w:tr w:rsidR="00FF4F2F">
        <w:trPr>
          <w:cantSplit/>
          <w:jc w:val="center"/>
        </w:trPr>
        <w:tc>
          <w:tcPr>
            <w:tcW w:w="720" w:type="dxa"/>
            <w:tcBorders>
              <w:top w:val="nil"/>
              <w:bottom w:val="single" w:sz="12" w:space="0" w:color="auto"/>
              <w:right w:val="single" w:sz="12" w:space="0" w:color="auto"/>
            </w:tcBorders>
          </w:tcPr>
          <w:p w:rsidR="00FF4F2F" w:rsidRDefault="00FF4F2F">
            <w:pPr>
              <w:jc w:val="center"/>
              <w:rPr>
                <w:rFonts w:ascii="Arial" w:hAnsi="Arial"/>
                <w:sz w:val="16"/>
              </w:rPr>
            </w:pPr>
          </w:p>
        </w:tc>
        <w:tc>
          <w:tcPr>
            <w:tcW w:w="1080" w:type="dxa"/>
            <w:tcBorders>
              <w:top w:val="nil"/>
              <w:left w:val="nil"/>
              <w:bottom w:val="single" w:sz="12" w:space="0" w:color="auto"/>
            </w:tcBorders>
          </w:tcPr>
          <w:p w:rsidR="00FF4F2F" w:rsidRDefault="00FF4F2F">
            <w:pPr>
              <w:pStyle w:val="FootnoteText"/>
              <w:jc w:val="center"/>
              <w:rPr>
                <w:rFonts w:ascii="Arial" w:hAnsi="Arial"/>
              </w:rPr>
            </w:pPr>
            <w:r>
              <w:rPr>
                <w:rFonts w:ascii="Arial" w:hAnsi="Arial"/>
              </w:rPr>
              <w:t>Bit 7</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6</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5</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4</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3</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2</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1</w:t>
            </w:r>
          </w:p>
        </w:tc>
        <w:tc>
          <w:tcPr>
            <w:tcW w:w="1080" w:type="dxa"/>
            <w:tcBorders>
              <w:top w:val="nil"/>
              <w:bottom w:val="single" w:sz="12" w:space="0" w:color="auto"/>
            </w:tcBorders>
          </w:tcPr>
          <w:p w:rsidR="00FF4F2F" w:rsidRDefault="00FF4F2F">
            <w:pPr>
              <w:pStyle w:val="FootnoteText"/>
              <w:jc w:val="center"/>
              <w:rPr>
                <w:rFonts w:ascii="Arial" w:hAnsi="Arial"/>
              </w:rPr>
            </w:pPr>
            <w:r>
              <w:rPr>
                <w:rFonts w:ascii="Arial" w:hAnsi="Arial"/>
              </w:rPr>
              <w:t>Bit 0</w:t>
            </w:r>
          </w:p>
        </w:tc>
      </w:tr>
      <w:tr w:rsidR="00FF4F2F">
        <w:trPr>
          <w:cantSplit/>
          <w:jc w:val="center"/>
        </w:trPr>
        <w:tc>
          <w:tcPr>
            <w:tcW w:w="720" w:type="dxa"/>
            <w:tcBorders>
              <w:top w:val="single" w:sz="12" w:space="0" w:color="auto"/>
              <w:right w:val="single" w:sz="12" w:space="0" w:color="auto"/>
            </w:tcBorders>
          </w:tcPr>
          <w:p w:rsidR="00FF4F2F" w:rsidRDefault="00FF4F2F">
            <w:pPr>
              <w:rPr>
                <w:rFonts w:ascii="Arial" w:hAnsi="Arial"/>
                <w:sz w:val="16"/>
              </w:rPr>
            </w:pPr>
            <w:r>
              <w:rPr>
                <w:rFonts w:ascii="Arial" w:hAnsi="Arial"/>
                <w:sz w:val="16"/>
              </w:rPr>
              <w:t>Byte 0</w:t>
            </w:r>
          </w:p>
        </w:tc>
        <w:tc>
          <w:tcPr>
            <w:tcW w:w="1080" w:type="dxa"/>
            <w:tcBorders>
              <w:top w:val="single" w:sz="12" w:space="0" w:color="auto"/>
              <w:left w:val="nil"/>
            </w:tcBorders>
          </w:tcPr>
          <w:p w:rsidR="00FF4F2F" w:rsidRDefault="00FF4F2F">
            <w:pPr>
              <w:jc w:val="center"/>
              <w:rPr>
                <w:rFonts w:ascii="Arial" w:hAnsi="Arial"/>
                <w:sz w:val="16"/>
              </w:rPr>
            </w:pPr>
            <w:r>
              <w:rPr>
                <w:rFonts w:ascii="Arial" w:hAnsi="Arial"/>
                <w:sz w:val="16"/>
              </w:rPr>
              <w:t>Vehicle Security Password Learn Trigger</w:t>
            </w: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pStyle w:val="FootnoteText"/>
              <w:jc w:val="center"/>
              <w:rPr>
                <w:rFonts w:ascii="Arial" w:hAnsi="Arial"/>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c>
          <w:tcPr>
            <w:tcW w:w="1080" w:type="dxa"/>
            <w:tcBorders>
              <w:top w:val="single" w:sz="12" w:space="0" w:color="auto"/>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1</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2</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3</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r w:rsidR="00FF4F2F">
        <w:trPr>
          <w:cantSplit/>
          <w:jc w:val="center"/>
        </w:trPr>
        <w:tc>
          <w:tcPr>
            <w:tcW w:w="720" w:type="dxa"/>
            <w:tcBorders>
              <w:right w:val="single" w:sz="12" w:space="0" w:color="auto"/>
            </w:tcBorders>
          </w:tcPr>
          <w:p w:rsidR="00FF4F2F" w:rsidRDefault="00FF4F2F">
            <w:pPr>
              <w:rPr>
                <w:rFonts w:ascii="Arial" w:hAnsi="Arial"/>
                <w:sz w:val="16"/>
              </w:rPr>
            </w:pPr>
            <w:r>
              <w:rPr>
                <w:rFonts w:ascii="Arial" w:hAnsi="Arial"/>
                <w:sz w:val="16"/>
              </w:rPr>
              <w:t>Byte 4</w:t>
            </w: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c>
          <w:tcPr>
            <w:tcW w:w="1080" w:type="dxa"/>
            <w:tcBorders>
              <w:left w:val="nil"/>
            </w:tcBorders>
          </w:tcPr>
          <w:p w:rsidR="00FF4F2F" w:rsidRDefault="00FF4F2F">
            <w:pPr>
              <w:jc w:val="center"/>
              <w:rPr>
                <w:rFonts w:ascii="Arial" w:hAnsi="Arial"/>
                <w:sz w:val="16"/>
              </w:rPr>
            </w:pPr>
          </w:p>
        </w:tc>
      </w:tr>
    </w:tbl>
    <w:p w:rsidR="00FF4F2F" w:rsidRDefault="00FF4F2F"/>
    <w:p w:rsidR="00FF4F2F" w:rsidRDefault="00FF4F2F">
      <w:pPr>
        <w:pStyle w:val="Heading3"/>
      </w:pPr>
      <w:bookmarkStart w:id="1288" w:name="_Toc223513434"/>
      <w:r>
        <w:t>VTDR – Vehicle Security Password Learn Trigger Device Control</w:t>
      </w:r>
      <w:bookmarkEnd w:id="1288"/>
    </w:p>
    <w:p w:rsidR="00FF4F2F" w:rsidRDefault="00FF4F2F"/>
    <w:p w:rsidR="00FF4F2F" w:rsidRDefault="00FF4F2F">
      <w:r>
        <w:t>This device control is used to activate the password learn algorithm to learn a new password from the VTD module.  Needed if installing a different controller into the vehicle.</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3600"/>
        <w:gridCol w:w="720"/>
        <w:gridCol w:w="720"/>
        <w:gridCol w:w="2160"/>
        <w:gridCol w:w="2160"/>
      </w:tblGrid>
      <w:tr w:rsidR="00FF4F2F">
        <w:trPr>
          <w:cantSplit/>
          <w:jc w:val="center"/>
        </w:trPr>
        <w:tc>
          <w:tcPr>
            <w:tcW w:w="3600" w:type="dxa"/>
            <w:tcBorders>
              <w:bottom w:val="single" w:sz="12" w:space="0" w:color="000000"/>
            </w:tcBorders>
          </w:tcPr>
          <w:p w:rsidR="00FF4F2F" w:rsidRDefault="00FF4F2F">
            <w:pPr>
              <w:jc w:val="center"/>
              <w:rPr>
                <w:b/>
                <w:sz w:val="16"/>
              </w:rPr>
            </w:pPr>
            <w:r>
              <w:rPr>
                <w:b/>
                <w:sz w:val="16"/>
              </w:rPr>
              <w:t>Signal</w:t>
            </w:r>
          </w:p>
        </w:tc>
        <w:tc>
          <w:tcPr>
            <w:tcW w:w="720" w:type="dxa"/>
            <w:tcBorders>
              <w:bottom w:val="single" w:sz="12" w:space="0" w:color="000000"/>
            </w:tcBorders>
          </w:tcPr>
          <w:p w:rsidR="00FF4F2F" w:rsidRDefault="00FF4F2F">
            <w:pPr>
              <w:jc w:val="center"/>
              <w:rPr>
                <w:b/>
                <w:sz w:val="16"/>
              </w:rPr>
            </w:pPr>
            <w:r>
              <w:rPr>
                <w:b/>
                <w:sz w:val="16"/>
              </w:rPr>
              <w:t>Length (Bits)</w:t>
            </w:r>
          </w:p>
        </w:tc>
        <w:tc>
          <w:tcPr>
            <w:tcW w:w="720" w:type="dxa"/>
            <w:tcBorders>
              <w:bottom w:val="single" w:sz="12" w:space="0" w:color="000000"/>
            </w:tcBorders>
          </w:tcPr>
          <w:p w:rsidR="00FF4F2F" w:rsidRDefault="00FF4F2F">
            <w:pPr>
              <w:jc w:val="center"/>
              <w:rPr>
                <w:b/>
                <w:sz w:val="16"/>
              </w:rPr>
            </w:pPr>
            <w:r>
              <w:rPr>
                <w:b/>
                <w:sz w:val="16"/>
              </w:rPr>
              <w:t>Data Type</w:t>
            </w:r>
          </w:p>
        </w:tc>
        <w:tc>
          <w:tcPr>
            <w:tcW w:w="2160" w:type="dxa"/>
            <w:tcBorders>
              <w:bottom w:val="single" w:sz="12" w:space="0" w:color="000000"/>
            </w:tcBorders>
          </w:tcPr>
          <w:p w:rsidR="00FF4F2F" w:rsidRDefault="00FF4F2F">
            <w:pPr>
              <w:jc w:val="center"/>
              <w:rPr>
                <w:b/>
                <w:sz w:val="16"/>
              </w:rPr>
            </w:pPr>
            <w:r>
              <w:rPr>
                <w:b/>
                <w:sz w:val="16"/>
              </w:rPr>
              <w:t>Range</w:t>
            </w:r>
          </w:p>
        </w:tc>
        <w:tc>
          <w:tcPr>
            <w:tcW w:w="2160" w:type="dxa"/>
            <w:tcBorders>
              <w:bottom w:val="single" w:sz="12" w:space="0" w:color="000000"/>
            </w:tcBorders>
          </w:tcPr>
          <w:p w:rsidR="00FF4F2F" w:rsidRDefault="00FF4F2F">
            <w:pPr>
              <w:jc w:val="center"/>
              <w:rPr>
                <w:b/>
                <w:sz w:val="16"/>
              </w:rPr>
            </w:pPr>
            <w:r>
              <w:rPr>
                <w:b/>
                <w:sz w:val="16"/>
              </w:rPr>
              <w:t>Conversion</w:t>
            </w:r>
          </w:p>
        </w:tc>
      </w:tr>
      <w:tr w:rsidR="00FF4F2F">
        <w:trPr>
          <w:cantSplit/>
          <w:jc w:val="center"/>
        </w:trPr>
        <w:tc>
          <w:tcPr>
            <w:tcW w:w="3600" w:type="dxa"/>
            <w:tcBorders>
              <w:top w:val="nil"/>
            </w:tcBorders>
          </w:tcPr>
          <w:p w:rsidR="00FF4F2F" w:rsidRDefault="00FF4F2F">
            <w:pPr>
              <w:rPr>
                <w:rFonts w:ascii="Arial" w:hAnsi="Arial"/>
                <w:sz w:val="16"/>
              </w:rPr>
            </w:pPr>
            <w:r>
              <w:rPr>
                <w:rFonts w:ascii="Arial" w:hAnsi="Arial"/>
                <w:sz w:val="16"/>
              </w:rPr>
              <w:t>Vehicle Security Password Learn Trigger</w:t>
            </w:r>
          </w:p>
        </w:tc>
        <w:tc>
          <w:tcPr>
            <w:tcW w:w="720" w:type="dxa"/>
            <w:tcBorders>
              <w:top w:val="nil"/>
            </w:tcBorders>
          </w:tcPr>
          <w:p w:rsidR="00FF4F2F" w:rsidRDefault="00FF4F2F">
            <w:pPr>
              <w:jc w:val="right"/>
              <w:rPr>
                <w:rFonts w:ascii="Arial" w:hAnsi="Arial"/>
                <w:sz w:val="16"/>
              </w:rPr>
            </w:pPr>
            <w:r>
              <w:rPr>
                <w:rFonts w:ascii="Arial" w:hAnsi="Arial"/>
                <w:sz w:val="16"/>
              </w:rPr>
              <w:t>1</w:t>
            </w:r>
          </w:p>
        </w:tc>
        <w:tc>
          <w:tcPr>
            <w:tcW w:w="720" w:type="dxa"/>
            <w:tcBorders>
              <w:top w:val="nil"/>
            </w:tcBorders>
          </w:tcPr>
          <w:p w:rsidR="00FF4F2F" w:rsidRDefault="00FF4F2F">
            <w:pPr>
              <w:rPr>
                <w:rFonts w:ascii="Arial" w:hAnsi="Arial"/>
                <w:sz w:val="16"/>
              </w:rPr>
            </w:pPr>
            <w:r>
              <w:rPr>
                <w:rFonts w:ascii="Arial" w:hAnsi="Arial"/>
                <w:sz w:val="16"/>
              </w:rPr>
              <w:t>BLN</w:t>
            </w:r>
          </w:p>
        </w:tc>
        <w:tc>
          <w:tcPr>
            <w:tcW w:w="2160" w:type="dxa"/>
            <w:tcBorders>
              <w:top w:val="nil"/>
            </w:tcBorders>
          </w:tcPr>
          <w:p w:rsidR="00FF4F2F" w:rsidRDefault="00FF4F2F">
            <w:pPr>
              <w:rPr>
                <w:rFonts w:ascii="Arial" w:hAnsi="Arial"/>
                <w:sz w:val="16"/>
              </w:rPr>
            </w:pPr>
            <w:r>
              <w:rPr>
                <w:rFonts w:ascii="Arial" w:hAnsi="Arial"/>
                <w:sz w:val="16"/>
              </w:rPr>
              <w:t>N/A</w:t>
            </w:r>
          </w:p>
        </w:tc>
        <w:tc>
          <w:tcPr>
            <w:tcW w:w="2160" w:type="dxa"/>
            <w:tcBorders>
              <w:top w:val="nil"/>
            </w:tcBorders>
          </w:tcPr>
          <w:p w:rsidR="00FF4F2F" w:rsidRDefault="00FF4F2F">
            <w:pPr>
              <w:rPr>
                <w:rFonts w:ascii="Arial" w:hAnsi="Arial"/>
                <w:sz w:val="16"/>
              </w:rPr>
            </w:pPr>
            <w:r>
              <w:rPr>
                <w:rFonts w:ascii="Arial" w:hAnsi="Arial"/>
                <w:sz w:val="16"/>
              </w:rPr>
              <w:t>$1=True; $0=False</w:t>
            </w:r>
          </w:p>
        </w:tc>
      </w:tr>
    </w:tbl>
    <w:p w:rsidR="00FF4F2F" w:rsidRDefault="00FF4F2F"/>
    <w:p w:rsidR="00FF4F2F" w:rsidRDefault="00FF4F2F">
      <w:r>
        <w:t>If (Vehicle Security Password Learn Trigger is True)</w:t>
      </w:r>
    </w:p>
    <w:p w:rsidR="00FF4F2F" w:rsidRDefault="00FF4F2F">
      <w:pPr>
        <w:ind w:left="360"/>
      </w:pPr>
      <w:r>
        <w:t>If (any of the device control limits in the table below are exceeded)</w:t>
      </w:r>
    </w:p>
    <w:p w:rsidR="00FF4F2F" w:rsidRDefault="00FF4F2F">
      <w:pPr>
        <w:ind w:left="720"/>
      </w:pPr>
      <w:r>
        <w:t>Report the appropriate device control limit exceeded return code to the tester.</w:t>
      </w:r>
    </w:p>
    <w:p w:rsidR="00FF4F2F" w:rsidRDefault="00FF4F2F">
      <w:pPr>
        <w:ind w:left="720"/>
      </w:pPr>
      <w:r>
        <w:t>Return to normal control.</w:t>
      </w:r>
    </w:p>
    <w:p w:rsidR="00FF4F2F" w:rsidRDefault="00FF4F2F">
      <w:pPr>
        <w:ind w:left="360"/>
      </w:pPr>
      <w:r>
        <w:t>Else</w:t>
      </w:r>
    </w:p>
    <w:p w:rsidR="00FF4F2F" w:rsidRDefault="00FF4F2F">
      <w:pPr>
        <w:ind w:left="720"/>
      </w:pPr>
      <w:r>
        <w:lastRenderedPageBreak/>
        <w:t>If (VTD password learning is complete)</w:t>
      </w:r>
    </w:p>
    <w:p w:rsidR="00FF4F2F" w:rsidRDefault="00FF4F2F">
      <w:pPr>
        <w:pStyle w:val="BodyTextIndent2"/>
      </w:pPr>
      <w:r>
        <w:t>Return to normal control.</w:t>
      </w:r>
    </w:p>
    <w:p w:rsidR="00FF4F2F" w:rsidRDefault="00FF4F2F">
      <w:pPr>
        <w:ind w:left="720"/>
      </w:pPr>
      <w:r>
        <w:t>Else</w:t>
      </w:r>
    </w:p>
    <w:p w:rsidR="00FF4F2F" w:rsidRDefault="00FF4F2F">
      <w:pPr>
        <w:ind w:left="1080"/>
      </w:pPr>
      <w:r>
        <w:t>VTD password learning shall be enabled</w:t>
      </w:r>
    </w:p>
    <w:p w:rsidR="00FF4F2F" w:rsidRDefault="00FF4F2F">
      <w:pPr>
        <w:ind w:left="720"/>
      </w:pPr>
      <w:r>
        <w:t>EndIf</w:t>
      </w:r>
    </w:p>
    <w:p w:rsidR="00FF4F2F" w:rsidRDefault="00FF4F2F">
      <w:pPr>
        <w:ind w:left="360"/>
      </w:pPr>
      <w:r>
        <w:t>EndIf</w:t>
      </w:r>
    </w:p>
    <w:p w:rsidR="00FF4F2F" w:rsidRDefault="00FF4F2F">
      <w:r>
        <w:t>Else</w:t>
      </w:r>
    </w:p>
    <w:p w:rsidR="00FF4F2F" w:rsidRDefault="00FF4F2F">
      <w:pPr>
        <w:pStyle w:val="BodyTextIndent2"/>
        <w:ind w:left="360"/>
      </w:pPr>
      <w:r>
        <w:t>Return to normal control.</w:t>
      </w:r>
    </w:p>
    <w:p w:rsidR="00FF4F2F" w:rsidRDefault="00FF4F2F">
      <w:r>
        <w:t>EndIf</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864"/>
        <w:gridCol w:w="6768"/>
        <w:gridCol w:w="864"/>
        <w:gridCol w:w="864"/>
      </w:tblGrid>
      <w:tr w:rsidR="00FF4F2F">
        <w:trPr>
          <w:cantSplit/>
          <w:jc w:val="center"/>
        </w:trPr>
        <w:tc>
          <w:tcPr>
            <w:tcW w:w="864" w:type="dxa"/>
            <w:tcBorders>
              <w:bottom w:val="single" w:sz="12" w:space="0" w:color="000000"/>
            </w:tcBorders>
          </w:tcPr>
          <w:p w:rsidR="00FF4F2F" w:rsidRDefault="00FF4F2F">
            <w:pPr>
              <w:jc w:val="center"/>
              <w:rPr>
                <w:b/>
                <w:sz w:val="16"/>
              </w:rPr>
            </w:pPr>
            <w:r>
              <w:rPr>
                <w:b/>
                <w:sz w:val="16"/>
              </w:rPr>
              <w:t>Return Code</w:t>
            </w:r>
          </w:p>
        </w:tc>
        <w:tc>
          <w:tcPr>
            <w:tcW w:w="6768" w:type="dxa"/>
            <w:tcBorders>
              <w:bottom w:val="single" w:sz="12" w:space="0" w:color="000000"/>
            </w:tcBorders>
          </w:tcPr>
          <w:p w:rsidR="00FF4F2F" w:rsidRDefault="00FF4F2F">
            <w:pPr>
              <w:jc w:val="center"/>
              <w:rPr>
                <w:b/>
                <w:sz w:val="16"/>
              </w:rPr>
            </w:pPr>
            <w:r>
              <w:rPr>
                <w:b/>
                <w:sz w:val="16"/>
              </w:rPr>
              <w:t>Device Control Limit Exceeded Description</w:t>
            </w:r>
          </w:p>
        </w:tc>
        <w:tc>
          <w:tcPr>
            <w:tcW w:w="864" w:type="dxa"/>
            <w:tcBorders>
              <w:bottom w:val="single" w:sz="12" w:space="0" w:color="000000"/>
            </w:tcBorders>
          </w:tcPr>
          <w:p w:rsidR="00FF4F2F" w:rsidRDefault="00FF4F2F">
            <w:pPr>
              <w:jc w:val="center"/>
              <w:rPr>
                <w:b/>
                <w:sz w:val="16"/>
              </w:rPr>
            </w:pPr>
            <w:r>
              <w:rPr>
                <w:b/>
                <w:sz w:val="16"/>
              </w:rPr>
              <w:t>Active for Service</w:t>
            </w:r>
          </w:p>
        </w:tc>
        <w:tc>
          <w:tcPr>
            <w:tcW w:w="864" w:type="dxa"/>
            <w:tcBorders>
              <w:bottom w:val="single" w:sz="12" w:space="0" w:color="000000"/>
            </w:tcBorders>
          </w:tcPr>
          <w:p w:rsidR="00FF4F2F" w:rsidRDefault="00FF4F2F">
            <w:pPr>
              <w:jc w:val="center"/>
              <w:rPr>
                <w:b/>
                <w:sz w:val="16"/>
              </w:rPr>
            </w:pPr>
            <w:r>
              <w:rPr>
                <w:b/>
                <w:sz w:val="16"/>
              </w:rPr>
              <w:t>Active for DVT</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$FE01</w:t>
            </w:r>
          </w:p>
        </w:tc>
        <w:tc>
          <w:tcPr>
            <w:tcW w:w="6768" w:type="dxa"/>
            <w:tcBorders>
              <w:top w:val="nil"/>
            </w:tcBorders>
          </w:tcPr>
          <w:p w:rsidR="00FF4F2F" w:rsidRDefault="00FF4F2F">
            <w:pPr>
              <w:rPr>
                <w:rFonts w:ascii="Arial" w:hAnsi="Arial"/>
                <w:sz w:val="16"/>
              </w:rPr>
            </w:pPr>
            <w:r>
              <w:rPr>
                <w:rFonts w:ascii="Arial" w:hAnsi="Arial"/>
                <w:sz w:val="16"/>
              </w:rPr>
              <w:t>The engine is running</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r w:rsidR="00FF4F2F">
        <w:trPr>
          <w:cantSplit/>
          <w:jc w:val="center"/>
        </w:trPr>
        <w:tc>
          <w:tcPr>
            <w:tcW w:w="864" w:type="dxa"/>
            <w:tcBorders>
              <w:top w:val="nil"/>
            </w:tcBorders>
          </w:tcPr>
          <w:p w:rsidR="00FF4F2F" w:rsidRDefault="00FF4F2F">
            <w:pPr>
              <w:jc w:val="right"/>
              <w:rPr>
                <w:rFonts w:ascii="Arial" w:hAnsi="Arial"/>
                <w:sz w:val="16"/>
              </w:rPr>
            </w:pPr>
            <w:r>
              <w:rPr>
                <w:rFonts w:ascii="Arial" w:hAnsi="Arial"/>
                <w:sz w:val="16"/>
              </w:rPr>
              <w:t>$FE02</w:t>
            </w:r>
          </w:p>
        </w:tc>
        <w:tc>
          <w:tcPr>
            <w:tcW w:w="6768" w:type="dxa"/>
            <w:tcBorders>
              <w:top w:val="nil"/>
            </w:tcBorders>
          </w:tcPr>
          <w:p w:rsidR="00FF4F2F" w:rsidRDefault="00FF4F2F">
            <w:pPr>
              <w:rPr>
                <w:rFonts w:ascii="Arial" w:hAnsi="Arial"/>
                <w:sz w:val="16"/>
              </w:rPr>
            </w:pPr>
            <w:r>
              <w:rPr>
                <w:rFonts w:ascii="Arial" w:hAnsi="Arial"/>
                <w:sz w:val="16"/>
              </w:rPr>
              <w:t>The controller is locked</w:t>
            </w:r>
          </w:p>
        </w:tc>
        <w:tc>
          <w:tcPr>
            <w:tcW w:w="864" w:type="dxa"/>
            <w:tcBorders>
              <w:top w:val="nil"/>
            </w:tcBorders>
          </w:tcPr>
          <w:p w:rsidR="00FF4F2F" w:rsidRDefault="00FF4F2F">
            <w:pPr>
              <w:jc w:val="center"/>
              <w:rPr>
                <w:rFonts w:ascii="Arial" w:hAnsi="Arial"/>
                <w:sz w:val="16"/>
              </w:rPr>
            </w:pPr>
            <w:r>
              <w:rPr>
                <w:rFonts w:ascii="Arial" w:hAnsi="Arial"/>
                <w:sz w:val="16"/>
              </w:rPr>
              <w:t>Y</w:t>
            </w:r>
          </w:p>
        </w:tc>
        <w:tc>
          <w:tcPr>
            <w:tcW w:w="864" w:type="dxa"/>
            <w:tcBorders>
              <w:top w:val="nil"/>
            </w:tcBorders>
          </w:tcPr>
          <w:p w:rsidR="00FF4F2F" w:rsidRDefault="00FF4F2F">
            <w:pPr>
              <w:jc w:val="center"/>
              <w:rPr>
                <w:rFonts w:ascii="Arial" w:hAnsi="Arial"/>
                <w:sz w:val="16"/>
              </w:rPr>
            </w:pPr>
            <w:r>
              <w:rPr>
                <w:rFonts w:ascii="Arial" w:hAnsi="Arial"/>
                <w:sz w:val="16"/>
              </w:rPr>
              <w:t>Y</w:t>
            </w:r>
          </w:p>
        </w:tc>
      </w:tr>
    </w:tbl>
    <w:p w:rsidR="00FF4F2F" w:rsidRDefault="00FF4F2F">
      <w:pPr>
        <w:keepNext w:val="0"/>
        <w:keepLines w:val="0"/>
        <w:sectPr w:rsidR="00FF4F2F">
          <w:type w:val="oddPage"/>
          <w:pgSz w:w="12240" w:h="15840"/>
          <w:pgMar w:top="1440" w:right="1440" w:bottom="1440" w:left="1440" w:header="706" w:footer="706" w:gutter="0"/>
          <w:cols w:space="720"/>
        </w:sectPr>
      </w:pPr>
    </w:p>
    <w:p w:rsidR="00FF4F2F" w:rsidRDefault="00FF4F2F">
      <w:pPr>
        <w:pStyle w:val="Heading1"/>
      </w:pPr>
      <w:bookmarkStart w:id="1289" w:name="_Ref17869824"/>
      <w:bookmarkStart w:id="1290" w:name="_Toc223513435"/>
      <w:r>
        <w:lastRenderedPageBreak/>
        <w:t>Diagnostic Trouble Codes (DTCs)</w:t>
      </w:r>
      <w:bookmarkEnd w:id="1289"/>
      <w:bookmarkEnd w:id="1290"/>
    </w:p>
    <w:p w:rsidR="00FF4F2F" w:rsidRDefault="00FF4F2F"/>
    <w:p w:rsidR="00FF4F2F" w:rsidRDefault="00FF4F2F">
      <w:r>
        <w:t>All of the indicators within the DTC status byte (i.e., the value provided for the DTCStatusByte parameter of a positive response to sub</w:t>
      </w:r>
      <w:r>
        <w:noBreakHyphen/>
        <w:t>function readStatusOfDTCByNumber ($80) or sub</w:t>
      </w:r>
      <w:r>
        <w:noBreakHyphen/>
        <w:t>function readStatusOfDTCByStatusMask ($81) of the ReadDiagnosticInformation ($A9) service) shall be implemented according to Appendix E of [1].  Additional details of the implementation of these indicators are specified below.</w:t>
      </w:r>
    </w:p>
    <w:p w:rsidR="00FF4F2F" w:rsidRDefault="00FF4F2F"/>
    <w:p w:rsidR="00FF4F2F" w:rsidRDefault="00FF4F2F">
      <w:r>
        <w:t>The behavior of the indicators within the DTC status byte is controlled by the light enable and fault type calibrations associated with each DTC.  The recommended values for these calibrations for individual DTCs are specified in [6].</w:t>
      </w:r>
    </w:p>
    <w:p w:rsidR="00FF4F2F" w:rsidRDefault="00FF4F2F"/>
    <w:p w:rsidR="00FF4F2F" w:rsidRDefault="00FF4F2F">
      <w:r>
        <w:t>The boolean light enable calibration is used to enable the setting of the warningIndicatorRequestedState indicator.  If the light enable calibration for a DTC is true, the associated warningIndicatorRequestedState indicator shall be set upon the reporting of a failure that results in the associated historyDTC indicator being set.  If the light enable calibration for a DTC is false, the associated warningIndicatorRequestedState indicator shall always be cleared.</w:t>
      </w:r>
    </w:p>
    <w:p w:rsidR="00FF4F2F" w:rsidRDefault="00FF4F2F"/>
    <w:p w:rsidR="00167323" w:rsidRDefault="00FF4F2F" w:rsidP="00167323">
      <w:r>
        <w:t xml:space="preserve">The fault type calibration may assume the values described in </w:t>
      </w:r>
      <w:r w:rsidR="00C03484">
        <w:fldChar w:fldCharType="begin"/>
      </w:r>
      <w:r>
        <w:instrText xml:space="preserve"> REF _Ref48963324 \h  \* MERGEFORMAT </w:instrText>
      </w:r>
      <w:r w:rsidR="00C03484">
        <w:fldChar w:fldCharType="separate"/>
      </w:r>
      <w:r w:rsidR="00167323">
        <w:t>Table 36: Descriptions of DTC Fault Types</w:t>
      </w:r>
    </w:p>
    <w:p w:rsidR="00FF4F2F" w:rsidRDefault="00C03484">
      <w:r>
        <w:fldChar w:fldCharType="end"/>
      </w:r>
      <w:r w:rsidR="00FF4F2F">
        <w:t>.  It is used to enable (type A, B, and C) or disable (type X) DTCs, to differentiate emission related (type A and B) and non emission related (type C) DTCs, and to determine whether to set the historyDTC indicator for a DTC on the first trip (type A and C) or the second consecutive trip (type B) during which a failure is reported.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1440"/>
        <w:gridCol w:w="7200"/>
      </w:tblGrid>
      <w:tr w:rsidR="00FF4F2F">
        <w:trPr>
          <w:cantSplit/>
          <w:jc w:val="center"/>
        </w:trPr>
        <w:tc>
          <w:tcPr>
            <w:tcW w:w="1440" w:type="dxa"/>
            <w:tcBorders>
              <w:bottom w:val="single" w:sz="12" w:space="0" w:color="000000"/>
            </w:tcBorders>
          </w:tcPr>
          <w:p w:rsidR="00FF4F2F" w:rsidRDefault="00FF4F2F">
            <w:pPr>
              <w:jc w:val="center"/>
              <w:rPr>
                <w:b/>
              </w:rPr>
            </w:pPr>
            <w:r>
              <w:rPr>
                <w:b/>
              </w:rPr>
              <w:t>Fault Type</w:t>
            </w:r>
          </w:p>
        </w:tc>
        <w:tc>
          <w:tcPr>
            <w:tcW w:w="7200" w:type="dxa"/>
            <w:tcBorders>
              <w:bottom w:val="single" w:sz="12" w:space="0" w:color="000000"/>
            </w:tcBorders>
          </w:tcPr>
          <w:p w:rsidR="00FF4F2F" w:rsidRDefault="00FF4F2F">
            <w:pPr>
              <w:jc w:val="center"/>
              <w:rPr>
                <w:b/>
              </w:rPr>
            </w:pPr>
            <w:r>
              <w:rPr>
                <w:b/>
              </w:rPr>
              <w:t>Description</w:t>
            </w:r>
          </w:p>
        </w:tc>
      </w:tr>
      <w:tr w:rsidR="00FF4F2F">
        <w:trPr>
          <w:cantSplit/>
          <w:jc w:val="center"/>
        </w:trPr>
        <w:tc>
          <w:tcPr>
            <w:tcW w:w="1440" w:type="dxa"/>
            <w:tcBorders>
              <w:top w:val="nil"/>
            </w:tcBorders>
          </w:tcPr>
          <w:p w:rsidR="00FF4F2F" w:rsidRDefault="00FF4F2F">
            <w:pPr>
              <w:jc w:val="center"/>
            </w:pPr>
            <w:r>
              <w:t>A</w:t>
            </w:r>
          </w:p>
        </w:tc>
        <w:tc>
          <w:tcPr>
            <w:tcW w:w="7200" w:type="dxa"/>
            <w:tcBorders>
              <w:top w:val="nil"/>
            </w:tcBorders>
          </w:tcPr>
          <w:p w:rsidR="00FF4F2F" w:rsidRDefault="00FF4F2F">
            <w:r>
              <w:t>Emission related DTC</w:t>
            </w:r>
          </w:p>
          <w:p w:rsidR="00FF4F2F" w:rsidRDefault="00FF4F2F">
            <w:r>
              <w:t>The historyDTC and (if enabled) warningIndicatorRequestedState indicators shall be set on the first trip during which a failure is reported.</w:t>
            </w:r>
          </w:p>
        </w:tc>
      </w:tr>
      <w:tr w:rsidR="00FF4F2F">
        <w:trPr>
          <w:cantSplit/>
          <w:jc w:val="center"/>
        </w:trPr>
        <w:tc>
          <w:tcPr>
            <w:tcW w:w="1440" w:type="dxa"/>
            <w:tcBorders>
              <w:top w:val="nil"/>
            </w:tcBorders>
          </w:tcPr>
          <w:p w:rsidR="00FF4F2F" w:rsidRDefault="00FF4F2F">
            <w:pPr>
              <w:jc w:val="center"/>
            </w:pPr>
            <w:r>
              <w:t>B</w:t>
            </w:r>
          </w:p>
        </w:tc>
        <w:tc>
          <w:tcPr>
            <w:tcW w:w="7200" w:type="dxa"/>
            <w:tcBorders>
              <w:top w:val="nil"/>
            </w:tcBorders>
          </w:tcPr>
          <w:p w:rsidR="00FF4F2F" w:rsidRDefault="00FF4F2F">
            <w:r>
              <w:t>Emission related DTC</w:t>
            </w:r>
          </w:p>
          <w:p w:rsidR="00FF4F2F" w:rsidRDefault="00FF4F2F">
            <w:r>
              <w:t>The historyDTC and (if enabled) warningIndicatorRequestedState indicators shall be set on the second consecutive trip during which a failure is reported.</w:t>
            </w:r>
          </w:p>
        </w:tc>
      </w:tr>
      <w:tr w:rsidR="00FF4F2F">
        <w:trPr>
          <w:cantSplit/>
          <w:jc w:val="center"/>
        </w:trPr>
        <w:tc>
          <w:tcPr>
            <w:tcW w:w="1440" w:type="dxa"/>
            <w:tcBorders>
              <w:top w:val="nil"/>
            </w:tcBorders>
          </w:tcPr>
          <w:p w:rsidR="00FF4F2F" w:rsidRDefault="00FF4F2F">
            <w:pPr>
              <w:jc w:val="center"/>
            </w:pPr>
            <w:r>
              <w:t>C</w:t>
            </w:r>
          </w:p>
        </w:tc>
        <w:tc>
          <w:tcPr>
            <w:tcW w:w="7200" w:type="dxa"/>
            <w:tcBorders>
              <w:top w:val="nil"/>
            </w:tcBorders>
          </w:tcPr>
          <w:p w:rsidR="00FF4F2F" w:rsidRDefault="00FF4F2F">
            <w:r>
              <w:t>Non emission related DTC</w:t>
            </w:r>
          </w:p>
          <w:p w:rsidR="00FF4F2F" w:rsidRDefault="00FF4F2F">
            <w:r>
              <w:t>The historyDTC and (if enabled) warningIndicatorRequestedState indicators shall be set on the first trip during which a failure is reported.</w:t>
            </w:r>
          </w:p>
        </w:tc>
      </w:tr>
      <w:tr w:rsidR="00FF4F2F">
        <w:trPr>
          <w:cantSplit/>
          <w:jc w:val="center"/>
        </w:trPr>
        <w:tc>
          <w:tcPr>
            <w:tcW w:w="1440" w:type="dxa"/>
            <w:tcBorders>
              <w:top w:val="nil"/>
            </w:tcBorders>
          </w:tcPr>
          <w:p w:rsidR="00FF4F2F" w:rsidRDefault="00FF4F2F">
            <w:pPr>
              <w:jc w:val="center"/>
            </w:pPr>
            <w:r>
              <w:t>X</w:t>
            </w:r>
          </w:p>
        </w:tc>
        <w:tc>
          <w:tcPr>
            <w:tcW w:w="7200" w:type="dxa"/>
            <w:tcBorders>
              <w:top w:val="nil"/>
            </w:tcBorders>
          </w:tcPr>
          <w:p w:rsidR="00FF4F2F" w:rsidRDefault="00FF4F2F">
            <w:r>
              <w:t>DTC not supported</w:t>
            </w:r>
          </w:p>
        </w:tc>
      </w:tr>
    </w:tbl>
    <w:p w:rsidR="00FF4F2F" w:rsidRDefault="00FF4F2F">
      <w:pPr>
        <w:pStyle w:val="Caption"/>
      </w:pPr>
      <w:bookmarkStart w:id="1291" w:name="_Toc223513480"/>
      <w:bookmarkStart w:id="1292" w:name="_Ref19089020"/>
      <w:bookmarkStart w:id="1293" w:name="_Ref48963324"/>
      <w:r>
        <w:t xml:space="preserve">Table </w:t>
      </w:r>
      <w:fldSimple w:instr=" SEQ Table \* ARABIC ">
        <w:r w:rsidR="00167323">
          <w:rPr>
            <w:noProof/>
          </w:rPr>
          <w:t>36</w:t>
        </w:r>
      </w:fldSimple>
      <w:r>
        <w:t>: Descriptions of DTC Fault Types</w:t>
      </w:r>
      <w:bookmarkEnd w:id="1291"/>
    </w:p>
    <w:bookmarkEnd w:id="1292"/>
    <w:bookmarkEnd w:id="1293"/>
    <w:p w:rsidR="00FF4F2F" w:rsidRDefault="00FF4F2F">
      <w:pPr>
        <w:keepNext w:val="0"/>
        <w:keepLines w:val="0"/>
      </w:pPr>
    </w:p>
    <w:p w:rsidR="00FF4F2F" w:rsidRDefault="00FF4F2F">
      <w:r>
        <w:t>For emission related (type A and B) DTCs, the associated warningIndicatorRequestedState indicator shall be cleared after the third consecutive trip during which a pass condition is reported and a failure is not reported.  For non emission related (type C) DTCs, the associated warningIndicatorRequestedState indicator shall be cleared after the first trip during which a pass condition is reported and a failure is not reported.</w:t>
      </w:r>
    </w:p>
    <w:p w:rsidR="00FF4F2F" w:rsidRDefault="00FF4F2F"/>
    <w:p w:rsidR="00167323" w:rsidRDefault="00FF4F2F" w:rsidP="00167323">
      <w:r>
        <w:t xml:space="preserve">The behavior of the set of emission related DTCs shown in </w:t>
      </w:r>
      <w:r w:rsidR="00C03484">
        <w:fldChar w:fldCharType="begin"/>
      </w:r>
      <w:r>
        <w:instrText xml:space="preserve"> REF _Ref48963364 \h  \* MERGEFORMAT </w:instrText>
      </w:r>
      <w:r w:rsidR="00C03484">
        <w:fldChar w:fldCharType="separate"/>
      </w:r>
      <w:r w:rsidR="00167323">
        <w:t>Table 37: One Trip MIL Off DTCs</w:t>
      </w:r>
    </w:p>
    <w:p w:rsidR="00FF4F2F" w:rsidRDefault="00C03484">
      <w:r>
        <w:fldChar w:fldCharType="end"/>
      </w:r>
      <w:r w:rsidR="00FF4F2F">
        <w:t>, one trip MIL off DTCs, differs slightly from that of other emission related DTCs.  For these DTCs, the associated warningIndicatorRequestedState indicator shall be cleared after the first trip during which a pass condition is reported and a failure is not reported.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5040"/>
      </w:tblGrid>
      <w:tr w:rsidR="00FF4F2F">
        <w:trPr>
          <w:cantSplit/>
          <w:tblHeader/>
          <w:jc w:val="center"/>
        </w:trPr>
        <w:tc>
          <w:tcPr>
            <w:tcW w:w="720" w:type="dxa"/>
            <w:tcBorders>
              <w:bottom w:val="single" w:sz="12" w:space="0" w:color="000000"/>
            </w:tcBorders>
          </w:tcPr>
          <w:p w:rsidR="00FF4F2F" w:rsidRDefault="00FF4F2F">
            <w:pPr>
              <w:jc w:val="center"/>
              <w:rPr>
                <w:b/>
                <w:sz w:val="16"/>
              </w:rPr>
            </w:pPr>
            <w:r>
              <w:rPr>
                <w:b/>
                <w:sz w:val="16"/>
              </w:rPr>
              <w:t>DTC</w:t>
            </w:r>
          </w:p>
        </w:tc>
        <w:tc>
          <w:tcPr>
            <w:tcW w:w="5040" w:type="dxa"/>
            <w:tcBorders>
              <w:bottom w:val="single" w:sz="12" w:space="0" w:color="000000"/>
            </w:tcBorders>
          </w:tcPr>
          <w:p w:rsidR="00FF4F2F" w:rsidRDefault="00FF4F2F">
            <w:pPr>
              <w:jc w:val="center"/>
              <w:rPr>
                <w:b/>
                <w:sz w:val="16"/>
              </w:rPr>
            </w:pPr>
            <w:r>
              <w:rPr>
                <w:b/>
                <w:sz w:val="16"/>
              </w:rPr>
              <w:t>Description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P0455</w:t>
            </w:r>
          </w:p>
        </w:tc>
        <w:tc>
          <w:tcPr>
            <w:tcW w:w="5040" w:type="dxa"/>
            <w:tcBorders>
              <w:top w:val="nil"/>
            </w:tcBorders>
          </w:tcPr>
          <w:p w:rsidR="00FF4F2F" w:rsidRDefault="00FF4F2F">
            <w:pPr>
              <w:rPr>
                <w:rFonts w:ascii="Arial" w:hAnsi="Arial"/>
                <w:sz w:val="16"/>
              </w:rPr>
            </w:pPr>
            <w:r>
              <w:rPr>
                <w:rFonts w:ascii="Arial" w:hAnsi="Arial"/>
                <w:sz w:val="16"/>
              </w:rPr>
              <w:t>Evaporative Emission System Large Leak Detected</w:t>
            </w:r>
          </w:p>
        </w:tc>
      </w:tr>
    </w:tbl>
    <w:p w:rsidR="00FF4F2F" w:rsidRDefault="00FF4F2F">
      <w:pPr>
        <w:pStyle w:val="Caption"/>
      </w:pPr>
      <w:bookmarkStart w:id="1294" w:name="_Toc223513481"/>
      <w:bookmarkStart w:id="1295" w:name="_Ref19320189"/>
      <w:bookmarkStart w:id="1296" w:name="_Ref19320223"/>
      <w:bookmarkStart w:id="1297" w:name="_Ref48963364"/>
      <w:r>
        <w:t xml:space="preserve">Table </w:t>
      </w:r>
      <w:fldSimple w:instr=" SEQ Table \* ARABIC ">
        <w:r w:rsidR="00167323">
          <w:rPr>
            <w:noProof/>
          </w:rPr>
          <w:t>37</w:t>
        </w:r>
      </w:fldSimple>
      <w:r>
        <w:t>: One Trip MIL Off DTCs</w:t>
      </w:r>
      <w:bookmarkEnd w:id="1294"/>
    </w:p>
    <w:bookmarkEnd w:id="1295"/>
    <w:bookmarkEnd w:id="1296"/>
    <w:bookmarkEnd w:id="1297"/>
    <w:p w:rsidR="00FF4F2F" w:rsidRDefault="00FF4F2F">
      <w:pPr>
        <w:keepNext w:val="0"/>
        <w:keepLines w:val="0"/>
      </w:pPr>
    </w:p>
    <w:p w:rsidR="00167323" w:rsidRDefault="00FF4F2F" w:rsidP="00167323">
      <w:r>
        <w:lastRenderedPageBreak/>
        <w:t xml:space="preserve">The behavior of the set of type B emission related DTCs shown in </w:t>
      </w:r>
      <w:r w:rsidR="00C03484">
        <w:fldChar w:fldCharType="begin"/>
      </w:r>
      <w:r>
        <w:instrText xml:space="preserve"> REF _Ref48963396 \h  \* MERGEFORMAT </w:instrText>
      </w:r>
      <w:r w:rsidR="00C03484">
        <w:fldChar w:fldCharType="separate"/>
      </w:r>
      <w:r w:rsidR="00167323">
        <w:t>Table 38: Special Operating Condition DTCs</w:t>
      </w:r>
    </w:p>
    <w:p w:rsidR="00FF4F2F" w:rsidRDefault="00C03484">
      <w:r>
        <w:fldChar w:fldCharType="end"/>
      </w:r>
      <w:r w:rsidR="00FF4F2F">
        <w:t>, special operating condition DTCs, differs slightly from that of other type B emission related DTCs.  For these DTCs, the associated historyDTC and (if enabled) warningIndicatorRequestedState indicators shall be set on the second, but not necessarily consecutive, trip during which a failure is reported if the operating conditions (engine speed, engine load, and warm up status) under which the failure was reported on the first trip and second trip match.  In addition, the associated warningIndicatorRequestedState indicator shall be cleared after the third consecutive trip during which the operating conditions under which the stored failure was reported are matched, a pass condition is reported, and a failure is not reported.</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2" w:type="dxa"/>
          <w:right w:w="72" w:type="dxa"/>
        </w:tblCellMar>
        <w:tblLook w:val="00AF"/>
      </w:tblPr>
      <w:tblGrid>
        <w:gridCol w:w="720"/>
        <w:gridCol w:w="5040"/>
      </w:tblGrid>
      <w:tr w:rsidR="00FF4F2F">
        <w:trPr>
          <w:cantSplit/>
          <w:tblHeader/>
          <w:jc w:val="center"/>
        </w:trPr>
        <w:tc>
          <w:tcPr>
            <w:tcW w:w="720" w:type="dxa"/>
            <w:tcBorders>
              <w:bottom w:val="single" w:sz="12" w:space="0" w:color="000000"/>
            </w:tcBorders>
          </w:tcPr>
          <w:p w:rsidR="00FF4F2F" w:rsidRDefault="00FF4F2F">
            <w:pPr>
              <w:jc w:val="center"/>
              <w:rPr>
                <w:b/>
                <w:sz w:val="16"/>
              </w:rPr>
            </w:pPr>
            <w:r>
              <w:rPr>
                <w:b/>
                <w:sz w:val="16"/>
              </w:rPr>
              <w:t>DTC</w:t>
            </w:r>
          </w:p>
        </w:tc>
        <w:tc>
          <w:tcPr>
            <w:tcW w:w="5040" w:type="dxa"/>
            <w:tcBorders>
              <w:bottom w:val="single" w:sz="12" w:space="0" w:color="000000"/>
            </w:tcBorders>
          </w:tcPr>
          <w:p w:rsidR="00FF4F2F" w:rsidRDefault="00FF4F2F">
            <w:pPr>
              <w:jc w:val="center"/>
              <w:rPr>
                <w:b/>
                <w:sz w:val="16"/>
              </w:rPr>
            </w:pPr>
            <w:r>
              <w:rPr>
                <w:b/>
                <w:sz w:val="16"/>
              </w:rPr>
              <w:t>Description</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P0171</w:t>
            </w:r>
          </w:p>
        </w:tc>
        <w:tc>
          <w:tcPr>
            <w:tcW w:w="5040" w:type="dxa"/>
            <w:tcBorders>
              <w:top w:val="nil"/>
            </w:tcBorders>
          </w:tcPr>
          <w:p w:rsidR="00FF4F2F" w:rsidRDefault="00FF4F2F">
            <w:pPr>
              <w:rPr>
                <w:rFonts w:ascii="Arial" w:hAnsi="Arial"/>
                <w:sz w:val="16"/>
              </w:rPr>
            </w:pPr>
            <w:r>
              <w:rPr>
                <w:rFonts w:ascii="Arial" w:hAnsi="Arial"/>
                <w:sz w:val="16"/>
              </w:rPr>
              <w:t>Fuel Trim System Lean Bank 1</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P0172</w:t>
            </w:r>
          </w:p>
        </w:tc>
        <w:tc>
          <w:tcPr>
            <w:tcW w:w="5040" w:type="dxa"/>
            <w:tcBorders>
              <w:top w:val="nil"/>
            </w:tcBorders>
          </w:tcPr>
          <w:p w:rsidR="00FF4F2F" w:rsidRDefault="00FF4F2F">
            <w:pPr>
              <w:rPr>
                <w:rFonts w:ascii="Arial" w:hAnsi="Arial"/>
                <w:sz w:val="16"/>
              </w:rPr>
            </w:pPr>
            <w:r>
              <w:rPr>
                <w:rFonts w:ascii="Arial" w:hAnsi="Arial"/>
                <w:sz w:val="16"/>
              </w:rPr>
              <w:t>Fuel Trim System Rich Bank 1</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P0174</w:t>
            </w:r>
          </w:p>
        </w:tc>
        <w:tc>
          <w:tcPr>
            <w:tcW w:w="5040" w:type="dxa"/>
            <w:tcBorders>
              <w:top w:val="nil"/>
            </w:tcBorders>
          </w:tcPr>
          <w:p w:rsidR="00FF4F2F" w:rsidRDefault="00FF4F2F">
            <w:pPr>
              <w:rPr>
                <w:rFonts w:ascii="Arial" w:hAnsi="Arial"/>
                <w:sz w:val="16"/>
              </w:rPr>
            </w:pPr>
            <w:r>
              <w:rPr>
                <w:rFonts w:ascii="Arial" w:hAnsi="Arial"/>
                <w:sz w:val="16"/>
              </w:rPr>
              <w:t>Fuel Trim System Lean Bank 2</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P0175</w:t>
            </w:r>
          </w:p>
        </w:tc>
        <w:tc>
          <w:tcPr>
            <w:tcW w:w="5040" w:type="dxa"/>
            <w:tcBorders>
              <w:top w:val="nil"/>
            </w:tcBorders>
          </w:tcPr>
          <w:p w:rsidR="00FF4F2F" w:rsidRDefault="00FF4F2F">
            <w:pPr>
              <w:rPr>
                <w:rFonts w:ascii="Arial" w:hAnsi="Arial"/>
                <w:sz w:val="16"/>
              </w:rPr>
            </w:pPr>
            <w:r>
              <w:rPr>
                <w:rFonts w:ascii="Arial" w:hAnsi="Arial"/>
                <w:sz w:val="16"/>
              </w:rPr>
              <w:t>Fuel Trim System Rich Bank 2</w:t>
            </w:r>
          </w:p>
        </w:tc>
      </w:tr>
      <w:tr w:rsidR="00FF4F2F">
        <w:trPr>
          <w:cantSplit/>
          <w:jc w:val="center"/>
        </w:trPr>
        <w:tc>
          <w:tcPr>
            <w:tcW w:w="720" w:type="dxa"/>
            <w:tcBorders>
              <w:top w:val="nil"/>
            </w:tcBorders>
          </w:tcPr>
          <w:p w:rsidR="00FF4F2F" w:rsidRDefault="00FF4F2F">
            <w:pPr>
              <w:jc w:val="right"/>
              <w:rPr>
                <w:rFonts w:ascii="Arial" w:hAnsi="Arial"/>
                <w:sz w:val="16"/>
              </w:rPr>
            </w:pPr>
            <w:r>
              <w:rPr>
                <w:rFonts w:ascii="Arial" w:hAnsi="Arial"/>
                <w:sz w:val="16"/>
              </w:rPr>
              <w:t>P0300</w:t>
            </w:r>
          </w:p>
        </w:tc>
        <w:tc>
          <w:tcPr>
            <w:tcW w:w="5040" w:type="dxa"/>
            <w:tcBorders>
              <w:top w:val="nil"/>
            </w:tcBorders>
          </w:tcPr>
          <w:p w:rsidR="00FF4F2F" w:rsidRDefault="00FF4F2F">
            <w:pPr>
              <w:rPr>
                <w:rFonts w:ascii="Arial" w:hAnsi="Arial"/>
                <w:sz w:val="16"/>
              </w:rPr>
            </w:pPr>
            <w:r>
              <w:rPr>
                <w:rFonts w:ascii="Arial" w:hAnsi="Arial"/>
                <w:sz w:val="16"/>
              </w:rPr>
              <w:t>Engine Misfire Detected</w:t>
            </w:r>
          </w:p>
        </w:tc>
      </w:tr>
    </w:tbl>
    <w:p w:rsidR="00FF4F2F" w:rsidRDefault="00FF4F2F">
      <w:pPr>
        <w:pStyle w:val="Caption"/>
      </w:pPr>
      <w:bookmarkStart w:id="1298" w:name="_Toc223513482"/>
      <w:bookmarkStart w:id="1299" w:name="_Ref19321052"/>
      <w:bookmarkStart w:id="1300" w:name="_Ref48963396"/>
      <w:r>
        <w:t xml:space="preserve">Table </w:t>
      </w:r>
      <w:fldSimple w:instr=" SEQ Table \* ARABIC ">
        <w:r w:rsidR="00167323">
          <w:rPr>
            <w:noProof/>
          </w:rPr>
          <w:t>38</w:t>
        </w:r>
      </w:fldSimple>
      <w:r>
        <w:t>: Special Operating Condition DTCs</w:t>
      </w:r>
      <w:bookmarkEnd w:id="1298"/>
    </w:p>
    <w:bookmarkEnd w:id="1299"/>
    <w:bookmarkEnd w:id="1300"/>
    <w:p w:rsidR="00FF4F2F" w:rsidRDefault="00FF4F2F">
      <w:pPr>
        <w:keepNext w:val="0"/>
        <w:keepLines w:val="0"/>
      </w:pPr>
    </w:p>
    <w:p w:rsidR="00FF4F2F" w:rsidRDefault="00FF4F2F">
      <w:r>
        <w:t>In addition to the use of the ClearDiagnosticInformation ($04) diagnostic service to reset the indicators within the DTC status byte as described in [1], an automatic code clear function (based upon the completion of a number of warm up cycles without a failure being reported) shall be supported.  An automatic code clear for a DTC shall affect any failure records associated with the DTC and all indicators within the associated DTC status byte in the same manner as the ClearDiagnosticInformation ($04) diagnostic service with the exception of the testNotPassedSinceDTCCleared indicator, which shall be unaffected by an automatic code clear.</w:t>
      </w:r>
    </w:p>
    <w:p w:rsidR="00FF4F2F" w:rsidRDefault="00FF4F2F"/>
    <w:p w:rsidR="00FF4F2F" w:rsidRDefault="00FF4F2F">
      <w:r>
        <w:t>The automatic code clear function shall be implemented as two independent functions: one for all emission related (type A and B) DTCs and another for all non emission related (type C) DTCs.  An automatic code clear shall be performed for all emission related DTCs upon the completion of 40 warm up cycles without an emission related failure being reported.  An automatic code clear shall be performed for all non emission related DTCs upon the completion of 40 warm up cycles without a non emission related failure being reported.</w:t>
      </w:r>
    </w:p>
    <w:p w:rsidR="00FF4F2F" w:rsidRDefault="00FF4F2F">
      <w:pPr>
        <w:keepNext w:val="0"/>
        <w:keepLines w:val="0"/>
      </w:pPr>
    </w:p>
    <w:p w:rsidR="00FF4F2F" w:rsidRDefault="00FF4F2F">
      <w:pPr>
        <w:keepNext w:val="0"/>
        <w:keepLines w:val="0"/>
        <w:sectPr w:rsidR="00FF4F2F">
          <w:type w:val="oddPage"/>
          <w:pgSz w:w="12240" w:h="15840"/>
          <w:pgMar w:top="1440" w:right="1440" w:bottom="1440" w:left="1440" w:header="706" w:footer="706" w:gutter="0"/>
          <w:cols w:space="720"/>
        </w:sectPr>
      </w:pPr>
    </w:p>
    <w:p w:rsidR="00FF4F2F" w:rsidRDefault="00FF4F2F">
      <w:pPr>
        <w:pStyle w:val="Heading1"/>
      </w:pPr>
      <w:bookmarkStart w:id="1301" w:name="_Ref17869784"/>
      <w:bookmarkStart w:id="1302" w:name="_Toc223513436"/>
      <w:r>
        <w:lastRenderedPageBreak/>
        <w:t>Failure Records / Freeze Frame</w:t>
      </w:r>
      <w:bookmarkEnd w:id="1301"/>
      <w:bookmarkEnd w:id="1302"/>
    </w:p>
    <w:p w:rsidR="00FF4F2F" w:rsidRDefault="00FF4F2F"/>
    <w:p w:rsidR="00F26143" w:rsidRDefault="00FF4F2F" w:rsidP="00F26143">
      <w:pPr>
        <w:numPr>
          <w:ilvl w:val="0"/>
          <w:numId w:val="6"/>
        </w:numPr>
        <w:ind w:left="566"/>
      </w:pPr>
      <w:r>
        <w:t>Mode 02 is used to obtain OBD required (legislated) freeze frame data</w:t>
      </w:r>
    </w:p>
    <w:p w:rsidR="00F26143" w:rsidRDefault="00FF4F2F" w:rsidP="00F26143">
      <w:pPr>
        <w:numPr>
          <w:ilvl w:val="0"/>
          <w:numId w:val="6"/>
        </w:numPr>
        <w:ind w:left="849"/>
      </w:pPr>
      <w:r>
        <w:t>OBD required freeze frame data is a subset of the FFRR freeze frame</w:t>
      </w:r>
    </w:p>
    <w:p w:rsidR="00F26143" w:rsidRDefault="00FF4F2F" w:rsidP="00F26143">
      <w:pPr>
        <w:numPr>
          <w:ilvl w:val="0"/>
          <w:numId w:val="6"/>
        </w:numPr>
        <w:ind w:left="849"/>
      </w:pPr>
      <w:r>
        <w:t>Only PIDs $0000 to $00FF can be requested</w:t>
      </w:r>
    </w:p>
    <w:p w:rsidR="00F26143" w:rsidRDefault="00FF4F2F" w:rsidP="00F26143">
      <w:pPr>
        <w:numPr>
          <w:ilvl w:val="0"/>
          <w:numId w:val="6"/>
        </w:numPr>
        <w:ind w:left="849"/>
      </w:pPr>
      <w:r>
        <w:t>Only the ECM  need support Mode 02</w:t>
      </w:r>
    </w:p>
    <w:p w:rsidR="00F26143" w:rsidRDefault="00FF4F2F" w:rsidP="00F26143">
      <w:pPr>
        <w:numPr>
          <w:ilvl w:val="0"/>
          <w:numId w:val="6"/>
        </w:numPr>
        <w:ind w:left="566"/>
      </w:pPr>
      <w:r>
        <w:t>Mode 12 is used to obtain both corporate standard freeze frame data and failure record data</w:t>
      </w:r>
    </w:p>
    <w:p w:rsidR="00F26143" w:rsidRDefault="00FF4F2F" w:rsidP="00F26143">
      <w:pPr>
        <w:numPr>
          <w:ilvl w:val="0"/>
          <w:numId w:val="6"/>
        </w:numPr>
        <w:ind w:left="849"/>
      </w:pPr>
      <w:r>
        <w:t>All PIDs ($0000 to $FFFF) can be delivered</w:t>
      </w:r>
    </w:p>
    <w:p w:rsidR="00F26143" w:rsidRDefault="00FF4F2F" w:rsidP="00F26143">
      <w:pPr>
        <w:numPr>
          <w:ilvl w:val="0"/>
          <w:numId w:val="6"/>
        </w:numPr>
        <w:ind w:left="849"/>
      </w:pPr>
      <w:r>
        <w:t>ECM, TCM, and TCCM can support Mode 12</w:t>
      </w:r>
    </w:p>
    <w:p w:rsidR="00FF4F2F" w:rsidRDefault="00FF4F2F">
      <w:pPr>
        <w:keepNext w:val="0"/>
        <w:keepLines w:val="0"/>
      </w:pPr>
    </w:p>
    <w:p w:rsidR="00FF4F2F" w:rsidRDefault="00FF4F2F">
      <w:pPr>
        <w:pStyle w:val="Heading2"/>
      </w:pPr>
      <w:bookmarkStart w:id="1303" w:name="_Ref43193358"/>
      <w:bookmarkStart w:id="1304" w:name="_Ref43193376"/>
      <w:bookmarkStart w:id="1305" w:name="_Toc43857220"/>
      <w:bookmarkStart w:id="1306" w:name="_Ref49917366"/>
      <w:bookmarkStart w:id="1307" w:name="_Ref49917367"/>
      <w:bookmarkStart w:id="1308" w:name="_Toc223513437"/>
      <w:r>
        <w:t>Corporate Standard Freeze Frame</w:t>
      </w:r>
      <w:bookmarkEnd w:id="1303"/>
      <w:bookmarkEnd w:id="1304"/>
      <w:bookmarkEnd w:id="1305"/>
      <w:bookmarkEnd w:id="1306"/>
      <w:bookmarkEnd w:id="1307"/>
      <w:bookmarkEnd w:id="1308"/>
    </w:p>
    <w:p w:rsidR="00FF4F2F" w:rsidRDefault="00FF4F2F"/>
    <w:p w:rsidR="00E80CF9" w:rsidRDefault="00E80CF9" w:rsidP="00E80CF9">
      <w:r>
        <w:t>Refer to [7] and [8] for the rules for PID selection to create an application specific freeze frame PID List.</w:t>
      </w:r>
    </w:p>
    <w:p w:rsidR="00FF4F2F" w:rsidRDefault="00FF4F2F">
      <w:pPr>
        <w:pStyle w:val="Heading1"/>
      </w:pPr>
      <w:bookmarkStart w:id="1309" w:name="_Toc223513438"/>
      <w:r>
        <w:lastRenderedPageBreak/>
        <w:t>Compliance with Standards</w:t>
      </w:r>
      <w:bookmarkEnd w:id="1309"/>
    </w:p>
    <w:p w:rsidR="00FF4F2F" w:rsidRDefault="00FF4F2F"/>
    <w:p w:rsidR="00FF4F2F" w:rsidRDefault="00FF4F2F">
      <w:pPr>
        <w:pStyle w:val="Heading2"/>
      </w:pPr>
      <w:bookmarkStart w:id="1310" w:name="_Toc385404346"/>
      <w:bookmarkStart w:id="1311" w:name="_Toc223513439"/>
      <w:r>
        <w:t>Compliance with GMPT Product Engineering Standards</w:t>
      </w:r>
      <w:bookmarkEnd w:id="1310"/>
      <w:bookmarkEnd w:id="1311"/>
    </w:p>
    <w:p w:rsidR="00FF4F2F" w:rsidRDefault="00FF4F2F"/>
    <w:p w:rsidR="00FF4F2F" w:rsidRDefault="00FF4F2F">
      <w:r>
        <w:t>This document is in compliance with the following standards.</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7"/>
      </w:tblPr>
      <w:tblGrid>
        <w:gridCol w:w="1872"/>
        <w:gridCol w:w="1296"/>
        <w:gridCol w:w="6192"/>
      </w:tblGrid>
      <w:tr w:rsidR="00FF4F2F">
        <w:trPr>
          <w:cantSplit/>
          <w:jc w:val="center"/>
        </w:trPr>
        <w:tc>
          <w:tcPr>
            <w:tcW w:w="1872" w:type="dxa"/>
            <w:tcBorders>
              <w:bottom w:val="single" w:sz="12" w:space="0" w:color="000000"/>
            </w:tcBorders>
          </w:tcPr>
          <w:p w:rsidR="00FF4F2F" w:rsidRDefault="00FF4F2F">
            <w:pPr>
              <w:jc w:val="center"/>
              <w:rPr>
                <w:b/>
              </w:rPr>
            </w:pPr>
            <w:r>
              <w:rPr>
                <w:b/>
              </w:rPr>
              <w:t>Document Number</w:t>
            </w:r>
          </w:p>
        </w:tc>
        <w:tc>
          <w:tcPr>
            <w:tcW w:w="1296" w:type="dxa"/>
            <w:tcBorders>
              <w:bottom w:val="single" w:sz="12" w:space="0" w:color="000000"/>
            </w:tcBorders>
          </w:tcPr>
          <w:p w:rsidR="00FF4F2F" w:rsidRDefault="00FF4F2F">
            <w:pPr>
              <w:jc w:val="center"/>
              <w:rPr>
                <w:b/>
              </w:rPr>
            </w:pPr>
            <w:r>
              <w:rPr>
                <w:b/>
              </w:rPr>
              <w:t>Version</w:t>
            </w:r>
          </w:p>
        </w:tc>
        <w:tc>
          <w:tcPr>
            <w:tcW w:w="6192" w:type="dxa"/>
            <w:tcBorders>
              <w:bottom w:val="single" w:sz="12" w:space="0" w:color="000000"/>
            </w:tcBorders>
          </w:tcPr>
          <w:p w:rsidR="00FF4F2F" w:rsidRDefault="00FF4F2F">
            <w:pPr>
              <w:jc w:val="center"/>
              <w:rPr>
                <w:b/>
              </w:rPr>
            </w:pPr>
            <w:r>
              <w:rPr>
                <w:b/>
              </w:rPr>
              <w:t>Document Title</w:t>
            </w:r>
          </w:p>
        </w:tc>
      </w:tr>
      <w:tr w:rsidR="00FF4F2F">
        <w:trPr>
          <w:cantSplit/>
          <w:jc w:val="center"/>
        </w:trPr>
        <w:tc>
          <w:tcPr>
            <w:tcW w:w="1872" w:type="dxa"/>
          </w:tcPr>
          <w:p w:rsidR="00FF4F2F" w:rsidRDefault="00FF4F2F">
            <w:r>
              <w:t>TL.07.0043</w:t>
            </w:r>
          </w:p>
        </w:tc>
        <w:tc>
          <w:tcPr>
            <w:tcW w:w="1296" w:type="dxa"/>
          </w:tcPr>
          <w:p w:rsidR="00FF4F2F" w:rsidRDefault="00FF4F2F">
            <w:r>
              <w:t>R08</w:t>
            </w:r>
          </w:p>
        </w:tc>
        <w:tc>
          <w:tcPr>
            <w:tcW w:w="6192" w:type="dxa"/>
          </w:tcPr>
          <w:p w:rsidR="00FF4F2F" w:rsidRDefault="00FF4F2F">
            <w:r>
              <w:t>Document Format Standard</w:t>
            </w:r>
          </w:p>
        </w:tc>
      </w:tr>
    </w:tbl>
    <w:p w:rsidR="00FF4F2F" w:rsidRDefault="00FF4F2F"/>
    <w:p w:rsidR="00FF4F2F" w:rsidRDefault="00FF4F2F">
      <w:pPr>
        <w:pStyle w:val="Heading2"/>
      </w:pPr>
      <w:bookmarkStart w:id="1312" w:name="_Toc385404347"/>
      <w:bookmarkStart w:id="1313" w:name="_Toc223513440"/>
      <w:r>
        <w:t>Compliance with Industry Standards</w:t>
      </w:r>
      <w:bookmarkEnd w:id="1312"/>
      <w:bookmarkEnd w:id="1313"/>
    </w:p>
    <w:p w:rsidR="00FF4F2F" w:rsidRDefault="00FF4F2F"/>
    <w:p w:rsidR="00FF4F2F" w:rsidRDefault="00FF4F2F">
      <w:pPr>
        <w:keepNext w:val="0"/>
        <w:keepLines w:val="0"/>
      </w:pPr>
      <w:r>
        <w:t>No applicable industry standards were identified for this document.</w:t>
      </w:r>
    </w:p>
    <w:p w:rsidR="00FF4F2F" w:rsidRDefault="00FF4F2F">
      <w:pPr>
        <w:pStyle w:val="Header"/>
      </w:pPr>
      <w:bookmarkStart w:id="1314" w:name="_Toc223513441"/>
      <w:r>
        <w:lastRenderedPageBreak/>
        <w:t xml:space="preserve">Appendix A </w:t>
      </w:r>
      <w:r>
        <w:noBreakHyphen/>
        <w:t xml:space="preserve"> Revision History</w:t>
      </w:r>
      <w:bookmarkEnd w:id="1314"/>
    </w:p>
    <w:p w:rsidR="00FF4F2F" w:rsidRDefault="00FF4F2F"/>
    <w:tbl>
      <w:tblPr>
        <w:tblW w:w="972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7"/>
      </w:tblPr>
      <w:tblGrid>
        <w:gridCol w:w="1260"/>
        <w:gridCol w:w="990"/>
        <w:gridCol w:w="1170"/>
        <w:gridCol w:w="4860"/>
        <w:gridCol w:w="1440"/>
      </w:tblGrid>
      <w:tr w:rsidR="00FF4F2F">
        <w:trPr>
          <w:cantSplit/>
          <w:jc w:val="center"/>
        </w:trPr>
        <w:tc>
          <w:tcPr>
            <w:tcW w:w="1260" w:type="dxa"/>
            <w:tcBorders>
              <w:bottom w:val="single" w:sz="12" w:space="0" w:color="000000"/>
            </w:tcBorders>
          </w:tcPr>
          <w:p w:rsidR="00FF4F2F" w:rsidRDefault="00FF4F2F">
            <w:pPr>
              <w:jc w:val="center"/>
              <w:rPr>
                <w:b/>
              </w:rPr>
            </w:pPr>
            <w:r>
              <w:rPr>
                <w:b/>
              </w:rPr>
              <w:br/>
              <w:t>Revision</w:t>
            </w:r>
          </w:p>
        </w:tc>
        <w:tc>
          <w:tcPr>
            <w:tcW w:w="990" w:type="dxa"/>
            <w:tcBorders>
              <w:bottom w:val="single" w:sz="12" w:space="0" w:color="000000"/>
            </w:tcBorders>
          </w:tcPr>
          <w:p w:rsidR="00FF4F2F" w:rsidRDefault="00FF4F2F">
            <w:pPr>
              <w:jc w:val="center"/>
              <w:rPr>
                <w:b/>
              </w:rPr>
            </w:pPr>
            <w:r>
              <w:rPr>
                <w:b/>
              </w:rPr>
              <w:br/>
              <w:t>Date</w:t>
            </w:r>
          </w:p>
        </w:tc>
        <w:tc>
          <w:tcPr>
            <w:tcW w:w="1170" w:type="dxa"/>
            <w:tcBorders>
              <w:bottom w:val="single" w:sz="12" w:space="0" w:color="000000"/>
            </w:tcBorders>
          </w:tcPr>
          <w:p w:rsidR="00FF4F2F" w:rsidRDefault="00FF4F2F">
            <w:pPr>
              <w:jc w:val="center"/>
              <w:rPr>
                <w:b/>
              </w:rPr>
            </w:pPr>
            <w:r>
              <w:rPr>
                <w:b/>
              </w:rPr>
              <w:br/>
              <w:t>Author</w:t>
            </w:r>
          </w:p>
        </w:tc>
        <w:tc>
          <w:tcPr>
            <w:tcW w:w="4860" w:type="dxa"/>
            <w:tcBorders>
              <w:bottom w:val="single" w:sz="12" w:space="0" w:color="000000"/>
            </w:tcBorders>
          </w:tcPr>
          <w:p w:rsidR="00FF4F2F" w:rsidRDefault="00FF4F2F">
            <w:pPr>
              <w:jc w:val="center"/>
              <w:rPr>
                <w:b/>
              </w:rPr>
            </w:pPr>
            <w:r>
              <w:rPr>
                <w:b/>
              </w:rPr>
              <w:br/>
              <w:t>Description</w:t>
            </w:r>
          </w:p>
        </w:tc>
        <w:tc>
          <w:tcPr>
            <w:tcW w:w="1440" w:type="dxa"/>
            <w:tcBorders>
              <w:bottom w:val="single" w:sz="12" w:space="0" w:color="000000"/>
            </w:tcBorders>
          </w:tcPr>
          <w:p w:rsidR="00FF4F2F" w:rsidRDefault="00FF4F2F">
            <w:pPr>
              <w:jc w:val="center"/>
              <w:rPr>
                <w:b/>
              </w:rPr>
            </w:pPr>
            <w:r>
              <w:rPr>
                <w:b/>
              </w:rPr>
              <w:t>EACR Number(s)</w:t>
            </w:r>
          </w:p>
        </w:tc>
      </w:tr>
      <w:tr w:rsidR="007F07C0">
        <w:trPr>
          <w:cantSplit/>
          <w:jc w:val="center"/>
          <w:ins w:id="1315" w:author="Matthew L Kaufer" w:date="2009-04-15T15:34:00Z"/>
        </w:trPr>
        <w:tc>
          <w:tcPr>
            <w:tcW w:w="1260" w:type="dxa"/>
          </w:tcPr>
          <w:p w:rsidR="007F07C0" w:rsidRDefault="007F07C0" w:rsidP="00C81D4C">
            <w:pPr>
              <w:rPr>
                <w:ins w:id="1316" w:author="Matthew L Kaufer" w:date="2009-04-15T15:34:00Z"/>
              </w:rPr>
            </w:pPr>
            <w:ins w:id="1317" w:author="Matthew L Kaufer" w:date="2009-04-15T15:34:00Z">
              <w:r>
                <w:t>08.10.31.00</w:t>
              </w:r>
            </w:ins>
          </w:p>
        </w:tc>
        <w:tc>
          <w:tcPr>
            <w:tcW w:w="990" w:type="dxa"/>
          </w:tcPr>
          <w:p w:rsidR="007F07C0" w:rsidRDefault="007F07C0" w:rsidP="00C81D4C">
            <w:pPr>
              <w:jc w:val="center"/>
              <w:rPr>
                <w:ins w:id="1318" w:author="Matthew L Kaufer" w:date="2009-04-15T15:34:00Z"/>
              </w:rPr>
            </w:pPr>
            <w:ins w:id="1319" w:author="Matthew L Kaufer" w:date="2009-04-15T15:34:00Z">
              <w:r>
                <w:t>04/15/09</w:t>
              </w:r>
            </w:ins>
          </w:p>
        </w:tc>
        <w:tc>
          <w:tcPr>
            <w:tcW w:w="1170" w:type="dxa"/>
          </w:tcPr>
          <w:p w:rsidR="007F07C0" w:rsidRDefault="007F07C0" w:rsidP="00F03066">
            <w:pPr>
              <w:jc w:val="center"/>
              <w:rPr>
                <w:ins w:id="1320" w:author="Matthew L Kaufer" w:date="2009-04-15T15:34:00Z"/>
              </w:rPr>
            </w:pPr>
            <w:ins w:id="1321" w:author="Matthew L Kaufer" w:date="2009-04-15T15:34:00Z">
              <w:r>
                <w:t>Matt Kaufer</w:t>
              </w:r>
            </w:ins>
          </w:p>
        </w:tc>
        <w:tc>
          <w:tcPr>
            <w:tcW w:w="4860" w:type="dxa"/>
          </w:tcPr>
          <w:p w:rsidR="007F07C0" w:rsidRDefault="007F07C0" w:rsidP="000B3F05">
            <w:pPr>
              <w:rPr>
                <w:ins w:id="1322" w:author="Matthew L Kaufer" w:date="2009-04-15T15:34:00Z"/>
              </w:rPr>
            </w:pPr>
            <w:ins w:id="1323" w:author="Matthew L Kaufer" w:date="2009-04-15T15:34:00Z">
              <w:r>
                <w:t>Document version incremented to match software cadence.  No other changes made.</w:t>
              </w:r>
            </w:ins>
          </w:p>
        </w:tc>
        <w:tc>
          <w:tcPr>
            <w:tcW w:w="1440" w:type="dxa"/>
          </w:tcPr>
          <w:p w:rsidR="007F07C0" w:rsidRDefault="007F07C0" w:rsidP="00F03066">
            <w:pPr>
              <w:rPr>
                <w:ins w:id="1324" w:author="Matthew L Kaufer" w:date="2009-04-15T15:34:00Z"/>
              </w:rPr>
            </w:pPr>
            <w:ins w:id="1325" w:author="Matthew L Kaufer" w:date="2009-04-15T15:34:00Z">
              <w:r>
                <w:t>N/A</w:t>
              </w:r>
            </w:ins>
          </w:p>
        </w:tc>
      </w:tr>
      <w:tr w:rsidR="00C81D4C">
        <w:trPr>
          <w:cantSplit/>
          <w:jc w:val="center"/>
        </w:trPr>
        <w:tc>
          <w:tcPr>
            <w:tcW w:w="1260" w:type="dxa"/>
          </w:tcPr>
          <w:p w:rsidR="00C81D4C" w:rsidRDefault="00C81D4C" w:rsidP="00C81D4C">
            <w:r>
              <w:t>08.10.30.00</w:t>
            </w:r>
          </w:p>
        </w:tc>
        <w:tc>
          <w:tcPr>
            <w:tcW w:w="990" w:type="dxa"/>
          </w:tcPr>
          <w:p w:rsidR="00C81D4C" w:rsidRDefault="00C81D4C" w:rsidP="00C81D4C">
            <w:pPr>
              <w:jc w:val="center"/>
            </w:pPr>
            <w:r>
              <w:t>02/27/09</w:t>
            </w:r>
          </w:p>
        </w:tc>
        <w:tc>
          <w:tcPr>
            <w:tcW w:w="1170" w:type="dxa"/>
          </w:tcPr>
          <w:p w:rsidR="00C81D4C" w:rsidRDefault="00C81D4C" w:rsidP="00F03066">
            <w:pPr>
              <w:jc w:val="center"/>
            </w:pPr>
            <w:r>
              <w:t>Matt Kaufer</w:t>
            </w:r>
          </w:p>
        </w:tc>
        <w:tc>
          <w:tcPr>
            <w:tcW w:w="4860" w:type="dxa"/>
          </w:tcPr>
          <w:p w:rsidR="00C81D4C" w:rsidRDefault="00C81D4C" w:rsidP="000B3F05">
            <w:r>
              <w:t>Document version incremented to match software cadence.  No other changes made.</w:t>
            </w:r>
          </w:p>
        </w:tc>
        <w:tc>
          <w:tcPr>
            <w:tcW w:w="1440" w:type="dxa"/>
          </w:tcPr>
          <w:p w:rsidR="00C81D4C" w:rsidRDefault="00C81D4C" w:rsidP="00F03066">
            <w:r>
              <w:t>N/A</w:t>
            </w:r>
          </w:p>
        </w:tc>
      </w:tr>
      <w:tr w:rsidR="006D29E0">
        <w:trPr>
          <w:cantSplit/>
          <w:jc w:val="center"/>
        </w:trPr>
        <w:tc>
          <w:tcPr>
            <w:tcW w:w="1260" w:type="dxa"/>
          </w:tcPr>
          <w:p w:rsidR="006D29E0" w:rsidRDefault="006D29E0" w:rsidP="006D29E0">
            <w:r>
              <w:t>08.10.29.00</w:t>
            </w:r>
          </w:p>
        </w:tc>
        <w:tc>
          <w:tcPr>
            <w:tcW w:w="990" w:type="dxa"/>
          </w:tcPr>
          <w:p w:rsidR="006D29E0" w:rsidRDefault="006D29E0" w:rsidP="0057107B">
            <w:pPr>
              <w:jc w:val="center"/>
            </w:pPr>
            <w:r>
              <w:t>01/09/09</w:t>
            </w:r>
          </w:p>
        </w:tc>
        <w:tc>
          <w:tcPr>
            <w:tcW w:w="1170" w:type="dxa"/>
          </w:tcPr>
          <w:p w:rsidR="006D29E0" w:rsidRDefault="006D29E0" w:rsidP="00F03066">
            <w:pPr>
              <w:jc w:val="center"/>
            </w:pPr>
            <w:r>
              <w:t>Matt Kaufer</w:t>
            </w:r>
          </w:p>
        </w:tc>
        <w:tc>
          <w:tcPr>
            <w:tcW w:w="4860" w:type="dxa"/>
          </w:tcPr>
          <w:p w:rsidR="006D29E0" w:rsidRDefault="006D29E0" w:rsidP="000B3F05">
            <w:r>
              <w:t>Document version incremented to match software cadence.  No other changes made.</w:t>
            </w:r>
          </w:p>
        </w:tc>
        <w:tc>
          <w:tcPr>
            <w:tcW w:w="1440" w:type="dxa"/>
          </w:tcPr>
          <w:p w:rsidR="006D29E0" w:rsidRDefault="006D29E0" w:rsidP="00F03066">
            <w:r>
              <w:t>N/A</w:t>
            </w:r>
          </w:p>
        </w:tc>
      </w:tr>
      <w:tr w:rsidR="000B3F05">
        <w:trPr>
          <w:cantSplit/>
          <w:jc w:val="center"/>
        </w:trPr>
        <w:tc>
          <w:tcPr>
            <w:tcW w:w="1260" w:type="dxa"/>
          </w:tcPr>
          <w:p w:rsidR="000B3F05" w:rsidRDefault="000B3F05" w:rsidP="000B3F05">
            <w:r>
              <w:t>08.10.28.00</w:t>
            </w:r>
          </w:p>
        </w:tc>
        <w:tc>
          <w:tcPr>
            <w:tcW w:w="990" w:type="dxa"/>
          </w:tcPr>
          <w:p w:rsidR="000B3F05" w:rsidRDefault="000B3F05" w:rsidP="0057107B">
            <w:pPr>
              <w:jc w:val="center"/>
            </w:pPr>
            <w:r>
              <w:t>12/12/08</w:t>
            </w:r>
          </w:p>
        </w:tc>
        <w:tc>
          <w:tcPr>
            <w:tcW w:w="1170" w:type="dxa"/>
          </w:tcPr>
          <w:p w:rsidR="000B3F05" w:rsidRDefault="000B3F05" w:rsidP="00F03066">
            <w:pPr>
              <w:jc w:val="center"/>
            </w:pPr>
            <w:r>
              <w:t>Matt Kaufer</w:t>
            </w:r>
          </w:p>
        </w:tc>
        <w:tc>
          <w:tcPr>
            <w:tcW w:w="4860" w:type="dxa"/>
          </w:tcPr>
          <w:p w:rsidR="000B3F05" w:rsidRDefault="000B3F05" w:rsidP="000B3F05">
            <w:r>
              <w:t>Added support for the following PID:</w:t>
            </w:r>
          </w:p>
          <w:p w:rsidR="00F26143" w:rsidRDefault="000B3F05" w:rsidP="00F26143">
            <w:pPr>
              <w:pStyle w:val="ListParagraph"/>
              <w:numPr>
                <w:ilvl w:val="0"/>
                <w:numId w:val="93"/>
              </w:numPr>
            </w:pPr>
            <w:r w:rsidRPr="00470EC0">
              <w:rPr>
                <w:szCs w:val="24"/>
              </w:rPr>
              <w:t>$0068 – Intake Air Temperature Sensor</w:t>
            </w:r>
          </w:p>
        </w:tc>
        <w:tc>
          <w:tcPr>
            <w:tcW w:w="1440" w:type="dxa"/>
          </w:tcPr>
          <w:p w:rsidR="000B3F05" w:rsidRDefault="000B3F05" w:rsidP="00F03066">
            <w:r>
              <w:t>E41384-AI01</w:t>
            </w:r>
          </w:p>
        </w:tc>
      </w:tr>
      <w:tr w:rsidR="0057107B">
        <w:trPr>
          <w:cantSplit/>
          <w:jc w:val="center"/>
        </w:trPr>
        <w:tc>
          <w:tcPr>
            <w:tcW w:w="1260" w:type="dxa"/>
          </w:tcPr>
          <w:p w:rsidR="0057107B" w:rsidRDefault="0057107B" w:rsidP="0057107B">
            <w:r>
              <w:t>08.10.27.00</w:t>
            </w:r>
          </w:p>
        </w:tc>
        <w:tc>
          <w:tcPr>
            <w:tcW w:w="990" w:type="dxa"/>
          </w:tcPr>
          <w:p w:rsidR="0057107B" w:rsidRDefault="0057107B" w:rsidP="0057107B">
            <w:pPr>
              <w:jc w:val="center"/>
            </w:pPr>
            <w:r>
              <w:t>10/17/08</w:t>
            </w:r>
          </w:p>
        </w:tc>
        <w:tc>
          <w:tcPr>
            <w:tcW w:w="1170" w:type="dxa"/>
          </w:tcPr>
          <w:p w:rsidR="0057107B" w:rsidRDefault="0057107B" w:rsidP="00F03066">
            <w:pPr>
              <w:jc w:val="center"/>
            </w:pPr>
            <w:r>
              <w:t>Matt Kaufer</w:t>
            </w:r>
          </w:p>
        </w:tc>
        <w:tc>
          <w:tcPr>
            <w:tcW w:w="4860" w:type="dxa"/>
          </w:tcPr>
          <w:p w:rsidR="0057107B" w:rsidRDefault="0057107B" w:rsidP="00FC2E58">
            <w:r>
              <w:t>Added support for the following PID:</w:t>
            </w:r>
          </w:p>
          <w:p w:rsidR="00F26143" w:rsidRDefault="0057107B" w:rsidP="00F26143">
            <w:pPr>
              <w:pStyle w:val="ListParagraph"/>
              <w:numPr>
                <w:ilvl w:val="0"/>
                <w:numId w:val="92"/>
              </w:numPr>
              <w:ind w:left="342"/>
            </w:pPr>
            <w:r w:rsidRPr="00FC3D0F">
              <w:rPr>
                <w:szCs w:val="24"/>
              </w:rPr>
              <w:t>$007F – Engine Run Time</w:t>
            </w:r>
          </w:p>
        </w:tc>
        <w:tc>
          <w:tcPr>
            <w:tcW w:w="1440" w:type="dxa"/>
          </w:tcPr>
          <w:p w:rsidR="0057107B" w:rsidRDefault="0057107B" w:rsidP="00F03066">
            <w:r>
              <w:t>E40828-AI01</w:t>
            </w:r>
          </w:p>
        </w:tc>
      </w:tr>
      <w:tr w:rsidR="003B0378">
        <w:trPr>
          <w:cantSplit/>
          <w:jc w:val="center"/>
        </w:trPr>
        <w:tc>
          <w:tcPr>
            <w:tcW w:w="1260" w:type="dxa"/>
          </w:tcPr>
          <w:p w:rsidR="003B0378" w:rsidRDefault="003B0378" w:rsidP="003B0378">
            <w:r>
              <w:t>08.10.26.00</w:t>
            </w:r>
          </w:p>
        </w:tc>
        <w:tc>
          <w:tcPr>
            <w:tcW w:w="990" w:type="dxa"/>
          </w:tcPr>
          <w:p w:rsidR="003B0378" w:rsidRDefault="003B0378" w:rsidP="003B0378">
            <w:pPr>
              <w:jc w:val="center"/>
            </w:pPr>
            <w:r>
              <w:t>08/22/08</w:t>
            </w:r>
          </w:p>
        </w:tc>
        <w:tc>
          <w:tcPr>
            <w:tcW w:w="1170" w:type="dxa"/>
          </w:tcPr>
          <w:p w:rsidR="003B0378" w:rsidRDefault="003B0378" w:rsidP="00F03066">
            <w:pPr>
              <w:jc w:val="center"/>
            </w:pPr>
            <w:r>
              <w:t>Matt Kaufer</w:t>
            </w:r>
          </w:p>
        </w:tc>
        <w:tc>
          <w:tcPr>
            <w:tcW w:w="4860" w:type="dxa"/>
          </w:tcPr>
          <w:p w:rsidR="003B0378" w:rsidRDefault="003B0378" w:rsidP="00FC2E58">
            <w:r>
              <w:t>Document version incremented to match software cadence.  No other changes made.</w:t>
            </w:r>
          </w:p>
        </w:tc>
        <w:tc>
          <w:tcPr>
            <w:tcW w:w="1440" w:type="dxa"/>
          </w:tcPr>
          <w:p w:rsidR="003B0378" w:rsidRDefault="003B0378" w:rsidP="00F03066">
            <w:r>
              <w:t>N/A</w:t>
            </w:r>
          </w:p>
        </w:tc>
      </w:tr>
      <w:tr w:rsidR="00BA4FC7">
        <w:trPr>
          <w:cantSplit/>
          <w:jc w:val="center"/>
        </w:trPr>
        <w:tc>
          <w:tcPr>
            <w:tcW w:w="1260" w:type="dxa"/>
          </w:tcPr>
          <w:p w:rsidR="00BA4FC7" w:rsidRDefault="00BA4FC7" w:rsidP="00F03066">
            <w:r>
              <w:t>08.10.25.00</w:t>
            </w:r>
          </w:p>
        </w:tc>
        <w:tc>
          <w:tcPr>
            <w:tcW w:w="990" w:type="dxa"/>
          </w:tcPr>
          <w:p w:rsidR="00BA4FC7" w:rsidRDefault="00BA4FC7" w:rsidP="00BA4FC7">
            <w:pPr>
              <w:jc w:val="center"/>
            </w:pPr>
            <w:r>
              <w:t>06/16/08</w:t>
            </w:r>
          </w:p>
        </w:tc>
        <w:tc>
          <w:tcPr>
            <w:tcW w:w="1170" w:type="dxa"/>
          </w:tcPr>
          <w:p w:rsidR="00BA4FC7" w:rsidRDefault="00BA4FC7" w:rsidP="00F03066">
            <w:pPr>
              <w:jc w:val="center"/>
            </w:pPr>
            <w:r>
              <w:t>Matt Kaufer</w:t>
            </w:r>
          </w:p>
        </w:tc>
        <w:tc>
          <w:tcPr>
            <w:tcW w:w="4860" w:type="dxa"/>
          </w:tcPr>
          <w:p w:rsidR="00BA4FC7" w:rsidRDefault="00BA4FC7" w:rsidP="00FC2E58">
            <w:r>
              <w:t>Document version incremented to match software cadence.  No other changes made.</w:t>
            </w:r>
          </w:p>
        </w:tc>
        <w:tc>
          <w:tcPr>
            <w:tcW w:w="1440" w:type="dxa"/>
          </w:tcPr>
          <w:p w:rsidR="00BA4FC7" w:rsidRDefault="00BA4FC7" w:rsidP="00F03066">
            <w:r>
              <w:t>N/A</w:t>
            </w:r>
          </w:p>
        </w:tc>
      </w:tr>
      <w:tr w:rsidR="009D2E89">
        <w:trPr>
          <w:cantSplit/>
          <w:jc w:val="center"/>
        </w:trPr>
        <w:tc>
          <w:tcPr>
            <w:tcW w:w="1260" w:type="dxa"/>
          </w:tcPr>
          <w:p w:rsidR="009D2E89" w:rsidRDefault="009D2E89" w:rsidP="00F03066">
            <w:r>
              <w:t>08.10.24.00</w:t>
            </w:r>
          </w:p>
        </w:tc>
        <w:tc>
          <w:tcPr>
            <w:tcW w:w="990" w:type="dxa"/>
          </w:tcPr>
          <w:p w:rsidR="009D2E89" w:rsidRDefault="009D2E89" w:rsidP="00F03066">
            <w:pPr>
              <w:jc w:val="center"/>
            </w:pPr>
            <w:r>
              <w:t>05/22/08</w:t>
            </w:r>
          </w:p>
        </w:tc>
        <w:tc>
          <w:tcPr>
            <w:tcW w:w="1170" w:type="dxa"/>
          </w:tcPr>
          <w:p w:rsidR="009D2E89" w:rsidRDefault="009D2E89" w:rsidP="00F03066">
            <w:pPr>
              <w:jc w:val="center"/>
            </w:pPr>
            <w:r>
              <w:t>Matt Kaufer</w:t>
            </w:r>
          </w:p>
        </w:tc>
        <w:tc>
          <w:tcPr>
            <w:tcW w:w="4860" w:type="dxa"/>
          </w:tcPr>
          <w:p w:rsidR="009D2E89" w:rsidRDefault="009D2E89" w:rsidP="00FC2E58">
            <w:r>
              <w:t>Added support for the following DID:</w:t>
            </w:r>
          </w:p>
          <w:p w:rsidR="00F26143" w:rsidRDefault="009D2E89" w:rsidP="00F26143">
            <w:pPr>
              <w:numPr>
                <w:ilvl w:val="0"/>
                <w:numId w:val="91"/>
              </w:numPr>
            </w:pPr>
            <w:r w:rsidRPr="00D15979">
              <w:t>$</w:t>
            </w:r>
            <w:r>
              <w:t>29</w:t>
            </w:r>
            <w:r w:rsidRPr="00D15979">
              <w:t xml:space="preserve"> – </w:t>
            </w:r>
            <w:r>
              <w:t>Primary Calibration Flash History</w:t>
            </w:r>
          </w:p>
        </w:tc>
        <w:tc>
          <w:tcPr>
            <w:tcW w:w="1440" w:type="dxa"/>
          </w:tcPr>
          <w:p w:rsidR="009D2E89" w:rsidRDefault="009D2E89" w:rsidP="00F03066">
            <w:r>
              <w:t>E39264-AI01</w:t>
            </w:r>
          </w:p>
        </w:tc>
      </w:tr>
      <w:tr w:rsidR="00C16833">
        <w:trPr>
          <w:cantSplit/>
          <w:jc w:val="center"/>
        </w:trPr>
        <w:tc>
          <w:tcPr>
            <w:tcW w:w="1260" w:type="dxa"/>
          </w:tcPr>
          <w:p w:rsidR="00C16833" w:rsidRDefault="00C16833" w:rsidP="00F03066">
            <w:r>
              <w:t>08.10.24.00</w:t>
            </w:r>
          </w:p>
        </w:tc>
        <w:tc>
          <w:tcPr>
            <w:tcW w:w="990" w:type="dxa"/>
          </w:tcPr>
          <w:p w:rsidR="00C16833" w:rsidRDefault="00C16833" w:rsidP="00F03066">
            <w:pPr>
              <w:jc w:val="center"/>
            </w:pPr>
            <w:r>
              <w:t>05/22/08</w:t>
            </w:r>
          </w:p>
        </w:tc>
        <w:tc>
          <w:tcPr>
            <w:tcW w:w="1170" w:type="dxa"/>
          </w:tcPr>
          <w:p w:rsidR="00C16833" w:rsidRDefault="00C16833" w:rsidP="00F03066">
            <w:pPr>
              <w:jc w:val="center"/>
            </w:pPr>
            <w:r>
              <w:t>Matt Kaufer</w:t>
            </w:r>
          </w:p>
        </w:tc>
        <w:tc>
          <w:tcPr>
            <w:tcW w:w="4860" w:type="dxa"/>
          </w:tcPr>
          <w:p w:rsidR="00C16833" w:rsidRDefault="00C16833" w:rsidP="00FC2E58">
            <w:r>
              <w:t>Updated description for the following PID:</w:t>
            </w:r>
          </w:p>
          <w:p w:rsidR="00F26143" w:rsidRDefault="00C16833" w:rsidP="00F26143">
            <w:pPr>
              <w:numPr>
                <w:ilvl w:val="0"/>
                <w:numId w:val="90"/>
              </w:numPr>
            </w:pPr>
            <w:r>
              <w:t>$1414 – Skip Shift Solenoid Control Circuit</w:t>
            </w:r>
          </w:p>
        </w:tc>
        <w:tc>
          <w:tcPr>
            <w:tcW w:w="1440" w:type="dxa"/>
          </w:tcPr>
          <w:p w:rsidR="00C16833" w:rsidRDefault="00C16833" w:rsidP="00F03066">
            <w:r>
              <w:t>E38479-AI02</w:t>
            </w:r>
          </w:p>
        </w:tc>
      </w:tr>
      <w:tr w:rsidR="0012240E">
        <w:trPr>
          <w:cantSplit/>
          <w:jc w:val="center"/>
        </w:trPr>
        <w:tc>
          <w:tcPr>
            <w:tcW w:w="1260" w:type="dxa"/>
          </w:tcPr>
          <w:p w:rsidR="0012240E" w:rsidRDefault="0012240E" w:rsidP="00F03066">
            <w:r>
              <w:t>08.10.23.00</w:t>
            </w:r>
          </w:p>
        </w:tc>
        <w:tc>
          <w:tcPr>
            <w:tcW w:w="990" w:type="dxa"/>
          </w:tcPr>
          <w:p w:rsidR="0012240E" w:rsidRDefault="0012240E" w:rsidP="00F03066">
            <w:pPr>
              <w:jc w:val="center"/>
            </w:pPr>
            <w:r>
              <w:t>03/31/08</w:t>
            </w:r>
          </w:p>
        </w:tc>
        <w:tc>
          <w:tcPr>
            <w:tcW w:w="1170" w:type="dxa"/>
          </w:tcPr>
          <w:p w:rsidR="0012240E" w:rsidRDefault="0012240E" w:rsidP="00F03066">
            <w:pPr>
              <w:jc w:val="center"/>
            </w:pPr>
            <w:r>
              <w:t>Matt Kaufer</w:t>
            </w:r>
          </w:p>
        </w:tc>
        <w:tc>
          <w:tcPr>
            <w:tcW w:w="4860" w:type="dxa"/>
          </w:tcPr>
          <w:p w:rsidR="0012240E" w:rsidRDefault="0012240E" w:rsidP="00FC2E58">
            <w:r>
              <w:t>Added support for the following PIDs:</w:t>
            </w:r>
          </w:p>
          <w:p w:rsidR="00F26143" w:rsidRDefault="0012240E" w:rsidP="00F26143">
            <w:pPr>
              <w:numPr>
                <w:ilvl w:val="0"/>
                <w:numId w:val="87"/>
              </w:numPr>
              <w:tabs>
                <w:tab w:val="clear" w:pos="720"/>
                <w:tab w:val="num" w:pos="342"/>
              </w:tabs>
              <w:ind w:left="342"/>
            </w:pPr>
            <w:r w:rsidRPr="00454271">
              <w:t>$</w:t>
            </w:r>
            <w:r>
              <w:t>209B</w:t>
            </w:r>
            <w:r w:rsidRPr="00454271">
              <w:t xml:space="preserve"> – </w:t>
            </w:r>
            <w:r w:rsidRPr="00454271">
              <w:rPr>
                <w:rFonts w:eastAsia="SimSun"/>
                <w:color w:val="000000"/>
                <w:lang w:eastAsia="zh-CN"/>
              </w:rPr>
              <w:t>Recommended Max</w:t>
            </w:r>
            <w:r>
              <w:rPr>
                <w:rFonts w:eastAsia="SimSun"/>
                <w:color w:val="000000"/>
                <w:lang w:eastAsia="zh-CN"/>
              </w:rPr>
              <w:t>imum</w:t>
            </w:r>
            <w:r w:rsidRPr="00454271">
              <w:rPr>
                <w:rFonts w:eastAsia="SimSun"/>
                <w:color w:val="000000"/>
                <w:lang w:eastAsia="zh-CN"/>
              </w:rPr>
              <w:t xml:space="preserve"> Ethanol </w:t>
            </w:r>
            <w:r>
              <w:rPr>
                <w:rFonts w:eastAsia="SimSun"/>
                <w:color w:val="000000"/>
                <w:lang w:eastAsia="zh-CN"/>
              </w:rPr>
              <w:t>Concentration</w:t>
            </w:r>
            <w:r w:rsidRPr="00454271">
              <w:rPr>
                <w:rFonts w:eastAsia="SimSun"/>
                <w:color w:val="000000"/>
                <w:lang w:eastAsia="zh-CN"/>
              </w:rPr>
              <w:t xml:space="preserve"> When </w:t>
            </w:r>
            <w:r>
              <w:t>Recommended</w:t>
            </w:r>
            <w:r w:rsidRPr="00454271">
              <w:rPr>
                <w:rFonts w:eastAsia="SimSun"/>
                <w:color w:val="000000"/>
                <w:lang w:eastAsia="zh-CN"/>
              </w:rPr>
              <w:t xml:space="preserve"> Ethanol </w:t>
            </w:r>
            <w:r>
              <w:rPr>
                <w:rFonts w:eastAsia="SimSun"/>
                <w:color w:val="000000"/>
                <w:lang w:eastAsia="zh-CN"/>
              </w:rPr>
              <w:t>Concentration</w:t>
            </w:r>
            <w:r w:rsidRPr="00454271">
              <w:rPr>
                <w:rFonts w:eastAsia="SimSun"/>
                <w:color w:val="000000"/>
                <w:lang w:eastAsia="zh-CN"/>
              </w:rPr>
              <w:t xml:space="preserve"> Exceeded</w:t>
            </w:r>
          </w:p>
          <w:p w:rsidR="00F26143" w:rsidRDefault="0012240E" w:rsidP="00F26143">
            <w:pPr>
              <w:numPr>
                <w:ilvl w:val="0"/>
                <w:numId w:val="87"/>
              </w:numPr>
              <w:tabs>
                <w:tab w:val="clear" w:pos="720"/>
                <w:tab w:val="num" w:pos="342"/>
              </w:tabs>
              <w:ind w:left="342"/>
            </w:pPr>
            <w:r w:rsidRPr="00454271">
              <w:t>$</w:t>
            </w:r>
            <w:r>
              <w:t>209C</w:t>
            </w:r>
            <w:r w:rsidRPr="00454271">
              <w:t xml:space="preserve"> – </w:t>
            </w:r>
            <w:r>
              <w:t xml:space="preserve">Currently </w:t>
            </w:r>
            <w:r w:rsidRPr="00454271">
              <w:rPr>
                <w:rFonts w:eastAsia="SimSun"/>
                <w:lang w:eastAsia="zh-CN"/>
              </w:rPr>
              <w:t>Recommended Max</w:t>
            </w:r>
            <w:r>
              <w:rPr>
                <w:rFonts w:eastAsia="SimSun"/>
                <w:lang w:eastAsia="zh-CN"/>
              </w:rPr>
              <w:t>imum</w:t>
            </w:r>
            <w:r w:rsidRPr="00454271">
              <w:rPr>
                <w:rFonts w:eastAsia="SimSun"/>
                <w:lang w:eastAsia="zh-CN"/>
              </w:rPr>
              <w:t xml:space="preserve"> Ethanol </w:t>
            </w:r>
            <w:r>
              <w:t>Concentration</w:t>
            </w:r>
          </w:p>
          <w:p w:rsidR="00F26143" w:rsidRDefault="0012240E" w:rsidP="00F26143">
            <w:pPr>
              <w:numPr>
                <w:ilvl w:val="0"/>
                <w:numId w:val="87"/>
              </w:numPr>
              <w:tabs>
                <w:tab w:val="clear" w:pos="720"/>
                <w:tab w:val="num" w:pos="342"/>
              </w:tabs>
              <w:ind w:left="342"/>
            </w:pPr>
            <w:r w:rsidRPr="00454271">
              <w:t>$</w:t>
            </w:r>
            <w:r>
              <w:t>209D</w:t>
            </w:r>
            <w:r w:rsidRPr="00454271">
              <w:t xml:space="preserve"> – </w:t>
            </w:r>
            <w:r>
              <w:rPr>
                <w:rFonts w:eastAsia="SimSun"/>
                <w:color w:val="000000"/>
                <w:lang w:eastAsia="zh-CN"/>
              </w:rPr>
              <w:t>Actual</w:t>
            </w:r>
            <w:r w:rsidRPr="00454271">
              <w:rPr>
                <w:rFonts w:eastAsia="SimSun"/>
                <w:color w:val="000000"/>
                <w:lang w:eastAsia="zh-CN"/>
              </w:rPr>
              <w:t xml:space="preserve"> Ethanol Composition When </w:t>
            </w:r>
            <w:r>
              <w:t>Recommended</w:t>
            </w:r>
            <w:r w:rsidRPr="00454271">
              <w:rPr>
                <w:rFonts w:eastAsia="SimSun"/>
                <w:color w:val="000000"/>
                <w:lang w:eastAsia="zh-CN"/>
              </w:rPr>
              <w:t xml:space="preserve"> Ethanol </w:t>
            </w:r>
            <w:r>
              <w:t>Concentration</w:t>
            </w:r>
            <w:r w:rsidRPr="00454271">
              <w:rPr>
                <w:rFonts w:eastAsia="SimSun"/>
                <w:color w:val="000000"/>
                <w:lang w:eastAsia="zh-CN"/>
              </w:rPr>
              <w:t xml:space="preserve"> Exceeded</w:t>
            </w:r>
          </w:p>
          <w:p w:rsidR="00F26143" w:rsidRDefault="0012240E" w:rsidP="00F26143">
            <w:pPr>
              <w:numPr>
                <w:ilvl w:val="0"/>
                <w:numId w:val="87"/>
              </w:numPr>
              <w:tabs>
                <w:tab w:val="clear" w:pos="720"/>
                <w:tab w:val="num" w:pos="342"/>
              </w:tabs>
              <w:ind w:left="342"/>
            </w:pPr>
            <w:r>
              <w:t xml:space="preserve">$209E – Ambient Air Temperature </w:t>
            </w:r>
            <w:r w:rsidRPr="00454271">
              <w:rPr>
                <w:rFonts w:eastAsia="SimSun"/>
                <w:color w:val="000000"/>
                <w:lang w:eastAsia="zh-CN"/>
              </w:rPr>
              <w:t xml:space="preserve">When </w:t>
            </w:r>
            <w:r>
              <w:t>Recommended</w:t>
            </w:r>
            <w:r w:rsidRPr="00454271">
              <w:rPr>
                <w:rFonts w:eastAsia="SimSun"/>
                <w:color w:val="000000"/>
                <w:lang w:eastAsia="zh-CN"/>
              </w:rPr>
              <w:t xml:space="preserve"> Ethanol </w:t>
            </w:r>
            <w:r>
              <w:t>Concentration</w:t>
            </w:r>
            <w:r w:rsidRPr="00454271">
              <w:rPr>
                <w:rFonts w:eastAsia="SimSun"/>
                <w:color w:val="000000"/>
                <w:lang w:eastAsia="zh-CN"/>
              </w:rPr>
              <w:t xml:space="preserve"> Exceeded</w:t>
            </w:r>
          </w:p>
          <w:p w:rsidR="00F26143" w:rsidRDefault="0012240E" w:rsidP="00F26143">
            <w:pPr>
              <w:numPr>
                <w:ilvl w:val="0"/>
                <w:numId w:val="87"/>
              </w:numPr>
              <w:tabs>
                <w:tab w:val="clear" w:pos="720"/>
                <w:tab w:val="num" w:pos="342"/>
              </w:tabs>
              <w:ind w:left="342"/>
            </w:pPr>
            <w:r>
              <w:t>$209F – Ignition Cycles Since Recommended</w:t>
            </w:r>
            <w:r w:rsidRPr="00454271">
              <w:rPr>
                <w:rFonts w:eastAsia="SimSun"/>
                <w:color w:val="000000"/>
                <w:lang w:eastAsia="zh-CN"/>
              </w:rPr>
              <w:t xml:space="preserve"> Ethanol </w:t>
            </w:r>
            <w:r>
              <w:t>Concentration</w:t>
            </w:r>
            <w:r w:rsidRPr="00454271">
              <w:rPr>
                <w:rFonts w:eastAsia="SimSun"/>
                <w:color w:val="000000"/>
                <w:lang w:eastAsia="zh-CN"/>
              </w:rPr>
              <w:t xml:space="preserve"> Exceeded</w:t>
            </w:r>
          </w:p>
          <w:p w:rsidR="00F26143" w:rsidRDefault="0012240E" w:rsidP="00F26143">
            <w:pPr>
              <w:numPr>
                <w:ilvl w:val="0"/>
                <w:numId w:val="87"/>
              </w:numPr>
              <w:tabs>
                <w:tab w:val="clear" w:pos="720"/>
                <w:tab w:val="num" w:pos="342"/>
              </w:tabs>
              <w:ind w:left="342"/>
            </w:pPr>
            <w:r>
              <w:t>$20A0 – Distance Since Recommended</w:t>
            </w:r>
            <w:r w:rsidRPr="00454271">
              <w:rPr>
                <w:rFonts w:eastAsia="SimSun"/>
                <w:color w:val="000000"/>
                <w:lang w:eastAsia="zh-CN"/>
              </w:rPr>
              <w:t xml:space="preserve"> Ethanol </w:t>
            </w:r>
            <w:r>
              <w:t>Concentration</w:t>
            </w:r>
            <w:r w:rsidRPr="00454271">
              <w:rPr>
                <w:rFonts w:eastAsia="SimSun"/>
                <w:color w:val="000000"/>
                <w:lang w:eastAsia="zh-CN"/>
              </w:rPr>
              <w:t xml:space="preserve"> Exceeded</w:t>
            </w:r>
          </w:p>
          <w:p w:rsidR="00F26143" w:rsidRDefault="0012240E" w:rsidP="00F26143">
            <w:pPr>
              <w:numPr>
                <w:ilvl w:val="0"/>
                <w:numId w:val="87"/>
              </w:numPr>
              <w:tabs>
                <w:tab w:val="clear" w:pos="720"/>
                <w:tab w:val="num" w:pos="342"/>
              </w:tabs>
              <w:ind w:left="342"/>
            </w:pPr>
            <w:r>
              <w:t>$20A1 – Fuel Consumed Since Recommended</w:t>
            </w:r>
            <w:r w:rsidRPr="00454271">
              <w:rPr>
                <w:rFonts w:eastAsia="SimSun"/>
                <w:color w:val="000000"/>
                <w:lang w:eastAsia="zh-CN"/>
              </w:rPr>
              <w:t xml:space="preserve"> Ethanol </w:t>
            </w:r>
            <w:r>
              <w:t>Concentration</w:t>
            </w:r>
            <w:r w:rsidRPr="00454271">
              <w:rPr>
                <w:rFonts w:eastAsia="SimSun"/>
                <w:color w:val="000000"/>
                <w:lang w:eastAsia="zh-CN"/>
              </w:rPr>
              <w:t xml:space="preserve"> Exceeded</w:t>
            </w:r>
          </w:p>
          <w:p w:rsidR="00F26143" w:rsidRDefault="0012240E" w:rsidP="00F26143">
            <w:pPr>
              <w:numPr>
                <w:ilvl w:val="0"/>
                <w:numId w:val="87"/>
              </w:numPr>
              <w:tabs>
                <w:tab w:val="clear" w:pos="720"/>
                <w:tab w:val="num" w:pos="342"/>
              </w:tabs>
              <w:ind w:left="342"/>
            </w:pPr>
            <w:r>
              <w:t>$20A2 – Refueling Events Since Recommended</w:t>
            </w:r>
            <w:r w:rsidRPr="00454271">
              <w:rPr>
                <w:rFonts w:eastAsia="SimSun"/>
                <w:color w:val="000000"/>
                <w:lang w:eastAsia="zh-CN"/>
              </w:rPr>
              <w:t xml:space="preserve"> Ethanol </w:t>
            </w:r>
            <w:r>
              <w:t>Concentration</w:t>
            </w:r>
            <w:r w:rsidRPr="00454271">
              <w:rPr>
                <w:rFonts w:eastAsia="SimSun"/>
                <w:color w:val="000000"/>
                <w:lang w:eastAsia="zh-CN"/>
              </w:rPr>
              <w:t xml:space="preserve"> Exceeded</w:t>
            </w:r>
          </w:p>
          <w:p w:rsidR="00F26143" w:rsidRDefault="0012240E" w:rsidP="00F26143">
            <w:pPr>
              <w:numPr>
                <w:ilvl w:val="0"/>
                <w:numId w:val="87"/>
              </w:numPr>
              <w:tabs>
                <w:tab w:val="clear" w:pos="720"/>
                <w:tab w:val="num" w:pos="342"/>
              </w:tabs>
              <w:ind w:left="342"/>
            </w:pPr>
            <w:r>
              <w:t>$20A3 – Fuel Composition Sensor Frequency</w:t>
            </w:r>
          </w:p>
          <w:p w:rsidR="0012240E" w:rsidRDefault="0012240E" w:rsidP="0012240E"/>
          <w:p w:rsidR="0012240E" w:rsidRDefault="0012240E" w:rsidP="0012240E">
            <w:r>
              <w:t>Updated descriptions for the following PIDs:</w:t>
            </w:r>
          </w:p>
          <w:p w:rsidR="00F26143" w:rsidRDefault="0012240E" w:rsidP="00F26143">
            <w:pPr>
              <w:numPr>
                <w:ilvl w:val="0"/>
                <w:numId w:val="88"/>
              </w:numPr>
              <w:tabs>
                <w:tab w:val="clear" w:pos="720"/>
                <w:tab w:val="num" w:pos="342"/>
              </w:tabs>
              <w:ind w:left="342"/>
            </w:pPr>
            <w:r>
              <w:t>$0052 – Alcohol Fuel Percentage</w:t>
            </w:r>
          </w:p>
          <w:p w:rsidR="00F26143" w:rsidRDefault="0012240E" w:rsidP="00F26143">
            <w:pPr>
              <w:numPr>
                <w:ilvl w:val="0"/>
                <w:numId w:val="88"/>
              </w:numPr>
              <w:tabs>
                <w:tab w:val="clear" w:pos="720"/>
                <w:tab w:val="num" w:pos="342"/>
              </w:tabs>
              <w:ind w:left="342"/>
            </w:pPr>
            <w:r w:rsidRPr="0097428E">
              <w:t>$2025 – Fuel Composition Status</w:t>
            </w:r>
          </w:p>
          <w:p w:rsidR="0012240E" w:rsidRDefault="0012240E" w:rsidP="0012240E"/>
          <w:p w:rsidR="0012240E" w:rsidRDefault="0012240E" w:rsidP="0012240E">
            <w:r>
              <w:t>Removed support for the following PID:</w:t>
            </w:r>
          </w:p>
          <w:p w:rsidR="00F26143" w:rsidRDefault="0012240E" w:rsidP="00F26143">
            <w:pPr>
              <w:numPr>
                <w:ilvl w:val="0"/>
                <w:numId w:val="89"/>
              </w:numPr>
              <w:tabs>
                <w:tab w:val="clear" w:pos="720"/>
                <w:tab w:val="num" w:pos="342"/>
              </w:tabs>
              <w:ind w:left="342"/>
            </w:pPr>
            <w:r>
              <w:t>$139C – Fuel Composition Sensor Frequency</w:t>
            </w:r>
          </w:p>
        </w:tc>
        <w:tc>
          <w:tcPr>
            <w:tcW w:w="1440" w:type="dxa"/>
          </w:tcPr>
          <w:p w:rsidR="0012240E" w:rsidRDefault="0012240E" w:rsidP="00F03066">
            <w:r>
              <w:t>E32904-AI03</w:t>
            </w:r>
          </w:p>
        </w:tc>
      </w:tr>
      <w:tr w:rsidR="00FC2E58">
        <w:trPr>
          <w:cantSplit/>
          <w:jc w:val="center"/>
        </w:trPr>
        <w:tc>
          <w:tcPr>
            <w:tcW w:w="1260" w:type="dxa"/>
          </w:tcPr>
          <w:p w:rsidR="00FC2E58" w:rsidRDefault="00FC2E58" w:rsidP="00F03066">
            <w:r>
              <w:t>08.10.22.00</w:t>
            </w:r>
          </w:p>
        </w:tc>
        <w:tc>
          <w:tcPr>
            <w:tcW w:w="990" w:type="dxa"/>
          </w:tcPr>
          <w:p w:rsidR="00FC2E58" w:rsidRDefault="00FC2E58" w:rsidP="00F03066">
            <w:pPr>
              <w:jc w:val="center"/>
            </w:pPr>
            <w:r>
              <w:t>02/22/08</w:t>
            </w:r>
          </w:p>
        </w:tc>
        <w:tc>
          <w:tcPr>
            <w:tcW w:w="1170" w:type="dxa"/>
          </w:tcPr>
          <w:p w:rsidR="00FC2E58" w:rsidRDefault="00FC2E58" w:rsidP="00F03066">
            <w:pPr>
              <w:jc w:val="center"/>
            </w:pPr>
            <w:r>
              <w:t>Matt Kaufer</w:t>
            </w:r>
          </w:p>
        </w:tc>
        <w:tc>
          <w:tcPr>
            <w:tcW w:w="4860" w:type="dxa"/>
          </w:tcPr>
          <w:p w:rsidR="00FC2E58" w:rsidRDefault="00FC2E58" w:rsidP="00FC2E58">
            <w:r>
              <w:t>Added support for the following PIDs:</w:t>
            </w:r>
          </w:p>
          <w:p w:rsidR="00F26143" w:rsidRDefault="00FC2E58" w:rsidP="00F26143">
            <w:pPr>
              <w:numPr>
                <w:ilvl w:val="0"/>
                <w:numId w:val="86"/>
              </w:numPr>
              <w:tabs>
                <w:tab w:val="clear" w:pos="720"/>
                <w:tab w:val="num" w:pos="342"/>
              </w:tabs>
              <w:ind w:left="342"/>
            </w:pPr>
            <w:r>
              <w:t>$20D7 – Economy Mode Switch Status</w:t>
            </w:r>
          </w:p>
          <w:p w:rsidR="00F26143" w:rsidRDefault="00FC2E58" w:rsidP="00F26143">
            <w:pPr>
              <w:numPr>
                <w:ilvl w:val="0"/>
                <w:numId w:val="86"/>
              </w:numPr>
              <w:tabs>
                <w:tab w:val="clear" w:pos="720"/>
                <w:tab w:val="num" w:pos="342"/>
              </w:tabs>
              <w:ind w:left="342"/>
            </w:pPr>
            <w:r>
              <w:t>$20D8 – Economy Mode Switch A/D</w:t>
            </w:r>
          </w:p>
        </w:tc>
        <w:tc>
          <w:tcPr>
            <w:tcW w:w="1440" w:type="dxa"/>
          </w:tcPr>
          <w:p w:rsidR="00FC2E58" w:rsidRDefault="00FC2E58" w:rsidP="00F03066">
            <w:r>
              <w:t>E34745-AI17</w:t>
            </w:r>
          </w:p>
        </w:tc>
      </w:tr>
      <w:tr w:rsidR="00FC2E58">
        <w:trPr>
          <w:cantSplit/>
          <w:jc w:val="center"/>
        </w:trPr>
        <w:tc>
          <w:tcPr>
            <w:tcW w:w="1260" w:type="dxa"/>
          </w:tcPr>
          <w:p w:rsidR="00FC2E58" w:rsidRDefault="00FC2E58" w:rsidP="00F03066">
            <w:r>
              <w:lastRenderedPageBreak/>
              <w:t>08.10.22.00</w:t>
            </w:r>
          </w:p>
        </w:tc>
        <w:tc>
          <w:tcPr>
            <w:tcW w:w="990" w:type="dxa"/>
          </w:tcPr>
          <w:p w:rsidR="00FC2E58" w:rsidRDefault="00FC2E58" w:rsidP="00F03066">
            <w:pPr>
              <w:jc w:val="center"/>
            </w:pPr>
            <w:r>
              <w:t>02/22/08</w:t>
            </w:r>
          </w:p>
        </w:tc>
        <w:tc>
          <w:tcPr>
            <w:tcW w:w="1170" w:type="dxa"/>
          </w:tcPr>
          <w:p w:rsidR="00FC2E58" w:rsidRDefault="00FC2E58" w:rsidP="00F03066">
            <w:pPr>
              <w:jc w:val="center"/>
            </w:pPr>
            <w:r>
              <w:t>Matt Kaufer</w:t>
            </w:r>
          </w:p>
        </w:tc>
        <w:tc>
          <w:tcPr>
            <w:tcW w:w="4860" w:type="dxa"/>
          </w:tcPr>
          <w:p w:rsidR="00FC2E58" w:rsidRDefault="00FC2E58" w:rsidP="00FC2E58">
            <w:r>
              <w:t>(Pulled from 08.09.22.00 – 02/22/08)</w:t>
            </w:r>
          </w:p>
          <w:p w:rsidR="00FC2E58" w:rsidRDefault="00FC2E58" w:rsidP="00FC2E58">
            <w:r>
              <w:t>Updated description for the following device control:</w:t>
            </w:r>
          </w:p>
          <w:p w:rsidR="00F26143" w:rsidRDefault="00FC2E58" w:rsidP="00F26143">
            <w:pPr>
              <w:numPr>
                <w:ilvl w:val="0"/>
                <w:numId w:val="85"/>
              </w:numPr>
              <w:tabs>
                <w:tab w:val="clear" w:pos="720"/>
                <w:tab w:val="num" w:pos="342"/>
              </w:tabs>
              <w:ind w:left="342"/>
            </w:pPr>
            <w:r>
              <w:t>CPID $10 - Crankshaft Position Variation Learn Trigger Device Control</w:t>
            </w:r>
          </w:p>
        </w:tc>
        <w:tc>
          <w:tcPr>
            <w:tcW w:w="1440" w:type="dxa"/>
          </w:tcPr>
          <w:p w:rsidR="00FC2E58" w:rsidRDefault="00FC2E58" w:rsidP="00F03066">
            <w:r>
              <w:t>E36560-AI01</w:t>
            </w:r>
          </w:p>
        </w:tc>
      </w:tr>
      <w:tr w:rsidR="00AF48C9">
        <w:trPr>
          <w:cantSplit/>
          <w:jc w:val="center"/>
        </w:trPr>
        <w:tc>
          <w:tcPr>
            <w:tcW w:w="1260" w:type="dxa"/>
          </w:tcPr>
          <w:p w:rsidR="00AF48C9" w:rsidRDefault="00AF48C9" w:rsidP="00F03066">
            <w:r>
              <w:t>08.10.21.00</w:t>
            </w:r>
          </w:p>
        </w:tc>
        <w:tc>
          <w:tcPr>
            <w:tcW w:w="990" w:type="dxa"/>
          </w:tcPr>
          <w:p w:rsidR="00AF48C9" w:rsidRDefault="00AF48C9" w:rsidP="00F03066">
            <w:pPr>
              <w:jc w:val="center"/>
            </w:pPr>
            <w:r>
              <w:t>02/19/08</w:t>
            </w:r>
          </w:p>
        </w:tc>
        <w:tc>
          <w:tcPr>
            <w:tcW w:w="1170" w:type="dxa"/>
          </w:tcPr>
          <w:p w:rsidR="00AF48C9" w:rsidRDefault="00AF48C9" w:rsidP="00F03066">
            <w:pPr>
              <w:jc w:val="center"/>
            </w:pPr>
            <w:r>
              <w:t>Matt Kaufer</w:t>
            </w:r>
          </w:p>
        </w:tc>
        <w:tc>
          <w:tcPr>
            <w:tcW w:w="4860" w:type="dxa"/>
          </w:tcPr>
          <w:p w:rsidR="00AF48C9" w:rsidRDefault="00AF48C9" w:rsidP="00975B45">
            <w:r>
              <w:t>Document version incremented to match software cadence.  No other changes made.</w:t>
            </w:r>
          </w:p>
        </w:tc>
        <w:tc>
          <w:tcPr>
            <w:tcW w:w="1440" w:type="dxa"/>
          </w:tcPr>
          <w:p w:rsidR="00AF48C9" w:rsidRDefault="00AF48C9" w:rsidP="00F03066">
            <w:r>
              <w:t>N/A</w:t>
            </w:r>
          </w:p>
        </w:tc>
      </w:tr>
      <w:tr w:rsidR="004E1EA3">
        <w:trPr>
          <w:cantSplit/>
          <w:jc w:val="center"/>
        </w:trPr>
        <w:tc>
          <w:tcPr>
            <w:tcW w:w="1260" w:type="dxa"/>
          </w:tcPr>
          <w:p w:rsidR="004E1EA3" w:rsidRDefault="004E1EA3" w:rsidP="00F03066">
            <w:r>
              <w:t>08.10.20.00</w:t>
            </w:r>
          </w:p>
        </w:tc>
        <w:tc>
          <w:tcPr>
            <w:tcW w:w="990" w:type="dxa"/>
          </w:tcPr>
          <w:p w:rsidR="004E1EA3" w:rsidRDefault="004E1EA3" w:rsidP="00F03066">
            <w:pPr>
              <w:jc w:val="center"/>
            </w:pPr>
            <w:r>
              <w:t>02/14/08</w:t>
            </w:r>
          </w:p>
        </w:tc>
        <w:tc>
          <w:tcPr>
            <w:tcW w:w="1170" w:type="dxa"/>
          </w:tcPr>
          <w:p w:rsidR="004E1EA3" w:rsidRDefault="004E1EA3" w:rsidP="00F03066">
            <w:pPr>
              <w:jc w:val="center"/>
            </w:pPr>
            <w:r>
              <w:t>Matt Kaufer</w:t>
            </w:r>
          </w:p>
        </w:tc>
        <w:tc>
          <w:tcPr>
            <w:tcW w:w="4860" w:type="dxa"/>
          </w:tcPr>
          <w:p w:rsidR="004E1EA3" w:rsidRDefault="004E1EA3" w:rsidP="00975B45">
            <w:r>
              <w:t>Document version incremented to match software cadence.  No other changes made.</w:t>
            </w:r>
          </w:p>
        </w:tc>
        <w:tc>
          <w:tcPr>
            <w:tcW w:w="1440" w:type="dxa"/>
          </w:tcPr>
          <w:p w:rsidR="004E1EA3" w:rsidRDefault="004E1EA3" w:rsidP="00F03066">
            <w:r>
              <w:t>N/A</w:t>
            </w:r>
          </w:p>
        </w:tc>
      </w:tr>
      <w:tr w:rsidR="00686E50">
        <w:trPr>
          <w:cantSplit/>
          <w:jc w:val="center"/>
        </w:trPr>
        <w:tc>
          <w:tcPr>
            <w:tcW w:w="1260" w:type="dxa"/>
          </w:tcPr>
          <w:p w:rsidR="00686E50" w:rsidRDefault="00686E50" w:rsidP="00F03066">
            <w:r>
              <w:t>08.10.19.00</w:t>
            </w:r>
          </w:p>
        </w:tc>
        <w:tc>
          <w:tcPr>
            <w:tcW w:w="990" w:type="dxa"/>
          </w:tcPr>
          <w:p w:rsidR="00686E50" w:rsidRDefault="00686E50" w:rsidP="00F03066">
            <w:pPr>
              <w:jc w:val="center"/>
            </w:pPr>
            <w:r>
              <w:t>11/21/07</w:t>
            </w:r>
          </w:p>
        </w:tc>
        <w:tc>
          <w:tcPr>
            <w:tcW w:w="1170" w:type="dxa"/>
          </w:tcPr>
          <w:p w:rsidR="00686E50" w:rsidRDefault="00686E50" w:rsidP="00F03066">
            <w:pPr>
              <w:jc w:val="center"/>
            </w:pPr>
            <w:r>
              <w:t>Matt Kaufer</w:t>
            </w:r>
          </w:p>
        </w:tc>
        <w:tc>
          <w:tcPr>
            <w:tcW w:w="4860" w:type="dxa"/>
          </w:tcPr>
          <w:p w:rsidR="00686E50" w:rsidRDefault="00686E50" w:rsidP="00975B45">
            <w:r>
              <w:t>Updated description for the following PID:</w:t>
            </w:r>
          </w:p>
          <w:p w:rsidR="00F26143" w:rsidRDefault="00686E50" w:rsidP="00F26143">
            <w:pPr>
              <w:numPr>
                <w:ilvl w:val="0"/>
                <w:numId w:val="79"/>
              </w:numPr>
            </w:pPr>
            <w:r>
              <w:t>$001C – On Board Diagnostic System Type</w:t>
            </w:r>
          </w:p>
        </w:tc>
        <w:tc>
          <w:tcPr>
            <w:tcW w:w="1440" w:type="dxa"/>
          </w:tcPr>
          <w:p w:rsidR="00686E50" w:rsidRDefault="00686E50" w:rsidP="00F03066">
            <w:r>
              <w:t>E34784-AI03</w:t>
            </w:r>
          </w:p>
        </w:tc>
      </w:tr>
      <w:tr w:rsidR="009F5B48">
        <w:trPr>
          <w:cantSplit/>
          <w:jc w:val="center"/>
        </w:trPr>
        <w:tc>
          <w:tcPr>
            <w:tcW w:w="1260" w:type="dxa"/>
          </w:tcPr>
          <w:p w:rsidR="009F5B48" w:rsidRDefault="009F5B48" w:rsidP="00F03066">
            <w:r>
              <w:t>08.10.19.00</w:t>
            </w:r>
          </w:p>
        </w:tc>
        <w:tc>
          <w:tcPr>
            <w:tcW w:w="990" w:type="dxa"/>
          </w:tcPr>
          <w:p w:rsidR="009F5B48" w:rsidRDefault="009F5B48" w:rsidP="00F03066">
            <w:pPr>
              <w:jc w:val="center"/>
            </w:pPr>
            <w:r>
              <w:t>11/21/07</w:t>
            </w:r>
          </w:p>
        </w:tc>
        <w:tc>
          <w:tcPr>
            <w:tcW w:w="1170" w:type="dxa"/>
          </w:tcPr>
          <w:p w:rsidR="009F5B48" w:rsidRDefault="009F5B48" w:rsidP="00F03066">
            <w:pPr>
              <w:jc w:val="center"/>
            </w:pPr>
            <w:r>
              <w:t>Matt Kaufer</w:t>
            </w:r>
          </w:p>
        </w:tc>
        <w:tc>
          <w:tcPr>
            <w:tcW w:w="4860" w:type="dxa"/>
          </w:tcPr>
          <w:p w:rsidR="009F5B48" w:rsidRDefault="009F5B48" w:rsidP="009F5B48">
            <w:r>
              <w:t>(Pulled from 08.09.19.00 – 11/21/07)</w:t>
            </w:r>
          </w:p>
          <w:p w:rsidR="009F5B48" w:rsidRDefault="009F5B48" w:rsidP="00DE2E05">
            <w:r>
              <w:t>Added support for the following PIDs:</w:t>
            </w:r>
          </w:p>
          <w:p w:rsidR="00F26143" w:rsidRDefault="009F5B48" w:rsidP="00F26143">
            <w:pPr>
              <w:numPr>
                <w:ilvl w:val="0"/>
                <w:numId w:val="82"/>
              </w:numPr>
            </w:pPr>
            <w:r w:rsidRPr="007606A5">
              <w:t>$</w:t>
            </w:r>
            <w:r>
              <w:t>3A00</w:t>
            </w:r>
            <w:r w:rsidRPr="007606A5">
              <w:t xml:space="preserve"> – Engine Off Natural Vacuum Phase 1 Result Time</w:t>
            </w:r>
          </w:p>
          <w:p w:rsidR="00F26143" w:rsidRDefault="009F5B48" w:rsidP="00F26143">
            <w:pPr>
              <w:numPr>
                <w:ilvl w:val="0"/>
                <w:numId w:val="82"/>
              </w:numPr>
            </w:pPr>
            <w:r>
              <w:t xml:space="preserve">$3A01 – </w:t>
            </w:r>
            <w:r w:rsidRPr="007606A5">
              <w:t>E</w:t>
            </w:r>
            <w:r>
              <w:t>ngine Off Natural Vacuum Phase 2</w:t>
            </w:r>
            <w:r w:rsidRPr="007606A5">
              <w:t xml:space="preserve"> </w:t>
            </w:r>
            <w:r>
              <w:t>End</w:t>
            </w:r>
            <w:r w:rsidRPr="007606A5">
              <w:t xml:space="preserve"> Time</w:t>
            </w:r>
          </w:p>
          <w:p w:rsidR="00F26143" w:rsidRDefault="009F5B48" w:rsidP="00F26143">
            <w:pPr>
              <w:numPr>
                <w:ilvl w:val="0"/>
                <w:numId w:val="82"/>
              </w:numPr>
            </w:pPr>
            <w:r>
              <w:t xml:space="preserve">$3A02 – </w:t>
            </w:r>
            <w:r w:rsidRPr="007606A5">
              <w:t>E</w:t>
            </w:r>
            <w:r>
              <w:t>ngine Off Natural Vacuum EWMA Test Sample Counter</w:t>
            </w:r>
          </w:p>
          <w:p w:rsidR="00F26143" w:rsidRDefault="009F5B48" w:rsidP="00F26143">
            <w:pPr>
              <w:numPr>
                <w:ilvl w:val="0"/>
                <w:numId w:val="82"/>
              </w:numPr>
            </w:pPr>
            <w:r>
              <w:t>$3A03 – Accumulated Distance Traveled During Previous Key On Cycles</w:t>
            </w:r>
          </w:p>
          <w:p w:rsidR="00F26143" w:rsidRDefault="009F5B48" w:rsidP="00F26143">
            <w:pPr>
              <w:numPr>
                <w:ilvl w:val="0"/>
                <w:numId w:val="82"/>
              </w:numPr>
            </w:pPr>
            <w:r>
              <w:t xml:space="preserve">$3A04 – </w:t>
            </w:r>
            <w:r w:rsidRPr="007606A5">
              <w:t>E</w:t>
            </w:r>
            <w:r>
              <w:t>ngine Off Natural Vacuum Corrected Phase 1 End Pressure</w:t>
            </w:r>
          </w:p>
          <w:p w:rsidR="00F26143" w:rsidRDefault="009F5B48" w:rsidP="00F26143">
            <w:pPr>
              <w:numPr>
                <w:ilvl w:val="0"/>
                <w:numId w:val="82"/>
              </w:numPr>
            </w:pPr>
            <w:r>
              <w:t xml:space="preserve">$3A05 – </w:t>
            </w:r>
            <w:r w:rsidRPr="007606A5">
              <w:t>E</w:t>
            </w:r>
            <w:r>
              <w:t>ngine Off Natural Vacuum Phase 1 Result Pressur</w:t>
            </w:r>
            <w:r w:rsidRPr="002A62C1">
              <w:rPr>
                <w:szCs w:val="24"/>
              </w:rPr>
              <w:t>e</w:t>
            </w:r>
          </w:p>
          <w:p w:rsidR="00F26143" w:rsidRDefault="009F5B48" w:rsidP="00F26143">
            <w:pPr>
              <w:numPr>
                <w:ilvl w:val="0"/>
                <w:numId w:val="82"/>
              </w:numPr>
            </w:pPr>
            <w:r w:rsidRPr="002A62C1">
              <w:t>$</w:t>
            </w:r>
            <w:r>
              <w:t>3A06</w:t>
            </w:r>
            <w:r w:rsidRPr="002A62C1">
              <w:t xml:space="preserve"> – Engine Off Natural Vacuum Phase 2 Result Vacuum</w:t>
            </w:r>
          </w:p>
          <w:p w:rsidR="00F26143" w:rsidRDefault="009F5B48" w:rsidP="00F26143">
            <w:pPr>
              <w:numPr>
                <w:ilvl w:val="0"/>
                <w:numId w:val="82"/>
              </w:numPr>
            </w:pPr>
            <w:r>
              <w:t>$3A07 – Engine Running EVAP Diagnostics</w:t>
            </w:r>
            <w:r w:rsidRPr="002A62C1">
              <w:t xml:space="preserve"> </w:t>
            </w:r>
            <w:r>
              <w:t>Fault History</w:t>
            </w:r>
          </w:p>
        </w:tc>
        <w:tc>
          <w:tcPr>
            <w:tcW w:w="1440" w:type="dxa"/>
          </w:tcPr>
          <w:p w:rsidR="009F5B48" w:rsidRDefault="009F5B48" w:rsidP="00F03066">
            <w:r>
              <w:t>E35976-AI01</w:t>
            </w:r>
          </w:p>
        </w:tc>
      </w:tr>
      <w:tr w:rsidR="009F5B48">
        <w:trPr>
          <w:cantSplit/>
          <w:jc w:val="center"/>
        </w:trPr>
        <w:tc>
          <w:tcPr>
            <w:tcW w:w="1260" w:type="dxa"/>
          </w:tcPr>
          <w:p w:rsidR="009F5B48" w:rsidRDefault="009F5B48" w:rsidP="00F03066">
            <w:r>
              <w:t>08.10.19.00</w:t>
            </w:r>
          </w:p>
        </w:tc>
        <w:tc>
          <w:tcPr>
            <w:tcW w:w="990" w:type="dxa"/>
          </w:tcPr>
          <w:p w:rsidR="009F5B48" w:rsidRDefault="009F5B48" w:rsidP="00F03066">
            <w:pPr>
              <w:jc w:val="center"/>
            </w:pPr>
            <w:r>
              <w:t>11/21/07</w:t>
            </w:r>
          </w:p>
        </w:tc>
        <w:tc>
          <w:tcPr>
            <w:tcW w:w="1170" w:type="dxa"/>
          </w:tcPr>
          <w:p w:rsidR="009F5B48" w:rsidRDefault="009F5B48" w:rsidP="00F03066">
            <w:pPr>
              <w:jc w:val="center"/>
            </w:pPr>
            <w:r>
              <w:t>Matt Kaufer</w:t>
            </w:r>
          </w:p>
        </w:tc>
        <w:tc>
          <w:tcPr>
            <w:tcW w:w="4860" w:type="dxa"/>
          </w:tcPr>
          <w:p w:rsidR="009F5B48" w:rsidRDefault="009F5B48" w:rsidP="009F5B48">
            <w:r>
              <w:t>(Pulled from 08.09.19.00 – 11/21/07)</w:t>
            </w:r>
          </w:p>
          <w:p w:rsidR="009F5B48" w:rsidRDefault="009F5B48" w:rsidP="00DE2E05">
            <w:r>
              <w:t>Updated descriptions for the following PIDs:</w:t>
            </w:r>
          </w:p>
          <w:p w:rsidR="00F26143" w:rsidRDefault="009F5B48" w:rsidP="00F26143">
            <w:pPr>
              <w:numPr>
                <w:ilvl w:val="0"/>
                <w:numId w:val="81"/>
              </w:numPr>
            </w:pPr>
            <w:r>
              <w:t>$150E – Air Conditioning Disengage History 1</w:t>
            </w:r>
          </w:p>
          <w:p w:rsidR="00F26143" w:rsidRDefault="009F5B48" w:rsidP="00F26143">
            <w:pPr>
              <w:numPr>
                <w:ilvl w:val="0"/>
                <w:numId w:val="81"/>
              </w:numPr>
            </w:pPr>
            <w:r>
              <w:t>$150F – Air Conditioning Disengage History 2</w:t>
            </w:r>
          </w:p>
          <w:p w:rsidR="00F26143" w:rsidRDefault="009F5B48" w:rsidP="00F26143">
            <w:pPr>
              <w:numPr>
                <w:ilvl w:val="0"/>
                <w:numId w:val="81"/>
              </w:numPr>
            </w:pPr>
            <w:r>
              <w:t>$1510 – Air Conditioning Disengage History 3</w:t>
            </w:r>
          </w:p>
          <w:p w:rsidR="00F26143" w:rsidRDefault="009F5B48" w:rsidP="00F26143">
            <w:pPr>
              <w:numPr>
                <w:ilvl w:val="0"/>
                <w:numId w:val="81"/>
              </w:numPr>
            </w:pPr>
            <w:r>
              <w:t>$1511 – Air Conditioning Disengage History 4</w:t>
            </w:r>
          </w:p>
          <w:p w:rsidR="00F26143" w:rsidRDefault="009F5B48" w:rsidP="00F26143">
            <w:pPr>
              <w:numPr>
                <w:ilvl w:val="0"/>
                <w:numId w:val="81"/>
              </w:numPr>
            </w:pPr>
            <w:r>
              <w:t>$151F – Air Conditioning Disengage History 5</w:t>
            </w:r>
          </w:p>
          <w:p w:rsidR="00F26143" w:rsidRDefault="009F5B48" w:rsidP="00F26143">
            <w:pPr>
              <w:numPr>
                <w:ilvl w:val="0"/>
                <w:numId w:val="81"/>
              </w:numPr>
            </w:pPr>
            <w:r>
              <w:t>$1520 – Air Conditioning Disengage History 6</w:t>
            </w:r>
          </w:p>
          <w:p w:rsidR="00F26143" w:rsidRDefault="009F5B48" w:rsidP="00F26143">
            <w:pPr>
              <w:numPr>
                <w:ilvl w:val="0"/>
                <w:numId w:val="81"/>
              </w:numPr>
            </w:pPr>
            <w:r>
              <w:t>$1521 – Air Conditioning Disengage History 7</w:t>
            </w:r>
          </w:p>
          <w:p w:rsidR="00F26143" w:rsidRDefault="009F5B48" w:rsidP="00F26143">
            <w:pPr>
              <w:numPr>
                <w:ilvl w:val="0"/>
                <w:numId w:val="81"/>
              </w:numPr>
            </w:pPr>
            <w:r>
              <w:t>$1522 – Air Conditioning Disengage History 8</w:t>
            </w:r>
          </w:p>
        </w:tc>
        <w:tc>
          <w:tcPr>
            <w:tcW w:w="1440" w:type="dxa"/>
          </w:tcPr>
          <w:p w:rsidR="009F5B48" w:rsidRDefault="009F5B48" w:rsidP="00F03066">
            <w:r>
              <w:t>E35614-AI01</w:t>
            </w:r>
          </w:p>
        </w:tc>
      </w:tr>
      <w:tr w:rsidR="009F5B48">
        <w:trPr>
          <w:cantSplit/>
          <w:jc w:val="center"/>
        </w:trPr>
        <w:tc>
          <w:tcPr>
            <w:tcW w:w="1260" w:type="dxa"/>
          </w:tcPr>
          <w:p w:rsidR="009F5B48" w:rsidRDefault="009F5B48" w:rsidP="00F03066">
            <w:r>
              <w:t>08.10.19.00</w:t>
            </w:r>
          </w:p>
        </w:tc>
        <w:tc>
          <w:tcPr>
            <w:tcW w:w="990" w:type="dxa"/>
          </w:tcPr>
          <w:p w:rsidR="009F5B48" w:rsidRDefault="009F5B48" w:rsidP="00F03066">
            <w:pPr>
              <w:jc w:val="center"/>
            </w:pPr>
            <w:r>
              <w:t>11/21/07</w:t>
            </w:r>
          </w:p>
        </w:tc>
        <w:tc>
          <w:tcPr>
            <w:tcW w:w="1170" w:type="dxa"/>
          </w:tcPr>
          <w:p w:rsidR="009F5B48" w:rsidRDefault="009F5B48" w:rsidP="00F03066">
            <w:pPr>
              <w:jc w:val="center"/>
            </w:pPr>
            <w:r>
              <w:t>Matt Kaufer</w:t>
            </w:r>
          </w:p>
        </w:tc>
        <w:tc>
          <w:tcPr>
            <w:tcW w:w="4860" w:type="dxa"/>
          </w:tcPr>
          <w:p w:rsidR="009F5B48" w:rsidRDefault="009F5B48" w:rsidP="009F5B48">
            <w:r>
              <w:t>(Pulled from 08.09.19.00 – 11/21/07)</w:t>
            </w:r>
          </w:p>
          <w:p w:rsidR="009F5B48" w:rsidRDefault="009F5B48" w:rsidP="00DE2E05">
            <w:r>
              <w:t>Added support for the following DID:</w:t>
            </w:r>
          </w:p>
          <w:p w:rsidR="00F26143" w:rsidRDefault="009F5B48" w:rsidP="00F26143">
            <w:pPr>
              <w:numPr>
                <w:ilvl w:val="0"/>
                <w:numId w:val="83"/>
              </w:numPr>
            </w:pPr>
            <w:r w:rsidRPr="00D15979">
              <w:t>$28 – Odometer Vehicle Identification Number</w:t>
            </w:r>
          </w:p>
        </w:tc>
        <w:tc>
          <w:tcPr>
            <w:tcW w:w="1440" w:type="dxa"/>
          </w:tcPr>
          <w:p w:rsidR="009F5B48" w:rsidRDefault="009F5B48" w:rsidP="00F03066">
            <w:r>
              <w:t>E30769-AI04</w:t>
            </w:r>
          </w:p>
        </w:tc>
      </w:tr>
      <w:tr w:rsidR="009F5B48">
        <w:trPr>
          <w:cantSplit/>
          <w:jc w:val="center"/>
        </w:trPr>
        <w:tc>
          <w:tcPr>
            <w:tcW w:w="1260" w:type="dxa"/>
          </w:tcPr>
          <w:p w:rsidR="009F5B48" w:rsidRDefault="009F5B48" w:rsidP="00F03066">
            <w:r>
              <w:t>08.10.19.00</w:t>
            </w:r>
          </w:p>
        </w:tc>
        <w:tc>
          <w:tcPr>
            <w:tcW w:w="990" w:type="dxa"/>
          </w:tcPr>
          <w:p w:rsidR="009F5B48" w:rsidRDefault="009F5B48" w:rsidP="00F03066">
            <w:pPr>
              <w:jc w:val="center"/>
            </w:pPr>
            <w:r>
              <w:t>11/21/07</w:t>
            </w:r>
          </w:p>
        </w:tc>
        <w:tc>
          <w:tcPr>
            <w:tcW w:w="1170" w:type="dxa"/>
          </w:tcPr>
          <w:p w:rsidR="009F5B48" w:rsidRDefault="009F5B48" w:rsidP="00F03066">
            <w:pPr>
              <w:jc w:val="center"/>
            </w:pPr>
            <w:r>
              <w:t>Matt Kaufer</w:t>
            </w:r>
          </w:p>
        </w:tc>
        <w:tc>
          <w:tcPr>
            <w:tcW w:w="4860" w:type="dxa"/>
          </w:tcPr>
          <w:p w:rsidR="009F5B48" w:rsidRDefault="009F5B48" w:rsidP="009F5B48">
            <w:r>
              <w:t>(Pulled from 08.09.19.00 – 11/21/07)</w:t>
            </w:r>
          </w:p>
          <w:p w:rsidR="009F5B48" w:rsidRDefault="009F5B48" w:rsidP="00DE2E05">
            <w:r>
              <w:t>Added support for the following PID:</w:t>
            </w:r>
          </w:p>
          <w:p w:rsidR="00F26143" w:rsidRDefault="009F5B48" w:rsidP="00F26143">
            <w:pPr>
              <w:numPr>
                <w:ilvl w:val="0"/>
                <w:numId w:val="80"/>
              </w:numPr>
            </w:pPr>
            <w:r>
              <w:t>$2049 – ECU Odometer Status</w:t>
            </w:r>
          </w:p>
          <w:p w:rsidR="009F5B48" w:rsidRDefault="009F5B48" w:rsidP="00DE2E05"/>
          <w:p w:rsidR="009F5B48" w:rsidRDefault="009F5B48" w:rsidP="00DE2E05">
            <w:r>
              <w:t>Added support for the following DID:</w:t>
            </w:r>
          </w:p>
          <w:p w:rsidR="00F26143" w:rsidRDefault="009F5B48" w:rsidP="00F26143">
            <w:pPr>
              <w:numPr>
                <w:ilvl w:val="0"/>
                <w:numId w:val="80"/>
              </w:numPr>
            </w:pPr>
            <w:r>
              <w:t>$DF – ECU Odometer Value</w:t>
            </w:r>
          </w:p>
        </w:tc>
        <w:tc>
          <w:tcPr>
            <w:tcW w:w="1440" w:type="dxa"/>
          </w:tcPr>
          <w:p w:rsidR="009F5B48" w:rsidRDefault="009F5B48" w:rsidP="00F03066">
            <w:r>
              <w:t>E27009-AI01</w:t>
            </w:r>
          </w:p>
        </w:tc>
      </w:tr>
      <w:tr w:rsidR="00BC10DF">
        <w:trPr>
          <w:cantSplit/>
          <w:jc w:val="center"/>
        </w:trPr>
        <w:tc>
          <w:tcPr>
            <w:tcW w:w="1260" w:type="dxa"/>
          </w:tcPr>
          <w:p w:rsidR="00BC10DF" w:rsidRDefault="00BC10DF" w:rsidP="00F03066">
            <w:r>
              <w:t>08.10.18.00</w:t>
            </w:r>
          </w:p>
        </w:tc>
        <w:tc>
          <w:tcPr>
            <w:tcW w:w="990" w:type="dxa"/>
          </w:tcPr>
          <w:p w:rsidR="00BC10DF" w:rsidRDefault="00BC10DF" w:rsidP="00F03066">
            <w:pPr>
              <w:jc w:val="center"/>
            </w:pPr>
            <w:r>
              <w:t>09/28/07</w:t>
            </w:r>
          </w:p>
        </w:tc>
        <w:tc>
          <w:tcPr>
            <w:tcW w:w="1170" w:type="dxa"/>
          </w:tcPr>
          <w:p w:rsidR="00BC10DF" w:rsidRDefault="00BC10DF" w:rsidP="00F03066">
            <w:pPr>
              <w:jc w:val="center"/>
            </w:pPr>
            <w:r>
              <w:t>Matt Kaufer</w:t>
            </w:r>
          </w:p>
        </w:tc>
        <w:tc>
          <w:tcPr>
            <w:tcW w:w="4860" w:type="dxa"/>
          </w:tcPr>
          <w:p w:rsidR="00BC10DF" w:rsidRDefault="00BC10DF" w:rsidP="00975B45">
            <w:r>
              <w:t>Updated description for the following DID:</w:t>
            </w:r>
          </w:p>
          <w:p w:rsidR="00F26143" w:rsidRDefault="00BC10DF" w:rsidP="00F26143">
            <w:pPr>
              <w:numPr>
                <w:ilvl w:val="0"/>
                <w:numId w:val="78"/>
              </w:numPr>
            </w:pPr>
            <w:r>
              <w:t>$90 – Vehicle Identification Number</w:t>
            </w:r>
          </w:p>
        </w:tc>
        <w:tc>
          <w:tcPr>
            <w:tcW w:w="1440" w:type="dxa"/>
          </w:tcPr>
          <w:p w:rsidR="00BC10DF" w:rsidRDefault="00BC10DF" w:rsidP="00F03066">
            <w:r>
              <w:t>E34196-AI04</w:t>
            </w:r>
          </w:p>
        </w:tc>
      </w:tr>
      <w:tr w:rsidR="00D53EAC">
        <w:trPr>
          <w:cantSplit/>
          <w:jc w:val="center"/>
        </w:trPr>
        <w:tc>
          <w:tcPr>
            <w:tcW w:w="1260" w:type="dxa"/>
          </w:tcPr>
          <w:p w:rsidR="00D53EAC" w:rsidRDefault="00D53EAC" w:rsidP="00F03066">
            <w:r>
              <w:t>08.10.18.00</w:t>
            </w:r>
          </w:p>
        </w:tc>
        <w:tc>
          <w:tcPr>
            <w:tcW w:w="990" w:type="dxa"/>
          </w:tcPr>
          <w:p w:rsidR="00D53EAC" w:rsidRDefault="00D53EAC" w:rsidP="00F03066">
            <w:pPr>
              <w:jc w:val="center"/>
            </w:pPr>
            <w:r>
              <w:t>09/28/07</w:t>
            </w:r>
          </w:p>
        </w:tc>
        <w:tc>
          <w:tcPr>
            <w:tcW w:w="1170" w:type="dxa"/>
          </w:tcPr>
          <w:p w:rsidR="00D53EAC" w:rsidRDefault="00D53EAC" w:rsidP="00F03066">
            <w:pPr>
              <w:jc w:val="center"/>
            </w:pPr>
            <w:r>
              <w:t>Matt Kaufer</w:t>
            </w:r>
          </w:p>
        </w:tc>
        <w:tc>
          <w:tcPr>
            <w:tcW w:w="4860" w:type="dxa"/>
          </w:tcPr>
          <w:p w:rsidR="00D53EAC" w:rsidRPr="008120E3" w:rsidRDefault="00D53EAC" w:rsidP="00975B45">
            <w:r>
              <w:t>Series 08.10.18.00 document created from 08.09.18.00 document.</w:t>
            </w:r>
          </w:p>
        </w:tc>
        <w:tc>
          <w:tcPr>
            <w:tcW w:w="1440" w:type="dxa"/>
          </w:tcPr>
          <w:p w:rsidR="00D53EAC" w:rsidRDefault="00D53EAC" w:rsidP="00F03066">
            <w:r>
              <w:t>N/A</w:t>
            </w:r>
          </w:p>
        </w:tc>
      </w:tr>
      <w:tr w:rsidR="008120E3">
        <w:trPr>
          <w:cantSplit/>
          <w:jc w:val="center"/>
        </w:trPr>
        <w:tc>
          <w:tcPr>
            <w:tcW w:w="1260" w:type="dxa"/>
          </w:tcPr>
          <w:p w:rsidR="008120E3" w:rsidRDefault="008120E3" w:rsidP="00F03066">
            <w:r>
              <w:t>08.09.18.00</w:t>
            </w:r>
          </w:p>
        </w:tc>
        <w:tc>
          <w:tcPr>
            <w:tcW w:w="990" w:type="dxa"/>
          </w:tcPr>
          <w:p w:rsidR="008120E3" w:rsidRDefault="008120E3" w:rsidP="00F03066">
            <w:pPr>
              <w:jc w:val="center"/>
            </w:pPr>
            <w:r>
              <w:t>09/28/07</w:t>
            </w:r>
          </w:p>
        </w:tc>
        <w:tc>
          <w:tcPr>
            <w:tcW w:w="1170" w:type="dxa"/>
          </w:tcPr>
          <w:p w:rsidR="008120E3" w:rsidRDefault="008120E3" w:rsidP="00F03066">
            <w:pPr>
              <w:jc w:val="center"/>
            </w:pPr>
            <w:r>
              <w:t>Matt Kaufer</w:t>
            </w:r>
          </w:p>
        </w:tc>
        <w:tc>
          <w:tcPr>
            <w:tcW w:w="4860" w:type="dxa"/>
          </w:tcPr>
          <w:p w:rsidR="008120E3" w:rsidRPr="008120E3" w:rsidRDefault="008120E3" w:rsidP="00975B45">
            <w:r w:rsidRPr="008120E3">
              <w:t>Added support for the following PID:</w:t>
            </w:r>
          </w:p>
          <w:p w:rsidR="00F26143" w:rsidRDefault="008120E3" w:rsidP="00F26143">
            <w:pPr>
              <w:numPr>
                <w:ilvl w:val="0"/>
                <w:numId w:val="77"/>
              </w:numPr>
            </w:pPr>
            <w:r w:rsidRPr="008120E3">
              <w:t>$2861 – Transmission Tap Up/Down Switch 2 Status</w:t>
            </w:r>
          </w:p>
        </w:tc>
        <w:tc>
          <w:tcPr>
            <w:tcW w:w="1440" w:type="dxa"/>
          </w:tcPr>
          <w:p w:rsidR="008120E3" w:rsidRDefault="008120E3" w:rsidP="00F03066">
            <w:r>
              <w:t>E35406-AI01</w:t>
            </w:r>
          </w:p>
        </w:tc>
      </w:tr>
      <w:tr w:rsidR="00777A11">
        <w:trPr>
          <w:cantSplit/>
          <w:jc w:val="center"/>
        </w:trPr>
        <w:tc>
          <w:tcPr>
            <w:tcW w:w="1260" w:type="dxa"/>
          </w:tcPr>
          <w:p w:rsidR="00777A11" w:rsidRDefault="00777A11" w:rsidP="00F03066">
            <w:r>
              <w:t>08.09.18.00</w:t>
            </w:r>
          </w:p>
        </w:tc>
        <w:tc>
          <w:tcPr>
            <w:tcW w:w="990" w:type="dxa"/>
          </w:tcPr>
          <w:p w:rsidR="00777A11" w:rsidRDefault="00777A11" w:rsidP="00F03066">
            <w:pPr>
              <w:jc w:val="center"/>
            </w:pPr>
            <w:r>
              <w:t>09/28/07</w:t>
            </w:r>
          </w:p>
        </w:tc>
        <w:tc>
          <w:tcPr>
            <w:tcW w:w="1170" w:type="dxa"/>
          </w:tcPr>
          <w:p w:rsidR="00777A11" w:rsidRDefault="00777A11" w:rsidP="00F03066">
            <w:pPr>
              <w:jc w:val="center"/>
            </w:pPr>
            <w:r>
              <w:t>Matt Kaufer</w:t>
            </w:r>
          </w:p>
        </w:tc>
        <w:tc>
          <w:tcPr>
            <w:tcW w:w="4860" w:type="dxa"/>
          </w:tcPr>
          <w:p w:rsidR="00777A11" w:rsidRDefault="00777A11" w:rsidP="00E80CF9">
            <w:r>
              <w:t>Added support for the following PID:</w:t>
            </w:r>
          </w:p>
          <w:p w:rsidR="00F26143" w:rsidRDefault="00777A11" w:rsidP="00F26143">
            <w:pPr>
              <w:numPr>
                <w:ilvl w:val="0"/>
                <w:numId w:val="76"/>
              </w:numPr>
            </w:pPr>
            <w:r>
              <w:t>$2862 – Calculated Line Pressure</w:t>
            </w:r>
          </w:p>
        </w:tc>
        <w:tc>
          <w:tcPr>
            <w:tcW w:w="1440" w:type="dxa"/>
          </w:tcPr>
          <w:p w:rsidR="00777A11" w:rsidRDefault="00777A11" w:rsidP="00F03066">
            <w:r>
              <w:t>E34141-AI03</w:t>
            </w:r>
          </w:p>
        </w:tc>
      </w:tr>
      <w:tr w:rsidR="00E80CF9">
        <w:trPr>
          <w:cantSplit/>
          <w:jc w:val="center"/>
        </w:trPr>
        <w:tc>
          <w:tcPr>
            <w:tcW w:w="1260" w:type="dxa"/>
          </w:tcPr>
          <w:p w:rsidR="00E80CF9" w:rsidRDefault="00E80CF9" w:rsidP="00F03066">
            <w:r>
              <w:lastRenderedPageBreak/>
              <w:t>08.09.17.00</w:t>
            </w:r>
          </w:p>
        </w:tc>
        <w:tc>
          <w:tcPr>
            <w:tcW w:w="990" w:type="dxa"/>
          </w:tcPr>
          <w:p w:rsidR="00E80CF9" w:rsidRDefault="00E80CF9" w:rsidP="00F03066">
            <w:pPr>
              <w:jc w:val="center"/>
            </w:pPr>
            <w:r>
              <w:t>07/12/07</w:t>
            </w:r>
          </w:p>
        </w:tc>
        <w:tc>
          <w:tcPr>
            <w:tcW w:w="1170" w:type="dxa"/>
          </w:tcPr>
          <w:p w:rsidR="00E80CF9" w:rsidRDefault="00E80CF9" w:rsidP="00F03066">
            <w:pPr>
              <w:jc w:val="center"/>
            </w:pPr>
            <w:r>
              <w:t>Matt Kaufer</w:t>
            </w:r>
          </w:p>
        </w:tc>
        <w:tc>
          <w:tcPr>
            <w:tcW w:w="4860" w:type="dxa"/>
          </w:tcPr>
          <w:p w:rsidR="00E80CF9" w:rsidRDefault="00E80CF9" w:rsidP="00E80CF9">
            <w:r>
              <w:t>(Pulled from 08.08.23.00 – 07/12/07)</w:t>
            </w:r>
          </w:p>
          <w:p w:rsidR="00E80CF9" w:rsidRDefault="00E80CF9" w:rsidP="00E80CF9">
            <w:r>
              <w:t>Updated descriptions for the following service modes:</w:t>
            </w:r>
          </w:p>
          <w:p w:rsidR="00F26143" w:rsidRDefault="00E80CF9" w:rsidP="00F26143">
            <w:pPr>
              <w:numPr>
                <w:ilvl w:val="0"/>
                <w:numId w:val="74"/>
              </w:numPr>
            </w:pPr>
            <w:r>
              <w:t>RequestCurrentPowertrainDiagnosticData ($01) Service</w:t>
            </w:r>
          </w:p>
          <w:p w:rsidR="00F26143" w:rsidRDefault="00E80CF9" w:rsidP="00F26143">
            <w:pPr>
              <w:numPr>
                <w:ilvl w:val="0"/>
                <w:numId w:val="74"/>
              </w:numPr>
            </w:pPr>
            <w:r>
              <w:t>RequestPowertrainFreezeFrameData ($02) Service</w:t>
            </w:r>
          </w:p>
          <w:p w:rsidR="00F26143" w:rsidRDefault="00E80CF9" w:rsidP="00F26143">
            <w:pPr>
              <w:numPr>
                <w:ilvl w:val="0"/>
                <w:numId w:val="74"/>
              </w:numPr>
            </w:pPr>
            <w:r>
              <w:t>RequestEmission-RelatedDiagnosticTroubleCodes ($03) Service</w:t>
            </w:r>
          </w:p>
          <w:p w:rsidR="00F26143" w:rsidRDefault="00E80CF9" w:rsidP="00F26143">
            <w:pPr>
              <w:numPr>
                <w:ilvl w:val="0"/>
                <w:numId w:val="74"/>
              </w:numPr>
            </w:pPr>
            <w:r>
              <w:t>ClearDiagnosticInformation ($04) Service</w:t>
            </w:r>
          </w:p>
          <w:p w:rsidR="00F26143" w:rsidRDefault="00E80CF9" w:rsidP="00F26143">
            <w:pPr>
              <w:numPr>
                <w:ilvl w:val="0"/>
                <w:numId w:val="74"/>
              </w:numPr>
            </w:pPr>
            <w:r>
              <w:t>RequestOnBoardMonitoringTestResults ($06) Service</w:t>
            </w:r>
          </w:p>
          <w:p w:rsidR="00F26143" w:rsidRDefault="00E80CF9" w:rsidP="00F26143">
            <w:pPr>
              <w:numPr>
                <w:ilvl w:val="0"/>
                <w:numId w:val="74"/>
              </w:numPr>
            </w:pPr>
            <w:r>
              <w:t>RequestPendingEmission-RelatedDiagnosticTroubleCodes ($07) Service</w:t>
            </w:r>
          </w:p>
          <w:p w:rsidR="00F26143" w:rsidRDefault="00E80CF9" w:rsidP="00F26143">
            <w:pPr>
              <w:numPr>
                <w:ilvl w:val="0"/>
                <w:numId w:val="74"/>
              </w:numPr>
            </w:pPr>
            <w:r>
              <w:t>RequestVehicleInformation ($09) Service</w:t>
            </w:r>
          </w:p>
          <w:p w:rsidR="00E80CF9" w:rsidRDefault="00E80CF9" w:rsidP="00E80CF9"/>
          <w:p w:rsidR="00E80CF9" w:rsidRDefault="00E80CF9" w:rsidP="00E80CF9">
            <w:r>
              <w:t>Updated additional sections:</w:t>
            </w:r>
          </w:p>
          <w:p w:rsidR="00F26143" w:rsidRDefault="00E80CF9" w:rsidP="00F26143">
            <w:pPr>
              <w:numPr>
                <w:ilvl w:val="0"/>
                <w:numId w:val="75"/>
              </w:numPr>
            </w:pPr>
            <w:r>
              <w:t xml:space="preserve">Appendix C </w:t>
            </w:r>
            <w:r>
              <w:noBreakHyphen/>
              <w:t xml:space="preserve"> Related Documents</w:t>
            </w:r>
          </w:p>
          <w:p w:rsidR="00F26143" w:rsidRDefault="00E80CF9" w:rsidP="00F26143">
            <w:pPr>
              <w:numPr>
                <w:ilvl w:val="0"/>
                <w:numId w:val="75"/>
              </w:numPr>
            </w:pPr>
            <w:r>
              <w:t>Legislated Freeze Frame</w:t>
            </w:r>
          </w:p>
          <w:p w:rsidR="00F26143" w:rsidRDefault="00E80CF9" w:rsidP="00F26143">
            <w:pPr>
              <w:numPr>
                <w:ilvl w:val="0"/>
                <w:numId w:val="75"/>
              </w:numPr>
            </w:pPr>
            <w:r>
              <w:t>Corporate Standard Freeze Frame</w:t>
            </w:r>
          </w:p>
          <w:p w:rsidR="00F26143" w:rsidRDefault="00E80CF9" w:rsidP="00F26143">
            <w:pPr>
              <w:numPr>
                <w:ilvl w:val="0"/>
                <w:numId w:val="75"/>
              </w:numPr>
            </w:pPr>
            <w:r>
              <w:t>Legislated On-Board Monitor IDs</w:t>
            </w:r>
          </w:p>
          <w:p w:rsidR="00F26143" w:rsidRDefault="00E80CF9" w:rsidP="00F26143">
            <w:pPr>
              <w:numPr>
                <w:ilvl w:val="0"/>
                <w:numId w:val="75"/>
              </w:numPr>
            </w:pPr>
            <w:r>
              <w:t>Legislated On-Board Device Control Test IDs</w:t>
            </w:r>
          </w:p>
          <w:p w:rsidR="00F26143" w:rsidRDefault="00E80CF9" w:rsidP="00F26143">
            <w:pPr>
              <w:numPr>
                <w:ilvl w:val="0"/>
                <w:numId w:val="75"/>
              </w:numPr>
            </w:pPr>
            <w:r>
              <w:t>Legislated Vehicle Information Info Types</w:t>
            </w:r>
          </w:p>
          <w:p w:rsidR="00F26143" w:rsidRDefault="00E80CF9" w:rsidP="00F26143">
            <w:pPr>
              <w:numPr>
                <w:ilvl w:val="0"/>
                <w:numId w:val="75"/>
              </w:numPr>
            </w:pPr>
            <w:bookmarkStart w:id="1326" w:name="_Toc158707260"/>
            <w:r>
              <w:t>Device Control Limit Exceeded Return Codes</w:t>
            </w:r>
            <w:bookmarkEnd w:id="1326"/>
          </w:p>
          <w:p w:rsidR="00F26143" w:rsidRDefault="00E80CF9" w:rsidP="00F26143">
            <w:pPr>
              <w:numPr>
                <w:ilvl w:val="0"/>
                <w:numId w:val="75"/>
              </w:numPr>
            </w:pPr>
            <w:bookmarkStart w:id="1327" w:name="_Toc165796500"/>
            <w:r>
              <w:t>Device Control Timer Time</w:t>
            </w:r>
            <w:r>
              <w:noBreakHyphen/>
              <w:t>Out</w:t>
            </w:r>
            <w:bookmarkEnd w:id="1327"/>
          </w:p>
        </w:tc>
        <w:tc>
          <w:tcPr>
            <w:tcW w:w="1440" w:type="dxa"/>
          </w:tcPr>
          <w:p w:rsidR="00E80CF9" w:rsidRDefault="00E80CF9" w:rsidP="00F03066">
            <w:r>
              <w:t>E35237-AI01</w:t>
            </w:r>
          </w:p>
        </w:tc>
      </w:tr>
      <w:tr w:rsidR="00E80CF9">
        <w:trPr>
          <w:cantSplit/>
          <w:jc w:val="center"/>
        </w:trPr>
        <w:tc>
          <w:tcPr>
            <w:tcW w:w="1260" w:type="dxa"/>
          </w:tcPr>
          <w:p w:rsidR="00E80CF9" w:rsidRDefault="00E80CF9" w:rsidP="00F03066">
            <w:r>
              <w:t>08.09.17.00</w:t>
            </w:r>
          </w:p>
        </w:tc>
        <w:tc>
          <w:tcPr>
            <w:tcW w:w="990" w:type="dxa"/>
          </w:tcPr>
          <w:p w:rsidR="00E80CF9" w:rsidRDefault="00E80CF9" w:rsidP="00F03066">
            <w:pPr>
              <w:jc w:val="center"/>
            </w:pPr>
            <w:r>
              <w:t>07/12/07</w:t>
            </w:r>
          </w:p>
        </w:tc>
        <w:tc>
          <w:tcPr>
            <w:tcW w:w="1170" w:type="dxa"/>
          </w:tcPr>
          <w:p w:rsidR="00E80CF9" w:rsidRDefault="00E80CF9" w:rsidP="00F03066">
            <w:pPr>
              <w:jc w:val="center"/>
            </w:pPr>
            <w:r>
              <w:t>Matt Kaufer</w:t>
            </w:r>
          </w:p>
        </w:tc>
        <w:tc>
          <w:tcPr>
            <w:tcW w:w="4860" w:type="dxa"/>
          </w:tcPr>
          <w:p w:rsidR="00E80CF9" w:rsidRDefault="00E80CF9" w:rsidP="00E80CF9">
            <w:r>
              <w:t>(Pulled from 08.08.23.00 – 07/12/07)</w:t>
            </w:r>
          </w:p>
          <w:p w:rsidR="00E80CF9" w:rsidRDefault="00E80CF9" w:rsidP="00E80CF9">
            <w:r>
              <w:t>Updated description for the following device control:</w:t>
            </w:r>
          </w:p>
          <w:p w:rsidR="00F26143" w:rsidRDefault="00E80CF9" w:rsidP="00F26143">
            <w:pPr>
              <w:numPr>
                <w:ilvl w:val="0"/>
                <w:numId w:val="73"/>
              </w:numPr>
            </w:pPr>
            <w:r>
              <w:t xml:space="preserve">CPID $20 </w:t>
            </w:r>
            <w:r w:rsidRPr="004849C1">
              <w:t>–</w:t>
            </w:r>
            <w:r>
              <w:t xml:space="preserve"> </w:t>
            </w:r>
            <w:r w:rsidRPr="00B126CA">
              <w:t>Clutch Pedal Fully Applied Position Learn Trigger Device Control</w:t>
            </w:r>
          </w:p>
        </w:tc>
        <w:tc>
          <w:tcPr>
            <w:tcW w:w="1440" w:type="dxa"/>
          </w:tcPr>
          <w:p w:rsidR="00E80CF9" w:rsidRDefault="00E80CF9" w:rsidP="00F03066">
            <w:r>
              <w:t>E35234-AI01</w:t>
            </w:r>
          </w:p>
        </w:tc>
      </w:tr>
      <w:tr w:rsidR="00287CCB">
        <w:trPr>
          <w:cantSplit/>
          <w:jc w:val="center"/>
        </w:trPr>
        <w:tc>
          <w:tcPr>
            <w:tcW w:w="1260" w:type="dxa"/>
          </w:tcPr>
          <w:p w:rsidR="00287CCB" w:rsidRDefault="00287CCB" w:rsidP="00F03066">
            <w:r>
              <w:t>08.09.16.00</w:t>
            </w:r>
          </w:p>
        </w:tc>
        <w:tc>
          <w:tcPr>
            <w:tcW w:w="990" w:type="dxa"/>
          </w:tcPr>
          <w:p w:rsidR="00287CCB" w:rsidRDefault="00287CCB" w:rsidP="00F03066">
            <w:pPr>
              <w:jc w:val="center"/>
            </w:pPr>
            <w:r>
              <w:t>06/14/07</w:t>
            </w:r>
          </w:p>
        </w:tc>
        <w:tc>
          <w:tcPr>
            <w:tcW w:w="1170" w:type="dxa"/>
          </w:tcPr>
          <w:p w:rsidR="00287CCB" w:rsidRDefault="00287CCB" w:rsidP="00F03066">
            <w:pPr>
              <w:jc w:val="center"/>
            </w:pPr>
            <w:r>
              <w:t>Matt Kaufer</w:t>
            </w:r>
          </w:p>
        </w:tc>
        <w:tc>
          <w:tcPr>
            <w:tcW w:w="4860" w:type="dxa"/>
          </w:tcPr>
          <w:p w:rsidR="00287CCB" w:rsidRDefault="00287CCB" w:rsidP="00287CCB">
            <w:r>
              <w:t>(Pulled from 08.08.22.00 – 06/14/07)</w:t>
            </w:r>
          </w:p>
          <w:p w:rsidR="00287CCB" w:rsidRDefault="00287CCB" w:rsidP="0083561C">
            <w:r>
              <w:t>Updated description for the following PID:</w:t>
            </w:r>
          </w:p>
          <w:p w:rsidR="00F26143" w:rsidRDefault="00287CCB" w:rsidP="00F26143">
            <w:pPr>
              <w:numPr>
                <w:ilvl w:val="0"/>
                <w:numId w:val="72"/>
              </w:numPr>
            </w:pPr>
            <w:r w:rsidRPr="004849C1">
              <w:t>$2070 – Reduced Engine Power Indication History</w:t>
            </w:r>
          </w:p>
        </w:tc>
        <w:tc>
          <w:tcPr>
            <w:tcW w:w="1440" w:type="dxa"/>
          </w:tcPr>
          <w:p w:rsidR="00287CCB" w:rsidRDefault="00287CCB" w:rsidP="00F03066">
            <w:r>
              <w:t>E33371-AI16</w:t>
            </w:r>
          </w:p>
        </w:tc>
      </w:tr>
      <w:tr w:rsidR="00287CCB">
        <w:trPr>
          <w:cantSplit/>
          <w:jc w:val="center"/>
        </w:trPr>
        <w:tc>
          <w:tcPr>
            <w:tcW w:w="1260" w:type="dxa"/>
          </w:tcPr>
          <w:p w:rsidR="00287CCB" w:rsidRDefault="00287CCB" w:rsidP="00F03066">
            <w:r>
              <w:t>08.09.16.00</w:t>
            </w:r>
          </w:p>
        </w:tc>
        <w:tc>
          <w:tcPr>
            <w:tcW w:w="990" w:type="dxa"/>
          </w:tcPr>
          <w:p w:rsidR="00287CCB" w:rsidRDefault="00287CCB" w:rsidP="00F03066">
            <w:pPr>
              <w:jc w:val="center"/>
            </w:pPr>
            <w:r>
              <w:t>06/14/07</w:t>
            </w:r>
          </w:p>
        </w:tc>
        <w:tc>
          <w:tcPr>
            <w:tcW w:w="1170" w:type="dxa"/>
          </w:tcPr>
          <w:p w:rsidR="00287CCB" w:rsidRDefault="00287CCB" w:rsidP="00F03066">
            <w:pPr>
              <w:jc w:val="center"/>
            </w:pPr>
            <w:r>
              <w:t>Matt Kaufer</w:t>
            </w:r>
          </w:p>
        </w:tc>
        <w:tc>
          <w:tcPr>
            <w:tcW w:w="4860" w:type="dxa"/>
          </w:tcPr>
          <w:p w:rsidR="00287CCB" w:rsidRDefault="00287CCB" w:rsidP="00287CCB">
            <w:r>
              <w:t>(Pulled from 08.08.22.00 – 06/14/07)</w:t>
            </w:r>
          </w:p>
          <w:p w:rsidR="00287CCB" w:rsidRDefault="00287CCB" w:rsidP="0083561C">
            <w:r>
              <w:t>Added support for the following DID:</w:t>
            </w:r>
          </w:p>
          <w:p w:rsidR="00F26143" w:rsidRDefault="00287CCB" w:rsidP="00F26143">
            <w:pPr>
              <w:numPr>
                <w:ilvl w:val="0"/>
                <w:numId w:val="71"/>
              </w:numPr>
            </w:pPr>
            <w:r>
              <w:t>$75 – First Time Power Up Flag</w:t>
            </w:r>
          </w:p>
        </w:tc>
        <w:tc>
          <w:tcPr>
            <w:tcW w:w="1440" w:type="dxa"/>
          </w:tcPr>
          <w:p w:rsidR="00287CCB" w:rsidRDefault="00287CCB" w:rsidP="00F03066">
            <w:r>
              <w:t>E32844-AI01</w:t>
            </w:r>
          </w:p>
        </w:tc>
      </w:tr>
      <w:tr w:rsidR="00287CCB">
        <w:trPr>
          <w:cantSplit/>
          <w:jc w:val="center"/>
        </w:trPr>
        <w:tc>
          <w:tcPr>
            <w:tcW w:w="1260" w:type="dxa"/>
          </w:tcPr>
          <w:p w:rsidR="00287CCB" w:rsidRDefault="00287CCB" w:rsidP="00F03066">
            <w:r>
              <w:t>08.09.16.00</w:t>
            </w:r>
          </w:p>
        </w:tc>
        <w:tc>
          <w:tcPr>
            <w:tcW w:w="990" w:type="dxa"/>
          </w:tcPr>
          <w:p w:rsidR="00287CCB" w:rsidRDefault="00287CCB" w:rsidP="00F03066">
            <w:pPr>
              <w:jc w:val="center"/>
            </w:pPr>
            <w:r>
              <w:t>06/14/07</w:t>
            </w:r>
          </w:p>
        </w:tc>
        <w:tc>
          <w:tcPr>
            <w:tcW w:w="1170" w:type="dxa"/>
          </w:tcPr>
          <w:p w:rsidR="00287CCB" w:rsidRDefault="00287CCB" w:rsidP="00F03066">
            <w:pPr>
              <w:jc w:val="center"/>
            </w:pPr>
            <w:r>
              <w:t>Matt Kaufer</w:t>
            </w:r>
          </w:p>
        </w:tc>
        <w:tc>
          <w:tcPr>
            <w:tcW w:w="4860" w:type="dxa"/>
          </w:tcPr>
          <w:p w:rsidR="00287CCB" w:rsidRDefault="00287CCB" w:rsidP="00287CCB">
            <w:r>
              <w:t>(Pulled from 08.08.22.00 – 06/14/07)</w:t>
            </w:r>
          </w:p>
          <w:p w:rsidR="00287CCB" w:rsidRDefault="00287CCB" w:rsidP="0083561C">
            <w:r>
              <w:t>Updated description for the following service mode:</w:t>
            </w:r>
          </w:p>
          <w:p w:rsidR="00F26143" w:rsidRDefault="00287CCB" w:rsidP="00F26143">
            <w:pPr>
              <w:numPr>
                <w:ilvl w:val="0"/>
                <w:numId w:val="70"/>
              </w:numPr>
            </w:pPr>
            <w:r>
              <w:t xml:space="preserve">$0A - </w:t>
            </w:r>
            <w:r w:rsidRPr="002F732D">
              <w:rPr>
                <w:szCs w:val="24"/>
              </w:rPr>
              <w:t>Request</w:t>
            </w:r>
            <w:r>
              <w:rPr>
                <w:szCs w:val="24"/>
              </w:rPr>
              <w:t xml:space="preserve"> Emission-Related D</w:t>
            </w:r>
            <w:r w:rsidRPr="002F732D">
              <w:rPr>
                <w:szCs w:val="24"/>
              </w:rPr>
              <w:t>iagnostic</w:t>
            </w:r>
            <w:r>
              <w:rPr>
                <w:szCs w:val="24"/>
              </w:rPr>
              <w:t xml:space="preserve"> Trouble Codes W</w:t>
            </w:r>
            <w:r w:rsidRPr="002F732D">
              <w:rPr>
                <w:szCs w:val="24"/>
              </w:rPr>
              <w:t>ith</w:t>
            </w:r>
            <w:r>
              <w:rPr>
                <w:szCs w:val="24"/>
              </w:rPr>
              <w:t xml:space="preserve"> </w:t>
            </w:r>
            <w:r w:rsidRPr="002F732D">
              <w:rPr>
                <w:szCs w:val="24"/>
              </w:rPr>
              <w:t>Permanent</w:t>
            </w:r>
            <w:r>
              <w:rPr>
                <w:szCs w:val="24"/>
              </w:rPr>
              <w:t xml:space="preserve"> </w:t>
            </w:r>
            <w:r w:rsidRPr="002F732D">
              <w:rPr>
                <w:szCs w:val="24"/>
              </w:rPr>
              <w:t>Status Service</w:t>
            </w:r>
          </w:p>
        </w:tc>
        <w:tc>
          <w:tcPr>
            <w:tcW w:w="1440" w:type="dxa"/>
          </w:tcPr>
          <w:p w:rsidR="00287CCB" w:rsidRDefault="00287CCB" w:rsidP="00F03066">
            <w:r>
              <w:t>E32366-AI11</w:t>
            </w:r>
          </w:p>
        </w:tc>
      </w:tr>
      <w:tr w:rsidR="00287CCB">
        <w:trPr>
          <w:cantSplit/>
          <w:jc w:val="center"/>
        </w:trPr>
        <w:tc>
          <w:tcPr>
            <w:tcW w:w="1260" w:type="dxa"/>
          </w:tcPr>
          <w:p w:rsidR="00287CCB" w:rsidRDefault="00287CCB" w:rsidP="00F03066">
            <w:r>
              <w:t>08.09.15.00</w:t>
            </w:r>
          </w:p>
        </w:tc>
        <w:tc>
          <w:tcPr>
            <w:tcW w:w="990" w:type="dxa"/>
          </w:tcPr>
          <w:p w:rsidR="00287CCB" w:rsidRDefault="00287CCB" w:rsidP="00F03066">
            <w:pPr>
              <w:jc w:val="center"/>
            </w:pPr>
            <w:r>
              <w:t>04/12/07</w:t>
            </w:r>
          </w:p>
        </w:tc>
        <w:tc>
          <w:tcPr>
            <w:tcW w:w="1170" w:type="dxa"/>
          </w:tcPr>
          <w:p w:rsidR="00287CCB" w:rsidRDefault="00287CCB" w:rsidP="00F03066">
            <w:pPr>
              <w:jc w:val="center"/>
            </w:pPr>
            <w:r>
              <w:t>Matt Kaufer</w:t>
            </w:r>
          </w:p>
        </w:tc>
        <w:tc>
          <w:tcPr>
            <w:tcW w:w="4860" w:type="dxa"/>
          </w:tcPr>
          <w:p w:rsidR="00287CCB" w:rsidRDefault="00287CCB" w:rsidP="00B3565C">
            <w:r>
              <w:t>Updated description for the following PID:</w:t>
            </w:r>
          </w:p>
          <w:p w:rsidR="00F26143" w:rsidRDefault="00287CCB" w:rsidP="00F26143">
            <w:pPr>
              <w:numPr>
                <w:ilvl w:val="0"/>
                <w:numId w:val="69"/>
              </w:numPr>
            </w:pPr>
            <w:r w:rsidRPr="006005BB">
              <w:t>$1133 – Displacement on Demand Status</w:t>
            </w:r>
          </w:p>
        </w:tc>
        <w:tc>
          <w:tcPr>
            <w:tcW w:w="1440" w:type="dxa"/>
          </w:tcPr>
          <w:p w:rsidR="00287CCB" w:rsidRDefault="00287CCB" w:rsidP="00F03066">
            <w:r>
              <w:t>E33051-AI01</w:t>
            </w:r>
          </w:p>
        </w:tc>
      </w:tr>
      <w:tr w:rsidR="00287CCB">
        <w:trPr>
          <w:cantSplit/>
          <w:jc w:val="center"/>
        </w:trPr>
        <w:tc>
          <w:tcPr>
            <w:tcW w:w="1260" w:type="dxa"/>
          </w:tcPr>
          <w:p w:rsidR="00287CCB" w:rsidRDefault="00287CCB" w:rsidP="00F03066">
            <w:r>
              <w:t>08.09.15.00</w:t>
            </w:r>
          </w:p>
        </w:tc>
        <w:tc>
          <w:tcPr>
            <w:tcW w:w="990" w:type="dxa"/>
          </w:tcPr>
          <w:p w:rsidR="00287CCB" w:rsidRDefault="00287CCB" w:rsidP="00F03066">
            <w:pPr>
              <w:jc w:val="center"/>
            </w:pPr>
            <w:r>
              <w:t>04/12/07</w:t>
            </w:r>
          </w:p>
        </w:tc>
        <w:tc>
          <w:tcPr>
            <w:tcW w:w="1170" w:type="dxa"/>
          </w:tcPr>
          <w:p w:rsidR="00287CCB" w:rsidRDefault="00287CCB" w:rsidP="00F03066">
            <w:pPr>
              <w:jc w:val="center"/>
            </w:pPr>
            <w:r>
              <w:t>Matt Kaufer</w:t>
            </w:r>
          </w:p>
        </w:tc>
        <w:tc>
          <w:tcPr>
            <w:tcW w:w="4860" w:type="dxa"/>
          </w:tcPr>
          <w:p w:rsidR="00287CCB" w:rsidRDefault="00287CCB" w:rsidP="00B3565C">
            <w:r>
              <w:t>(Pulled from 08.08.21.00 – 04/12/07)</w:t>
            </w:r>
          </w:p>
          <w:p w:rsidR="00287CCB" w:rsidRDefault="00287CCB" w:rsidP="00FE1009">
            <w:r>
              <w:t>Added support for the following service mode:</w:t>
            </w:r>
          </w:p>
          <w:p w:rsidR="00F26143" w:rsidRDefault="00287CCB" w:rsidP="00F26143">
            <w:pPr>
              <w:numPr>
                <w:ilvl w:val="0"/>
                <w:numId w:val="68"/>
              </w:numPr>
            </w:pPr>
            <w:r>
              <w:t xml:space="preserve">$0A - </w:t>
            </w:r>
            <w:r w:rsidRPr="002F732D">
              <w:rPr>
                <w:szCs w:val="24"/>
              </w:rPr>
              <w:t>Request</w:t>
            </w:r>
            <w:r>
              <w:rPr>
                <w:szCs w:val="24"/>
              </w:rPr>
              <w:t xml:space="preserve"> Emission-Related D</w:t>
            </w:r>
            <w:r w:rsidRPr="002F732D">
              <w:rPr>
                <w:szCs w:val="24"/>
              </w:rPr>
              <w:t>iagnostic</w:t>
            </w:r>
            <w:r>
              <w:rPr>
                <w:szCs w:val="24"/>
              </w:rPr>
              <w:t xml:space="preserve"> Trouble Codes W</w:t>
            </w:r>
            <w:r w:rsidRPr="002F732D">
              <w:rPr>
                <w:szCs w:val="24"/>
              </w:rPr>
              <w:t>ith</w:t>
            </w:r>
            <w:r>
              <w:rPr>
                <w:szCs w:val="24"/>
              </w:rPr>
              <w:t xml:space="preserve"> </w:t>
            </w:r>
            <w:r w:rsidRPr="002F732D">
              <w:rPr>
                <w:szCs w:val="24"/>
              </w:rPr>
              <w:t>Permanent</w:t>
            </w:r>
            <w:r>
              <w:rPr>
                <w:szCs w:val="24"/>
              </w:rPr>
              <w:t xml:space="preserve"> </w:t>
            </w:r>
            <w:r w:rsidRPr="002F732D">
              <w:rPr>
                <w:szCs w:val="24"/>
              </w:rPr>
              <w:t>Status after a Clear/Reset Emission-Related Diagnostic Information Service</w:t>
            </w:r>
          </w:p>
        </w:tc>
        <w:tc>
          <w:tcPr>
            <w:tcW w:w="1440" w:type="dxa"/>
          </w:tcPr>
          <w:p w:rsidR="00287CCB" w:rsidRDefault="00287CCB" w:rsidP="00F03066">
            <w:r>
              <w:t>E32366-AI09</w:t>
            </w:r>
          </w:p>
        </w:tc>
      </w:tr>
      <w:tr w:rsidR="00287CCB">
        <w:trPr>
          <w:cantSplit/>
          <w:jc w:val="center"/>
        </w:trPr>
        <w:tc>
          <w:tcPr>
            <w:tcW w:w="1260" w:type="dxa"/>
          </w:tcPr>
          <w:p w:rsidR="00287CCB" w:rsidRDefault="00287CCB" w:rsidP="00F03066">
            <w:r>
              <w:t>08.09.14.00</w:t>
            </w:r>
          </w:p>
        </w:tc>
        <w:tc>
          <w:tcPr>
            <w:tcW w:w="990" w:type="dxa"/>
          </w:tcPr>
          <w:p w:rsidR="00287CCB" w:rsidRDefault="00287CCB" w:rsidP="00F03066">
            <w:pPr>
              <w:jc w:val="center"/>
            </w:pPr>
            <w:r>
              <w:t>04/03/07</w:t>
            </w:r>
          </w:p>
        </w:tc>
        <w:tc>
          <w:tcPr>
            <w:tcW w:w="1170" w:type="dxa"/>
          </w:tcPr>
          <w:p w:rsidR="00287CCB" w:rsidRDefault="00287CCB" w:rsidP="00F03066">
            <w:pPr>
              <w:jc w:val="center"/>
            </w:pPr>
            <w:r>
              <w:t>Matt Kaufer</w:t>
            </w:r>
          </w:p>
        </w:tc>
        <w:tc>
          <w:tcPr>
            <w:tcW w:w="4860" w:type="dxa"/>
          </w:tcPr>
          <w:p w:rsidR="00287CCB" w:rsidRDefault="00287CCB" w:rsidP="00BF4663">
            <w:r>
              <w:t>Document version incremented to match software cadence.  No other changes made.</w:t>
            </w:r>
          </w:p>
        </w:tc>
        <w:tc>
          <w:tcPr>
            <w:tcW w:w="1440" w:type="dxa"/>
          </w:tcPr>
          <w:p w:rsidR="00287CCB" w:rsidRDefault="00287CCB" w:rsidP="00F03066">
            <w:r>
              <w:t>N/A</w:t>
            </w:r>
          </w:p>
        </w:tc>
      </w:tr>
      <w:tr w:rsidR="00287CCB">
        <w:trPr>
          <w:cantSplit/>
          <w:jc w:val="center"/>
        </w:trPr>
        <w:tc>
          <w:tcPr>
            <w:tcW w:w="1260" w:type="dxa"/>
          </w:tcPr>
          <w:p w:rsidR="00287CCB" w:rsidRDefault="00287CCB" w:rsidP="00F03066">
            <w:r>
              <w:t>08.09.13.00</w:t>
            </w:r>
          </w:p>
        </w:tc>
        <w:tc>
          <w:tcPr>
            <w:tcW w:w="990" w:type="dxa"/>
          </w:tcPr>
          <w:p w:rsidR="00287CCB" w:rsidRDefault="00287CCB" w:rsidP="00F03066">
            <w:pPr>
              <w:jc w:val="center"/>
            </w:pPr>
            <w:r>
              <w:t>03/30/07</w:t>
            </w:r>
          </w:p>
        </w:tc>
        <w:tc>
          <w:tcPr>
            <w:tcW w:w="1170" w:type="dxa"/>
          </w:tcPr>
          <w:p w:rsidR="00287CCB" w:rsidRDefault="00287CCB" w:rsidP="00F03066">
            <w:pPr>
              <w:jc w:val="center"/>
            </w:pPr>
            <w:r>
              <w:t>Matt Kaufer</w:t>
            </w:r>
          </w:p>
        </w:tc>
        <w:tc>
          <w:tcPr>
            <w:tcW w:w="4860" w:type="dxa"/>
          </w:tcPr>
          <w:p w:rsidR="00287CCB" w:rsidRDefault="00287CCB" w:rsidP="00BF4663">
            <w:r>
              <w:t>(Pulled from 08.08.19.00 – 02/08/07)</w:t>
            </w:r>
          </w:p>
          <w:p w:rsidR="00287CCB" w:rsidRDefault="00287CCB" w:rsidP="00697D08">
            <w:r>
              <w:t>Added support for the following PID:</w:t>
            </w:r>
          </w:p>
          <w:p w:rsidR="00F26143" w:rsidRDefault="00287CCB" w:rsidP="00F26143">
            <w:pPr>
              <w:numPr>
                <w:ilvl w:val="0"/>
                <w:numId w:val="67"/>
              </w:numPr>
            </w:pPr>
            <w:r w:rsidRPr="00C91CF6">
              <w:t>$</w:t>
            </w:r>
            <w:r>
              <w:t>2070</w:t>
            </w:r>
            <w:r w:rsidRPr="00C91CF6">
              <w:t xml:space="preserve"> – Reduced Engine Power Indication</w:t>
            </w:r>
            <w:r>
              <w:t xml:space="preserve"> History</w:t>
            </w:r>
          </w:p>
        </w:tc>
        <w:tc>
          <w:tcPr>
            <w:tcW w:w="1440" w:type="dxa"/>
          </w:tcPr>
          <w:p w:rsidR="00287CCB" w:rsidRDefault="00287CCB" w:rsidP="00F03066">
            <w:r>
              <w:t>E32253-AI04</w:t>
            </w:r>
          </w:p>
        </w:tc>
      </w:tr>
      <w:tr w:rsidR="00287CCB">
        <w:trPr>
          <w:cantSplit/>
          <w:jc w:val="center"/>
        </w:trPr>
        <w:tc>
          <w:tcPr>
            <w:tcW w:w="1260" w:type="dxa"/>
          </w:tcPr>
          <w:p w:rsidR="00287CCB" w:rsidRDefault="00287CCB" w:rsidP="00F03066">
            <w:r>
              <w:t>08.09.12.00</w:t>
            </w:r>
          </w:p>
        </w:tc>
        <w:tc>
          <w:tcPr>
            <w:tcW w:w="990" w:type="dxa"/>
          </w:tcPr>
          <w:p w:rsidR="00287CCB" w:rsidRDefault="00287CCB" w:rsidP="00F03066">
            <w:pPr>
              <w:jc w:val="center"/>
            </w:pPr>
            <w:r>
              <w:t>03/30/07</w:t>
            </w:r>
          </w:p>
        </w:tc>
        <w:tc>
          <w:tcPr>
            <w:tcW w:w="1170" w:type="dxa"/>
          </w:tcPr>
          <w:p w:rsidR="00287CCB" w:rsidRDefault="00287CCB" w:rsidP="00F03066">
            <w:pPr>
              <w:jc w:val="center"/>
            </w:pPr>
            <w:r>
              <w:t>Matt Kaufer</w:t>
            </w:r>
          </w:p>
        </w:tc>
        <w:tc>
          <w:tcPr>
            <w:tcW w:w="4860" w:type="dxa"/>
          </w:tcPr>
          <w:p w:rsidR="00287CCB" w:rsidRDefault="00287CCB" w:rsidP="00BF5257">
            <w:r>
              <w:t>Document version incremented to match software cadence.  No other changes made.</w:t>
            </w:r>
          </w:p>
        </w:tc>
        <w:tc>
          <w:tcPr>
            <w:tcW w:w="1440" w:type="dxa"/>
          </w:tcPr>
          <w:p w:rsidR="00287CCB" w:rsidRDefault="00287CCB" w:rsidP="00F03066">
            <w:r>
              <w:t>N/A</w:t>
            </w:r>
          </w:p>
        </w:tc>
      </w:tr>
      <w:tr w:rsidR="00287CCB">
        <w:trPr>
          <w:cantSplit/>
          <w:jc w:val="center"/>
        </w:trPr>
        <w:tc>
          <w:tcPr>
            <w:tcW w:w="1260" w:type="dxa"/>
          </w:tcPr>
          <w:p w:rsidR="00287CCB" w:rsidRDefault="00287CCB" w:rsidP="00F03066">
            <w:r>
              <w:t>08.09.11.00</w:t>
            </w:r>
          </w:p>
        </w:tc>
        <w:tc>
          <w:tcPr>
            <w:tcW w:w="990" w:type="dxa"/>
          </w:tcPr>
          <w:p w:rsidR="00287CCB" w:rsidRDefault="00287CCB" w:rsidP="00F03066">
            <w:pPr>
              <w:jc w:val="center"/>
            </w:pPr>
            <w:r>
              <w:t>02/06/07</w:t>
            </w:r>
          </w:p>
        </w:tc>
        <w:tc>
          <w:tcPr>
            <w:tcW w:w="1170" w:type="dxa"/>
          </w:tcPr>
          <w:p w:rsidR="00287CCB" w:rsidRDefault="00287CCB" w:rsidP="00F03066">
            <w:pPr>
              <w:jc w:val="center"/>
            </w:pPr>
            <w:r>
              <w:t>Matt Kaufer</w:t>
            </w:r>
          </w:p>
        </w:tc>
        <w:tc>
          <w:tcPr>
            <w:tcW w:w="4860" w:type="dxa"/>
          </w:tcPr>
          <w:p w:rsidR="00287CCB" w:rsidRDefault="00287CCB" w:rsidP="00BF5257">
            <w:r>
              <w:t>Updated descriptions for the following PIDs:</w:t>
            </w:r>
          </w:p>
          <w:p w:rsidR="00F26143" w:rsidRDefault="00287CCB" w:rsidP="00F26143">
            <w:pPr>
              <w:numPr>
                <w:ilvl w:val="0"/>
                <w:numId w:val="66"/>
              </w:numPr>
            </w:pPr>
            <w:r>
              <w:t>$1551 – Remote Vehicle Start Disable History 1</w:t>
            </w:r>
          </w:p>
          <w:p w:rsidR="00F26143" w:rsidRDefault="00287CCB" w:rsidP="00F26143">
            <w:pPr>
              <w:numPr>
                <w:ilvl w:val="0"/>
                <w:numId w:val="66"/>
              </w:numPr>
            </w:pPr>
            <w:r>
              <w:t>$1552 – Remote Vehicle Start Disable History 2</w:t>
            </w:r>
          </w:p>
          <w:p w:rsidR="00F26143" w:rsidRDefault="00287CCB" w:rsidP="00F26143">
            <w:pPr>
              <w:numPr>
                <w:ilvl w:val="0"/>
                <w:numId w:val="66"/>
              </w:numPr>
            </w:pPr>
            <w:r>
              <w:t>$1553 – Remote Vehicle Start Disable History 3</w:t>
            </w:r>
          </w:p>
          <w:p w:rsidR="00F26143" w:rsidRDefault="00287CCB" w:rsidP="00F26143">
            <w:pPr>
              <w:numPr>
                <w:ilvl w:val="0"/>
                <w:numId w:val="66"/>
              </w:numPr>
            </w:pPr>
            <w:r>
              <w:t>$1554 – Remote Vehicle Start Disable History 4</w:t>
            </w:r>
          </w:p>
          <w:p w:rsidR="00F26143" w:rsidRDefault="00287CCB" w:rsidP="00F26143">
            <w:pPr>
              <w:numPr>
                <w:ilvl w:val="0"/>
                <w:numId w:val="66"/>
              </w:numPr>
            </w:pPr>
            <w:r>
              <w:t>$1555 – Remote Vehicle Start Disable History 5</w:t>
            </w:r>
          </w:p>
          <w:p w:rsidR="00F26143" w:rsidRDefault="00287CCB" w:rsidP="00F26143">
            <w:pPr>
              <w:numPr>
                <w:ilvl w:val="0"/>
                <w:numId w:val="66"/>
              </w:numPr>
            </w:pPr>
            <w:r>
              <w:t>$1556 – Remote Vehicle Start Disable History 6</w:t>
            </w:r>
          </w:p>
          <w:p w:rsidR="00F26143" w:rsidRDefault="00287CCB" w:rsidP="00F26143">
            <w:pPr>
              <w:numPr>
                <w:ilvl w:val="0"/>
                <w:numId w:val="66"/>
              </w:numPr>
            </w:pPr>
            <w:r>
              <w:t>$1557 – Remote Vehicle Start Disable History 7</w:t>
            </w:r>
          </w:p>
          <w:p w:rsidR="00F26143" w:rsidRDefault="00287CCB" w:rsidP="00F26143">
            <w:pPr>
              <w:numPr>
                <w:ilvl w:val="0"/>
                <w:numId w:val="66"/>
              </w:numPr>
            </w:pPr>
            <w:r>
              <w:t>$1558 – Remote Vehicle Start Disable History 8</w:t>
            </w:r>
          </w:p>
        </w:tc>
        <w:tc>
          <w:tcPr>
            <w:tcW w:w="1440" w:type="dxa"/>
          </w:tcPr>
          <w:p w:rsidR="00287CCB" w:rsidRDefault="00287CCB" w:rsidP="00F03066">
            <w:r>
              <w:t>E29348-AI01</w:t>
            </w:r>
          </w:p>
        </w:tc>
      </w:tr>
      <w:tr w:rsidR="00287CCB">
        <w:trPr>
          <w:cantSplit/>
          <w:jc w:val="center"/>
        </w:trPr>
        <w:tc>
          <w:tcPr>
            <w:tcW w:w="1260" w:type="dxa"/>
          </w:tcPr>
          <w:p w:rsidR="00287CCB" w:rsidRDefault="00287CCB" w:rsidP="00F03066">
            <w:r>
              <w:t>08.09.11.00</w:t>
            </w:r>
          </w:p>
        </w:tc>
        <w:tc>
          <w:tcPr>
            <w:tcW w:w="990" w:type="dxa"/>
          </w:tcPr>
          <w:p w:rsidR="00287CCB" w:rsidRDefault="00287CCB" w:rsidP="00F03066">
            <w:pPr>
              <w:jc w:val="center"/>
            </w:pPr>
            <w:r>
              <w:t>02/06/07</w:t>
            </w:r>
          </w:p>
        </w:tc>
        <w:tc>
          <w:tcPr>
            <w:tcW w:w="1170" w:type="dxa"/>
          </w:tcPr>
          <w:p w:rsidR="00287CCB" w:rsidRDefault="00287CCB" w:rsidP="00F03066">
            <w:pPr>
              <w:jc w:val="center"/>
            </w:pPr>
            <w:r>
              <w:t>Matt Kaufer</w:t>
            </w:r>
          </w:p>
        </w:tc>
        <w:tc>
          <w:tcPr>
            <w:tcW w:w="4860" w:type="dxa"/>
          </w:tcPr>
          <w:p w:rsidR="00287CCB" w:rsidRDefault="00287CCB" w:rsidP="00BF5257">
            <w:r>
              <w:t>Series 08.09.11.00 document created from 08.08.17.00 document.</w:t>
            </w:r>
          </w:p>
        </w:tc>
        <w:tc>
          <w:tcPr>
            <w:tcW w:w="1440" w:type="dxa"/>
          </w:tcPr>
          <w:p w:rsidR="00287CCB" w:rsidRDefault="00287CCB" w:rsidP="00F03066">
            <w:r>
              <w:t>N/A</w:t>
            </w:r>
          </w:p>
        </w:tc>
      </w:tr>
      <w:tr w:rsidR="00287CCB">
        <w:trPr>
          <w:cantSplit/>
          <w:jc w:val="center"/>
        </w:trPr>
        <w:tc>
          <w:tcPr>
            <w:tcW w:w="1260" w:type="dxa"/>
          </w:tcPr>
          <w:p w:rsidR="00287CCB" w:rsidRDefault="00287CCB" w:rsidP="00F03066">
            <w:r>
              <w:t>08.08.17.00</w:t>
            </w:r>
          </w:p>
        </w:tc>
        <w:tc>
          <w:tcPr>
            <w:tcW w:w="990" w:type="dxa"/>
          </w:tcPr>
          <w:p w:rsidR="00287CCB" w:rsidRDefault="00287CCB" w:rsidP="00F03066">
            <w:pPr>
              <w:jc w:val="center"/>
            </w:pPr>
            <w:r>
              <w:t>11/09/06</w:t>
            </w:r>
          </w:p>
        </w:tc>
        <w:tc>
          <w:tcPr>
            <w:tcW w:w="1170" w:type="dxa"/>
          </w:tcPr>
          <w:p w:rsidR="00287CCB" w:rsidRDefault="00287CCB" w:rsidP="00F03066">
            <w:pPr>
              <w:jc w:val="center"/>
            </w:pPr>
            <w:r>
              <w:t>Matt Kaufer</w:t>
            </w:r>
          </w:p>
        </w:tc>
        <w:tc>
          <w:tcPr>
            <w:tcW w:w="4860" w:type="dxa"/>
          </w:tcPr>
          <w:p w:rsidR="00287CCB" w:rsidRDefault="00287CCB" w:rsidP="00BF5257">
            <w:r>
              <w:t>Document version incremented to match software cadence.  No other changes made.</w:t>
            </w:r>
          </w:p>
        </w:tc>
        <w:tc>
          <w:tcPr>
            <w:tcW w:w="1440" w:type="dxa"/>
          </w:tcPr>
          <w:p w:rsidR="00287CCB" w:rsidRDefault="00287CCB" w:rsidP="00F03066">
            <w:r>
              <w:t>N/A</w:t>
            </w:r>
          </w:p>
        </w:tc>
      </w:tr>
      <w:tr w:rsidR="00287CCB">
        <w:trPr>
          <w:cantSplit/>
          <w:jc w:val="center"/>
        </w:trPr>
        <w:tc>
          <w:tcPr>
            <w:tcW w:w="1260" w:type="dxa"/>
          </w:tcPr>
          <w:p w:rsidR="00287CCB" w:rsidRDefault="00287CCB" w:rsidP="00F03066">
            <w:r>
              <w:t>08.08.16.00</w:t>
            </w:r>
          </w:p>
        </w:tc>
        <w:tc>
          <w:tcPr>
            <w:tcW w:w="990" w:type="dxa"/>
          </w:tcPr>
          <w:p w:rsidR="00287CCB" w:rsidRDefault="00287CCB" w:rsidP="00F03066">
            <w:pPr>
              <w:jc w:val="center"/>
            </w:pPr>
            <w:r>
              <w:t>10/30/06</w:t>
            </w:r>
          </w:p>
        </w:tc>
        <w:tc>
          <w:tcPr>
            <w:tcW w:w="1170" w:type="dxa"/>
          </w:tcPr>
          <w:p w:rsidR="00287CCB" w:rsidRDefault="00287CCB" w:rsidP="00F03066">
            <w:pPr>
              <w:jc w:val="center"/>
            </w:pPr>
            <w:r>
              <w:t>Matt Kaufer</w:t>
            </w:r>
          </w:p>
        </w:tc>
        <w:tc>
          <w:tcPr>
            <w:tcW w:w="4860" w:type="dxa"/>
          </w:tcPr>
          <w:p w:rsidR="00287CCB" w:rsidRDefault="00287CCB" w:rsidP="00BF5257">
            <w:r>
              <w:t>Updated description for the following PID:</w:t>
            </w:r>
          </w:p>
          <w:p w:rsidR="00F26143" w:rsidRDefault="00287CCB" w:rsidP="00F26143">
            <w:pPr>
              <w:numPr>
                <w:ilvl w:val="0"/>
                <w:numId w:val="65"/>
              </w:numPr>
            </w:pPr>
            <w:r w:rsidRPr="00874246">
              <w:t>$2810 – Accelerator Effective Position</w:t>
            </w:r>
          </w:p>
        </w:tc>
        <w:tc>
          <w:tcPr>
            <w:tcW w:w="1440" w:type="dxa"/>
          </w:tcPr>
          <w:p w:rsidR="00287CCB" w:rsidRDefault="00287CCB" w:rsidP="00F03066">
            <w:r>
              <w:t>E30669-AI01</w:t>
            </w:r>
          </w:p>
        </w:tc>
      </w:tr>
      <w:tr w:rsidR="00287CCB">
        <w:trPr>
          <w:cantSplit/>
          <w:jc w:val="center"/>
        </w:trPr>
        <w:tc>
          <w:tcPr>
            <w:tcW w:w="1260" w:type="dxa"/>
          </w:tcPr>
          <w:p w:rsidR="00287CCB" w:rsidRDefault="00287CCB" w:rsidP="00F03066">
            <w:r>
              <w:t>08.08.15.00</w:t>
            </w:r>
          </w:p>
        </w:tc>
        <w:tc>
          <w:tcPr>
            <w:tcW w:w="990" w:type="dxa"/>
          </w:tcPr>
          <w:p w:rsidR="00287CCB" w:rsidRDefault="00287CCB" w:rsidP="00F03066">
            <w:pPr>
              <w:jc w:val="center"/>
            </w:pPr>
            <w:r>
              <w:t>10/11/06</w:t>
            </w:r>
          </w:p>
        </w:tc>
        <w:tc>
          <w:tcPr>
            <w:tcW w:w="1170" w:type="dxa"/>
          </w:tcPr>
          <w:p w:rsidR="00287CCB" w:rsidRDefault="00287CCB" w:rsidP="00F03066">
            <w:pPr>
              <w:jc w:val="center"/>
            </w:pPr>
            <w:r>
              <w:t>Matt Kaufer</w:t>
            </w:r>
          </w:p>
        </w:tc>
        <w:tc>
          <w:tcPr>
            <w:tcW w:w="4860" w:type="dxa"/>
          </w:tcPr>
          <w:p w:rsidR="00287CCB" w:rsidRDefault="00287CCB" w:rsidP="00BF5257">
            <w:r>
              <w:t>Updated descriptions for the following PIDs:</w:t>
            </w:r>
          </w:p>
          <w:p w:rsidR="00F26143" w:rsidRDefault="00287CCB" w:rsidP="00F26143">
            <w:pPr>
              <w:numPr>
                <w:ilvl w:val="0"/>
                <w:numId w:val="64"/>
              </w:numPr>
            </w:pPr>
            <w:r>
              <w:t>$2011 – Displacement on Demand Inhibit Reasons 1</w:t>
            </w:r>
          </w:p>
          <w:p w:rsidR="00F26143" w:rsidRDefault="00287CCB" w:rsidP="00F26143">
            <w:pPr>
              <w:numPr>
                <w:ilvl w:val="0"/>
                <w:numId w:val="64"/>
              </w:numPr>
            </w:pPr>
            <w:r>
              <w:t xml:space="preserve">$2013 </w:t>
            </w:r>
            <w:r w:rsidRPr="00061177">
              <w:rPr>
                <w:sz w:val="18"/>
                <w:szCs w:val="18"/>
              </w:rPr>
              <w:t>– Displacement on Demand Reactivation History 1</w:t>
            </w:r>
          </w:p>
          <w:p w:rsidR="00F26143" w:rsidRDefault="00287CCB" w:rsidP="00F26143">
            <w:pPr>
              <w:numPr>
                <w:ilvl w:val="0"/>
                <w:numId w:val="64"/>
              </w:numPr>
              <w:rPr>
                <w:sz w:val="18"/>
                <w:szCs w:val="18"/>
              </w:rPr>
            </w:pPr>
            <w:r>
              <w:t xml:space="preserve">$2014 </w:t>
            </w:r>
            <w:r w:rsidRPr="00061177">
              <w:rPr>
                <w:sz w:val="18"/>
                <w:szCs w:val="18"/>
              </w:rPr>
              <w:t>– Displacement on Demand Reactivation History 2</w:t>
            </w:r>
          </w:p>
          <w:p w:rsidR="00F26143" w:rsidRDefault="00287CCB" w:rsidP="00F26143">
            <w:pPr>
              <w:numPr>
                <w:ilvl w:val="0"/>
                <w:numId w:val="64"/>
              </w:numPr>
            </w:pPr>
            <w:r>
              <w:t xml:space="preserve">$2015 </w:t>
            </w:r>
            <w:r w:rsidRPr="00061177">
              <w:rPr>
                <w:sz w:val="18"/>
                <w:szCs w:val="18"/>
              </w:rPr>
              <w:t>– Displacement on Demand Reactivation History 3</w:t>
            </w:r>
          </w:p>
          <w:p w:rsidR="00F26143" w:rsidRDefault="00287CCB" w:rsidP="00F26143">
            <w:pPr>
              <w:numPr>
                <w:ilvl w:val="0"/>
                <w:numId w:val="64"/>
              </w:numPr>
            </w:pPr>
            <w:r>
              <w:t xml:space="preserve">$2016 </w:t>
            </w:r>
            <w:r w:rsidRPr="00061177">
              <w:rPr>
                <w:sz w:val="18"/>
                <w:szCs w:val="18"/>
              </w:rPr>
              <w:t>– Displacement on Demand Reactivation History 4</w:t>
            </w:r>
          </w:p>
          <w:p w:rsidR="00F26143" w:rsidRDefault="00287CCB" w:rsidP="00F26143">
            <w:pPr>
              <w:numPr>
                <w:ilvl w:val="0"/>
                <w:numId w:val="64"/>
              </w:numPr>
            </w:pPr>
            <w:r>
              <w:t xml:space="preserve">$2017 </w:t>
            </w:r>
            <w:r w:rsidRPr="00061177">
              <w:rPr>
                <w:sz w:val="18"/>
                <w:szCs w:val="18"/>
              </w:rPr>
              <w:t>– Displacement on Demand Reactivation History 5</w:t>
            </w:r>
          </w:p>
          <w:p w:rsidR="00F26143" w:rsidRDefault="00287CCB" w:rsidP="00F26143">
            <w:pPr>
              <w:numPr>
                <w:ilvl w:val="0"/>
                <w:numId w:val="64"/>
              </w:numPr>
            </w:pPr>
            <w:r>
              <w:t xml:space="preserve">$2018 </w:t>
            </w:r>
            <w:r w:rsidRPr="00061177">
              <w:rPr>
                <w:sz w:val="18"/>
                <w:szCs w:val="18"/>
              </w:rPr>
              <w:t>– Displacement on Demand Reactivation History 6</w:t>
            </w:r>
          </w:p>
          <w:p w:rsidR="00F26143" w:rsidRDefault="00287CCB" w:rsidP="00F26143">
            <w:pPr>
              <w:numPr>
                <w:ilvl w:val="0"/>
                <w:numId w:val="64"/>
              </w:numPr>
            </w:pPr>
            <w:r>
              <w:t xml:space="preserve">$2019 </w:t>
            </w:r>
            <w:r w:rsidRPr="00061177">
              <w:rPr>
                <w:sz w:val="18"/>
                <w:szCs w:val="18"/>
              </w:rPr>
              <w:t>– Displacement on Demand Reactivation History 7</w:t>
            </w:r>
          </w:p>
          <w:p w:rsidR="00F26143" w:rsidRDefault="00287CCB" w:rsidP="00F26143">
            <w:pPr>
              <w:numPr>
                <w:ilvl w:val="0"/>
                <w:numId w:val="64"/>
              </w:numPr>
            </w:pPr>
            <w:r>
              <w:t xml:space="preserve">$201A </w:t>
            </w:r>
            <w:r w:rsidRPr="00061177">
              <w:rPr>
                <w:sz w:val="18"/>
                <w:szCs w:val="18"/>
              </w:rPr>
              <w:t>– Displacement on Demand Reactivation History 8</w:t>
            </w:r>
          </w:p>
        </w:tc>
        <w:tc>
          <w:tcPr>
            <w:tcW w:w="1440" w:type="dxa"/>
          </w:tcPr>
          <w:p w:rsidR="00287CCB" w:rsidRDefault="00287CCB" w:rsidP="00F03066">
            <w:r>
              <w:t>E30455-AI01</w:t>
            </w:r>
          </w:p>
        </w:tc>
      </w:tr>
      <w:tr w:rsidR="00287CCB">
        <w:trPr>
          <w:cantSplit/>
          <w:jc w:val="center"/>
        </w:trPr>
        <w:tc>
          <w:tcPr>
            <w:tcW w:w="1260" w:type="dxa"/>
          </w:tcPr>
          <w:p w:rsidR="00287CCB" w:rsidRDefault="00287CCB" w:rsidP="00F03066">
            <w:r>
              <w:t>08.08.15.00</w:t>
            </w:r>
          </w:p>
        </w:tc>
        <w:tc>
          <w:tcPr>
            <w:tcW w:w="990" w:type="dxa"/>
          </w:tcPr>
          <w:p w:rsidR="00287CCB" w:rsidRDefault="00287CCB" w:rsidP="00F03066">
            <w:pPr>
              <w:jc w:val="center"/>
            </w:pPr>
            <w:r>
              <w:t>10/11/06</w:t>
            </w:r>
          </w:p>
        </w:tc>
        <w:tc>
          <w:tcPr>
            <w:tcW w:w="1170" w:type="dxa"/>
          </w:tcPr>
          <w:p w:rsidR="00287CCB" w:rsidRDefault="00287CCB" w:rsidP="00F03066">
            <w:pPr>
              <w:jc w:val="center"/>
            </w:pPr>
            <w:r>
              <w:t>Matt Kaufer</w:t>
            </w:r>
          </w:p>
        </w:tc>
        <w:tc>
          <w:tcPr>
            <w:tcW w:w="4860" w:type="dxa"/>
          </w:tcPr>
          <w:p w:rsidR="00287CCB" w:rsidRDefault="00287CCB" w:rsidP="00BF5257">
            <w:r>
              <w:t>Added support for the following PIDs:</w:t>
            </w:r>
          </w:p>
          <w:p w:rsidR="00F26143" w:rsidRDefault="00287CCB" w:rsidP="00F26143">
            <w:pPr>
              <w:numPr>
                <w:ilvl w:val="0"/>
                <w:numId w:val="63"/>
              </w:numPr>
            </w:pPr>
            <w:r>
              <w:t xml:space="preserve">$1354 </w:t>
            </w:r>
            <w:r>
              <w:rPr>
                <w:sz w:val="18"/>
                <w:szCs w:val="18"/>
              </w:rPr>
              <w:t>-</w:t>
            </w:r>
            <w:r w:rsidRPr="00061177">
              <w:rPr>
                <w:sz w:val="18"/>
                <w:szCs w:val="18"/>
              </w:rPr>
              <w:t xml:space="preserve"> Catalyst Monitor Diagnostic Test Counter Bank 1</w:t>
            </w:r>
          </w:p>
          <w:p w:rsidR="00F26143" w:rsidRDefault="00287CCB" w:rsidP="00F26143">
            <w:pPr>
              <w:numPr>
                <w:ilvl w:val="0"/>
                <w:numId w:val="63"/>
              </w:numPr>
            </w:pPr>
            <w:r>
              <w:t xml:space="preserve">$1355 </w:t>
            </w:r>
            <w:r w:rsidRPr="00061177">
              <w:rPr>
                <w:sz w:val="18"/>
                <w:szCs w:val="18"/>
              </w:rPr>
              <w:t>- Catalyst Monitor Diagnostic Test Counter Bank 2</w:t>
            </w:r>
          </w:p>
          <w:p w:rsidR="00F26143" w:rsidRDefault="00287CCB" w:rsidP="00F26143">
            <w:pPr>
              <w:numPr>
                <w:ilvl w:val="0"/>
                <w:numId w:val="63"/>
              </w:numPr>
            </w:pPr>
            <w:r w:rsidRPr="001C6233">
              <w:t>$206C – Catalyst Monitor Diagnostic Status Bank 1</w:t>
            </w:r>
          </w:p>
          <w:p w:rsidR="00F26143" w:rsidRDefault="00287CCB" w:rsidP="00F26143">
            <w:pPr>
              <w:numPr>
                <w:ilvl w:val="0"/>
                <w:numId w:val="63"/>
              </w:numPr>
            </w:pPr>
            <w:r w:rsidRPr="001C6233">
              <w:t>$206D – Catalyst Monitor Diagnostic Status Bank 2</w:t>
            </w:r>
          </w:p>
          <w:p w:rsidR="00F26143" w:rsidRDefault="00287CCB" w:rsidP="00F26143">
            <w:pPr>
              <w:numPr>
                <w:ilvl w:val="0"/>
                <w:numId w:val="63"/>
              </w:numPr>
              <w:rPr>
                <w:lang w:val="it-IT"/>
              </w:rPr>
            </w:pPr>
            <w:r w:rsidRPr="007848C7">
              <w:rPr>
                <w:lang w:val="it-IT"/>
              </w:rPr>
              <w:t>$206E – Catalyst Monitor Diagnostic Status</w:t>
            </w:r>
          </w:p>
        </w:tc>
        <w:tc>
          <w:tcPr>
            <w:tcW w:w="1440" w:type="dxa"/>
          </w:tcPr>
          <w:p w:rsidR="00287CCB" w:rsidRDefault="00287CCB" w:rsidP="00F03066">
            <w:r>
              <w:t>E29705-AI01</w:t>
            </w:r>
          </w:p>
        </w:tc>
      </w:tr>
      <w:tr w:rsidR="00287CCB">
        <w:trPr>
          <w:cantSplit/>
          <w:jc w:val="center"/>
        </w:trPr>
        <w:tc>
          <w:tcPr>
            <w:tcW w:w="1260" w:type="dxa"/>
          </w:tcPr>
          <w:p w:rsidR="00287CCB" w:rsidRDefault="00287CCB" w:rsidP="00F03066">
            <w:r>
              <w:t>08.08.14.00</w:t>
            </w:r>
          </w:p>
        </w:tc>
        <w:tc>
          <w:tcPr>
            <w:tcW w:w="990" w:type="dxa"/>
          </w:tcPr>
          <w:p w:rsidR="00287CCB" w:rsidRDefault="00287CCB" w:rsidP="00F03066">
            <w:pPr>
              <w:jc w:val="center"/>
            </w:pPr>
            <w:r>
              <w:t>09/26/06</w:t>
            </w:r>
          </w:p>
        </w:tc>
        <w:tc>
          <w:tcPr>
            <w:tcW w:w="1170" w:type="dxa"/>
          </w:tcPr>
          <w:p w:rsidR="00287CCB" w:rsidRDefault="00287CCB" w:rsidP="00F03066">
            <w:pPr>
              <w:jc w:val="center"/>
            </w:pPr>
            <w:r>
              <w:t>Matt Kaufer</w:t>
            </w:r>
          </w:p>
        </w:tc>
        <w:tc>
          <w:tcPr>
            <w:tcW w:w="4860" w:type="dxa"/>
          </w:tcPr>
          <w:p w:rsidR="00287CCB" w:rsidRDefault="00287CCB" w:rsidP="00BF5257">
            <w:r>
              <w:t>Added support for the following PIDs:</w:t>
            </w:r>
          </w:p>
          <w:p w:rsidR="00F26143" w:rsidRDefault="00287CCB" w:rsidP="00F26143">
            <w:pPr>
              <w:numPr>
                <w:ilvl w:val="0"/>
                <w:numId w:val="62"/>
              </w:numPr>
            </w:pPr>
            <w:r>
              <w:t>$2856 – Accelerator Pedal Fully Applied Learned Position Sensor 1</w:t>
            </w:r>
          </w:p>
          <w:p w:rsidR="00F26143" w:rsidRDefault="00287CCB" w:rsidP="00F26143">
            <w:pPr>
              <w:numPr>
                <w:ilvl w:val="0"/>
                <w:numId w:val="62"/>
              </w:numPr>
            </w:pPr>
            <w:r>
              <w:t>$2857 – Accelerator Pedal Fully Applied Learned Position Sensor 2</w:t>
            </w:r>
          </w:p>
        </w:tc>
        <w:tc>
          <w:tcPr>
            <w:tcW w:w="1440" w:type="dxa"/>
          </w:tcPr>
          <w:p w:rsidR="00287CCB" w:rsidRDefault="00287CCB" w:rsidP="00F03066">
            <w:r>
              <w:t>E26255-AI01</w:t>
            </w:r>
          </w:p>
        </w:tc>
      </w:tr>
      <w:tr w:rsidR="00287CCB">
        <w:trPr>
          <w:cantSplit/>
          <w:jc w:val="center"/>
        </w:trPr>
        <w:tc>
          <w:tcPr>
            <w:tcW w:w="1260" w:type="dxa"/>
          </w:tcPr>
          <w:p w:rsidR="00287CCB" w:rsidRDefault="00287CCB" w:rsidP="00F03066">
            <w:r>
              <w:t>08.08.13.00</w:t>
            </w:r>
          </w:p>
        </w:tc>
        <w:tc>
          <w:tcPr>
            <w:tcW w:w="990" w:type="dxa"/>
          </w:tcPr>
          <w:p w:rsidR="00287CCB" w:rsidRDefault="00287CCB" w:rsidP="00F03066">
            <w:pPr>
              <w:jc w:val="center"/>
            </w:pPr>
            <w:r>
              <w:t>06/26/06</w:t>
            </w:r>
          </w:p>
        </w:tc>
        <w:tc>
          <w:tcPr>
            <w:tcW w:w="1170" w:type="dxa"/>
          </w:tcPr>
          <w:p w:rsidR="00287CCB" w:rsidRDefault="00287CCB" w:rsidP="00F03066">
            <w:pPr>
              <w:jc w:val="center"/>
            </w:pPr>
            <w:r>
              <w:t>Matt Kaufer</w:t>
            </w:r>
          </w:p>
        </w:tc>
        <w:tc>
          <w:tcPr>
            <w:tcW w:w="4860" w:type="dxa"/>
          </w:tcPr>
          <w:p w:rsidR="00287CCB" w:rsidRDefault="00287CCB" w:rsidP="00BF5257">
            <w:r>
              <w:t>(Pulled from 08.07.14.02 – 06/26/06)</w:t>
            </w:r>
          </w:p>
          <w:p w:rsidR="00287CCB" w:rsidRDefault="00287CCB" w:rsidP="003271EC">
            <w:r>
              <w:t>Update description for the following device control:</w:t>
            </w:r>
          </w:p>
          <w:p w:rsidR="00F26143" w:rsidRDefault="00287CCB" w:rsidP="00F26143">
            <w:pPr>
              <w:numPr>
                <w:ilvl w:val="0"/>
                <w:numId w:val="61"/>
              </w:numPr>
            </w:pPr>
            <w:r>
              <w:t>CPID $14 “Idle Adapts Reset Trigger Device Control” becomes CPID $14 “</w:t>
            </w:r>
            <w:r w:rsidRPr="001B4DDC">
              <w:rPr>
                <w:rFonts w:eastAsia="SimSun"/>
              </w:rPr>
              <w:t>Learned Airflow Adapts</w:t>
            </w:r>
            <w:r w:rsidRPr="001B4DDC">
              <w:t xml:space="preserve"> Reset Trigger</w:t>
            </w:r>
            <w:r>
              <w:t xml:space="preserve"> Device Control”</w:t>
            </w:r>
          </w:p>
          <w:p w:rsidR="00287CCB" w:rsidRDefault="00287CCB" w:rsidP="003271EC">
            <w:r>
              <w:t>Added support for the following PID:</w:t>
            </w:r>
          </w:p>
          <w:p w:rsidR="00F26143" w:rsidRDefault="00287CCB" w:rsidP="00F26143">
            <w:pPr>
              <w:numPr>
                <w:ilvl w:val="0"/>
                <w:numId w:val="61"/>
              </w:numPr>
            </w:pPr>
            <w:r w:rsidRPr="002C76E3">
              <w:t>$2066 – Learned Airflow Variation Algorithm Compensation</w:t>
            </w:r>
          </w:p>
        </w:tc>
        <w:tc>
          <w:tcPr>
            <w:tcW w:w="1440" w:type="dxa"/>
          </w:tcPr>
          <w:p w:rsidR="00287CCB" w:rsidRDefault="00287CCB" w:rsidP="00F03066">
            <w:r>
              <w:t>E29665-AI05</w:t>
            </w:r>
          </w:p>
        </w:tc>
      </w:tr>
      <w:tr w:rsidR="00287CCB">
        <w:trPr>
          <w:cantSplit/>
          <w:jc w:val="center"/>
        </w:trPr>
        <w:tc>
          <w:tcPr>
            <w:tcW w:w="1260" w:type="dxa"/>
          </w:tcPr>
          <w:p w:rsidR="00287CCB" w:rsidRDefault="00287CCB" w:rsidP="00F03066">
            <w:r>
              <w:t>08.08.12.01</w:t>
            </w:r>
          </w:p>
        </w:tc>
        <w:tc>
          <w:tcPr>
            <w:tcW w:w="990" w:type="dxa"/>
          </w:tcPr>
          <w:p w:rsidR="00287CCB" w:rsidRDefault="00287CCB" w:rsidP="00F03066">
            <w:pPr>
              <w:jc w:val="center"/>
            </w:pPr>
            <w:r>
              <w:t>06/22/06</w:t>
            </w:r>
          </w:p>
        </w:tc>
        <w:tc>
          <w:tcPr>
            <w:tcW w:w="1170" w:type="dxa"/>
          </w:tcPr>
          <w:p w:rsidR="00287CCB" w:rsidRDefault="00287CCB" w:rsidP="00F03066">
            <w:pPr>
              <w:jc w:val="center"/>
            </w:pPr>
            <w:r>
              <w:t>Matt Kaufer</w:t>
            </w:r>
          </w:p>
        </w:tc>
        <w:tc>
          <w:tcPr>
            <w:tcW w:w="4860" w:type="dxa"/>
          </w:tcPr>
          <w:p w:rsidR="00287CCB" w:rsidRDefault="00287CCB" w:rsidP="003566E3">
            <w:r>
              <w:t>(Pulled from 08.05.17.01 – 06/22/06)</w:t>
            </w:r>
          </w:p>
          <w:p w:rsidR="00287CCB" w:rsidRDefault="00287CCB" w:rsidP="003566E3">
            <w:r>
              <w:t>Updated description for the following PID:</w:t>
            </w:r>
          </w:p>
          <w:p w:rsidR="00F26143" w:rsidRDefault="00287CCB" w:rsidP="00F26143">
            <w:pPr>
              <w:numPr>
                <w:ilvl w:val="0"/>
                <w:numId w:val="60"/>
              </w:numPr>
            </w:pPr>
            <w:r>
              <w:t>$1124 – Brake Pedal Status</w:t>
            </w:r>
          </w:p>
        </w:tc>
        <w:tc>
          <w:tcPr>
            <w:tcW w:w="1440" w:type="dxa"/>
          </w:tcPr>
          <w:p w:rsidR="00287CCB" w:rsidRDefault="00287CCB" w:rsidP="00F03066">
            <w:r>
              <w:t>E30138-AI01</w:t>
            </w:r>
          </w:p>
        </w:tc>
      </w:tr>
      <w:tr w:rsidR="00287CCB">
        <w:trPr>
          <w:cantSplit/>
          <w:jc w:val="center"/>
        </w:trPr>
        <w:tc>
          <w:tcPr>
            <w:tcW w:w="1260" w:type="dxa"/>
          </w:tcPr>
          <w:p w:rsidR="00287CCB" w:rsidRDefault="00287CCB" w:rsidP="00F03066">
            <w:r>
              <w:t>08.08.12.01</w:t>
            </w:r>
          </w:p>
        </w:tc>
        <w:tc>
          <w:tcPr>
            <w:tcW w:w="990" w:type="dxa"/>
          </w:tcPr>
          <w:p w:rsidR="00287CCB" w:rsidRDefault="00287CCB" w:rsidP="00F03066">
            <w:pPr>
              <w:jc w:val="center"/>
            </w:pPr>
            <w:r>
              <w:t>06/22/06</w:t>
            </w:r>
          </w:p>
        </w:tc>
        <w:tc>
          <w:tcPr>
            <w:tcW w:w="1170" w:type="dxa"/>
          </w:tcPr>
          <w:p w:rsidR="00287CCB" w:rsidRDefault="00287CCB" w:rsidP="00F03066">
            <w:pPr>
              <w:jc w:val="center"/>
            </w:pPr>
            <w:r>
              <w:t>Matt Kaufer</w:t>
            </w:r>
          </w:p>
        </w:tc>
        <w:tc>
          <w:tcPr>
            <w:tcW w:w="4860" w:type="dxa"/>
          </w:tcPr>
          <w:p w:rsidR="00287CCB" w:rsidRDefault="00287CCB" w:rsidP="003566E3">
            <w:r>
              <w:t>(Pulled from 08.07.11.01 – 06/22/06)</w:t>
            </w:r>
          </w:p>
          <w:p w:rsidR="00287CCB" w:rsidRDefault="00287CCB" w:rsidP="003566E3">
            <w:r>
              <w:t>Added descriptions for the following PIDs</w:t>
            </w:r>
          </w:p>
          <w:p w:rsidR="00F26143" w:rsidRDefault="00287CCB" w:rsidP="00F26143">
            <w:pPr>
              <w:numPr>
                <w:ilvl w:val="0"/>
                <w:numId w:val="59"/>
              </w:numPr>
            </w:pPr>
            <w:r>
              <w:t>$2820 – Transmission Primary Oncoming Clutch</w:t>
            </w:r>
          </w:p>
          <w:p w:rsidR="00F26143" w:rsidRDefault="00287CCB" w:rsidP="00F26143">
            <w:pPr>
              <w:numPr>
                <w:ilvl w:val="0"/>
                <w:numId w:val="59"/>
              </w:numPr>
            </w:pPr>
            <w:r>
              <w:t>$2821 – Transmission Full Feed Fill Pressure</w:t>
            </w:r>
          </w:p>
          <w:p w:rsidR="00287CCB" w:rsidRDefault="00287CCB" w:rsidP="003566E3">
            <w:r>
              <w:t>Corrected typos for the following PIDs</w:t>
            </w:r>
          </w:p>
          <w:p w:rsidR="00F26143" w:rsidRDefault="00287CCB" w:rsidP="00F26143">
            <w:pPr>
              <w:numPr>
                <w:ilvl w:val="0"/>
                <w:numId w:val="28"/>
              </w:numPr>
            </w:pPr>
            <w:r>
              <w:t xml:space="preserve">$2033 - </w:t>
            </w:r>
            <w:r>
              <w:rPr>
                <w:szCs w:val="24"/>
              </w:rPr>
              <w:t>Main Processor NVM Fault Status</w:t>
            </w:r>
          </w:p>
        </w:tc>
        <w:tc>
          <w:tcPr>
            <w:tcW w:w="1440" w:type="dxa"/>
          </w:tcPr>
          <w:p w:rsidR="00287CCB" w:rsidRDefault="00287CCB" w:rsidP="00F03066">
            <w:r>
              <w:t>N/A</w:t>
            </w:r>
          </w:p>
        </w:tc>
      </w:tr>
      <w:tr w:rsidR="00287CCB">
        <w:trPr>
          <w:cantSplit/>
          <w:jc w:val="center"/>
        </w:trPr>
        <w:tc>
          <w:tcPr>
            <w:tcW w:w="1260" w:type="dxa"/>
          </w:tcPr>
          <w:p w:rsidR="00287CCB" w:rsidRDefault="00287CCB" w:rsidP="00F03066">
            <w:r>
              <w:t>08.08.12.00</w:t>
            </w:r>
          </w:p>
        </w:tc>
        <w:tc>
          <w:tcPr>
            <w:tcW w:w="990" w:type="dxa"/>
          </w:tcPr>
          <w:p w:rsidR="00287CCB" w:rsidRDefault="00287CCB" w:rsidP="00F03066">
            <w:pPr>
              <w:jc w:val="center"/>
            </w:pPr>
            <w:r>
              <w:t>03/23/06</w:t>
            </w:r>
          </w:p>
        </w:tc>
        <w:tc>
          <w:tcPr>
            <w:tcW w:w="1170" w:type="dxa"/>
          </w:tcPr>
          <w:p w:rsidR="00287CCB" w:rsidRDefault="00287CCB" w:rsidP="00F03066">
            <w:pPr>
              <w:jc w:val="center"/>
            </w:pPr>
            <w:r>
              <w:t>Matt Kaufer</w:t>
            </w:r>
          </w:p>
        </w:tc>
        <w:tc>
          <w:tcPr>
            <w:tcW w:w="4860" w:type="dxa"/>
          </w:tcPr>
          <w:p w:rsidR="00287CCB" w:rsidRDefault="00287CCB" w:rsidP="00CF1373">
            <w:r>
              <w:t>Updated descriptions of the following PIDs:</w:t>
            </w:r>
          </w:p>
          <w:p w:rsidR="00F26143" w:rsidRDefault="00287CCB" w:rsidP="00F26143">
            <w:pPr>
              <w:numPr>
                <w:ilvl w:val="0"/>
                <w:numId w:val="58"/>
              </w:numPr>
            </w:pPr>
            <w:r>
              <w:t>$1154 – Estimated Engine Oil Temperature</w:t>
            </w:r>
          </w:p>
          <w:p w:rsidR="00F26143" w:rsidRDefault="00287CCB" w:rsidP="00F26143">
            <w:pPr>
              <w:numPr>
                <w:ilvl w:val="0"/>
                <w:numId w:val="58"/>
              </w:numPr>
            </w:pPr>
            <w:r>
              <w:t>$153E – Engine Oil Temperature from Sensor</w:t>
            </w:r>
          </w:p>
        </w:tc>
        <w:tc>
          <w:tcPr>
            <w:tcW w:w="1440" w:type="dxa"/>
          </w:tcPr>
          <w:p w:rsidR="00287CCB" w:rsidRDefault="00287CCB" w:rsidP="00F03066">
            <w:r>
              <w:t>E28780-AI01</w:t>
            </w:r>
          </w:p>
        </w:tc>
      </w:tr>
      <w:tr w:rsidR="00287CCB">
        <w:trPr>
          <w:cantSplit/>
          <w:jc w:val="center"/>
        </w:trPr>
        <w:tc>
          <w:tcPr>
            <w:tcW w:w="1260" w:type="dxa"/>
          </w:tcPr>
          <w:p w:rsidR="00287CCB" w:rsidRDefault="00287CCB" w:rsidP="00F03066">
            <w:r>
              <w:t>08.08.12.00</w:t>
            </w:r>
          </w:p>
        </w:tc>
        <w:tc>
          <w:tcPr>
            <w:tcW w:w="990" w:type="dxa"/>
          </w:tcPr>
          <w:p w:rsidR="00287CCB" w:rsidRDefault="00287CCB" w:rsidP="00F03066">
            <w:pPr>
              <w:jc w:val="center"/>
            </w:pPr>
            <w:r>
              <w:t>03/23/06</w:t>
            </w:r>
          </w:p>
        </w:tc>
        <w:tc>
          <w:tcPr>
            <w:tcW w:w="1170" w:type="dxa"/>
          </w:tcPr>
          <w:p w:rsidR="00287CCB" w:rsidRDefault="00287CCB" w:rsidP="00F03066">
            <w:pPr>
              <w:jc w:val="center"/>
            </w:pPr>
            <w:r>
              <w:t>Matt Kaufer</w:t>
            </w:r>
          </w:p>
        </w:tc>
        <w:tc>
          <w:tcPr>
            <w:tcW w:w="4860" w:type="dxa"/>
          </w:tcPr>
          <w:p w:rsidR="00287CCB" w:rsidRDefault="00287CCB" w:rsidP="00590331">
            <w:r>
              <w:t>Added support for the following PID:</w:t>
            </w:r>
          </w:p>
          <w:p w:rsidR="00F26143" w:rsidRDefault="00287CCB" w:rsidP="00F26143">
            <w:pPr>
              <w:numPr>
                <w:ilvl w:val="0"/>
                <w:numId w:val="57"/>
              </w:numPr>
            </w:pPr>
            <w:r>
              <w:t>$2826 –Transmission Control Module Restart Sensor Temperature</w:t>
            </w:r>
          </w:p>
        </w:tc>
        <w:tc>
          <w:tcPr>
            <w:tcW w:w="1440" w:type="dxa"/>
          </w:tcPr>
          <w:p w:rsidR="00287CCB" w:rsidRDefault="00287CCB" w:rsidP="00F03066">
            <w:r>
              <w:t>E23816-AI01</w:t>
            </w:r>
          </w:p>
        </w:tc>
      </w:tr>
      <w:tr w:rsidR="00287CCB">
        <w:trPr>
          <w:cantSplit/>
          <w:jc w:val="center"/>
        </w:trPr>
        <w:tc>
          <w:tcPr>
            <w:tcW w:w="1260" w:type="dxa"/>
          </w:tcPr>
          <w:p w:rsidR="00287CCB" w:rsidRDefault="00287CCB" w:rsidP="00F03066">
            <w:r>
              <w:t>08.08.11.00</w:t>
            </w:r>
          </w:p>
        </w:tc>
        <w:tc>
          <w:tcPr>
            <w:tcW w:w="990" w:type="dxa"/>
          </w:tcPr>
          <w:p w:rsidR="00287CCB" w:rsidRDefault="00287CCB" w:rsidP="00F03066">
            <w:pPr>
              <w:jc w:val="center"/>
            </w:pPr>
            <w:r>
              <w:t>03/22/06</w:t>
            </w:r>
          </w:p>
        </w:tc>
        <w:tc>
          <w:tcPr>
            <w:tcW w:w="1170" w:type="dxa"/>
          </w:tcPr>
          <w:p w:rsidR="00287CCB" w:rsidRDefault="00287CCB" w:rsidP="00F03066">
            <w:pPr>
              <w:jc w:val="center"/>
            </w:pPr>
            <w:r>
              <w:t>Matt Kaufer</w:t>
            </w:r>
          </w:p>
        </w:tc>
        <w:tc>
          <w:tcPr>
            <w:tcW w:w="4860" w:type="dxa"/>
          </w:tcPr>
          <w:p w:rsidR="00287CCB" w:rsidRDefault="00287CCB" w:rsidP="00B934FB">
            <w:r>
              <w:t>Document version incremented to match software cadence.  No other changes made.</w:t>
            </w:r>
          </w:p>
        </w:tc>
        <w:tc>
          <w:tcPr>
            <w:tcW w:w="1440" w:type="dxa"/>
          </w:tcPr>
          <w:p w:rsidR="00287CCB" w:rsidRDefault="00287CCB" w:rsidP="00F03066">
            <w:r>
              <w:t>N/A</w:t>
            </w:r>
          </w:p>
        </w:tc>
      </w:tr>
      <w:tr w:rsidR="00287CCB">
        <w:trPr>
          <w:cantSplit/>
          <w:jc w:val="center"/>
        </w:trPr>
        <w:tc>
          <w:tcPr>
            <w:tcW w:w="1260" w:type="dxa"/>
          </w:tcPr>
          <w:p w:rsidR="00287CCB" w:rsidRDefault="00287CCB" w:rsidP="00F03066">
            <w:r>
              <w:t>08.08.10.00</w:t>
            </w:r>
          </w:p>
        </w:tc>
        <w:tc>
          <w:tcPr>
            <w:tcW w:w="990" w:type="dxa"/>
          </w:tcPr>
          <w:p w:rsidR="00287CCB" w:rsidRDefault="00287CCB" w:rsidP="00F03066">
            <w:pPr>
              <w:jc w:val="center"/>
            </w:pPr>
            <w:r>
              <w:t>03/22/06</w:t>
            </w:r>
          </w:p>
        </w:tc>
        <w:tc>
          <w:tcPr>
            <w:tcW w:w="1170" w:type="dxa"/>
          </w:tcPr>
          <w:p w:rsidR="00287CCB" w:rsidRDefault="00287CCB" w:rsidP="00F03066">
            <w:pPr>
              <w:jc w:val="center"/>
            </w:pPr>
            <w:r>
              <w:t>Matt Kaufer</w:t>
            </w:r>
          </w:p>
        </w:tc>
        <w:tc>
          <w:tcPr>
            <w:tcW w:w="4860" w:type="dxa"/>
          </w:tcPr>
          <w:p w:rsidR="00287CCB" w:rsidRDefault="00287CCB" w:rsidP="00B934FB">
            <w:r>
              <w:t>Removed support for the following PID:</w:t>
            </w:r>
          </w:p>
          <w:p w:rsidR="00F26143" w:rsidRDefault="00287CCB" w:rsidP="00F26143">
            <w:pPr>
              <w:numPr>
                <w:ilvl w:val="0"/>
                <w:numId w:val="56"/>
              </w:numPr>
            </w:pPr>
            <w:r>
              <w:t>$11E9 – Misfire Status per Engine Cycle</w:t>
            </w:r>
          </w:p>
        </w:tc>
        <w:tc>
          <w:tcPr>
            <w:tcW w:w="1440" w:type="dxa"/>
          </w:tcPr>
          <w:p w:rsidR="00287CCB" w:rsidRDefault="00287CCB" w:rsidP="00F03066">
            <w:r>
              <w:t>E28345-AI01</w:t>
            </w:r>
          </w:p>
        </w:tc>
      </w:tr>
      <w:tr w:rsidR="00287CCB">
        <w:trPr>
          <w:cantSplit/>
          <w:jc w:val="center"/>
        </w:trPr>
        <w:tc>
          <w:tcPr>
            <w:tcW w:w="1260" w:type="dxa"/>
          </w:tcPr>
          <w:p w:rsidR="00287CCB" w:rsidRDefault="00287CCB" w:rsidP="00F03066">
            <w:r>
              <w:t>08.08.10.00</w:t>
            </w:r>
          </w:p>
        </w:tc>
        <w:tc>
          <w:tcPr>
            <w:tcW w:w="990" w:type="dxa"/>
          </w:tcPr>
          <w:p w:rsidR="00287CCB" w:rsidRDefault="00287CCB" w:rsidP="00F03066">
            <w:pPr>
              <w:jc w:val="center"/>
            </w:pPr>
            <w:r>
              <w:t>03/22/06</w:t>
            </w:r>
          </w:p>
        </w:tc>
        <w:tc>
          <w:tcPr>
            <w:tcW w:w="1170" w:type="dxa"/>
          </w:tcPr>
          <w:p w:rsidR="00287CCB" w:rsidRDefault="00287CCB" w:rsidP="00F03066">
            <w:pPr>
              <w:jc w:val="center"/>
            </w:pPr>
            <w:r>
              <w:t>Matt Kaufer</w:t>
            </w:r>
          </w:p>
        </w:tc>
        <w:tc>
          <w:tcPr>
            <w:tcW w:w="4860" w:type="dxa"/>
          </w:tcPr>
          <w:p w:rsidR="00287CCB" w:rsidRDefault="00287CCB" w:rsidP="006429A2">
            <w:r>
              <w:t>(Pulled from 08.07.11.00 – 03/21/06)</w:t>
            </w:r>
          </w:p>
          <w:p w:rsidR="00287CCB" w:rsidRPr="00BC03E4" w:rsidRDefault="00287CCB" w:rsidP="006429A2">
            <w:r w:rsidRPr="00BC03E4">
              <w:t>Updated description for the following PIDs:</w:t>
            </w:r>
          </w:p>
          <w:p w:rsidR="00F26143" w:rsidRDefault="00287CCB" w:rsidP="00F26143">
            <w:pPr>
              <w:numPr>
                <w:ilvl w:val="0"/>
                <w:numId w:val="55"/>
              </w:numPr>
            </w:pPr>
            <w:r w:rsidRPr="00BC03E4">
              <w:t>$2011 - Displacement on Demand Inhibit Reasons 1</w:t>
            </w:r>
          </w:p>
          <w:p w:rsidR="00F26143" w:rsidRDefault="00287CCB" w:rsidP="00F26143">
            <w:pPr>
              <w:numPr>
                <w:ilvl w:val="0"/>
                <w:numId w:val="55"/>
              </w:numPr>
            </w:pPr>
            <w:r w:rsidRPr="00BC03E4">
              <w:t>$2012 - Displacement on Demand Inhibit Reasons 2</w:t>
            </w:r>
          </w:p>
          <w:p w:rsidR="00F26143" w:rsidRDefault="00287CCB" w:rsidP="00F26143">
            <w:pPr>
              <w:numPr>
                <w:ilvl w:val="0"/>
                <w:numId w:val="55"/>
              </w:numPr>
            </w:pPr>
            <w:r w:rsidRPr="00BC03E4">
              <w:t xml:space="preserve">$2013 - </w:t>
            </w:r>
            <w:r w:rsidRPr="00BC03E4">
              <w:rPr>
                <w:sz w:val="18"/>
                <w:szCs w:val="18"/>
              </w:rPr>
              <w:t>Displacement on Demand Reactivation History 1</w:t>
            </w:r>
          </w:p>
          <w:p w:rsidR="00F26143" w:rsidRDefault="00287CCB" w:rsidP="00F26143">
            <w:pPr>
              <w:numPr>
                <w:ilvl w:val="0"/>
                <w:numId w:val="55"/>
              </w:numPr>
            </w:pPr>
            <w:r w:rsidRPr="00BC03E4">
              <w:t>$201</w:t>
            </w:r>
            <w:r>
              <w:t>4</w:t>
            </w:r>
            <w:r w:rsidRPr="00BC03E4">
              <w:t xml:space="preserve"> - </w:t>
            </w:r>
            <w:r w:rsidRPr="00BC03E4">
              <w:rPr>
                <w:sz w:val="18"/>
                <w:szCs w:val="18"/>
              </w:rPr>
              <w:t>Displacement on Demand Reactivation History 2</w:t>
            </w:r>
          </w:p>
          <w:p w:rsidR="00F26143" w:rsidRDefault="00287CCB" w:rsidP="00F26143">
            <w:pPr>
              <w:numPr>
                <w:ilvl w:val="0"/>
                <w:numId w:val="55"/>
              </w:numPr>
            </w:pPr>
            <w:r w:rsidRPr="00BC03E4">
              <w:t>$201</w:t>
            </w:r>
            <w:r>
              <w:t>5</w:t>
            </w:r>
            <w:r w:rsidRPr="00BC03E4">
              <w:t xml:space="preserve"> - </w:t>
            </w:r>
            <w:r w:rsidRPr="00BC03E4">
              <w:rPr>
                <w:sz w:val="18"/>
                <w:szCs w:val="18"/>
              </w:rPr>
              <w:t>Displacement on Demand Reactivation History 3</w:t>
            </w:r>
          </w:p>
          <w:p w:rsidR="00F26143" w:rsidRDefault="00287CCB" w:rsidP="00F26143">
            <w:pPr>
              <w:numPr>
                <w:ilvl w:val="0"/>
                <w:numId w:val="55"/>
              </w:numPr>
            </w:pPr>
            <w:r w:rsidRPr="00BC03E4">
              <w:t>$201</w:t>
            </w:r>
            <w:r>
              <w:t>6</w:t>
            </w:r>
            <w:r w:rsidRPr="00BC03E4">
              <w:t xml:space="preserve"> - </w:t>
            </w:r>
            <w:r w:rsidRPr="00BC03E4">
              <w:rPr>
                <w:sz w:val="18"/>
                <w:szCs w:val="18"/>
              </w:rPr>
              <w:t>Displacement on Demand Reactivation History 4</w:t>
            </w:r>
          </w:p>
          <w:p w:rsidR="00F26143" w:rsidRDefault="00287CCB" w:rsidP="00F26143">
            <w:pPr>
              <w:numPr>
                <w:ilvl w:val="0"/>
                <w:numId w:val="55"/>
              </w:numPr>
            </w:pPr>
            <w:r w:rsidRPr="00BC03E4">
              <w:t>$201</w:t>
            </w:r>
            <w:r>
              <w:t>7</w:t>
            </w:r>
            <w:r w:rsidRPr="00BC03E4">
              <w:t xml:space="preserve"> - </w:t>
            </w:r>
            <w:r w:rsidRPr="00BC03E4">
              <w:rPr>
                <w:sz w:val="18"/>
                <w:szCs w:val="18"/>
              </w:rPr>
              <w:t>Displacement on Demand Reactivation History 5</w:t>
            </w:r>
          </w:p>
          <w:p w:rsidR="00F26143" w:rsidRDefault="00287CCB" w:rsidP="00F26143">
            <w:pPr>
              <w:numPr>
                <w:ilvl w:val="0"/>
                <w:numId w:val="55"/>
              </w:numPr>
            </w:pPr>
            <w:r w:rsidRPr="00BC03E4">
              <w:t>$201</w:t>
            </w:r>
            <w:r>
              <w:t>8</w:t>
            </w:r>
            <w:r w:rsidRPr="00BC03E4">
              <w:t xml:space="preserve"> - </w:t>
            </w:r>
            <w:r w:rsidRPr="00BC03E4">
              <w:rPr>
                <w:sz w:val="18"/>
                <w:szCs w:val="18"/>
              </w:rPr>
              <w:t>Displacement on Demand Reactivation History 6</w:t>
            </w:r>
          </w:p>
          <w:p w:rsidR="00F26143" w:rsidRDefault="00287CCB" w:rsidP="00F26143">
            <w:pPr>
              <w:numPr>
                <w:ilvl w:val="0"/>
                <w:numId w:val="55"/>
              </w:numPr>
            </w:pPr>
            <w:r w:rsidRPr="00BC03E4">
              <w:t>$201</w:t>
            </w:r>
            <w:r>
              <w:t>9</w:t>
            </w:r>
            <w:r w:rsidRPr="00BC03E4">
              <w:t xml:space="preserve"> - </w:t>
            </w:r>
            <w:r w:rsidRPr="00BC03E4">
              <w:rPr>
                <w:sz w:val="18"/>
                <w:szCs w:val="18"/>
              </w:rPr>
              <w:t>Displacement on Demand Reactivation History 7</w:t>
            </w:r>
          </w:p>
          <w:p w:rsidR="00F26143" w:rsidRDefault="00287CCB" w:rsidP="00F26143">
            <w:pPr>
              <w:numPr>
                <w:ilvl w:val="0"/>
                <w:numId w:val="55"/>
              </w:numPr>
            </w:pPr>
            <w:r>
              <w:t>$201A</w:t>
            </w:r>
            <w:r w:rsidRPr="00BC03E4">
              <w:t xml:space="preserve"> - </w:t>
            </w:r>
            <w:r w:rsidRPr="00BC03E4">
              <w:rPr>
                <w:sz w:val="18"/>
                <w:szCs w:val="18"/>
              </w:rPr>
              <w:t>Displacement on Demand Reactivation History 8</w:t>
            </w:r>
          </w:p>
        </w:tc>
        <w:tc>
          <w:tcPr>
            <w:tcW w:w="1440" w:type="dxa"/>
          </w:tcPr>
          <w:p w:rsidR="00287CCB" w:rsidRDefault="00287CCB" w:rsidP="00F03066">
            <w:r>
              <w:t>E27871-AI01</w:t>
            </w:r>
          </w:p>
        </w:tc>
      </w:tr>
      <w:tr w:rsidR="00287CCB">
        <w:trPr>
          <w:cantSplit/>
          <w:jc w:val="center"/>
        </w:trPr>
        <w:tc>
          <w:tcPr>
            <w:tcW w:w="1260" w:type="dxa"/>
          </w:tcPr>
          <w:p w:rsidR="00287CCB" w:rsidRDefault="00287CCB" w:rsidP="00F03066">
            <w:r>
              <w:t>08.08.09.00</w:t>
            </w:r>
          </w:p>
        </w:tc>
        <w:tc>
          <w:tcPr>
            <w:tcW w:w="990" w:type="dxa"/>
          </w:tcPr>
          <w:p w:rsidR="00287CCB" w:rsidRDefault="00287CCB" w:rsidP="00F03066">
            <w:pPr>
              <w:jc w:val="center"/>
            </w:pPr>
            <w:r>
              <w:t>03/22/06</w:t>
            </w:r>
          </w:p>
        </w:tc>
        <w:tc>
          <w:tcPr>
            <w:tcW w:w="1170" w:type="dxa"/>
          </w:tcPr>
          <w:p w:rsidR="00287CCB" w:rsidRDefault="00287CCB" w:rsidP="00F03066">
            <w:pPr>
              <w:jc w:val="center"/>
            </w:pPr>
            <w:r>
              <w:t>Matt Kaufer</w:t>
            </w:r>
          </w:p>
        </w:tc>
        <w:tc>
          <w:tcPr>
            <w:tcW w:w="4860" w:type="dxa"/>
          </w:tcPr>
          <w:p w:rsidR="00287CCB" w:rsidRDefault="00287CCB" w:rsidP="00A83775">
            <w:r>
              <w:t>Corrected a number of typos for the following PIDs and DIDs:</w:t>
            </w:r>
          </w:p>
          <w:p w:rsidR="00F26143" w:rsidRDefault="00287CCB" w:rsidP="00F26143">
            <w:pPr>
              <w:numPr>
                <w:ilvl w:val="0"/>
                <w:numId w:val="54"/>
              </w:numPr>
            </w:pPr>
            <w:r>
              <w:t xml:space="preserve">$2033 </w:t>
            </w:r>
            <w:r>
              <w:rPr>
                <w:color w:val="000000"/>
              </w:rPr>
              <w:t>–</w:t>
            </w:r>
            <w:r>
              <w:t xml:space="preserve"> </w:t>
            </w:r>
            <w:r>
              <w:rPr>
                <w:szCs w:val="24"/>
              </w:rPr>
              <w:t>Main Processor NVM Fault Status</w:t>
            </w:r>
          </w:p>
          <w:p w:rsidR="00F26143" w:rsidRDefault="00287CCB" w:rsidP="00F26143">
            <w:pPr>
              <w:numPr>
                <w:ilvl w:val="0"/>
                <w:numId w:val="54"/>
              </w:numPr>
            </w:pPr>
            <w:r>
              <w:rPr>
                <w:color w:val="000000"/>
              </w:rPr>
              <w:t>$2035 – Processor ROM Fault Source</w:t>
            </w:r>
          </w:p>
          <w:p w:rsidR="00F26143" w:rsidRDefault="00287CCB" w:rsidP="00F26143">
            <w:pPr>
              <w:numPr>
                <w:ilvl w:val="0"/>
                <w:numId w:val="54"/>
              </w:numPr>
            </w:pPr>
            <w:r>
              <w:t>$57 – Transmission D-R Shift Adaptive Shift Data</w:t>
            </w:r>
          </w:p>
          <w:p w:rsidR="00F26143" w:rsidRDefault="00287CCB" w:rsidP="00F26143">
            <w:pPr>
              <w:numPr>
                <w:ilvl w:val="0"/>
                <w:numId w:val="54"/>
              </w:numPr>
            </w:pPr>
            <w:r>
              <w:t>$97 – System Name or Engine Type</w:t>
            </w:r>
          </w:p>
          <w:p w:rsidR="00F26143" w:rsidRDefault="00287CCB" w:rsidP="00F26143">
            <w:pPr>
              <w:numPr>
                <w:ilvl w:val="0"/>
                <w:numId w:val="54"/>
              </w:numPr>
            </w:pPr>
            <w:r>
              <w:t>$98 – Repair Shop Code or Tester Serial Number</w:t>
            </w:r>
          </w:p>
        </w:tc>
        <w:tc>
          <w:tcPr>
            <w:tcW w:w="1440" w:type="dxa"/>
          </w:tcPr>
          <w:p w:rsidR="00287CCB" w:rsidRDefault="00287CCB" w:rsidP="00F03066">
            <w:r>
              <w:t>N/A</w:t>
            </w:r>
          </w:p>
        </w:tc>
      </w:tr>
      <w:tr w:rsidR="00287CCB">
        <w:trPr>
          <w:cantSplit/>
          <w:jc w:val="center"/>
        </w:trPr>
        <w:tc>
          <w:tcPr>
            <w:tcW w:w="1260" w:type="dxa"/>
          </w:tcPr>
          <w:p w:rsidR="00287CCB" w:rsidRDefault="00287CCB" w:rsidP="00F03066">
            <w:r>
              <w:t>08.08.08.00</w:t>
            </w:r>
          </w:p>
        </w:tc>
        <w:tc>
          <w:tcPr>
            <w:tcW w:w="990" w:type="dxa"/>
          </w:tcPr>
          <w:p w:rsidR="00287CCB" w:rsidRDefault="00287CCB" w:rsidP="00F03066">
            <w:pPr>
              <w:jc w:val="center"/>
            </w:pPr>
            <w:r>
              <w:t>11/23/05</w:t>
            </w:r>
          </w:p>
        </w:tc>
        <w:tc>
          <w:tcPr>
            <w:tcW w:w="1170" w:type="dxa"/>
          </w:tcPr>
          <w:p w:rsidR="00287CCB" w:rsidRDefault="00287CCB" w:rsidP="00F03066">
            <w:pPr>
              <w:jc w:val="center"/>
            </w:pPr>
            <w:r>
              <w:t>Matt Kaufer</w:t>
            </w:r>
          </w:p>
        </w:tc>
        <w:tc>
          <w:tcPr>
            <w:tcW w:w="4860" w:type="dxa"/>
          </w:tcPr>
          <w:p w:rsidR="00287CCB" w:rsidRDefault="00287CCB" w:rsidP="00F03066">
            <w:r>
              <w:t>Removed support for the following diagnostic service:</w:t>
            </w:r>
          </w:p>
          <w:p w:rsidR="00F26143" w:rsidRDefault="00287CCB" w:rsidP="00F26143">
            <w:pPr>
              <w:numPr>
                <w:ilvl w:val="0"/>
                <w:numId w:val="53"/>
              </w:numPr>
            </w:pPr>
            <w:r>
              <w:t>RequestControlOfOnBoardSystem ($08) Service</w:t>
            </w:r>
          </w:p>
        </w:tc>
        <w:tc>
          <w:tcPr>
            <w:tcW w:w="1440" w:type="dxa"/>
          </w:tcPr>
          <w:p w:rsidR="00287CCB" w:rsidRPr="008901F6" w:rsidRDefault="00287CCB" w:rsidP="00F03066">
            <w:r>
              <w:t>E26327-AI02</w:t>
            </w:r>
          </w:p>
        </w:tc>
      </w:tr>
      <w:tr w:rsidR="00287CCB">
        <w:trPr>
          <w:cantSplit/>
          <w:jc w:val="center"/>
        </w:trPr>
        <w:tc>
          <w:tcPr>
            <w:tcW w:w="1260" w:type="dxa"/>
          </w:tcPr>
          <w:p w:rsidR="00287CCB" w:rsidRDefault="00287CCB" w:rsidP="00F03066">
            <w:r>
              <w:t>08.08.07.00</w:t>
            </w:r>
          </w:p>
        </w:tc>
        <w:tc>
          <w:tcPr>
            <w:tcW w:w="990" w:type="dxa"/>
          </w:tcPr>
          <w:p w:rsidR="00287CCB" w:rsidRDefault="00287CCB" w:rsidP="00F03066">
            <w:pPr>
              <w:jc w:val="center"/>
            </w:pPr>
            <w:r>
              <w:t>11/22/05</w:t>
            </w:r>
          </w:p>
        </w:tc>
        <w:tc>
          <w:tcPr>
            <w:tcW w:w="1170" w:type="dxa"/>
          </w:tcPr>
          <w:p w:rsidR="00287CCB" w:rsidRDefault="00287CCB" w:rsidP="00F03066">
            <w:pPr>
              <w:jc w:val="center"/>
            </w:pPr>
            <w:r>
              <w:t>Matt Kaufer</w:t>
            </w:r>
          </w:p>
        </w:tc>
        <w:tc>
          <w:tcPr>
            <w:tcW w:w="4860" w:type="dxa"/>
          </w:tcPr>
          <w:p w:rsidR="00287CCB" w:rsidRDefault="00287CCB" w:rsidP="00F03066">
            <w:r>
              <w:t>Removed support for the following PID:</w:t>
            </w:r>
          </w:p>
          <w:p w:rsidR="00F26143" w:rsidRDefault="00287CCB" w:rsidP="00F26143">
            <w:pPr>
              <w:numPr>
                <w:ilvl w:val="0"/>
                <w:numId w:val="52"/>
              </w:numPr>
            </w:pPr>
            <w:r>
              <w:t>$1562 – Knock System Status</w:t>
            </w:r>
          </w:p>
        </w:tc>
        <w:tc>
          <w:tcPr>
            <w:tcW w:w="1440" w:type="dxa"/>
          </w:tcPr>
          <w:p w:rsidR="00287CCB" w:rsidRPr="008901F6" w:rsidRDefault="00287CCB" w:rsidP="00F03066">
            <w:r w:rsidRPr="008901F6">
              <w:t>E25942</w:t>
            </w:r>
            <w:r>
              <w:t>-AI04</w:t>
            </w:r>
          </w:p>
        </w:tc>
      </w:tr>
      <w:tr w:rsidR="00287CCB">
        <w:trPr>
          <w:cantSplit/>
          <w:jc w:val="center"/>
        </w:trPr>
        <w:tc>
          <w:tcPr>
            <w:tcW w:w="1260" w:type="dxa"/>
          </w:tcPr>
          <w:p w:rsidR="00287CCB" w:rsidRDefault="00287CCB" w:rsidP="00F03066">
            <w:r>
              <w:t>08.08.07.00</w:t>
            </w:r>
          </w:p>
        </w:tc>
        <w:tc>
          <w:tcPr>
            <w:tcW w:w="990" w:type="dxa"/>
          </w:tcPr>
          <w:p w:rsidR="00287CCB" w:rsidRDefault="00287CCB" w:rsidP="00F03066">
            <w:pPr>
              <w:jc w:val="center"/>
            </w:pPr>
            <w:r>
              <w:t>11/22/05</w:t>
            </w:r>
          </w:p>
        </w:tc>
        <w:tc>
          <w:tcPr>
            <w:tcW w:w="1170" w:type="dxa"/>
          </w:tcPr>
          <w:p w:rsidR="00287CCB" w:rsidRDefault="00287CCB" w:rsidP="00F03066">
            <w:pPr>
              <w:jc w:val="center"/>
            </w:pPr>
            <w:r>
              <w:t>Matt Kaufer</w:t>
            </w:r>
          </w:p>
        </w:tc>
        <w:tc>
          <w:tcPr>
            <w:tcW w:w="4860" w:type="dxa"/>
          </w:tcPr>
          <w:p w:rsidR="00287CCB" w:rsidRDefault="00287CCB" w:rsidP="00F03066">
            <w:r>
              <w:t>Updated descriptions of the following PIDs:</w:t>
            </w:r>
          </w:p>
          <w:p w:rsidR="00F26143" w:rsidRDefault="00287CCB" w:rsidP="00F26143">
            <w:pPr>
              <w:numPr>
                <w:ilvl w:val="0"/>
                <w:numId w:val="51"/>
              </w:numPr>
            </w:pPr>
            <w:r>
              <w:t>$1551 – Remote Vehicle Start Disable History 1</w:t>
            </w:r>
          </w:p>
          <w:p w:rsidR="00F26143" w:rsidRDefault="00287CCB" w:rsidP="00F26143">
            <w:pPr>
              <w:numPr>
                <w:ilvl w:val="0"/>
                <w:numId w:val="51"/>
              </w:numPr>
            </w:pPr>
            <w:r>
              <w:t>$1552 – Remote Vehicle Start Disable History 2</w:t>
            </w:r>
          </w:p>
          <w:p w:rsidR="00F26143" w:rsidRDefault="00287CCB" w:rsidP="00F26143">
            <w:pPr>
              <w:numPr>
                <w:ilvl w:val="0"/>
                <w:numId w:val="51"/>
              </w:numPr>
            </w:pPr>
            <w:r>
              <w:t>$1553 – Remote Vehicle Start Disable History 3</w:t>
            </w:r>
          </w:p>
          <w:p w:rsidR="00F26143" w:rsidRDefault="00287CCB" w:rsidP="00F26143">
            <w:pPr>
              <w:numPr>
                <w:ilvl w:val="0"/>
                <w:numId w:val="51"/>
              </w:numPr>
            </w:pPr>
            <w:r>
              <w:t>$1554 – Remote Vehicle Start Disable History 4</w:t>
            </w:r>
          </w:p>
          <w:p w:rsidR="00F26143" w:rsidRDefault="00287CCB" w:rsidP="00F26143">
            <w:pPr>
              <w:numPr>
                <w:ilvl w:val="0"/>
                <w:numId w:val="51"/>
              </w:numPr>
            </w:pPr>
            <w:r>
              <w:t>$1555 – Remote Vehicle Start Disable History 5</w:t>
            </w:r>
          </w:p>
          <w:p w:rsidR="00F26143" w:rsidRDefault="00287CCB" w:rsidP="00F26143">
            <w:pPr>
              <w:numPr>
                <w:ilvl w:val="0"/>
                <w:numId w:val="51"/>
              </w:numPr>
            </w:pPr>
            <w:r>
              <w:t>$1556 – Remote Vehicle Start Disable History 6</w:t>
            </w:r>
          </w:p>
          <w:p w:rsidR="00F26143" w:rsidRDefault="00287CCB" w:rsidP="00F26143">
            <w:pPr>
              <w:numPr>
                <w:ilvl w:val="0"/>
                <w:numId w:val="51"/>
              </w:numPr>
            </w:pPr>
            <w:r>
              <w:t>$1557 – Remote Vehicle Start Disable History 7</w:t>
            </w:r>
          </w:p>
          <w:p w:rsidR="00F26143" w:rsidRDefault="00287CCB" w:rsidP="00F26143">
            <w:pPr>
              <w:numPr>
                <w:ilvl w:val="0"/>
                <w:numId w:val="51"/>
              </w:numPr>
            </w:pPr>
            <w:r>
              <w:t>$1558 – Remote Vehicle Start Disable History 8</w:t>
            </w:r>
          </w:p>
        </w:tc>
        <w:tc>
          <w:tcPr>
            <w:tcW w:w="1440" w:type="dxa"/>
          </w:tcPr>
          <w:p w:rsidR="00287CCB" w:rsidRDefault="00287CCB" w:rsidP="00F03066">
            <w:r>
              <w:t>E24336-AI01</w:t>
            </w:r>
          </w:p>
        </w:tc>
      </w:tr>
      <w:tr w:rsidR="00287CCB">
        <w:trPr>
          <w:cantSplit/>
          <w:jc w:val="center"/>
        </w:trPr>
        <w:tc>
          <w:tcPr>
            <w:tcW w:w="1260" w:type="dxa"/>
          </w:tcPr>
          <w:p w:rsidR="00287CCB" w:rsidRDefault="00287CCB" w:rsidP="00F03066">
            <w:r>
              <w:t>08.08.07.00</w:t>
            </w:r>
          </w:p>
        </w:tc>
        <w:tc>
          <w:tcPr>
            <w:tcW w:w="990" w:type="dxa"/>
          </w:tcPr>
          <w:p w:rsidR="00287CCB" w:rsidRDefault="00287CCB" w:rsidP="00F03066">
            <w:pPr>
              <w:jc w:val="center"/>
            </w:pPr>
            <w:r>
              <w:t>11/22/05</w:t>
            </w:r>
          </w:p>
        </w:tc>
        <w:tc>
          <w:tcPr>
            <w:tcW w:w="1170" w:type="dxa"/>
          </w:tcPr>
          <w:p w:rsidR="00287CCB" w:rsidRDefault="00287CCB" w:rsidP="00F03066">
            <w:pPr>
              <w:jc w:val="center"/>
            </w:pPr>
            <w:r>
              <w:t>Matt Kaufer</w:t>
            </w:r>
          </w:p>
        </w:tc>
        <w:tc>
          <w:tcPr>
            <w:tcW w:w="4860" w:type="dxa"/>
          </w:tcPr>
          <w:p w:rsidR="00287CCB" w:rsidRDefault="00287CCB" w:rsidP="00F03066">
            <w:r>
              <w:t>Updated the descriptions of the following PIDs:</w:t>
            </w:r>
          </w:p>
          <w:p w:rsidR="00287CCB" w:rsidRDefault="00287CCB" w:rsidP="00F03066">
            <w:r>
              <w:t>(The actual change was implemented with 08.08.03 software, but the documentation change was not identified until 08.08.07.)</w:t>
            </w:r>
          </w:p>
          <w:p w:rsidR="00F26143" w:rsidRDefault="00287CCB" w:rsidP="00F26143">
            <w:pPr>
              <w:numPr>
                <w:ilvl w:val="0"/>
                <w:numId w:val="50"/>
              </w:numPr>
            </w:pPr>
            <w:r>
              <w:t>$1315 – Cruise Disengage History 1</w:t>
            </w:r>
          </w:p>
          <w:p w:rsidR="00F26143" w:rsidRDefault="00287CCB" w:rsidP="00F26143">
            <w:pPr>
              <w:numPr>
                <w:ilvl w:val="0"/>
                <w:numId w:val="50"/>
              </w:numPr>
            </w:pPr>
            <w:r>
              <w:t>$1316 – Cruise Disengage History 2</w:t>
            </w:r>
          </w:p>
          <w:p w:rsidR="00F26143" w:rsidRDefault="00287CCB" w:rsidP="00F26143">
            <w:pPr>
              <w:numPr>
                <w:ilvl w:val="0"/>
                <w:numId w:val="50"/>
              </w:numPr>
            </w:pPr>
            <w:r>
              <w:t>$1317 – Cruise Disengage History 3</w:t>
            </w:r>
          </w:p>
          <w:p w:rsidR="00F26143" w:rsidRDefault="00287CCB" w:rsidP="00F26143">
            <w:pPr>
              <w:numPr>
                <w:ilvl w:val="0"/>
                <w:numId w:val="50"/>
              </w:numPr>
            </w:pPr>
            <w:r>
              <w:t>$1318 – Cruise Disengage History 4</w:t>
            </w:r>
          </w:p>
          <w:p w:rsidR="00F26143" w:rsidRDefault="00287CCB" w:rsidP="00F26143">
            <w:pPr>
              <w:numPr>
                <w:ilvl w:val="0"/>
                <w:numId w:val="50"/>
              </w:numPr>
            </w:pPr>
            <w:r>
              <w:t>$1319 – Cruise Disengage History 5</w:t>
            </w:r>
          </w:p>
          <w:p w:rsidR="00F26143" w:rsidRDefault="00287CCB" w:rsidP="00F26143">
            <w:pPr>
              <w:numPr>
                <w:ilvl w:val="0"/>
                <w:numId w:val="50"/>
              </w:numPr>
            </w:pPr>
            <w:r>
              <w:t>$131A – Cruise Disengage History 6</w:t>
            </w:r>
          </w:p>
          <w:p w:rsidR="00F26143" w:rsidRDefault="00287CCB" w:rsidP="00F26143">
            <w:pPr>
              <w:numPr>
                <w:ilvl w:val="0"/>
                <w:numId w:val="50"/>
              </w:numPr>
            </w:pPr>
            <w:r>
              <w:t>$131B – Cruise Disengage History 7</w:t>
            </w:r>
          </w:p>
          <w:p w:rsidR="00F26143" w:rsidRDefault="00287CCB" w:rsidP="00F26143">
            <w:pPr>
              <w:numPr>
                <w:ilvl w:val="0"/>
                <w:numId w:val="50"/>
              </w:numPr>
            </w:pPr>
            <w:r>
              <w:t>$131C – Cruise Disengage History 8</w:t>
            </w:r>
          </w:p>
        </w:tc>
        <w:tc>
          <w:tcPr>
            <w:tcW w:w="1440" w:type="dxa"/>
          </w:tcPr>
          <w:p w:rsidR="00287CCB" w:rsidRDefault="00287CCB" w:rsidP="00F03066">
            <w:r>
              <w:t>E23138-AI01</w:t>
            </w:r>
          </w:p>
        </w:tc>
      </w:tr>
      <w:tr w:rsidR="00287CCB">
        <w:trPr>
          <w:cantSplit/>
          <w:jc w:val="center"/>
        </w:trPr>
        <w:tc>
          <w:tcPr>
            <w:tcW w:w="1260" w:type="dxa"/>
          </w:tcPr>
          <w:p w:rsidR="00287CCB" w:rsidRDefault="00287CCB" w:rsidP="00F03066">
            <w:r>
              <w:t>08.08.07.00</w:t>
            </w:r>
          </w:p>
        </w:tc>
        <w:tc>
          <w:tcPr>
            <w:tcW w:w="990" w:type="dxa"/>
          </w:tcPr>
          <w:p w:rsidR="00287CCB" w:rsidRDefault="00287CCB" w:rsidP="00F03066">
            <w:pPr>
              <w:jc w:val="center"/>
            </w:pPr>
            <w:r>
              <w:t>11/22/05</w:t>
            </w:r>
          </w:p>
        </w:tc>
        <w:tc>
          <w:tcPr>
            <w:tcW w:w="1170" w:type="dxa"/>
          </w:tcPr>
          <w:p w:rsidR="00287CCB" w:rsidRDefault="00287CCB" w:rsidP="00F03066">
            <w:pPr>
              <w:jc w:val="center"/>
            </w:pPr>
            <w:r>
              <w:t>Matt Kaufer</w:t>
            </w:r>
          </w:p>
        </w:tc>
        <w:tc>
          <w:tcPr>
            <w:tcW w:w="4860" w:type="dxa"/>
          </w:tcPr>
          <w:p w:rsidR="00287CCB" w:rsidRDefault="00287CCB" w:rsidP="00F03066">
            <w:r>
              <w:t>Corrected a number of typos for the following PIDs, DIDs, and CPID:</w:t>
            </w:r>
          </w:p>
          <w:p w:rsidR="00F26143" w:rsidRDefault="00287CCB" w:rsidP="00F26143">
            <w:pPr>
              <w:numPr>
                <w:ilvl w:val="0"/>
                <w:numId w:val="49"/>
              </w:numPr>
              <w:rPr>
                <w:lang w:val="es-ES"/>
              </w:rPr>
            </w:pPr>
            <w:r w:rsidRPr="00686E50">
              <w:rPr>
                <w:lang w:val="es-ES"/>
              </w:rPr>
              <w:t>PIDs: $1128, $1130, $1131, $11F8, $11F9, $11FA, $11FB, $1201, $1202, $1203, $1204, $12DE, $13C7</w:t>
            </w:r>
          </w:p>
          <w:p w:rsidR="00F26143" w:rsidRDefault="00287CCB" w:rsidP="00F26143">
            <w:pPr>
              <w:numPr>
                <w:ilvl w:val="0"/>
                <w:numId w:val="49"/>
              </w:numPr>
            </w:pPr>
            <w:r>
              <w:t>DIDs: $B2, $B4, $B5, $B6, $B7, $B8, $B9, $C1-C8, $C9-CA, $CC, $D1-D8, $D9-DA, $DB, $DC</w:t>
            </w:r>
          </w:p>
          <w:p w:rsidR="00F26143" w:rsidRDefault="00287CCB" w:rsidP="00F26143">
            <w:pPr>
              <w:numPr>
                <w:ilvl w:val="0"/>
                <w:numId w:val="49"/>
              </w:numPr>
            </w:pPr>
            <w:r>
              <w:t xml:space="preserve">CPID: $30 “Transmission Commanded Gear Device Control” </w:t>
            </w:r>
          </w:p>
        </w:tc>
        <w:tc>
          <w:tcPr>
            <w:tcW w:w="1440" w:type="dxa"/>
          </w:tcPr>
          <w:p w:rsidR="00287CCB" w:rsidRDefault="00287CCB" w:rsidP="00F03066">
            <w:r>
              <w:t>N/A</w:t>
            </w:r>
          </w:p>
        </w:tc>
      </w:tr>
      <w:tr w:rsidR="00287CCB">
        <w:trPr>
          <w:cantSplit/>
          <w:jc w:val="center"/>
        </w:trPr>
        <w:tc>
          <w:tcPr>
            <w:tcW w:w="1260" w:type="dxa"/>
          </w:tcPr>
          <w:p w:rsidR="00287CCB" w:rsidRDefault="00287CCB">
            <w:r>
              <w:t>08.08.06.00</w:t>
            </w:r>
          </w:p>
        </w:tc>
        <w:tc>
          <w:tcPr>
            <w:tcW w:w="990" w:type="dxa"/>
          </w:tcPr>
          <w:p w:rsidR="00287CCB" w:rsidRDefault="00287CCB">
            <w:pPr>
              <w:jc w:val="center"/>
            </w:pPr>
            <w:r>
              <w:t>08/02/05</w:t>
            </w:r>
          </w:p>
        </w:tc>
        <w:tc>
          <w:tcPr>
            <w:tcW w:w="1170" w:type="dxa"/>
          </w:tcPr>
          <w:p w:rsidR="00287CCB" w:rsidRDefault="00287CCB">
            <w:pPr>
              <w:jc w:val="center"/>
            </w:pPr>
            <w:r>
              <w:t>Matt Kaufer</w:t>
            </w:r>
          </w:p>
        </w:tc>
        <w:tc>
          <w:tcPr>
            <w:tcW w:w="4860" w:type="dxa"/>
          </w:tcPr>
          <w:p w:rsidR="00287CCB" w:rsidRDefault="00287CCB">
            <w:r>
              <w:t>Updated description of the following PID:</w:t>
            </w:r>
          </w:p>
          <w:p w:rsidR="00F26143" w:rsidRDefault="00287CCB" w:rsidP="00F26143">
            <w:pPr>
              <w:numPr>
                <w:ilvl w:val="0"/>
                <w:numId w:val="41"/>
              </w:numPr>
            </w:pPr>
            <w:r>
              <w:t>$1942 - Transmission Output Speed</w:t>
            </w:r>
          </w:p>
          <w:p w:rsidR="00287CCB" w:rsidRDefault="00287CCB">
            <w:r>
              <w:t>Added support for the following PID:</w:t>
            </w:r>
          </w:p>
          <w:p w:rsidR="00F26143" w:rsidRDefault="00287CCB" w:rsidP="00F26143">
            <w:pPr>
              <w:numPr>
                <w:ilvl w:val="0"/>
                <w:numId w:val="41"/>
              </w:numPr>
            </w:pPr>
            <w:r>
              <w:t>$2050 - Transfer Case Output Speed</w:t>
            </w:r>
          </w:p>
        </w:tc>
        <w:tc>
          <w:tcPr>
            <w:tcW w:w="1440" w:type="dxa"/>
          </w:tcPr>
          <w:p w:rsidR="00287CCB" w:rsidRDefault="00287CCB">
            <w:r>
              <w:t>E26195-AI03</w:t>
            </w:r>
          </w:p>
        </w:tc>
      </w:tr>
      <w:tr w:rsidR="00287CCB">
        <w:trPr>
          <w:cantSplit/>
          <w:jc w:val="center"/>
        </w:trPr>
        <w:tc>
          <w:tcPr>
            <w:tcW w:w="1260" w:type="dxa"/>
          </w:tcPr>
          <w:p w:rsidR="00287CCB" w:rsidRDefault="00287CCB">
            <w:r>
              <w:t>08.08.06.00</w:t>
            </w:r>
          </w:p>
        </w:tc>
        <w:tc>
          <w:tcPr>
            <w:tcW w:w="990" w:type="dxa"/>
          </w:tcPr>
          <w:p w:rsidR="00287CCB" w:rsidRDefault="00287CCB">
            <w:pPr>
              <w:jc w:val="center"/>
            </w:pPr>
            <w:r>
              <w:t>08/02/05</w:t>
            </w:r>
          </w:p>
        </w:tc>
        <w:tc>
          <w:tcPr>
            <w:tcW w:w="1170" w:type="dxa"/>
          </w:tcPr>
          <w:p w:rsidR="00287CCB" w:rsidRDefault="00287CCB">
            <w:pPr>
              <w:jc w:val="center"/>
            </w:pPr>
            <w:r>
              <w:t>Matt Kaufer</w:t>
            </w:r>
          </w:p>
        </w:tc>
        <w:tc>
          <w:tcPr>
            <w:tcW w:w="4860" w:type="dxa"/>
          </w:tcPr>
          <w:p w:rsidR="00287CCB" w:rsidRDefault="00287CCB">
            <w:r>
              <w:t>Updated description for the following diagnostic service:</w:t>
            </w:r>
          </w:p>
          <w:p w:rsidR="00F26143" w:rsidRDefault="00287CCB" w:rsidP="00F26143">
            <w:pPr>
              <w:numPr>
                <w:ilvl w:val="0"/>
                <w:numId w:val="48"/>
              </w:numPr>
            </w:pPr>
            <w:r>
              <w:t>ClearDiagnosticInformation ($04) Service</w:t>
            </w:r>
          </w:p>
        </w:tc>
        <w:tc>
          <w:tcPr>
            <w:tcW w:w="1440" w:type="dxa"/>
          </w:tcPr>
          <w:p w:rsidR="00287CCB" w:rsidRDefault="00287CCB">
            <w:r>
              <w:t>E25958-AI03</w:t>
            </w:r>
          </w:p>
        </w:tc>
      </w:tr>
      <w:tr w:rsidR="00287CCB">
        <w:trPr>
          <w:cantSplit/>
          <w:jc w:val="center"/>
        </w:trPr>
        <w:tc>
          <w:tcPr>
            <w:tcW w:w="1260" w:type="dxa"/>
          </w:tcPr>
          <w:p w:rsidR="00287CCB" w:rsidRDefault="00287CCB">
            <w:r>
              <w:t>08.08.06.00</w:t>
            </w:r>
          </w:p>
        </w:tc>
        <w:tc>
          <w:tcPr>
            <w:tcW w:w="990" w:type="dxa"/>
          </w:tcPr>
          <w:p w:rsidR="00287CCB" w:rsidRDefault="00287CCB">
            <w:pPr>
              <w:jc w:val="center"/>
            </w:pPr>
            <w:r>
              <w:t>08/02/05</w:t>
            </w:r>
          </w:p>
        </w:tc>
        <w:tc>
          <w:tcPr>
            <w:tcW w:w="1170" w:type="dxa"/>
          </w:tcPr>
          <w:p w:rsidR="00287CCB" w:rsidRDefault="00287CCB">
            <w:pPr>
              <w:jc w:val="center"/>
            </w:pPr>
            <w:r>
              <w:t>Matt Kaufer</w:t>
            </w:r>
          </w:p>
        </w:tc>
        <w:tc>
          <w:tcPr>
            <w:tcW w:w="4860" w:type="dxa"/>
          </w:tcPr>
          <w:p w:rsidR="00287CCB" w:rsidRDefault="00287CCB">
            <w:r>
              <w:t>Updated enumerations for the following PID:</w:t>
            </w:r>
          </w:p>
          <w:p w:rsidR="00F26143" w:rsidRDefault="00287CCB" w:rsidP="00F26143">
            <w:pPr>
              <w:numPr>
                <w:ilvl w:val="0"/>
                <w:numId w:val="47"/>
              </w:numPr>
            </w:pPr>
            <w:r>
              <w:t>$001C – On Board Diagnostic System Type</w:t>
            </w:r>
          </w:p>
        </w:tc>
        <w:tc>
          <w:tcPr>
            <w:tcW w:w="1440" w:type="dxa"/>
          </w:tcPr>
          <w:p w:rsidR="00287CCB" w:rsidRDefault="00287CCB">
            <w:r>
              <w:t>E25951-AI06</w:t>
            </w:r>
          </w:p>
        </w:tc>
      </w:tr>
      <w:tr w:rsidR="00287CCB">
        <w:trPr>
          <w:cantSplit/>
          <w:jc w:val="center"/>
        </w:trPr>
        <w:tc>
          <w:tcPr>
            <w:tcW w:w="1260" w:type="dxa"/>
          </w:tcPr>
          <w:p w:rsidR="00287CCB" w:rsidRDefault="00287CCB">
            <w:r>
              <w:t>08.08.06.00</w:t>
            </w:r>
          </w:p>
        </w:tc>
        <w:tc>
          <w:tcPr>
            <w:tcW w:w="990" w:type="dxa"/>
          </w:tcPr>
          <w:p w:rsidR="00287CCB" w:rsidRDefault="00287CCB">
            <w:pPr>
              <w:jc w:val="center"/>
            </w:pPr>
            <w:r>
              <w:t>08/02/05</w:t>
            </w:r>
          </w:p>
        </w:tc>
        <w:tc>
          <w:tcPr>
            <w:tcW w:w="1170" w:type="dxa"/>
          </w:tcPr>
          <w:p w:rsidR="00287CCB" w:rsidRDefault="00287CCB">
            <w:pPr>
              <w:jc w:val="center"/>
            </w:pPr>
            <w:r>
              <w:t>Matt Kaufer</w:t>
            </w:r>
          </w:p>
        </w:tc>
        <w:tc>
          <w:tcPr>
            <w:tcW w:w="4860" w:type="dxa"/>
          </w:tcPr>
          <w:p w:rsidR="00287CCB" w:rsidRDefault="00287CCB">
            <w:r>
              <w:t>Updated descriptions for the following PIDs:</w:t>
            </w:r>
          </w:p>
          <w:p w:rsidR="00F26143" w:rsidRDefault="00287CCB" w:rsidP="00F26143">
            <w:pPr>
              <w:numPr>
                <w:ilvl w:val="0"/>
                <w:numId w:val="46"/>
              </w:numPr>
            </w:pPr>
            <w:r>
              <w:t>$000A – Fuel Rail Pressure (Gauge)</w:t>
            </w:r>
          </w:p>
          <w:p w:rsidR="00F26143" w:rsidRDefault="00287CCB" w:rsidP="00F26143">
            <w:pPr>
              <w:numPr>
                <w:ilvl w:val="0"/>
                <w:numId w:val="46"/>
              </w:numPr>
            </w:pPr>
            <w:r>
              <w:t>$000D – Vehicle Speed</w:t>
            </w:r>
          </w:p>
          <w:p w:rsidR="00F26143" w:rsidRDefault="00287CCB" w:rsidP="00F26143">
            <w:pPr>
              <w:numPr>
                <w:ilvl w:val="0"/>
                <w:numId w:val="46"/>
              </w:numPr>
            </w:pPr>
            <w:r>
              <w:t>$002F – Total Fuel Level Percentage</w:t>
            </w:r>
          </w:p>
          <w:p w:rsidR="00F26143" w:rsidRDefault="00287CCB" w:rsidP="00F26143">
            <w:pPr>
              <w:numPr>
                <w:ilvl w:val="0"/>
                <w:numId w:val="46"/>
              </w:numPr>
            </w:pPr>
            <w:r>
              <w:t>$0032 – Fuel Tank Vapor Pressure</w:t>
            </w:r>
          </w:p>
        </w:tc>
        <w:tc>
          <w:tcPr>
            <w:tcW w:w="1440" w:type="dxa"/>
          </w:tcPr>
          <w:p w:rsidR="00287CCB" w:rsidRDefault="00287CCB">
            <w:r>
              <w:t>E25949-AI01</w:t>
            </w:r>
          </w:p>
        </w:tc>
      </w:tr>
      <w:tr w:rsidR="00287CCB">
        <w:trPr>
          <w:cantSplit/>
          <w:jc w:val="center"/>
        </w:trPr>
        <w:tc>
          <w:tcPr>
            <w:tcW w:w="1260" w:type="dxa"/>
          </w:tcPr>
          <w:p w:rsidR="00287CCB" w:rsidRDefault="00287CCB">
            <w:r>
              <w:t>08.08.06.00</w:t>
            </w:r>
          </w:p>
        </w:tc>
        <w:tc>
          <w:tcPr>
            <w:tcW w:w="990" w:type="dxa"/>
          </w:tcPr>
          <w:p w:rsidR="00287CCB" w:rsidRDefault="00287CCB">
            <w:pPr>
              <w:jc w:val="center"/>
            </w:pPr>
            <w:r>
              <w:t>08/02/05</w:t>
            </w:r>
          </w:p>
        </w:tc>
        <w:tc>
          <w:tcPr>
            <w:tcW w:w="1170" w:type="dxa"/>
          </w:tcPr>
          <w:p w:rsidR="00287CCB" w:rsidRDefault="00287CCB">
            <w:pPr>
              <w:jc w:val="center"/>
            </w:pPr>
            <w:r>
              <w:t>Matt Kaufer</w:t>
            </w:r>
          </w:p>
        </w:tc>
        <w:tc>
          <w:tcPr>
            <w:tcW w:w="4860" w:type="dxa"/>
          </w:tcPr>
          <w:p w:rsidR="00287CCB" w:rsidRDefault="00287CCB">
            <w:r>
              <w:t>Updated description of the CPID $1C - Secondary Air Injection Reaction System Device Control as follows:</w:t>
            </w:r>
          </w:p>
          <w:p w:rsidR="00F26143" w:rsidRDefault="00287CCB" w:rsidP="00F26143">
            <w:pPr>
              <w:numPr>
                <w:ilvl w:val="0"/>
                <w:numId w:val="39"/>
              </w:numPr>
            </w:pPr>
            <w:r>
              <w:t>Add return code $0001 – Device control timer time-out active</w:t>
            </w:r>
          </w:p>
          <w:p w:rsidR="00F26143" w:rsidRDefault="00287CCB" w:rsidP="00F26143">
            <w:pPr>
              <w:numPr>
                <w:ilvl w:val="0"/>
                <w:numId w:val="39"/>
              </w:numPr>
            </w:pPr>
            <w:r>
              <w:t>Add return code description for $000A DTC Present “ECM/PCM Internal Engine Off Timer Performance”</w:t>
            </w:r>
          </w:p>
        </w:tc>
        <w:tc>
          <w:tcPr>
            <w:tcW w:w="1440" w:type="dxa"/>
          </w:tcPr>
          <w:p w:rsidR="00287CCB" w:rsidRDefault="00287CCB">
            <w:r>
              <w:t>E24949-AI01</w:t>
            </w:r>
          </w:p>
        </w:tc>
      </w:tr>
      <w:tr w:rsidR="00287CCB">
        <w:trPr>
          <w:cantSplit/>
          <w:jc w:val="center"/>
        </w:trPr>
        <w:tc>
          <w:tcPr>
            <w:tcW w:w="1260" w:type="dxa"/>
          </w:tcPr>
          <w:p w:rsidR="00287CCB" w:rsidRDefault="00287CCB">
            <w:r>
              <w:t>08.08.06.00</w:t>
            </w:r>
          </w:p>
        </w:tc>
        <w:tc>
          <w:tcPr>
            <w:tcW w:w="990" w:type="dxa"/>
          </w:tcPr>
          <w:p w:rsidR="00287CCB" w:rsidRDefault="00287CCB">
            <w:pPr>
              <w:jc w:val="center"/>
            </w:pPr>
            <w:r>
              <w:t>08/02/05</w:t>
            </w:r>
          </w:p>
        </w:tc>
        <w:tc>
          <w:tcPr>
            <w:tcW w:w="1170" w:type="dxa"/>
          </w:tcPr>
          <w:p w:rsidR="00287CCB" w:rsidRDefault="00287CCB">
            <w:pPr>
              <w:jc w:val="center"/>
            </w:pPr>
            <w:r>
              <w:t>Matt Kaufer</w:t>
            </w:r>
          </w:p>
        </w:tc>
        <w:tc>
          <w:tcPr>
            <w:tcW w:w="4860" w:type="dxa"/>
          </w:tcPr>
          <w:p w:rsidR="00287CCB" w:rsidRDefault="00287CCB">
            <w:r>
              <w:t>Added support for the following PID:</w:t>
            </w:r>
          </w:p>
          <w:p w:rsidR="00F26143" w:rsidRDefault="00287CCB" w:rsidP="00F26143">
            <w:pPr>
              <w:numPr>
                <w:ilvl w:val="0"/>
                <w:numId w:val="45"/>
              </w:numPr>
            </w:pPr>
            <w:r>
              <w:t>$204D – Transmission Torque Request Limited Reason</w:t>
            </w:r>
          </w:p>
        </w:tc>
        <w:tc>
          <w:tcPr>
            <w:tcW w:w="1440" w:type="dxa"/>
          </w:tcPr>
          <w:p w:rsidR="00287CCB" w:rsidRDefault="00287CCB">
            <w:r>
              <w:t>E25095-AI01</w:t>
            </w:r>
          </w:p>
        </w:tc>
      </w:tr>
      <w:tr w:rsidR="00287CCB">
        <w:trPr>
          <w:cantSplit/>
          <w:jc w:val="center"/>
        </w:trPr>
        <w:tc>
          <w:tcPr>
            <w:tcW w:w="1260" w:type="dxa"/>
          </w:tcPr>
          <w:p w:rsidR="00287CCB" w:rsidRDefault="00287CCB">
            <w:r>
              <w:t>08.08.06.00</w:t>
            </w:r>
          </w:p>
        </w:tc>
        <w:tc>
          <w:tcPr>
            <w:tcW w:w="990" w:type="dxa"/>
          </w:tcPr>
          <w:p w:rsidR="00287CCB" w:rsidRDefault="00287CCB">
            <w:pPr>
              <w:jc w:val="center"/>
            </w:pPr>
            <w:r>
              <w:t>08/02/05</w:t>
            </w:r>
          </w:p>
        </w:tc>
        <w:tc>
          <w:tcPr>
            <w:tcW w:w="1170" w:type="dxa"/>
          </w:tcPr>
          <w:p w:rsidR="00287CCB" w:rsidRDefault="00287CCB">
            <w:pPr>
              <w:jc w:val="center"/>
            </w:pPr>
            <w:r>
              <w:t>Matt Kaufer</w:t>
            </w:r>
          </w:p>
        </w:tc>
        <w:tc>
          <w:tcPr>
            <w:tcW w:w="4860" w:type="dxa"/>
          </w:tcPr>
          <w:p w:rsidR="00287CCB" w:rsidRDefault="00287CCB">
            <w:r>
              <w:t>(Pulled from 08.05.13.01 – 08/01/05)</w:t>
            </w:r>
          </w:p>
          <w:p w:rsidR="00287CCB" w:rsidRDefault="00287CCB">
            <w:r>
              <w:t>Updated description for the following PID:</w:t>
            </w:r>
          </w:p>
          <w:p w:rsidR="00F26143" w:rsidRDefault="00287CCB" w:rsidP="00F26143">
            <w:pPr>
              <w:numPr>
                <w:ilvl w:val="0"/>
                <w:numId w:val="44"/>
              </w:numPr>
            </w:pPr>
            <w:r>
              <w:t>$1641 – Percent Fan Commanded</w:t>
            </w:r>
          </w:p>
        </w:tc>
        <w:tc>
          <w:tcPr>
            <w:tcW w:w="1440" w:type="dxa"/>
          </w:tcPr>
          <w:p w:rsidR="00287CCB" w:rsidRDefault="00287CCB">
            <w:r>
              <w:t>E26285-AI01</w:t>
            </w:r>
          </w:p>
        </w:tc>
      </w:tr>
      <w:tr w:rsidR="00287CCB">
        <w:trPr>
          <w:cantSplit/>
          <w:jc w:val="center"/>
        </w:trPr>
        <w:tc>
          <w:tcPr>
            <w:tcW w:w="1260" w:type="dxa"/>
          </w:tcPr>
          <w:p w:rsidR="00287CCB" w:rsidRDefault="00287CCB">
            <w:r>
              <w:t>08.08.06.00</w:t>
            </w:r>
          </w:p>
        </w:tc>
        <w:tc>
          <w:tcPr>
            <w:tcW w:w="990" w:type="dxa"/>
          </w:tcPr>
          <w:p w:rsidR="00287CCB" w:rsidRDefault="00287CCB">
            <w:pPr>
              <w:jc w:val="center"/>
            </w:pPr>
            <w:r>
              <w:t>08/02/05</w:t>
            </w:r>
          </w:p>
        </w:tc>
        <w:tc>
          <w:tcPr>
            <w:tcW w:w="1170" w:type="dxa"/>
          </w:tcPr>
          <w:p w:rsidR="00287CCB" w:rsidRDefault="00287CCB">
            <w:pPr>
              <w:jc w:val="center"/>
            </w:pPr>
            <w:r>
              <w:t>Matt Kaufer</w:t>
            </w:r>
          </w:p>
        </w:tc>
        <w:tc>
          <w:tcPr>
            <w:tcW w:w="4860" w:type="dxa"/>
          </w:tcPr>
          <w:p w:rsidR="00287CCB" w:rsidRDefault="00287CCB">
            <w:r>
              <w:t>(Pulled from 08.05.13.01 – 08/01/05)</w:t>
            </w:r>
          </w:p>
          <w:p w:rsidR="00287CCB" w:rsidRDefault="00287CCB">
            <w:r>
              <w:t>Added support for the following PIDs:</w:t>
            </w:r>
          </w:p>
          <w:p w:rsidR="00F26143" w:rsidRDefault="00287CCB" w:rsidP="00F26143">
            <w:pPr>
              <w:numPr>
                <w:ilvl w:val="0"/>
                <w:numId w:val="43"/>
              </w:numPr>
            </w:pPr>
            <w:r>
              <w:t>$2051 – Knock System Status Sensor 1</w:t>
            </w:r>
          </w:p>
          <w:p w:rsidR="00F26143" w:rsidRDefault="00287CCB" w:rsidP="00F26143">
            <w:pPr>
              <w:numPr>
                <w:ilvl w:val="0"/>
                <w:numId w:val="43"/>
              </w:numPr>
            </w:pPr>
            <w:r>
              <w:t>$2052 – Knock System Status Sensor 2</w:t>
            </w:r>
          </w:p>
        </w:tc>
        <w:tc>
          <w:tcPr>
            <w:tcW w:w="1440" w:type="dxa"/>
          </w:tcPr>
          <w:p w:rsidR="00287CCB" w:rsidRDefault="00287CCB">
            <w:r>
              <w:t>E25942-AI03</w:t>
            </w:r>
          </w:p>
        </w:tc>
      </w:tr>
      <w:tr w:rsidR="00287CCB">
        <w:trPr>
          <w:cantSplit/>
          <w:jc w:val="center"/>
        </w:trPr>
        <w:tc>
          <w:tcPr>
            <w:tcW w:w="1260" w:type="dxa"/>
          </w:tcPr>
          <w:p w:rsidR="00287CCB" w:rsidRDefault="00287CCB">
            <w:r>
              <w:t>08.08.06.00</w:t>
            </w:r>
          </w:p>
        </w:tc>
        <w:tc>
          <w:tcPr>
            <w:tcW w:w="990" w:type="dxa"/>
          </w:tcPr>
          <w:p w:rsidR="00287CCB" w:rsidRDefault="00287CCB">
            <w:pPr>
              <w:jc w:val="center"/>
            </w:pPr>
            <w:r>
              <w:t>08/02/05</w:t>
            </w:r>
          </w:p>
        </w:tc>
        <w:tc>
          <w:tcPr>
            <w:tcW w:w="1170" w:type="dxa"/>
          </w:tcPr>
          <w:p w:rsidR="00287CCB" w:rsidRDefault="00287CCB">
            <w:pPr>
              <w:jc w:val="center"/>
            </w:pPr>
            <w:r>
              <w:t>Matt Kaufer</w:t>
            </w:r>
          </w:p>
        </w:tc>
        <w:tc>
          <w:tcPr>
            <w:tcW w:w="4860" w:type="dxa"/>
          </w:tcPr>
          <w:p w:rsidR="00287CCB" w:rsidRDefault="00287CCB">
            <w:r>
              <w:t>(Pulled from 08.05.13.01 – 08/01/05)</w:t>
            </w:r>
          </w:p>
          <w:p w:rsidR="00287CCB" w:rsidRDefault="00287CCB">
            <w:r>
              <w:t>Updated description for the following PID:</w:t>
            </w:r>
          </w:p>
          <w:p w:rsidR="00F26143" w:rsidRDefault="00287CCB" w:rsidP="00F26143">
            <w:pPr>
              <w:numPr>
                <w:ilvl w:val="0"/>
                <w:numId w:val="42"/>
              </w:numPr>
            </w:pPr>
            <w:r>
              <w:t>$1652 - High Sided Coolant Rationality Ignition Off Time</w:t>
            </w:r>
          </w:p>
        </w:tc>
        <w:tc>
          <w:tcPr>
            <w:tcW w:w="1440" w:type="dxa"/>
          </w:tcPr>
          <w:p w:rsidR="00287CCB" w:rsidRDefault="00287CCB">
            <w:r>
              <w:t>E26286-AI01</w:t>
            </w:r>
          </w:p>
        </w:tc>
      </w:tr>
      <w:tr w:rsidR="00287CCB">
        <w:trPr>
          <w:cantSplit/>
          <w:jc w:val="center"/>
        </w:trPr>
        <w:tc>
          <w:tcPr>
            <w:tcW w:w="1260" w:type="dxa"/>
          </w:tcPr>
          <w:p w:rsidR="00287CCB" w:rsidRDefault="00287CCB">
            <w:r>
              <w:t>08.08.05.01</w:t>
            </w:r>
          </w:p>
        </w:tc>
        <w:tc>
          <w:tcPr>
            <w:tcW w:w="990" w:type="dxa"/>
          </w:tcPr>
          <w:p w:rsidR="00287CCB" w:rsidRDefault="00287CCB">
            <w:pPr>
              <w:jc w:val="center"/>
            </w:pPr>
            <w:r>
              <w:t>08/01/05</w:t>
            </w:r>
          </w:p>
        </w:tc>
        <w:tc>
          <w:tcPr>
            <w:tcW w:w="1170" w:type="dxa"/>
          </w:tcPr>
          <w:p w:rsidR="00287CCB" w:rsidRDefault="00287CCB">
            <w:pPr>
              <w:jc w:val="center"/>
            </w:pPr>
            <w:r>
              <w:t>Matt Kaufer</w:t>
            </w:r>
          </w:p>
        </w:tc>
        <w:tc>
          <w:tcPr>
            <w:tcW w:w="4860" w:type="dxa"/>
          </w:tcPr>
          <w:p w:rsidR="00287CCB" w:rsidRDefault="00287CCB">
            <w:r>
              <w:t>Updated enumerations for the following PIDs:</w:t>
            </w:r>
          </w:p>
          <w:p w:rsidR="00F26143" w:rsidRDefault="00287CCB" w:rsidP="00F26143">
            <w:pPr>
              <w:numPr>
                <w:ilvl w:val="0"/>
                <w:numId w:val="34"/>
              </w:numPr>
            </w:pPr>
            <w:r>
              <w:t>$1315 – Cruise Disengage History 1</w:t>
            </w:r>
          </w:p>
          <w:p w:rsidR="00F26143" w:rsidRDefault="00287CCB" w:rsidP="00F26143">
            <w:pPr>
              <w:numPr>
                <w:ilvl w:val="0"/>
                <w:numId w:val="34"/>
              </w:numPr>
            </w:pPr>
            <w:r>
              <w:t>$1316 – Cruise Disengage History 2</w:t>
            </w:r>
          </w:p>
          <w:p w:rsidR="00F26143" w:rsidRDefault="00287CCB" w:rsidP="00F26143">
            <w:pPr>
              <w:numPr>
                <w:ilvl w:val="0"/>
                <w:numId w:val="34"/>
              </w:numPr>
            </w:pPr>
            <w:r>
              <w:t>$1317 – Cruise Disengage History 3</w:t>
            </w:r>
          </w:p>
          <w:p w:rsidR="00F26143" w:rsidRDefault="00287CCB" w:rsidP="00F26143">
            <w:pPr>
              <w:numPr>
                <w:ilvl w:val="0"/>
                <w:numId w:val="34"/>
              </w:numPr>
            </w:pPr>
            <w:r>
              <w:t>$1318 – Cruise Disengage History 4</w:t>
            </w:r>
          </w:p>
          <w:p w:rsidR="00F26143" w:rsidRDefault="00287CCB" w:rsidP="00F26143">
            <w:pPr>
              <w:numPr>
                <w:ilvl w:val="0"/>
                <w:numId w:val="34"/>
              </w:numPr>
            </w:pPr>
            <w:r>
              <w:t>$1319 – Cruise Disengage History 5</w:t>
            </w:r>
          </w:p>
          <w:p w:rsidR="00F26143" w:rsidRDefault="00287CCB" w:rsidP="00F26143">
            <w:pPr>
              <w:numPr>
                <w:ilvl w:val="0"/>
                <w:numId w:val="34"/>
              </w:numPr>
            </w:pPr>
            <w:r>
              <w:t>$131A – Cruise Disengage History 6</w:t>
            </w:r>
          </w:p>
          <w:p w:rsidR="00F26143" w:rsidRDefault="00287CCB" w:rsidP="00F26143">
            <w:pPr>
              <w:numPr>
                <w:ilvl w:val="0"/>
                <w:numId w:val="34"/>
              </w:numPr>
            </w:pPr>
            <w:r>
              <w:t>$131B – Cruise Disengage History 7</w:t>
            </w:r>
          </w:p>
          <w:p w:rsidR="00F26143" w:rsidRDefault="00287CCB" w:rsidP="00F26143">
            <w:pPr>
              <w:numPr>
                <w:ilvl w:val="0"/>
                <w:numId w:val="34"/>
              </w:numPr>
            </w:pPr>
            <w:r>
              <w:t>$131C – Cruise Disengage History 8</w:t>
            </w:r>
          </w:p>
        </w:tc>
        <w:tc>
          <w:tcPr>
            <w:tcW w:w="1440" w:type="dxa"/>
          </w:tcPr>
          <w:p w:rsidR="00287CCB" w:rsidRDefault="00287CCB">
            <w:r>
              <w:t>E25781-AI01</w:t>
            </w:r>
          </w:p>
        </w:tc>
      </w:tr>
      <w:tr w:rsidR="00287CCB">
        <w:trPr>
          <w:cantSplit/>
          <w:jc w:val="center"/>
        </w:trPr>
        <w:tc>
          <w:tcPr>
            <w:tcW w:w="1260" w:type="dxa"/>
          </w:tcPr>
          <w:p w:rsidR="00287CCB" w:rsidRDefault="00287CCB">
            <w:r>
              <w:t>08.08.05.01</w:t>
            </w:r>
          </w:p>
        </w:tc>
        <w:tc>
          <w:tcPr>
            <w:tcW w:w="990" w:type="dxa"/>
          </w:tcPr>
          <w:p w:rsidR="00287CCB" w:rsidRDefault="00287CCB">
            <w:pPr>
              <w:jc w:val="center"/>
            </w:pPr>
            <w:r>
              <w:t>08/01/05</w:t>
            </w:r>
          </w:p>
        </w:tc>
        <w:tc>
          <w:tcPr>
            <w:tcW w:w="1170" w:type="dxa"/>
          </w:tcPr>
          <w:p w:rsidR="00287CCB" w:rsidRDefault="00287CCB">
            <w:pPr>
              <w:jc w:val="center"/>
            </w:pPr>
            <w:r>
              <w:t>Matt Kaufer</w:t>
            </w:r>
          </w:p>
        </w:tc>
        <w:tc>
          <w:tcPr>
            <w:tcW w:w="4860" w:type="dxa"/>
          </w:tcPr>
          <w:p w:rsidR="00287CCB" w:rsidRDefault="00287CCB">
            <w:r>
              <w:t>(Pulled from 08.07.02.01 – 07/29/05)</w:t>
            </w:r>
          </w:p>
          <w:p w:rsidR="00287CCB" w:rsidRDefault="00287CCB">
            <w:r>
              <w:t>Added support for the following DIDs:</w:t>
            </w:r>
          </w:p>
          <w:p w:rsidR="00F26143" w:rsidRDefault="00287CCB" w:rsidP="00F26143">
            <w:pPr>
              <w:numPr>
                <w:ilvl w:val="0"/>
                <w:numId w:val="38"/>
              </w:numPr>
            </w:pPr>
            <w:r>
              <w:t>$C0 – Boot Software Part Number</w:t>
            </w:r>
          </w:p>
          <w:p w:rsidR="00F26143" w:rsidRDefault="00287CCB" w:rsidP="00F26143">
            <w:pPr>
              <w:numPr>
                <w:ilvl w:val="0"/>
                <w:numId w:val="38"/>
              </w:numPr>
            </w:pPr>
            <w:r>
              <w:t>$D0 – Boot Software Part Number Alpha Code</w:t>
            </w:r>
          </w:p>
        </w:tc>
        <w:tc>
          <w:tcPr>
            <w:tcW w:w="1440" w:type="dxa"/>
          </w:tcPr>
          <w:p w:rsidR="00287CCB" w:rsidRDefault="00287CCB">
            <w:r>
              <w:t>E24655-AI03</w:t>
            </w:r>
          </w:p>
        </w:tc>
      </w:tr>
      <w:tr w:rsidR="00287CCB">
        <w:trPr>
          <w:cantSplit/>
          <w:jc w:val="center"/>
        </w:trPr>
        <w:tc>
          <w:tcPr>
            <w:tcW w:w="1260" w:type="dxa"/>
          </w:tcPr>
          <w:p w:rsidR="00287CCB" w:rsidRDefault="00287CCB">
            <w:r>
              <w:t>08.08.05.00</w:t>
            </w:r>
          </w:p>
        </w:tc>
        <w:tc>
          <w:tcPr>
            <w:tcW w:w="990" w:type="dxa"/>
          </w:tcPr>
          <w:p w:rsidR="00287CCB" w:rsidRDefault="00287CCB">
            <w:pPr>
              <w:jc w:val="center"/>
            </w:pPr>
            <w:r>
              <w:t>05/03/05</w:t>
            </w:r>
          </w:p>
        </w:tc>
        <w:tc>
          <w:tcPr>
            <w:tcW w:w="1170" w:type="dxa"/>
          </w:tcPr>
          <w:p w:rsidR="00287CCB" w:rsidRDefault="00287CCB">
            <w:pPr>
              <w:jc w:val="center"/>
            </w:pPr>
            <w:r>
              <w:t>Matt Kaufer</w:t>
            </w:r>
          </w:p>
        </w:tc>
        <w:tc>
          <w:tcPr>
            <w:tcW w:w="4860" w:type="dxa"/>
          </w:tcPr>
          <w:p w:rsidR="00287CCB" w:rsidRDefault="00287CCB">
            <w:r>
              <w:t>Removed support of the following CPID:</w:t>
            </w:r>
          </w:p>
          <w:p w:rsidR="00F26143" w:rsidRDefault="00287CCB" w:rsidP="00F26143">
            <w:pPr>
              <w:numPr>
                <w:ilvl w:val="0"/>
                <w:numId w:val="37"/>
              </w:numPr>
            </w:pPr>
            <w:r>
              <w:t>$14 - Idle Adapts Reset Trigger Device Control (Byte 0, Bit 4)</w:t>
            </w:r>
          </w:p>
        </w:tc>
        <w:tc>
          <w:tcPr>
            <w:tcW w:w="1440" w:type="dxa"/>
          </w:tcPr>
          <w:p w:rsidR="00287CCB" w:rsidRDefault="00287CCB">
            <w:r>
              <w:t>E24062-AI02</w:t>
            </w:r>
          </w:p>
        </w:tc>
      </w:tr>
      <w:tr w:rsidR="00287CCB">
        <w:trPr>
          <w:cantSplit/>
          <w:jc w:val="center"/>
        </w:trPr>
        <w:tc>
          <w:tcPr>
            <w:tcW w:w="1260" w:type="dxa"/>
          </w:tcPr>
          <w:p w:rsidR="00287CCB" w:rsidRDefault="00287CCB">
            <w:r>
              <w:t>08.08.05.00</w:t>
            </w:r>
          </w:p>
        </w:tc>
        <w:tc>
          <w:tcPr>
            <w:tcW w:w="990" w:type="dxa"/>
          </w:tcPr>
          <w:p w:rsidR="00287CCB" w:rsidRDefault="00287CCB">
            <w:pPr>
              <w:jc w:val="center"/>
            </w:pPr>
            <w:r>
              <w:t>05/03/05</w:t>
            </w:r>
          </w:p>
        </w:tc>
        <w:tc>
          <w:tcPr>
            <w:tcW w:w="1170" w:type="dxa"/>
          </w:tcPr>
          <w:p w:rsidR="00287CCB" w:rsidRDefault="00287CCB">
            <w:pPr>
              <w:jc w:val="center"/>
            </w:pPr>
            <w:r>
              <w:t>Matt Kaufer</w:t>
            </w:r>
          </w:p>
        </w:tc>
        <w:tc>
          <w:tcPr>
            <w:tcW w:w="4860" w:type="dxa"/>
          </w:tcPr>
          <w:p w:rsidR="00287CCB" w:rsidRDefault="00287CCB">
            <w:r>
              <w:t>Updated description of the following CPID:</w:t>
            </w:r>
          </w:p>
          <w:p w:rsidR="00F26143" w:rsidRDefault="00287CCB" w:rsidP="00F26143">
            <w:pPr>
              <w:numPr>
                <w:ilvl w:val="0"/>
                <w:numId w:val="36"/>
              </w:numPr>
            </w:pPr>
            <w:r>
              <w:t>$1C - Secondary Air Injection Reaction System Device Control – Add return code $1103 - Engine coolant temperature low.</w:t>
            </w:r>
          </w:p>
        </w:tc>
        <w:tc>
          <w:tcPr>
            <w:tcW w:w="1440" w:type="dxa"/>
          </w:tcPr>
          <w:p w:rsidR="00287CCB" w:rsidRDefault="00287CCB">
            <w:r>
              <w:t>E25258-AI02</w:t>
            </w:r>
          </w:p>
        </w:tc>
      </w:tr>
      <w:tr w:rsidR="00287CCB">
        <w:trPr>
          <w:cantSplit/>
          <w:jc w:val="center"/>
        </w:trPr>
        <w:tc>
          <w:tcPr>
            <w:tcW w:w="1260" w:type="dxa"/>
          </w:tcPr>
          <w:p w:rsidR="00287CCB" w:rsidRDefault="00287CCB">
            <w:r>
              <w:t>08.08.05.00</w:t>
            </w:r>
          </w:p>
        </w:tc>
        <w:tc>
          <w:tcPr>
            <w:tcW w:w="990" w:type="dxa"/>
          </w:tcPr>
          <w:p w:rsidR="00287CCB" w:rsidRDefault="00287CCB">
            <w:pPr>
              <w:jc w:val="center"/>
            </w:pPr>
            <w:r>
              <w:t>05/03/05</w:t>
            </w:r>
          </w:p>
        </w:tc>
        <w:tc>
          <w:tcPr>
            <w:tcW w:w="1170" w:type="dxa"/>
          </w:tcPr>
          <w:p w:rsidR="00287CCB" w:rsidRDefault="00287CCB">
            <w:pPr>
              <w:jc w:val="center"/>
            </w:pPr>
            <w:r>
              <w:t>Matt Kaufer</w:t>
            </w:r>
          </w:p>
        </w:tc>
        <w:tc>
          <w:tcPr>
            <w:tcW w:w="4860" w:type="dxa"/>
          </w:tcPr>
          <w:p w:rsidR="00287CCB" w:rsidRDefault="00287CCB">
            <w:r>
              <w:t>Updated descriptions for the following DIDs:</w:t>
            </w:r>
          </w:p>
          <w:p w:rsidR="00F26143" w:rsidRDefault="00287CCB" w:rsidP="00F26143">
            <w:pPr>
              <w:numPr>
                <w:ilvl w:val="0"/>
                <w:numId w:val="34"/>
              </w:numPr>
            </w:pPr>
            <w:r>
              <w:t>$4A – Clutch 1 Pressure Learned Characteristics</w:t>
            </w:r>
          </w:p>
          <w:p w:rsidR="00F26143" w:rsidRDefault="00287CCB" w:rsidP="00F26143">
            <w:pPr>
              <w:numPr>
                <w:ilvl w:val="0"/>
                <w:numId w:val="34"/>
              </w:numPr>
            </w:pPr>
            <w:r>
              <w:t>$4B – Clutch 2 Pressure Learned Characteristics</w:t>
            </w:r>
          </w:p>
          <w:p w:rsidR="00F26143" w:rsidRDefault="00287CCB" w:rsidP="00F26143">
            <w:pPr>
              <w:numPr>
                <w:ilvl w:val="0"/>
                <w:numId w:val="34"/>
              </w:numPr>
            </w:pPr>
            <w:r>
              <w:t>$4C – Clutch 3 Pressure Learned Characteristics</w:t>
            </w:r>
          </w:p>
          <w:p w:rsidR="00F26143" w:rsidRDefault="00287CCB" w:rsidP="00F26143">
            <w:pPr>
              <w:numPr>
                <w:ilvl w:val="0"/>
                <w:numId w:val="34"/>
              </w:numPr>
            </w:pPr>
            <w:r>
              <w:t>$4D – Clutch 4 Pressure Learned Characteristics</w:t>
            </w:r>
          </w:p>
          <w:p w:rsidR="00F26143" w:rsidRDefault="00287CCB" w:rsidP="00F26143">
            <w:pPr>
              <w:numPr>
                <w:ilvl w:val="0"/>
                <w:numId w:val="34"/>
              </w:numPr>
            </w:pPr>
            <w:r>
              <w:t>$4E – Clutch 5 Pressure Learned Characteristics</w:t>
            </w:r>
          </w:p>
          <w:p w:rsidR="00287CCB" w:rsidRDefault="00287CCB">
            <w:r>
              <w:t>DID write length = 8 bytes, read length = 15 bytes</w:t>
            </w:r>
          </w:p>
        </w:tc>
        <w:tc>
          <w:tcPr>
            <w:tcW w:w="1440" w:type="dxa"/>
          </w:tcPr>
          <w:p w:rsidR="00287CCB" w:rsidRDefault="00287CCB">
            <w:r>
              <w:t>E26025 –AI02</w:t>
            </w:r>
          </w:p>
        </w:tc>
      </w:tr>
      <w:tr w:rsidR="00287CCB">
        <w:trPr>
          <w:cantSplit/>
          <w:jc w:val="center"/>
        </w:trPr>
        <w:tc>
          <w:tcPr>
            <w:tcW w:w="1260" w:type="dxa"/>
          </w:tcPr>
          <w:p w:rsidR="00287CCB" w:rsidRDefault="00287CCB">
            <w:r>
              <w:t>08.08.04.00</w:t>
            </w:r>
          </w:p>
        </w:tc>
        <w:tc>
          <w:tcPr>
            <w:tcW w:w="990" w:type="dxa"/>
          </w:tcPr>
          <w:p w:rsidR="00287CCB" w:rsidRDefault="00287CCB">
            <w:pPr>
              <w:jc w:val="center"/>
            </w:pPr>
            <w:r>
              <w:t>03/31/05</w:t>
            </w:r>
          </w:p>
        </w:tc>
        <w:tc>
          <w:tcPr>
            <w:tcW w:w="1170" w:type="dxa"/>
          </w:tcPr>
          <w:p w:rsidR="00287CCB" w:rsidRDefault="00287CCB">
            <w:pPr>
              <w:jc w:val="center"/>
            </w:pPr>
            <w:r>
              <w:t>Matt Kaufer</w:t>
            </w:r>
          </w:p>
        </w:tc>
        <w:tc>
          <w:tcPr>
            <w:tcW w:w="4860" w:type="dxa"/>
          </w:tcPr>
          <w:p w:rsidR="00287CCB" w:rsidRDefault="00287CCB">
            <w:r>
              <w:t>Added support for the following PIDs:</w:t>
            </w:r>
          </w:p>
          <w:p w:rsidR="00F26143" w:rsidRDefault="00287CCB" w:rsidP="00F26143">
            <w:pPr>
              <w:numPr>
                <w:ilvl w:val="0"/>
                <w:numId w:val="35"/>
              </w:numPr>
            </w:pPr>
            <w:r>
              <w:t>$202C – Air Fuel Imbalance Monitor Filtered Ratio Bank 1</w:t>
            </w:r>
          </w:p>
          <w:p w:rsidR="00F26143" w:rsidRDefault="00287CCB" w:rsidP="00F26143">
            <w:pPr>
              <w:numPr>
                <w:ilvl w:val="0"/>
                <w:numId w:val="35"/>
              </w:numPr>
            </w:pPr>
            <w:r>
              <w:t>$202D – Air Fuel Imbalance Monitor Filtered Ratio Bank 2</w:t>
            </w:r>
          </w:p>
          <w:p w:rsidR="00F26143" w:rsidRDefault="00287CCB" w:rsidP="00F26143">
            <w:pPr>
              <w:numPr>
                <w:ilvl w:val="0"/>
                <w:numId w:val="35"/>
              </w:numPr>
            </w:pPr>
            <w:r>
              <w:t>$202E – Air Fuel Imbalance Monitor Maximum Filtered Ratio Bank 1</w:t>
            </w:r>
          </w:p>
          <w:p w:rsidR="00F26143" w:rsidRDefault="00287CCB" w:rsidP="00F26143">
            <w:pPr>
              <w:numPr>
                <w:ilvl w:val="0"/>
                <w:numId w:val="35"/>
              </w:numPr>
            </w:pPr>
            <w:r>
              <w:t>$202F – Air Fuel Imbalance Monitor Maximum Filtered Ratio Bank 2</w:t>
            </w:r>
          </w:p>
        </w:tc>
        <w:tc>
          <w:tcPr>
            <w:tcW w:w="1440" w:type="dxa"/>
          </w:tcPr>
          <w:p w:rsidR="00287CCB" w:rsidRDefault="00287CCB">
            <w:r>
              <w:t>E24638-AI01</w:t>
            </w:r>
          </w:p>
        </w:tc>
      </w:tr>
      <w:tr w:rsidR="00287CCB">
        <w:trPr>
          <w:cantSplit/>
          <w:jc w:val="center"/>
        </w:trPr>
        <w:tc>
          <w:tcPr>
            <w:tcW w:w="1260" w:type="dxa"/>
          </w:tcPr>
          <w:p w:rsidR="00287CCB" w:rsidRDefault="00287CCB">
            <w:r>
              <w:t>08.08.04.00</w:t>
            </w:r>
          </w:p>
        </w:tc>
        <w:tc>
          <w:tcPr>
            <w:tcW w:w="990" w:type="dxa"/>
          </w:tcPr>
          <w:p w:rsidR="00287CCB" w:rsidRDefault="00287CCB">
            <w:pPr>
              <w:jc w:val="center"/>
            </w:pPr>
            <w:r>
              <w:t>03/29/05</w:t>
            </w:r>
          </w:p>
        </w:tc>
        <w:tc>
          <w:tcPr>
            <w:tcW w:w="1170" w:type="dxa"/>
          </w:tcPr>
          <w:p w:rsidR="00287CCB" w:rsidRDefault="00287CCB">
            <w:pPr>
              <w:jc w:val="center"/>
            </w:pPr>
            <w:r>
              <w:t>Matt Kaufer</w:t>
            </w:r>
          </w:p>
        </w:tc>
        <w:tc>
          <w:tcPr>
            <w:tcW w:w="4860" w:type="dxa"/>
          </w:tcPr>
          <w:p w:rsidR="00287CCB" w:rsidRDefault="00287CCB">
            <w:r>
              <w:t>Updated description and limits for the following CPID:</w:t>
            </w:r>
          </w:p>
          <w:p w:rsidR="00F26143" w:rsidRDefault="00287CCB" w:rsidP="00F26143">
            <w:pPr>
              <w:numPr>
                <w:ilvl w:val="0"/>
                <w:numId w:val="33"/>
              </w:numPr>
            </w:pPr>
            <w:r>
              <w:t xml:space="preserve">$14 - </w:t>
            </w:r>
            <w:bookmarkStart w:id="1328" w:name="_Toc80751957"/>
            <w:r>
              <w:t>IDLR - Idle Engine Speed Device Control</w:t>
            </w:r>
            <w:bookmarkEnd w:id="1328"/>
          </w:p>
        </w:tc>
        <w:tc>
          <w:tcPr>
            <w:tcW w:w="1440" w:type="dxa"/>
          </w:tcPr>
          <w:p w:rsidR="00287CCB" w:rsidRDefault="00287CCB">
            <w:r>
              <w:t>E24591-AI01</w:t>
            </w:r>
          </w:p>
        </w:tc>
      </w:tr>
      <w:tr w:rsidR="00287CCB">
        <w:trPr>
          <w:cantSplit/>
          <w:jc w:val="center"/>
        </w:trPr>
        <w:tc>
          <w:tcPr>
            <w:tcW w:w="1260" w:type="dxa"/>
          </w:tcPr>
          <w:p w:rsidR="00287CCB" w:rsidRDefault="00287CCB">
            <w:r>
              <w:t>08.08.04.00</w:t>
            </w:r>
          </w:p>
        </w:tc>
        <w:tc>
          <w:tcPr>
            <w:tcW w:w="990" w:type="dxa"/>
          </w:tcPr>
          <w:p w:rsidR="00287CCB" w:rsidRDefault="00287CCB">
            <w:pPr>
              <w:jc w:val="center"/>
            </w:pPr>
            <w:r>
              <w:t>03/29/05</w:t>
            </w:r>
          </w:p>
        </w:tc>
        <w:tc>
          <w:tcPr>
            <w:tcW w:w="1170" w:type="dxa"/>
          </w:tcPr>
          <w:p w:rsidR="00287CCB" w:rsidRDefault="00287CCB">
            <w:pPr>
              <w:jc w:val="center"/>
            </w:pPr>
            <w:r>
              <w:t>Matt Kaufer</w:t>
            </w:r>
          </w:p>
        </w:tc>
        <w:tc>
          <w:tcPr>
            <w:tcW w:w="4860" w:type="dxa"/>
          </w:tcPr>
          <w:p w:rsidR="00287CCB" w:rsidRDefault="00287CCB">
            <w:r>
              <w:t>(Pulled from 08.07.05 – 03/29/05)</w:t>
            </w:r>
          </w:p>
          <w:p w:rsidR="00287CCB" w:rsidRDefault="00287CCB">
            <w:r>
              <w:t>Added support for the following PID:</w:t>
            </w:r>
          </w:p>
          <w:p w:rsidR="00F26143" w:rsidRDefault="00287CCB" w:rsidP="00F26143">
            <w:pPr>
              <w:numPr>
                <w:ilvl w:val="0"/>
                <w:numId w:val="32"/>
              </w:numPr>
            </w:pPr>
            <w:r>
              <w:t>$204C – Replicated Transmission Output Speed</w:t>
            </w:r>
          </w:p>
        </w:tc>
        <w:tc>
          <w:tcPr>
            <w:tcW w:w="1440" w:type="dxa"/>
          </w:tcPr>
          <w:p w:rsidR="00287CCB" w:rsidRDefault="00287CCB">
            <w:r>
              <w:t>E24833-AI01</w:t>
            </w:r>
          </w:p>
        </w:tc>
      </w:tr>
      <w:tr w:rsidR="00287CCB">
        <w:trPr>
          <w:cantSplit/>
          <w:jc w:val="center"/>
        </w:trPr>
        <w:tc>
          <w:tcPr>
            <w:tcW w:w="1260" w:type="dxa"/>
          </w:tcPr>
          <w:p w:rsidR="00287CCB" w:rsidRDefault="00287CCB">
            <w:r>
              <w:t>08.08.04.00</w:t>
            </w:r>
          </w:p>
        </w:tc>
        <w:tc>
          <w:tcPr>
            <w:tcW w:w="990" w:type="dxa"/>
          </w:tcPr>
          <w:p w:rsidR="00287CCB" w:rsidRDefault="00287CCB">
            <w:pPr>
              <w:jc w:val="center"/>
            </w:pPr>
            <w:r>
              <w:t>03/29/05</w:t>
            </w:r>
          </w:p>
        </w:tc>
        <w:tc>
          <w:tcPr>
            <w:tcW w:w="1170" w:type="dxa"/>
          </w:tcPr>
          <w:p w:rsidR="00287CCB" w:rsidRDefault="00287CCB">
            <w:pPr>
              <w:jc w:val="center"/>
            </w:pPr>
            <w:r>
              <w:t>Matt Kaufer</w:t>
            </w:r>
          </w:p>
        </w:tc>
        <w:tc>
          <w:tcPr>
            <w:tcW w:w="4860" w:type="dxa"/>
          </w:tcPr>
          <w:p w:rsidR="00287CCB" w:rsidRDefault="00287CCB">
            <w:r>
              <w:t>(Pulled from 08.05.11.00 – 03/02/05)</w:t>
            </w:r>
          </w:p>
          <w:p w:rsidR="00287CCB" w:rsidRDefault="00287CCB">
            <w:r>
              <w:t>Corrected the descriptions of the following PIDs:</w:t>
            </w:r>
          </w:p>
          <w:p w:rsidR="00F26143" w:rsidRDefault="00287CCB" w:rsidP="00F26143">
            <w:pPr>
              <w:numPr>
                <w:ilvl w:val="0"/>
                <w:numId w:val="31"/>
              </w:numPr>
            </w:pPr>
            <w:r>
              <w:t>$0007 – Removed “with compensation for the effects of purging”</w:t>
            </w:r>
          </w:p>
          <w:p w:rsidR="00F26143" w:rsidRDefault="00287CCB" w:rsidP="00F26143">
            <w:pPr>
              <w:numPr>
                <w:ilvl w:val="0"/>
                <w:numId w:val="31"/>
              </w:numPr>
            </w:pPr>
            <w:r>
              <w:t>$0009 – Removed “with compensation for the effects of purging”</w:t>
            </w:r>
          </w:p>
        </w:tc>
        <w:tc>
          <w:tcPr>
            <w:tcW w:w="1440" w:type="dxa"/>
          </w:tcPr>
          <w:p w:rsidR="00287CCB" w:rsidRDefault="00287CCB">
            <w:r>
              <w:t>E25738-AI01</w:t>
            </w:r>
          </w:p>
        </w:tc>
      </w:tr>
      <w:tr w:rsidR="00287CCB">
        <w:trPr>
          <w:cantSplit/>
          <w:jc w:val="center"/>
        </w:trPr>
        <w:tc>
          <w:tcPr>
            <w:tcW w:w="1260" w:type="dxa"/>
          </w:tcPr>
          <w:p w:rsidR="00287CCB" w:rsidRDefault="00287CCB">
            <w:r>
              <w:t>08.08.03.00</w:t>
            </w:r>
          </w:p>
        </w:tc>
        <w:tc>
          <w:tcPr>
            <w:tcW w:w="990" w:type="dxa"/>
          </w:tcPr>
          <w:p w:rsidR="00287CCB" w:rsidRDefault="00287CCB">
            <w:pPr>
              <w:jc w:val="center"/>
            </w:pPr>
            <w:r>
              <w:t>03/21/05</w:t>
            </w:r>
          </w:p>
        </w:tc>
        <w:tc>
          <w:tcPr>
            <w:tcW w:w="1170" w:type="dxa"/>
          </w:tcPr>
          <w:p w:rsidR="00287CCB" w:rsidRDefault="00287CCB">
            <w:pPr>
              <w:jc w:val="center"/>
            </w:pPr>
            <w:r>
              <w:t>Matt Kaufer</w:t>
            </w:r>
          </w:p>
        </w:tc>
        <w:tc>
          <w:tcPr>
            <w:tcW w:w="4860" w:type="dxa"/>
          </w:tcPr>
          <w:p w:rsidR="00287CCB" w:rsidRDefault="00287CCB">
            <w:r>
              <w:t>Updated the description for the following CPID:</w:t>
            </w:r>
          </w:p>
          <w:p w:rsidR="00F26143" w:rsidRDefault="00287CCB" w:rsidP="00F26143">
            <w:pPr>
              <w:numPr>
                <w:ilvl w:val="0"/>
                <w:numId w:val="30"/>
              </w:numPr>
            </w:pPr>
            <w:r>
              <w:t>$1E – Oxygen Sensor Heater Device Control</w:t>
            </w:r>
          </w:p>
        </w:tc>
        <w:tc>
          <w:tcPr>
            <w:tcW w:w="1440" w:type="dxa"/>
          </w:tcPr>
          <w:p w:rsidR="00287CCB" w:rsidRDefault="00287CCB">
            <w:r>
              <w:t>E24794-AI01</w:t>
            </w:r>
          </w:p>
        </w:tc>
      </w:tr>
      <w:tr w:rsidR="00287CCB">
        <w:trPr>
          <w:cantSplit/>
          <w:jc w:val="center"/>
        </w:trPr>
        <w:tc>
          <w:tcPr>
            <w:tcW w:w="1260" w:type="dxa"/>
          </w:tcPr>
          <w:p w:rsidR="00287CCB" w:rsidRDefault="00287CCB">
            <w:r>
              <w:t>08.08.03.00</w:t>
            </w:r>
          </w:p>
        </w:tc>
        <w:tc>
          <w:tcPr>
            <w:tcW w:w="990" w:type="dxa"/>
          </w:tcPr>
          <w:p w:rsidR="00287CCB" w:rsidRDefault="00287CCB">
            <w:pPr>
              <w:jc w:val="center"/>
            </w:pPr>
            <w:r>
              <w:t>03/21/05</w:t>
            </w:r>
          </w:p>
        </w:tc>
        <w:tc>
          <w:tcPr>
            <w:tcW w:w="1170" w:type="dxa"/>
          </w:tcPr>
          <w:p w:rsidR="00287CCB" w:rsidRDefault="00287CCB">
            <w:pPr>
              <w:jc w:val="center"/>
            </w:pPr>
            <w:r>
              <w:t>Matt Kaufer</w:t>
            </w:r>
          </w:p>
        </w:tc>
        <w:tc>
          <w:tcPr>
            <w:tcW w:w="4860" w:type="dxa"/>
          </w:tcPr>
          <w:p w:rsidR="00287CCB" w:rsidRDefault="00287CCB">
            <w:r>
              <w:t>(Pulled from 08.07.04.01 – 03/15/05)</w:t>
            </w:r>
          </w:p>
          <w:p w:rsidR="00287CCB" w:rsidRDefault="00287CCB">
            <w:r>
              <w:t>Added support for the following legislated PID:</w:t>
            </w:r>
          </w:p>
          <w:p w:rsidR="00F26143" w:rsidRDefault="00287CCB" w:rsidP="00F26143">
            <w:pPr>
              <w:numPr>
                <w:ilvl w:val="0"/>
                <w:numId w:val="29"/>
              </w:numPr>
            </w:pPr>
            <w:r>
              <w:t>$000A – Fuel Rail Pressure (Gauge)</w:t>
            </w:r>
          </w:p>
        </w:tc>
        <w:tc>
          <w:tcPr>
            <w:tcW w:w="1440" w:type="dxa"/>
          </w:tcPr>
          <w:p w:rsidR="00287CCB" w:rsidRDefault="00287CCB">
            <w:r>
              <w:t>E25086-AI01</w:t>
            </w:r>
          </w:p>
        </w:tc>
      </w:tr>
      <w:tr w:rsidR="00287CCB">
        <w:trPr>
          <w:cantSplit/>
          <w:jc w:val="center"/>
        </w:trPr>
        <w:tc>
          <w:tcPr>
            <w:tcW w:w="1260" w:type="dxa"/>
          </w:tcPr>
          <w:p w:rsidR="00287CCB" w:rsidRDefault="00287CCB">
            <w:r>
              <w:t>08.08.03.00</w:t>
            </w:r>
          </w:p>
        </w:tc>
        <w:tc>
          <w:tcPr>
            <w:tcW w:w="990" w:type="dxa"/>
          </w:tcPr>
          <w:p w:rsidR="00287CCB" w:rsidRDefault="00287CCB">
            <w:pPr>
              <w:jc w:val="center"/>
            </w:pPr>
            <w:r>
              <w:t>03/21/05</w:t>
            </w:r>
          </w:p>
        </w:tc>
        <w:tc>
          <w:tcPr>
            <w:tcW w:w="1170" w:type="dxa"/>
          </w:tcPr>
          <w:p w:rsidR="00287CCB" w:rsidRDefault="00287CCB">
            <w:pPr>
              <w:jc w:val="center"/>
            </w:pPr>
            <w:r>
              <w:t>Matt Kaufer</w:t>
            </w:r>
          </w:p>
        </w:tc>
        <w:tc>
          <w:tcPr>
            <w:tcW w:w="4860" w:type="dxa"/>
          </w:tcPr>
          <w:p w:rsidR="00287CCB" w:rsidRDefault="00287CCB">
            <w:r>
              <w:t>(Pulled from 08.07.04.00 – 02/22/05</w:t>
            </w:r>
          </w:p>
          <w:p w:rsidR="00287CCB" w:rsidRDefault="00287CCB">
            <w:r>
              <w:t>Added support for the following PIDs:</w:t>
            </w:r>
          </w:p>
          <w:p w:rsidR="00F26143" w:rsidRDefault="00287CCB" w:rsidP="00F26143">
            <w:pPr>
              <w:numPr>
                <w:ilvl w:val="0"/>
                <w:numId w:val="28"/>
              </w:numPr>
            </w:pPr>
            <w:r>
              <w:t>$204A – Main Processor Total Running Resets</w:t>
            </w:r>
          </w:p>
          <w:p w:rsidR="00F26143" w:rsidRDefault="00287CCB" w:rsidP="00F26143">
            <w:pPr>
              <w:numPr>
                <w:ilvl w:val="0"/>
                <w:numId w:val="28"/>
              </w:numPr>
            </w:pPr>
            <w:r>
              <w:t>$204B – Main Processor Maximum Running Resets Between Power-up Resets</w:t>
            </w:r>
          </w:p>
        </w:tc>
        <w:tc>
          <w:tcPr>
            <w:tcW w:w="1440" w:type="dxa"/>
          </w:tcPr>
          <w:p w:rsidR="00287CCB" w:rsidRDefault="00287CCB">
            <w:r>
              <w:t>E24135-AI03</w:t>
            </w:r>
          </w:p>
        </w:tc>
      </w:tr>
      <w:tr w:rsidR="00287CCB">
        <w:trPr>
          <w:cantSplit/>
          <w:jc w:val="center"/>
        </w:trPr>
        <w:tc>
          <w:tcPr>
            <w:tcW w:w="1260" w:type="dxa"/>
          </w:tcPr>
          <w:p w:rsidR="00287CCB" w:rsidRDefault="00287CCB">
            <w:r>
              <w:t>08.08.03.00</w:t>
            </w:r>
          </w:p>
        </w:tc>
        <w:tc>
          <w:tcPr>
            <w:tcW w:w="990" w:type="dxa"/>
          </w:tcPr>
          <w:p w:rsidR="00287CCB" w:rsidRDefault="00287CCB">
            <w:pPr>
              <w:jc w:val="center"/>
            </w:pPr>
            <w:r>
              <w:t>03/21/05</w:t>
            </w:r>
          </w:p>
        </w:tc>
        <w:tc>
          <w:tcPr>
            <w:tcW w:w="1170" w:type="dxa"/>
          </w:tcPr>
          <w:p w:rsidR="00287CCB" w:rsidRDefault="00287CCB">
            <w:pPr>
              <w:jc w:val="center"/>
            </w:pPr>
            <w:r>
              <w:t>Matt Kaufer</w:t>
            </w:r>
          </w:p>
        </w:tc>
        <w:tc>
          <w:tcPr>
            <w:tcW w:w="4860" w:type="dxa"/>
          </w:tcPr>
          <w:p w:rsidR="00287CCB" w:rsidRDefault="00287CCB">
            <w:r>
              <w:t>(Pulled from 08.05.10.00  - 12/16/04)</w:t>
            </w:r>
          </w:p>
          <w:p w:rsidR="00287CCB" w:rsidRDefault="00287CCB">
            <w:r>
              <w:t>Updated the description of the following CPID:</w:t>
            </w:r>
          </w:p>
          <w:p w:rsidR="00F26143" w:rsidRDefault="00287CCB" w:rsidP="00F26143">
            <w:pPr>
              <w:numPr>
                <w:ilvl w:val="0"/>
                <w:numId w:val="29"/>
              </w:numPr>
            </w:pPr>
            <w:r>
              <w:t>$30 – Transmission Commanded Gear Device Control - Add return code $3D02 - Vehicle Speed is too Low</w:t>
            </w:r>
          </w:p>
        </w:tc>
        <w:tc>
          <w:tcPr>
            <w:tcW w:w="1440" w:type="dxa"/>
          </w:tcPr>
          <w:p w:rsidR="00287CCB" w:rsidRDefault="00287CCB">
            <w:r>
              <w:t>E25189-AI01</w:t>
            </w:r>
          </w:p>
        </w:tc>
      </w:tr>
      <w:tr w:rsidR="00287CCB">
        <w:trPr>
          <w:cantSplit/>
          <w:jc w:val="center"/>
        </w:trPr>
        <w:tc>
          <w:tcPr>
            <w:tcW w:w="1260" w:type="dxa"/>
          </w:tcPr>
          <w:p w:rsidR="00287CCB" w:rsidRDefault="00287CCB">
            <w:r>
              <w:t>08.08.02.00</w:t>
            </w:r>
          </w:p>
        </w:tc>
        <w:tc>
          <w:tcPr>
            <w:tcW w:w="990" w:type="dxa"/>
          </w:tcPr>
          <w:p w:rsidR="00287CCB" w:rsidRDefault="00287CCB">
            <w:pPr>
              <w:jc w:val="center"/>
            </w:pPr>
            <w:r>
              <w:t>12/16/04</w:t>
            </w:r>
          </w:p>
        </w:tc>
        <w:tc>
          <w:tcPr>
            <w:tcW w:w="1170" w:type="dxa"/>
          </w:tcPr>
          <w:p w:rsidR="00287CCB" w:rsidRDefault="00287CCB">
            <w:pPr>
              <w:jc w:val="center"/>
            </w:pPr>
            <w:r>
              <w:t>Kyle FitzGerald</w:t>
            </w:r>
          </w:p>
        </w:tc>
        <w:tc>
          <w:tcPr>
            <w:tcW w:w="4860" w:type="dxa"/>
          </w:tcPr>
          <w:p w:rsidR="00287CCB" w:rsidRDefault="00287CCB">
            <w:r>
              <w:t>Added support for the following DID:</w:t>
            </w:r>
          </w:p>
          <w:p w:rsidR="00F26143" w:rsidRDefault="00287CCB" w:rsidP="00F26143">
            <w:pPr>
              <w:numPr>
                <w:ilvl w:val="0"/>
                <w:numId w:val="28"/>
              </w:numPr>
            </w:pPr>
            <w:r>
              <w:t>$B5 – GM Broadcast Code</w:t>
            </w:r>
          </w:p>
        </w:tc>
        <w:tc>
          <w:tcPr>
            <w:tcW w:w="1440" w:type="dxa"/>
          </w:tcPr>
          <w:p w:rsidR="00287CCB" w:rsidRDefault="00287CCB">
            <w:r>
              <w:t>E21230-AI02</w:t>
            </w:r>
          </w:p>
        </w:tc>
      </w:tr>
      <w:tr w:rsidR="00287CCB">
        <w:trPr>
          <w:cantSplit/>
          <w:jc w:val="center"/>
        </w:trPr>
        <w:tc>
          <w:tcPr>
            <w:tcW w:w="1260" w:type="dxa"/>
          </w:tcPr>
          <w:p w:rsidR="00287CCB" w:rsidRDefault="00287CCB">
            <w:r>
              <w:t>08.08.02.00</w:t>
            </w:r>
          </w:p>
        </w:tc>
        <w:tc>
          <w:tcPr>
            <w:tcW w:w="990" w:type="dxa"/>
          </w:tcPr>
          <w:p w:rsidR="00287CCB" w:rsidRDefault="00287CCB">
            <w:pPr>
              <w:jc w:val="center"/>
            </w:pPr>
            <w:r>
              <w:t>12/16/04</w:t>
            </w:r>
          </w:p>
        </w:tc>
        <w:tc>
          <w:tcPr>
            <w:tcW w:w="1170" w:type="dxa"/>
          </w:tcPr>
          <w:p w:rsidR="00287CCB" w:rsidRDefault="00287CCB">
            <w:pPr>
              <w:jc w:val="center"/>
            </w:pPr>
            <w:r>
              <w:t>Kyle FitzGerald</w:t>
            </w:r>
          </w:p>
        </w:tc>
        <w:tc>
          <w:tcPr>
            <w:tcW w:w="4860" w:type="dxa"/>
          </w:tcPr>
          <w:p w:rsidR="00287CCB" w:rsidRDefault="00287CCB">
            <w:r>
              <w:t>Removed support for the following PIDs:</w:t>
            </w:r>
          </w:p>
          <w:p w:rsidR="00F26143" w:rsidRDefault="00287CCB" w:rsidP="00F26143">
            <w:pPr>
              <w:numPr>
                <w:ilvl w:val="0"/>
                <w:numId w:val="28"/>
              </w:numPr>
            </w:pPr>
            <w:r>
              <w:t xml:space="preserve">$12DF - </w:t>
            </w:r>
            <w:r>
              <w:rPr>
                <w:color w:val="000000"/>
              </w:rPr>
              <w:t>Secondary Processor Reset Source</w:t>
            </w:r>
          </w:p>
          <w:p w:rsidR="00F26143" w:rsidRDefault="00287CCB" w:rsidP="00F26143">
            <w:pPr>
              <w:numPr>
                <w:ilvl w:val="0"/>
                <w:numId w:val="28"/>
              </w:numPr>
            </w:pPr>
            <w:r>
              <w:t>$12E8 - Secondary Processor Running Reset Source Address</w:t>
            </w:r>
          </w:p>
          <w:p w:rsidR="00F26143" w:rsidRDefault="00287CCB" w:rsidP="00F26143">
            <w:pPr>
              <w:numPr>
                <w:ilvl w:val="0"/>
                <w:numId w:val="28"/>
              </w:numPr>
            </w:pPr>
            <w:r>
              <w:t>Both PIDs delayed until 11.9</w:t>
            </w:r>
          </w:p>
        </w:tc>
        <w:tc>
          <w:tcPr>
            <w:tcW w:w="1440" w:type="dxa"/>
          </w:tcPr>
          <w:p w:rsidR="00287CCB" w:rsidRDefault="00287CCB">
            <w:r>
              <w:t>E24046-AI04</w:t>
            </w:r>
          </w:p>
        </w:tc>
      </w:tr>
      <w:tr w:rsidR="00287CCB">
        <w:trPr>
          <w:cantSplit/>
          <w:jc w:val="center"/>
        </w:trPr>
        <w:tc>
          <w:tcPr>
            <w:tcW w:w="1260" w:type="dxa"/>
          </w:tcPr>
          <w:p w:rsidR="00287CCB" w:rsidRDefault="00287CCB">
            <w:r>
              <w:t>08.08.02.00</w:t>
            </w:r>
          </w:p>
        </w:tc>
        <w:tc>
          <w:tcPr>
            <w:tcW w:w="990" w:type="dxa"/>
          </w:tcPr>
          <w:p w:rsidR="00287CCB" w:rsidRDefault="00287CCB">
            <w:pPr>
              <w:jc w:val="center"/>
            </w:pPr>
            <w:r>
              <w:t>12/16/04</w:t>
            </w:r>
          </w:p>
        </w:tc>
        <w:tc>
          <w:tcPr>
            <w:tcW w:w="1170" w:type="dxa"/>
          </w:tcPr>
          <w:p w:rsidR="00287CCB" w:rsidRDefault="00287CCB">
            <w:pPr>
              <w:jc w:val="center"/>
            </w:pPr>
            <w:r>
              <w:t>Kyle FitzGerald</w:t>
            </w:r>
          </w:p>
        </w:tc>
        <w:tc>
          <w:tcPr>
            <w:tcW w:w="4860" w:type="dxa"/>
          </w:tcPr>
          <w:p w:rsidR="00287CCB" w:rsidRDefault="00287CCB">
            <w:r>
              <w:t>Added support for the following PID:</w:t>
            </w:r>
          </w:p>
          <w:p w:rsidR="00F26143" w:rsidRDefault="00287CCB" w:rsidP="00F26143">
            <w:pPr>
              <w:numPr>
                <w:ilvl w:val="0"/>
                <w:numId w:val="28"/>
              </w:numPr>
            </w:pPr>
            <w:r>
              <w:t>$2032 - Processor Fault Reason Code</w:t>
            </w:r>
          </w:p>
        </w:tc>
        <w:tc>
          <w:tcPr>
            <w:tcW w:w="1440" w:type="dxa"/>
          </w:tcPr>
          <w:p w:rsidR="00287CCB" w:rsidRDefault="00287CCB">
            <w:r>
              <w:t>E23854-AI03</w:t>
            </w:r>
          </w:p>
        </w:tc>
      </w:tr>
      <w:tr w:rsidR="00287CCB">
        <w:trPr>
          <w:cantSplit/>
          <w:jc w:val="center"/>
        </w:trPr>
        <w:tc>
          <w:tcPr>
            <w:tcW w:w="1260" w:type="dxa"/>
          </w:tcPr>
          <w:p w:rsidR="00287CCB" w:rsidRDefault="00287CCB">
            <w:r>
              <w:t>08.08.02.00</w:t>
            </w:r>
          </w:p>
        </w:tc>
        <w:tc>
          <w:tcPr>
            <w:tcW w:w="990" w:type="dxa"/>
          </w:tcPr>
          <w:p w:rsidR="00287CCB" w:rsidRDefault="00287CCB">
            <w:pPr>
              <w:jc w:val="center"/>
            </w:pPr>
            <w:r>
              <w:t>12/16/04</w:t>
            </w:r>
          </w:p>
        </w:tc>
        <w:tc>
          <w:tcPr>
            <w:tcW w:w="1170" w:type="dxa"/>
          </w:tcPr>
          <w:p w:rsidR="00287CCB" w:rsidRDefault="00287CCB">
            <w:pPr>
              <w:jc w:val="center"/>
            </w:pPr>
            <w:r>
              <w:t>Kyle FitzGerald</w:t>
            </w:r>
          </w:p>
        </w:tc>
        <w:tc>
          <w:tcPr>
            <w:tcW w:w="4860" w:type="dxa"/>
          </w:tcPr>
          <w:p w:rsidR="00287CCB" w:rsidRDefault="00287CCB">
            <w:r>
              <w:t>Added support for the following PIDs:</w:t>
            </w:r>
          </w:p>
          <w:p w:rsidR="00F26143" w:rsidRDefault="00287CCB" w:rsidP="00F26143">
            <w:pPr>
              <w:numPr>
                <w:ilvl w:val="0"/>
                <w:numId w:val="28"/>
              </w:numPr>
            </w:pPr>
            <w:r>
              <w:t xml:space="preserve">$2033 - </w:t>
            </w:r>
            <w:r>
              <w:rPr>
                <w:szCs w:val="24"/>
              </w:rPr>
              <w:t>Main Processor NVM Fault Status</w:t>
            </w:r>
          </w:p>
          <w:p w:rsidR="00F26143" w:rsidRDefault="00287CCB" w:rsidP="00F26143">
            <w:pPr>
              <w:numPr>
                <w:ilvl w:val="0"/>
                <w:numId w:val="28"/>
              </w:numPr>
            </w:pPr>
            <w:r>
              <w:t xml:space="preserve">$2035 - </w:t>
            </w:r>
            <w:r>
              <w:rPr>
                <w:color w:val="000000"/>
              </w:rPr>
              <w:t>Processor ROM Fault Source</w:t>
            </w:r>
          </w:p>
        </w:tc>
        <w:tc>
          <w:tcPr>
            <w:tcW w:w="1440" w:type="dxa"/>
          </w:tcPr>
          <w:p w:rsidR="00287CCB" w:rsidRDefault="00287CCB">
            <w:r>
              <w:t>E23629-AI04</w:t>
            </w:r>
          </w:p>
        </w:tc>
      </w:tr>
      <w:tr w:rsidR="00287CCB">
        <w:trPr>
          <w:cantSplit/>
          <w:jc w:val="center"/>
        </w:trPr>
        <w:tc>
          <w:tcPr>
            <w:tcW w:w="1260" w:type="dxa"/>
          </w:tcPr>
          <w:p w:rsidR="00287CCB" w:rsidRDefault="00287CCB">
            <w:r>
              <w:t>08.08.02.00</w:t>
            </w:r>
          </w:p>
        </w:tc>
        <w:tc>
          <w:tcPr>
            <w:tcW w:w="990" w:type="dxa"/>
          </w:tcPr>
          <w:p w:rsidR="00287CCB" w:rsidRDefault="00287CCB">
            <w:pPr>
              <w:jc w:val="center"/>
            </w:pPr>
            <w:r>
              <w:t>12/16/04</w:t>
            </w:r>
          </w:p>
        </w:tc>
        <w:tc>
          <w:tcPr>
            <w:tcW w:w="1170" w:type="dxa"/>
          </w:tcPr>
          <w:p w:rsidR="00287CCB" w:rsidRDefault="00287CCB">
            <w:pPr>
              <w:jc w:val="center"/>
            </w:pPr>
            <w:r>
              <w:t>Kyle FitzGerald</w:t>
            </w:r>
          </w:p>
        </w:tc>
        <w:tc>
          <w:tcPr>
            <w:tcW w:w="4860" w:type="dxa"/>
          </w:tcPr>
          <w:p w:rsidR="00287CCB" w:rsidRDefault="00287CCB">
            <w:r>
              <w:t>Added support for the following PID:</w:t>
            </w:r>
          </w:p>
          <w:p w:rsidR="00F26143" w:rsidRDefault="00287CCB" w:rsidP="00F26143">
            <w:pPr>
              <w:numPr>
                <w:ilvl w:val="0"/>
                <w:numId w:val="28"/>
              </w:numPr>
            </w:pPr>
            <w:r>
              <w:t>$2034 - Main Processor RAM Fault Source Address</w:t>
            </w:r>
          </w:p>
        </w:tc>
        <w:tc>
          <w:tcPr>
            <w:tcW w:w="1440" w:type="dxa"/>
          </w:tcPr>
          <w:p w:rsidR="00287CCB" w:rsidRDefault="00287CCB">
            <w:r>
              <w:t>E23768-AI04</w:t>
            </w:r>
          </w:p>
        </w:tc>
      </w:tr>
      <w:tr w:rsidR="00287CCB">
        <w:trPr>
          <w:cantSplit/>
          <w:jc w:val="center"/>
        </w:trPr>
        <w:tc>
          <w:tcPr>
            <w:tcW w:w="1260" w:type="dxa"/>
          </w:tcPr>
          <w:p w:rsidR="00287CCB" w:rsidRDefault="00287CCB">
            <w:r>
              <w:t>08.08.02.00</w:t>
            </w:r>
          </w:p>
        </w:tc>
        <w:tc>
          <w:tcPr>
            <w:tcW w:w="990" w:type="dxa"/>
          </w:tcPr>
          <w:p w:rsidR="00287CCB" w:rsidRDefault="00287CCB">
            <w:pPr>
              <w:jc w:val="center"/>
            </w:pPr>
            <w:r>
              <w:t>12/16/04</w:t>
            </w:r>
          </w:p>
        </w:tc>
        <w:tc>
          <w:tcPr>
            <w:tcW w:w="1170" w:type="dxa"/>
          </w:tcPr>
          <w:p w:rsidR="00287CCB" w:rsidRDefault="00287CCB">
            <w:pPr>
              <w:jc w:val="center"/>
            </w:pPr>
            <w:r>
              <w:t>Kyle FitzGerald</w:t>
            </w:r>
          </w:p>
        </w:tc>
        <w:tc>
          <w:tcPr>
            <w:tcW w:w="4860" w:type="dxa"/>
          </w:tcPr>
          <w:p w:rsidR="00287CCB" w:rsidRDefault="00287CCB">
            <w:r>
              <w:t>Added support for the following PIDs:</w:t>
            </w:r>
          </w:p>
          <w:p w:rsidR="00F26143" w:rsidRDefault="00287CCB" w:rsidP="00F26143">
            <w:pPr>
              <w:numPr>
                <w:ilvl w:val="0"/>
                <w:numId w:val="28"/>
              </w:numPr>
            </w:pPr>
            <w:r>
              <w:t>$12DE - Main Processor Reset Source</w:t>
            </w:r>
          </w:p>
          <w:p w:rsidR="00F26143" w:rsidRDefault="00287CCB" w:rsidP="00F26143">
            <w:pPr>
              <w:numPr>
                <w:ilvl w:val="0"/>
                <w:numId w:val="28"/>
              </w:numPr>
            </w:pPr>
            <w:r>
              <w:t xml:space="preserve">$12DF - </w:t>
            </w:r>
            <w:r>
              <w:rPr>
                <w:color w:val="000000"/>
              </w:rPr>
              <w:t>Secondary Processor Reset Source</w:t>
            </w:r>
          </w:p>
          <w:p w:rsidR="00F26143" w:rsidRDefault="00287CCB" w:rsidP="00F26143">
            <w:pPr>
              <w:numPr>
                <w:ilvl w:val="0"/>
                <w:numId w:val="28"/>
              </w:numPr>
            </w:pPr>
            <w:r>
              <w:t>$12E7 - Main Processor Running Reset Source Address</w:t>
            </w:r>
          </w:p>
          <w:p w:rsidR="00F26143" w:rsidRDefault="00287CCB" w:rsidP="00F26143">
            <w:pPr>
              <w:numPr>
                <w:ilvl w:val="0"/>
                <w:numId w:val="28"/>
              </w:numPr>
            </w:pPr>
            <w:r>
              <w:t>$12E8 - Secondary Processor Running Reset Source Address</w:t>
            </w:r>
          </w:p>
        </w:tc>
        <w:tc>
          <w:tcPr>
            <w:tcW w:w="1440" w:type="dxa"/>
          </w:tcPr>
          <w:p w:rsidR="00287CCB" w:rsidRDefault="00287CCB">
            <w:r>
              <w:t>E24046-AI03</w:t>
            </w:r>
          </w:p>
        </w:tc>
      </w:tr>
      <w:tr w:rsidR="00287CCB">
        <w:trPr>
          <w:cantSplit/>
          <w:jc w:val="center"/>
        </w:trPr>
        <w:tc>
          <w:tcPr>
            <w:tcW w:w="1260" w:type="dxa"/>
          </w:tcPr>
          <w:p w:rsidR="00287CCB" w:rsidRDefault="00287CCB">
            <w:r>
              <w:t>08.08.01.00</w:t>
            </w:r>
          </w:p>
        </w:tc>
        <w:tc>
          <w:tcPr>
            <w:tcW w:w="990" w:type="dxa"/>
          </w:tcPr>
          <w:p w:rsidR="00287CCB" w:rsidRDefault="00287CCB">
            <w:pPr>
              <w:jc w:val="center"/>
            </w:pPr>
            <w:r>
              <w:t>10/5/04</w:t>
            </w:r>
          </w:p>
        </w:tc>
        <w:tc>
          <w:tcPr>
            <w:tcW w:w="1170" w:type="dxa"/>
          </w:tcPr>
          <w:p w:rsidR="00287CCB" w:rsidRDefault="00287CCB">
            <w:pPr>
              <w:jc w:val="center"/>
            </w:pPr>
            <w:r>
              <w:t>Kyle FitzGerald</w:t>
            </w:r>
          </w:p>
        </w:tc>
        <w:tc>
          <w:tcPr>
            <w:tcW w:w="4860" w:type="dxa"/>
          </w:tcPr>
          <w:p w:rsidR="00287CCB" w:rsidRDefault="00287CCB">
            <w:r>
              <w:t>(Pulled from 08.07.00.00)</w:t>
            </w:r>
          </w:p>
          <w:p w:rsidR="00287CCB" w:rsidRDefault="00287CCB">
            <w:r>
              <w:t xml:space="preserve">Updated the description of the following PID: </w:t>
            </w:r>
          </w:p>
          <w:p w:rsidR="00F26143" w:rsidRDefault="00287CCB" w:rsidP="00F26143">
            <w:pPr>
              <w:numPr>
                <w:ilvl w:val="0"/>
                <w:numId w:val="28"/>
              </w:numPr>
            </w:pPr>
            <w:r>
              <w:t>$0044 – Equivalence Ratio – add requirement for PID $0003 indicating closed loop fuel control</w:t>
            </w:r>
          </w:p>
        </w:tc>
        <w:tc>
          <w:tcPr>
            <w:tcW w:w="1440" w:type="dxa"/>
          </w:tcPr>
          <w:p w:rsidR="00287CCB" w:rsidRDefault="00287CCB">
            <w:r>
              <w:t>E22365-AI03</w:t>
            </w:r>
          </w:p>
        </w:tc>
      </w:tr>
      <w:tr w:rsidR="00287CCB">
        <w:trPr>
          <w:cantSplit/>
          <w:jc w:val="center"/>
        </w:trPr>
        <w:tc>
          <w:tcPr>
            <w:tcW w:w="1260" w:type="dxa"/>
          </w:tcPr>
          <w:p w:rsidR="00287CCB" w:rsidRDefault="00287CCB">
            <w:r>
              <w:t>08.08.01.00</w:t>
            </w:r>
          </w:p>
        </w:tc>
        <w:tc>
          <w:tcPr>
            <w:tcW w:w="990" w:type="dxa"/>
          </w:tcPr>
          <w:p w:rsidR="00287CCB" w:rsidRDefault="00287CCB">
            <w:pPr>
              <w:jc w:val="center"/>
            </w:pPr>
            <w:r>
              <w:t>10/5/04</w:t>
            </w:r>
          </w:p>
        </w:tc>
        <w:tc>
          <w:tcPr>
            <w:tcW w:w="1170" w:type="dxa"/>
          </w:tcPr>
          <w:p w:rsidR="00287CCB" w:rsidRDefault="00287CCB">
            <w:pPr>
              <w:jc w:val="center"/>
            </w:pPr>
            <w:r>
              <w:t>Kyle FitzGerald</w:t>
            </w:r>
          </w:p>
        </w:tc>
        <w:tc>
          <w:tcPr>
            <w:tcW w:w="4860" w:type="dxa"/>
          </w:tcPr>
          <w:p w:rsidR="00287CCB" w:rsidRDefault="00287CCB">
            <w:r>
              <w:t>(Pulled from 08.07.00.00)</w:t>
            </w:r>
          </w:p>
          <w:p w:rsidR="00287CCB" w:rsidRDefault="00287CCB">
            <w:r>
              <w:t xml:space="preserve">Updated the description of the following PID: </w:t>
            </w:r>
          </w:p>
          <w:p w:rsidR="00F26143" w:rsidRDefault="00287CCB" w:rsidP="00F26143">
            <w:pPr>
              <w:numPr>
                <w:ilvl w:val="0"/>
                <w:numId w:val="28"/>
              </w:numPr>
            </w:pPr>
            <w:r>
              <w:t>$0003 – Fuel System Status – add requirement for engine not running</w:t>
            </w:r>
          </w:p>
        </w:tc>
        <w:tc>
          <w:tcPr>
            <w:tcW w:w="1440" w:type="dxa"/>
          </w:tcPr>
          <w:p w:rsidR="00287CCB" w:rsidRDefault="00287CCB">
            <w:r>
              <w:t>E22365-AI03</w:t>
            </w:r>
          </w:p>
        </w:tc>
      </w:tr>
      <w:tr w:rsidR="00287CCB">
        <w:trPr>
          <w:cantSplit/>
          <w:jc w:val="center"/>
        </w:trPr>
        <w:tc>
          <w:tcPr>
            <w:tcW w:w="1260" w:type="dxa"/>
          </w:tcPr>
          <w:p w:rsidR="00287CCB" w:rsidRDefault="00287CCB">
            <w:r>
              <w:t>08.08.01.00</w:t>
            </w:r>
          </w:p>
        </w:tc>
        <w:tc>
          <w:tcPr>
            <w:tcW w:w="990" w:type="dxa"/>
          </w:tcPr>
          <w:p w:rsidR="00287CCB" w:rsidRDefault="00287CCB">
            <w:pPr>
              <w:jc w:val="center"/>
            </w:pPr>
            <w:r>
              <w:t>10/5/04</w:t>
            </w:r>
          </w:p>
        </w:tc>
        <w:tc>
          <w:tcPr>
            <w:tcW w:w="1170" w:type="dxa"/>
          </w:tcPr>
          <w:p w:rsidR="00287CCB" w:rsidRDefault="00287CCB">
            <w:pPr>
              <w:jc w:val="center"/>
            </w:pPr>
            <w:r>
              <w:t>Kyle FitzGerald</w:t>
            </w:r>
          </w:p>
        </w:tc>
        <w:tc>
          <w:tcPr>
            <w:tcW w:w="4860" w:type="dxa"/>
          </w:tcPr>
          <w:p w:rsidR="00287CCB" w:rsidRDefault="00287CCB">
            <w:r>
              <w:t>(Pulled from 08.07.00.00)</w:t>
            </w:r>
          </w:p>
          <w:p w:rsidR="00287CCB" w:rsidRDefault="00287CCB">
            <w:r>
              <w:t>Added support for the following PID:</w:t>
            </w:r>
          </w:p>
          <w:p w:rsidR="00F26143" w:rsidRDefault="00287CCB" w:rsidP="00F26143">
            <w:pPr>
              <w:numPr>
                <w:ilvl w:val="0"/>
                <w:numId w:val="28"/>
              </w:numPr>
            </w:pPr>
            <w:r>
              <w:t>$0051 - Type of fuel currently being utilized by the vehicle</w:t>
            </w:r>
          </w:p>
        </w:tc>
        <w:tc>
          <w:tcPr>
            <w:tcW w:w="1440" w:type="dxa"/>
          </w:tcPr>
          <w:p w:rsidR="00287CCB" w:rsidRDefault="00287CCB">
            <w:r>
              <w:t>E22365-AI03</w:t>
            </w:r>
          </w:p>
        </w:tc>
      </w:tr>
      <w:tr w:rsidR="00287CCB">
        <w:trPr>
          <w:cantSplit/>
          <w:jc w:val="center"/>
        </w:trPr>
        <w:tc>
          <w:tcPr>
            <w:tcW w:w="1260" w:type="dxa"/>
          </w:tcPr>
          <w:p w:rsidR="00287CCB" w:rsidRDefault="00287CCB">
            <w:r>
              <w:t>08.08.01.00</w:t>
            </w:r>
          </w:p>
        </w:tc>
        <w:tc>
          <w:tcPr>
            <w:tcW w:w="990" w:type="dxa"/>
          </w:tcPr>
          <w:p w:rsidR="00287CCB" w:rsidRDefault="00287CCB">
            <w:pPr>
              <w:jc w:val="center"/>
            </w:pPr>
            <w:r>
              <w:t>10/5/04</w:t>
            </w:r>
          </w:p>
        </w:tc>
        <w:tc>
          <w:tcPr>
            <w:tcW w:w="1170" w:type="dxa"/>
          </w:tcPr>
          <w:p w:rsidR="00287CCB" w:rsidRDefault="00287CCB">
            <w:pPr>
              <w:jc w:val="center"/>
            </w:pPr>
            <w:r>
              <w:t>Kyle FitzGerald</w:t>
            </w:r>
          </w:p>
        </w:tc>
        <w:tc>
          <w:tcPr>
            <w:tcW w:w="4860" w:type="dxa"/>
          </w:tcPr>
          <w:p w:rsidR="00287CCB" w:rsidRDefault="00287CCB">
            <w:r>
              <w:t>(Pulled from 08.07.00.00)</w:t>
            </w:r>
          </w:p>
          <w:p w:rsidR="00287CCB" w:rsidRDefault="00287CCB">
            <w:r>
              <w:t>Added support for the following PIDs:</w:t>
            </w:r>
          </w:p>
          <w:p w:rsidR="00F26143" w:rsidRDefault="00287CCB" w:rsidP="00F26143">
            <w:pPr>
              <w:numPr>
                <w:ilvl w:val="0"/>
                <w:numId w:val="28"/>
              </w:numPr>
            </w:pPr>
            <w:r>
              <w:t>$2027 - Exhaust Pressure Regulator Valve Control Circuit</w:t>
            </w:r>
          </w:p>
          <w:p w:rsidR="00F26143" w:rsidRDefault="00287CCB" w:rsidP="00F26143">
            <w:pPr>
              <w:numPr>
                <w:ilvl w:val="0"/>
                <w:numId w:val="28"/>
              </w:numPr>
            </w:pPr>
            <w:r>
              <w:t>$2028 - Bank 1 Exhaust Back Pressure A/D</w:t>
            </w:r>
          </w:p>
          <w:p w:rsidR="00F26143" w:rsidRDefault="00287CCB" w:rsidP="00F26143">
            <w:pPr>
              <w:numPr>
                <w:ilvl w:val="0"/>
                <w:numId w:val="28"/>
              </w:numPr>
            </w:pPr>
            <w:r>
              <w:t>$2029 - Bank 1 Exhaust Back Pressure</w:t>
            </w:r>
          </w:p>
          <w:p w:rsidR="00F26143" w:rsidRDefault="00287CCB" w:rsidP="00F26143">
            <w:pPr>
              <w:numPr>
                <w:ilvl w:val="0"/>
                <w:numId w:val="28"/>
              </w:numPr>
            </w:pPr>
            <w:r>
              <w:t>$202A - Bank 2 Exhaust Back Pressure A/D</w:t>
            </w:r>
          </w:p>
          <w:p w:rsidR="00F26143" w:rsidRDefault="00287CCB" w:rsidP="00F26143">
            <w:pPr>
              <w:numPr>
                <w:ilvl w:val="0"/>
                <w:numId w:val="28"/>
              </w:numPr>
            </w:pPr>
            <w:r>
              <w:t>$202B - Bank 2 Exhaust Back Pressure</w:t>
            </w:r>
          </w:p>
        </w:tc>
        <w:tc>
          <w:tcPr>
            <w:tcW w:w="1440" w:type="dxa"/>
          </w:tcPr>
          <w:p w:rsidR="00287CCB" w:rsidRDefault="00287CCB">
            <w:r>
              <w:t>E22739-AI03</w:t>
            </w:r>
          </w:p>
        </w:tc>
      </w:tr>
      <w:tr w:rsidR="00287CCB">
        <w:trPr>
          <w:cantSplit/>
          <w:jc w:val="center"/>
        </w:trPr>
        <w:tc>
          <w:tcPr>
            <w:tcW w:w="1260" w:type="dxa"/>
          </w:tcPr>
          <w:p w:rsidR="00287CCB" w:rsidRDefault="00287CCB">
            <w:r>
              <w:t>08.08.01.00</w:t>
            </w:r>
          </w:p>
        </w:tc>
        <w:tc>
          <w:tcPr>
            <w:tcW w:w="990" w:type="dxa"/>
          </w:tcPr>
          <w:p w:rsidR="00287CCB" w:rsidRDefault="00287CCB">
            <w:pPr>
              <w:jc w:val="center"/>
            </w:pPr>
            <w:r>
              <w:t>10/5/04</w:t>
            </w:r>
          </w:p>
        </w:tc>
        <w:tc>
          <w:tcPr>
            <w:tcW w:w="1170" w:type="dxa"/>
          </w:tcPr>
          <w:p w:rsidR="00287CCB" w:rsidRDefault="00287CCB">
            <w:pPr>
              <w:jc w:val="center"/>
            </w:pPr>
            <w:r>
              <w:t>Kyle FitzGerald</w:t>
            </w:r>
          </w:p>
        </w:tc>
        <w:tc>
          <w:tcPr>
            <w:tcW w:w="4860" w:type="dxa"/>
          </w:tcPr>
          <w:p w:rsidR="00287CCB" w:rsidRDefault="00287CCB">
            <w:r>
              <w:t>(Pulled from 08.07.00.00)</w:t>
            </w:r>
          </w:p>
          <w:p w:rsidR="00287CCB" w:rsidRDefault="00287CCB">
            <w:r>
              <w:t xml:space="preserve">Updated the description of the following CPID: </w:t>
            </w:r>
          </w:p>
          <w:p w:rsidR="00F26143" w:rsidRDefault="00287CCB" w:rsidP="00F26143">
            <w:pPr>
              <w:numPr>
                <w:ilvl w:val="0"/>
                <w:numId w:val="22"/>
              </w:numPr>
            </w:pPr>
            <w:r>
              <w:t>$10 – Add Exhaust Pressure Regulator Valve Enable and Control</w:t>
            </w:r>
          </w:p>
        </w:tc>
        <w:tc>
          <w:tcPr>
            <w:tcW w:w="1440" w:type="dxa"/>
          </w:tcPr>
          <w:p w:rsidR="00287CCB" w:rsidRDefault="00287CCB">
            <w:r>
              <w:t>E22739-AI03</w:t>
            </w:r>
          </w:p>
        </w:tc>
      </w:tr>
      <w:tr w:rsidR="00287CCB">
        <w:trPr>
          <w:cantSplit/>
          <w:jc w:val="center"/>
        </w:trPr>
        <w:tc>
          <w:tcPr>
            <w:tcW w:w="1260" w:type="dxa"/>
          </w:tcPr>
          <w:p w:rsidR="00287CCB" w:rsidRDefault="00287CCB">
            <w:r>
              <w:t>08.08.01.00</w:t>
            </w:r>
          </w:p>
        </w:tc>
        <w:tc>
          <w:tcPr>
            <w:tcW w:w="990" w:type="dxa"/>
          </w:tcPr>
          <w:p w:rsidR="00287CCB" w:rsidRDefault="00287CCB">
            <w:pPr>
              <w:jc w:val="center"/>
            </w:pPr>
            <w:r>
              <w:t>10/5/04</w:t>
            </w:r>
          </w:p>
        </w:tc>
        <w:tc>
          <w:tcPr>
            <w:tcW w:w="1170" w:type="dxa"/>
          </w:tcPr>
          <w:p w:rsidR="00287CCB" w:rsidRDefault="00287CCB">
            <w:pPr>
              <w:jc w:val="center"/>
            </w:pPr>
            <w:r>
              <w:t>Kyle FitzGerald</w:t>
            </w:r>
          </w:p>
        </w:tc>
        <w:tc>
          <w:tcPr>
            <w:tcW w:w="4860" w:type="dxa"/>
          </w:tcPr>
          <w:p w:rsidR="00287CCB" w:rsidRDefault="00287CCB">
            <w:r>
              <w:t>(Pulled from 08.07.00.00)</w:t>
            </w:r>
          </w:p>
          <w:p w:rsidR="00287CCB" w:rsidRDefault="00287CCB">
            <w:r>
              <w:t xml:space="preserve">Updated the description of the following Services: </w:t>
            </w:r>
          </w:p>
          <w:p w:rsidR="00F26143" w:rsidRDefault="00287CCB" w:rsidP="00F26143">
            <w:pPr>
              <w:numPr>
                <w:ilvl w:val="0"/>
                <w:numId w:val="22"/>
              </w:numPr>
            </w:pPr>
            <w:r>
              <w:t>$22 – Read Data By Parameter Identifier – add physical addressing requirement</w:t>
            </w:r>
          </w:p>
          <w:p w:rsidR="00F26143" w:rsidRDefault="00287CCB" w:rsidP="00F26143">
            <w:pPr>
              <w:numPr>
                <w:ilvl w:val="0"/>
                <w:numId w:val="22"/>
              </w:numPr>
            </w:pPr>
            <w:r>
              <w:t>$AA – Read Data By Packet Identifier – change medium periodic scheduling rate from 300 to 200 ms</w:t>
            </w:r>
          </w:p>
        </w:tc>
        <w:tc>
          <w:tcPr>
            <w:tcW w:w="1440" w:type="dxa"/>
          </w:tcPr>
          <w:p w:rsidR="00287CCB" w:rsidRDefault="00287CCB">
            <w:r>
              <w:t>E22905-AI03</w:t>
            </w:r>
          </w:p>
        </w:tc>
      </w:tr>
      <w:tr w:rsidR="00287CCB">
        <w:trPr>
          <w:cantSplit/>
          <w:jc w:val="center"/>
        </w:trPr>
        <w:tc>
          <w:tcPr>
            <w:tcW w:w="1260" w:type="dxa"/>
          </w:tcPr>
          <w:p w:rsidR="00287CCB" w:rsidRDefault="00287CCB">
            <w:r>
              <w:t>08.08.01.00</w:t>
            </w:r>
          </w:p>
        </w:tc>
        <w:tc>
          <w:tcPr>
            <w:tcW w:w="990" w:type="dxa"/>
          </w:tcPr>
          <w:p w:rsidR="00287CCB" w:rsidRDefault="00287CCB">
            <w:pPr>
              <w:jc w:val="center"/>
            </w:pPr>
            <w:r>
              <w:t>10/5/04</w:t>
            </w:r>
          </w:p>
        </w:tc>
        <w:tc>
          <w:tcPr>
            <w:tcW w:w="1170" w:type="dxa"/>
          </w:tcPr>
          <w:p w:rsidR="00287CCB" w:rsidRDefault="00287CCB">
            <w:pPr>
              <w:jc w:val="center"/>
            </w:pPr>
            <w:r>
              <w:t>Kyle FitzGerald</w:t>
            </w:r>
          </w:p>
        </w:tc>
        <w:tc>
          <w:tcPr>
            <w:tcW w:w="4860" w:type="dxa"/>
          </w:tcPr>
          <w:p w:rsidR="00287CCB" w:rsidRDefault="00287CCB">
            <w:r>
              <w:t>(Pulled from 08.07.00.00)</w:t>
            </w:r>
          </w:p>
          <w:p w:rsidR="00287CCB" w:rsidRDefault="00287CCB">
            <w:r>
              <w:t xml:space="preserve">Eliminated support for the following PIDs: </w:t>
            </w:r>
          </w:p>
          <w:p w:rsidR="00F26143" w:rsidRDefault="00287CCB" w:rsidP="00F26143">
            <w:pPr>
              <w:numPr>
                <w:ilvl w:val="0"/>
                <w:numId w:val="22"/>
              </w:numPr>
            </w:pPr>
            <w:r>
              <w:t>$12EA – Auto Learn Counter</w:t>
            </w:r>
          </w:p>
          <w:p w:rsidR="00F26143" w:rsidRDefault="00287CCB" w:rsidP="00F26143">
            <w:pPr>
              <w:numPr>
                <w:ilvl w:val="0"/>
                <w:numId w:val="22"/>
              </w:numPr>
            </w:pPr>
            <w:r>
              <w:t>$12EB – Auto Learn Timer</w:t>
            </w:r>
          </w:p>
          <w:p w:rsidR="00F26143" w:rsidRDefault="00287CCB" w:rsidP="00F26143">
            <w:pPr>
              <w:numPr>
                <w:ilvl w:val="0"/>
                <w:numId w:val="22"/>
              </w:numPr>
            </w:pPr>
            <w:r>
              <w:t>$12EC – Seed and Key Timer</w:t>
            </w:r>
          </w:p>
        </w:tc>
        <w:tc>
          <w:tcPr>
            <w:tcW w:w="1440" w:type="dxa"/>
          </w:tcPr>
          <w:p w:rsidR="00287CCB" w:rsidRDefault="00287CCB">
            <w:r>
              <w:t>E22863-AI01</w:t>
            </w:r>
          </w:p>
        </w:tc>
      </w:tr>
      <w:tr w:rsidR="00287CCB">
        <w:trPr>
          <w:cantSplit/>
          <w:jc w:val="center"/>
        </w:trPr>
        <w:tc>
          <w:tcPr>
            <w:tcW w:w="1260" w:type="dxa"/>
          </w:tcPr>
          <w:p w:rsidR="00287CCB" w:rsidRDefault="00287CCB">
            <w:r>
              <w:t>08.08.01.00</w:t>
            </w:r>
          </w:p>
        </w:tc>
        <w:tc>
          <w:tcPr>
            <w:tcW w:w="990" w:type="dxa"/>
          </w:tcPr>
          <w:p w:rsidR="00287CCB" w:rsidRDefault="00287CCB">
            <w:pPr>
              <w:jc w:val="center"/>
            </w:pPr>
            <w:r>
              <w:t>10/5/04</w:t>
            </w:r>
          </w:p>
        </w:tc>
        <w:tc>
          <w:tcPr>
            <w:tcW w:w="1170" w:type="dxa"/>
          </w:tcPr>
          <w:p w:rsidR="00287CCB" w:rsidRDefault="00287CCB">
            <w:pPr>
              <w:jc w:val="center"/>
            </w:pPr>
            <w:r>
              <w:t>Kyle FitzGerald</w:t>
            </w:r>
          </w:p>
        </w:tc>
        <w:tc>
          <w:tcPr>
            <w:tcW w:w="4860" w:type="dxa"/>
          </w:tcPr>
          <w:p w:rsidR="00287CCB" w:rsidRDefault="00287CCB">
            <w:r>
              <w:t>(Pulled from 08.07.00.00)</w:t>
            </w:r>
          </w:p>
          <w:p w:rsidR="00287CCB" w:rsidRDefault="00287CCB">
            <w:r>
              <w:t xml:space="preserve">Eliminated support for the following PIDs: </w:t>
            </w:r>
          </w:p>
          <w:p w:rsidR="00F26143" w:rsidRDefault="00287CCB" w:rsidP="00F26143">
            <w:pPr>
              <w:numPr>
                <w:ilvl w:val="0"/>
                <w:numId w:val="22"/>
              </w:numPr>
            </w:pPr>
            <w:r>
              <w:t>$11A5 – Purge Learn Multiplier Bank 1</w:t>
            </w:r>
          </w:p>
          <w:p w:rsidR="00F26143" w:rsidRDefault="00287CCB" w:rsidP="00F26143">
            <w:pPr>
              <w:numPr>
                <w:ilvl w:val="0"/>
                <w:numId w:val="22"/>
              </w:numPr>
            </w:pPr>
            <w:r>
              <w:t>$1354 – Catalyst Monitor Diagnostic Test Counter Bank 1</w:t>
            </w:r>
          </w:p>
          <w:p w:rsidR="00F26143" w:rsidRDefault="00287CCB" w:rsidP="00F26143">
            <w:pPr>
              <w:numPr>
                <w:ilvl w:val="0"/>
                <w:numId w:val="22"/>
              </w:numPr>
            </w:pPr>
            <w:r>
              <w:t>$1355 – Catalyst Monitor Diagnostic Test Counter Bank 2</w:t>
            </w:r>
          </w:p>
          <w:p w:rsidR="00F26143" w:rsidRDefault="00287CCB" w:rsidP="00F26143">
            <w:pPr>
              <w:numPr>
                <w:ilvl w:val="0"/>
                <w:numId w:val="22"/>
              </w:numPr>
            </w:pPr>
            <w:r>
              <w:t>$13D9 – Exhaust Gas Recirculation Flow Test On Time Count</w:t>
            </w:r>
          </w:p>
          <w:p w:rsidR="00F26143" w:rsidRDefault="00287CCB" w:rsidP="00F26143">
            <w:pPr>
              <w:numPr>
                <w:ilvl w:val="0"/>
                <w:numId w:val="22"/>
              </w:numPr>
            </w:pPr>
            <w:r>
              <w:t>$13EB – Oxygen Storage Capacity Time Difference Fail Threshold Bank 1</w:t>
            </w:r>
          </w:p>
          <w:p w:rsidR="00F26143" w:rsidRDefault="00287CCB" w:rsidP="00F26143">
            <w:pPr>
              <w:numPr>
                <w:ilvl w:val="0"/>
                <w:numId w:val="22"/>
              </w:numPr>
            </w:pPr>
            <w:r>
              <w:t>$13EC – Oxygen Storage Capacity Time Difference Fail Threshold Bank 2</w:t>
            </w:r>
          </w:p>
          <w:p w:rsidR="00F26143" w:rsidRDefault="00287CCB" w:rsidP="00F26143">
            <w:pPr>
              <w:numPr>
                <w:ilvl w:val="0"/>
                <w:numId w:val="22"/>
              </w:numPr>
            </w:pPr>
            <w:r>
              <w:t>$13ED – Oxygen Storage Capacity Time Difference Bank 1</w:t>
            </w:r>
          </w:p>
          <w:p w:rsidR="00F26143" w:rsidRDefault="00287CCB" w:rsidP="00F26143">
            <w:pPr>
              <w:numPr>
                <w:ilvl w:val="0"/>
                <w:numId w:val="22"/>
              </w:numPr>
            </w:pPr>
            <w:r>
              <w:t>$13EE – Oxygen Storage Capacity Time Difference Bank 2</w:t>
            </w:r>
          </w:p>
          <w:p w:rsidR="00F26143" w:rsidRDefault="00287CCB" w:rsidP="00F26143">
            <w:pPr>
              <w:numPr>
                <w:ilvl w:val="0"/>
                <w:numId w:val="22"/>
              </w:numPr>
            </w:pPr>
            <w:r>
              <w:t>$13EF – Filtered Oxygen Storage Capacity Time Difference Bank 1</w:t>
            </w:r>
          </w:p>
          <w:p w:rsidR="00F26143" w:rsidRDefault="00287CCB" w:rsidP="00F26143">
            <w:pPr>
              <w:numPr>
                <w:ilvl w:val="0"/>
                <w:numId w:val="22"/>
              </w:numPr>
            </w:pPr>
            <w:r>
              <w:t>$13F0 – Filtered Oxygen Storage Capacity Time Difference Bank 2</w:t>
            </w:r>
          </w:p>
          <w:p w:rsidR="00F26143" w:rsidRDefault="00287CCB" w:rsidP="00F26143">
            <w:pPr>
              <w:numPr>
                <w:ilvl w:val="0"/>
                <w:numId w:val="22"/>
              </w:numPr>
            </w:pPr>
            <w:r>
              <w:t>$1448 – Catalyst Monitor Average Airflow</w:t>
            </w:r>
          </w:p>
          <w:p w:rsidR="00F26143" w:rsidRDefault="00287CCB" w:rsidP="00F26143">
            <w:pPr>
              <w:numPr>
                <w:ilvl w:val="0"/>
                <w:numId w:val="22"/>
              </w:numPr>
            </w:pPr>
            <w:r>
              <w:t>$1452 – Purge Learn Multiplier Bank 2</w:t>
            </w:r>
          </w:p>
        </w:tc>
        <w:tc>
          <w:tcPr>
            <w:tcW w:w="1440" w:type="dxa"/>
          </w:tcPr>
          <w:p w:rsidR="00287CCB" w:rsidRDefault="00287CCB">
            <w:r>
              <w:t>E22862-AI01</w:t>
            </w:r>
          </w:p>
        </w:tc>
      </w:tr>
      <w:tr w:rsidR="00287CCB">
        <w:trPr>
          <w:cantSplit/>
          <w:jc w:val="center"/>
        </w:trPr>
        <w:tc>
          <w:tcPr>
            <w:tcW w:w="1260" w:type="dxa"/>
          </w:tcPr>
          <w:p w:rsidR="00287CCB" w:rsidRDefault="00287CCB">
            <w:r>
              <w:t>08.08.01.00</w:t>
            </w:r>
          </w:p>
        </w:tc>
        <w:tc>
          <w:tcPr>
            <w:tcW w:w="990" w:type="dxa"/>
          </w:tcPr>
          <w:p w:rsidR="00287CCB" w:rsidRDefault="00287CCB">
            <w:pPr>
              <w:jc w:val="center"/>
            </w:pPr>
            <w:r>
              <w:t>10/1/04</w:t>
            </w:r>
          </w:p>
        </w:tc>
        <w:tc>
          <w:tcPr>
            <w:tcW w:w="1170" w:type="dxa"/>
          </w:tcPr>
          <w:p w:rsidR="00287CCB" w:rsidRDefault="00287CCB">
            <w:pPr>
              <w:jc w:val="center"/>
            </w:pPr>
            <w:r>
              <w:t>Kyle FitzGerald</w:t>
            </w:r>
          </w:p>
        </w:tc>
        <w:tc>
          <w:tcPr>
            <w:tcW w:w="4860" w:type="dxa"/>
          </w:tcPr>
          <w:p w:rsidR="00287CCB" w:rsidRDefault="00287CCB">
            <w:r>
              <w:t>Added support for the following PID:</w:t>
            </w:r>
          </w:p>
          <w:p w:rsidR="00F26143" w:rsidRDefault="00287CCB" w:rsidP="00F26143">
            <w:pPr>
              <w:numPr>
                <w:ilvl w:val="0"/>
                <w:numId w:val="5"/>
              </w:numPr>
              <w:tabs>
                <w:tab w:val="clear" w:pos="720"/>
                <w:tab w:val="num" w:pos="342"/>
              </w:tabs>
              <w:ind w:left="360"/>
            </w:pPr>
            <w:r>
              <w:t>$2022 – Traction Control System Requested Torque Control Mode</w:t>
            </w:r>
          </w:p>
        </w:tc>
        <w:tc>
          <w:tcPr>
            <w:tcW w:w="1440" w:type="dxa"/>
          </w:tcPr>
          <w:p w:rsidR="00287CCB" w:rsidRDefault="00287CCB">
            <w:r>
              <w:t>E23639</w:t>
            </w:r>
          </w:p>
          <w:p w:rsidR="00287CCB" w:rsidRDefault="00287CCB">
            <w:r>
              <w:t>Reference:</w:t>
            </w:r>
          </w:p>
          <w:p w:rsidR="00287CCB" w:rsidRDefault="00287CCB">
            <w:r>
              <w:t>E21291-AI06</w:t>
            </w:r>
          </w:p>
        </w:tc>
      </w:tr>
      <w:tr w:rsidR="00287CCB">
        <w:trPr>
          <w:cantSplit/>
          <w:jc w:val="center"/>
        </w:trPr>
        <w:tc>
          <w:tcPr>
            <w:tcW w:w="1260" w:type="dxa"/>
          </w:tcPr>
          <w:p w:rsidR="00287CCB" w:rsidRDefault="00287CCB">
            <w:r>
              <w:t>08.05.08.00</w:t>
            </w:r>
          </w:p>
        </w:tc>
        <w:tc>
          <w:tcPr>
            <w:tcW w:w="990" w:type="dxa"/>
          </w:tcPr>
          <w:p w:rsidR="00287CCB" w:rsidRDefault="00287CCB">
            <w:pPr>
              <w:jc w:val="center"/>
            </w:pPr>
            <w:r>
              <w:t>9/27/04</w:t>
            </w:r>
          </w:p>
        </w:tc>
        <w:tc>
          <w:tcPr>
            <w:tcW w:w="1170" w:type="dxa"/>
          </w:tcPr>
          <w:p w:rsidR="00287CCB" w:rsidRDefault="00287CCB">
            <w:pPr>
              <w:jc w:val="center"/>
            </w:pPr>
            <w:r>
              <w:t>Kyle FitzGerald</w:t>
            </w:r>
          </w:p>
        </w:tc>
        <w:tc>
          <w:tcPr>
            <w:tcW w:w="4860" w:type="dxa"/>
          </w:tcPr>
          <w:p w:rsidR="00287CCB" w:rsidRDefault="00287CCB">
            <w:r>
              <w:t>Added support for the following PIDs:</w:t>
            </w:r>
          </w:p>
          <w:p w:rsidR="00F26143" w:rsidRDefault="00287CCB" w:rsidP="00F26143">
            <w:pPr>
              <w:numPr>
                <w:ilvl w:val="0"/>
                <w:numId w:val="5"/>
              </w:numPr>
              <w:tabs>
                <w:tab w:val="clear" w:pos="720"/>
                <w:tab w:val="num" w:pos="342"/>
              </w:tabs>
              <w:ind w:left="360"/>
            </w:pPr>
            <w:r>
              <w:t>$1478 – Reference Voltage A</w:t>
            </w:r>
          </w:p>
          <w:p w:rsidR="00F26143" w:rsidRDefault="00287CCB" w:rsidP="00F26143">
            <w:pPr>
              <w:numPr>
                <w:ilvl w:val="0"/>
                <w:numId w:val="5"/>
              </w:numPr>
              <w:tabs>
                <w:tab w:val="clear" w:pos="720"/>
                <w:tab w:val="num" w:pos="342"/>
              </w:tabs>
              <w:ind w:left="360"/>
            </w:pPr>
            <w:r>
              <w:t>$1479 – Reference Voltage B</w:t>
            </w:r>
          </w:p>
        </w:tc>
        <w:tc>
          <w:tcPr>
            <w:tcW w:w="1440" w:type="dxa"/>
          </w:tcPr>
          <w:p w:rsidR="00287CCB" w:rsidRDefault="00287CCB">
            <w:r>
              <w:t>E24447-AI01</w:t>
            </w:r>
          </w:p>
        </w:tc>
      </w:tr>
      <w:tr w:rsidR="00287CCB">
        <w:trPr>
          <w:cantSplit/>
          <w:jc w:val="center"/>
        </w:trPr>
        <w:tc>
          <w:tcPr>
            <w:tcW w:w="1260" w:type="dxa"/>
          </w:tcPr>
          <w:p w:rsidR="00287CCB" w:rsidRDefault="00287CCB">
            <w:r>
              <w:t>08.05.08.00</w:t>
            </w:r>
          </w:p>
        </w:tc>
        <w:tc>
          <w:tcPr>
            <w:tcW w:w="990" w:type="dxa"/>
          </w:tcPr>
          <w:p w:rsidR="00287CCB" w:rsidRDefault="00287CCB">
            <w:pPr>
              <w:jc w:val="center"/>
            </w:pPr>
            <w:r>
              <w:t>9/27/04</w:t>
            </w:r>
          </w:p>
        </w:tc>
        <w:tc>
          <w:tcPr>
            <w:tcW w:w="1170" w:type="dxa"/>
          </w:tcPr>
          <w:p w:rsidR="00287CCB" w:rsidRDefault="00287CCB">
            <w:pPr>
              <w:jc w:val="center"/>
            </w:pPr>
            <w:r>
              <w:t>Kyle FitzGerald</w:t>
            </w:r>
          </w:p>
        </w:tc>
        <w:tc>
          <w:tcPr>
            <w:tcW w:w="4860" w:type="dxa"/>
          </w:tcPr>
          <w:p w:rsidR="00287CCB" w:rsidRDefault="00287CCB">
            <w:r>
              <w:t>Updated the description of the following CPIDs:</w:t>
            </w:r>
          </w:p>
          <w:p w:rsidR="00F26143" w:rsidRDefault="00287CCB" w:rsidP="00F26143">
            <w:pPr>
              <w:numPr>
                <w:ilvl w:val="0"/>
                <w:numId w:val="25"/>
              </w:numPr>
            </w:pPr>
            <w:r>
              <w:t>$30 – Add return codes for Vehicle Speed Low and Engine Speed Low</w:t>
            </w:r>
          </w:p>
          <w:p w:rsidR="00F26143" w:rsidRDefault="00287CCB" w:rsidP="00F26143">
            <w:pPr>
              <w:numPr>
                <w:ilvl w:val="0"/>
                <w:numId w:val="25"/>
              </w:numPr>
            </w:pPr>
            <w:r>
              <w:t>$34 – Remove “Reverse Clutch” from TCC/Reverse Clutch Solenoid Device Control description</w:t>
            </w:r>
          </w:p>
          <w:p w:rsidR="00F26143" w:rsidRDefault="00287CCB" w:rsidP="00F26143">
            <w:pPr>
              <w:numPr>
                <w:ilvl w:val="0"/>
                <w:numId w:val="25"/>
              </w:numPr>
            </w:pPr>
            <w:r>
              <w:t>$34 – Change Torque Converter Clutch to Transmission M2 Clutch in the TCC/Reverse Multiplex Solenoid Device Control description</w:t>
            </w:r>
          </w:p>
          <w:p w:rsidR="00F26143" w:rsidRDefault="00287CCB" w:rsidP="00F26143">
            <w:pPr>
              <w:numPr>
                <w:ilvl w:val="0"/>
                <w:numId w:val="25"/>
              </w:numPr>
            </w:pPr>
            <w:r>
              <w:t>$34 – Added M3 to the Transmission Clutch Multiplex Solenoid Device Control description</w:t>
            </w:r>
          </w:p>
          <w:p w:rsidR="00F26143" w:rsidRDefault="00287CCB" w:rsidP="00F26143">
            <w:pPr>
              <w:numPr>
                <w:ilvl w:val="0"/>
                <w:numId w:val="25"/>
              </w:numPr>
            </w:pPr>
            <w:r>
              <w:t>$38 – Remove “Reverse Clutch” from TCC/Reverse Clutch Pressure Device Control description</w:t>
            </w:r>
          </w:p>
        </w:tc>
        <w:tc>
          <w:tcPr>
            <w:tcW w:w="1440" w:type="dxa"/>
          </w:tcPr>
          <w:p w:rsidR="00287CCB" w:rsidRDefault="00287CCB">
            <w:r>
              <w:t>E24332-AI01</w:t>
            </w:r>
          </w:p>
        </w:tc>
      </w:tr>
      <w:tr w:rsidR="00287CCB">
        <w:trPr>
          <w:cantSplit/>
          <w:jc w:val="center"/>
        </w:trPr>
        <w:tc>
          <w:tcPr>
            <w:tcW w:w="1260" w:type="dxa"/>
          </w:tcPr>
          <w:p w:rsidR="00287CCB" w:rsidRDefault="00287CCB">
            <w:r>
              <w:t>08.05.08.00</w:t>
            </w:r>
          </w:p>
        </w:tc>
        <w:tc>
          <w:tcPr>
            <w:tcW w:w="990" w:type="dxa"/>
          </w:tcPr>
          <w:p w:rsidR="00287CCB" w:rsidRDefault="00287CCB">
            <w:pPr>
              <w:jc w:val="center"/>
            </w:pPr>
            <w:r>
              <w:t>9/7/04</w:t>
            </w:r>
          </w:p>
        </w:tc>
        <w:tc>
          <w:tcPr>
            <w:tcW w:w="1170" w:type="dxa"/>
          </w:tcPr>
          <w:p w:rsidR="00287CCB" w:rsidRDefault="00287CCB">
            <w:pPr>
              <w:jc w:val="center"/>
            </w:pPr>
            <w:r>
              <w:t>Kyle FitzGerald</w:t>
            </w:r>
          </w:p>
        </w:tc>
        <w:tc>
          <w:tcPr>
            <w:tcW w:w="4860" w:type="dxa"/>
          </w:tcPr>
          <w:p w:rsidR="00287CCB" w:rsidRDefault="00287CCB">
            <w:r>
              <w:t>Updated the description of the following DID:</w:t>
            </w:r>
          </w:p>
          <w:p w:rsidR="00F26143" w:rsidRDefault="00287CCB" w:rsidP="00F26143">
            <w:pPr>
              <w:numPr>
                <w:ilvl w:val="0"/>
                <w:numId w:val="25"/>
              </w:numPr>
            </w:pPr>
            <w:r>
              <w:t>$49 – Torque Converter Learned Characteristics – Add signals</w:t>
            </w:r>
          </w:p>
        </w:tc>
        <w:tc>
          <w:tcPr>
            <w:tcW w:w="1440" w:type="dxa"/>
          </w:tcPr>
          <w:p w:rsidR="00287CCB" w:rsidRDefault="00287CCB">
            <w:r>
              <w:t>E24334-AI01</w:t>
            </w:r>
          </w:p>
        </w:tc>
      </w:tr>
      <w:tr w:rsidR="00287CCB">
        <w:trPr>
          <w:cantSplit/>
          <w:jc w:val="center"/>
        </w:trPr>
        <w:tc>
          <w:tcPr>
            <w:tcW w:w="1260" w:type="dxa"/>
          </w:tcPr>
          <w:p w:rsidR="00287CCB" w:rsidRDefault="00287CCB">
            <w:r>
              <w:t>08.05.08.00</w:t>
            </w:r>
          </w:p>
        </w:tc>
        <w:tc>
          <w:tcPr>
            <w:tcW w:w="990" w:type="dxa"/>
          </w:tcPr>
          <w:p w:rsidR="00287CCB" w:rsidRDefault="00287CCB">
            <w:pPr>
              <w:jc w:val="center"/>
            </w:pPr>
            <w:r>
              <w:t>9/7/04</w:t>
            </w:r>
          </w:p>
        </w:tc>
        <w:tc>
          <w:tcPr>
            <w:tcW w:w="1170" w:type="dxa"/>
          </w:tcPr>
          <w:p w:rsidR="00287CCB" w:rsidRDefault="00287CCB">
            <w:pPr>
              <w:jc w:val="center"/>
            </w:pPr>
            <w:r>
              <w:t>Kyle FitzGerald</w:t>
            </w:r>
          </w:p>
        </w:tc>
        <w:tc>
          <w:tcPr>
            <w:tcW w:w="4860" w:type="dxa"/>
          </w:tcPr>
          <w:p w:rsidR="00287CCB" w:rsidRDefault="00287CCB">
            <w:r>
              <w:t>Updated the description of the following PID:</w:t>
            </w:r>
          </w:p>
          <w:p w:rsidR="00F26143" w:rsidRDefault="00287CCB" w:rsidP="00F26143">
            <w:pPr>
              <w:numPr>
                <w:ilvl w:val="0"/>
                <w:numId w:val="25"/>
              </w:numPr>
            </w:pPr>
            <w:r>
              <w:t>$280F – Transmission Base Pattern – Add states $0C - $0F</w:t>
            </w:r>
          </w:p>
        </w:tc>
        <w:tc>
          <w:tcPr>
            <w:tcW w:w="1440" w:type="dxa"/>
          </w:tcPr>
          <w:p w:rsidR="00287CCB" w:rsidRDefault="00287CCB">
            <w:r>
              <w:t>E24058-AI02</w:t>
            </w:r>
          </w:p>
        </w:tc>
      </w:tr>
      <w:tr w:rsidR="00287CCB">
        <w:trPr>
          <w:cantSplit/>
          <w:jc w:val="center"/>
        </w:trPr>
        <w:tc>
          <w:tcPr>
            <w:tcW w:w="1260" w:type="dxa"/>
          </w:tcPr>
          <w:p w:rsidR="00287CCB" w:rsidRDefault="00287CCB">
            <w:r>
              <w:t>08.05.07.00</w:t>
            </w:r>
          </w:p>
        </w:tc>
        <w:tc>
          <w:tcPr>
            <w:tcW w:w="990" w:type="dxa"/>
          </w:tcPr>
          <w:p w:rsidR="00287CCB" w:rsidRDefault="00287CCB">
            <w:pPr>
              <w:jc w:val="center"/>
            </w:pPr>
            <w:r>
              <w:t>8/16/04</w:t>
            </w:r>
          </w:p>
        </w:tc>
        <w:tc>
          <w:tcPr>
            <w:tcW w:w="1170" w:type="dxa"/>
          </w:tcPr>
          <w:p w:rsidR="00287CCB" w:rsidRDefault="00287CCB">
            <w:pPr>
              <w:jc w:val="center"/>
            </w:pPr>
            <w:r>
              <w:t>Kyle FitzGerald</w:t>
            </w:r>
          </w:p>
        </w:tc>
        <w:tc>
          <w:tcPr>
            <w:tcW w:w="4860" w:type="dxa"/>
          </w:tcPr>
          <w:p w:rsidR="00287CCB" w:rsidRDefault="00287CCB">
            <w:r>
              <w:t>Added support for the following PID:</w:t>
            </w:r>
          </w:p>
          <w:p w:rsidR="00F26143" w:rsidRDefault="00287CCB" w:rsidP="00F26143">
            <w:pPr>
              <w:numPr>
                <w:ilvl w:val="0"/>
                <w:numId w:val="25"/>
              </w:numPr>
            </w:pPr>
            <w:r>
              <w:t>$2824 – Transmission Cleaning Procedure Status</w:t>
            </w:r>
          </w:p>
          <w:p w:rsidR="00287CCB" w:rsidRDefault="00287CCB">
            <w:r>
              <w:t xml:space="preserve">Updated the description of the following CPID: </w:t>
            </w:r>
          </w:p>
          <w:p w:rsidR="00F26143" w:rsidRDefault="00287CCB" w:rsidP="00F26143">
            <w:pPr>
              <w:numPr>
                <w:ilvl w:val="0"/>
                <w:numId w:val="22"/>
              </w:numPr>
            </w:pPr>
            <w:r>
              <w:t>$30 – Add Transmission Cleaning Procedure Trigger – add new return code $2E06</w:t>
            </w:r>
          </w:p>
        </w:tc>
        <w:tc>
          <w:tcPr>
            <w:tcW w:w="1440" w:type="dxa"/>
          </w:tcPr>
          <w:p w:rsidR="00287CCB" w:rsidRDefault="00287CCB">
            <w:r>
              <w:t>E23841-AI02</w:t>
            </w:r>
          </w:p>
        </w:tc>
      </w:tr>
      <w:tr w:rsidR="00287CCB">
        <w:trPr>
          <w:cantSplit/>
          <w:jc w:val="center"/>
        </w:trPr>
        <w:tc>
          <w:tcPr>
            <w:tcW w:w="1260" w:type="dxa"/>
          </w:tcPr>
          <w:p w:rsidR="00287CCB" w:rsidRDefault="00287CCB">
            <w:r>
              <w:t>08.05.07.00</w:t>
            </w:r>
          </w:p>
        </w:tc>
        <w:tc>
          <w:tcPr>
            <w:tcW w:w="990" w:type="dxa"/>
          </w:tcPr>
          <w:p w:rsidR="00287CCB" w:rsidRDefault="00287CCB">
            <w:pPr>
              <w:jc w:val="center"/>
            </w:pPr>
            <w:r>
              <w:t>8/16/04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CPID: </w:t>
            </w:r>
          </w:p>
          <w:p w:rsidR="00F26143" w:rsidRDefault="00287CCB" w:rsidP="00F26143">
            <w:pPr>
              <w:numPr>
                <w:ilvl w:val="0"/>
                <w:numId w:val="5"/>
              </w:numPr>
              <w:tabs>
                <w:tab w:val="clear" w:pos="720"/>
                <w:tab w:val="num" w:pos="342"/>
              </w:tabs>
              <w:ind w:left="360"/>
            </w:pPr>
            <w:r>
              <w:t>$30 – Transmission Fast Learn Trigger – separate into service and in-plant modes – update return codes</w:t>
            </w:r>
          </w:p>
          <w:p w:rsidR="00287CCB" w:rsidRDefault="00287CCB">
            <w:r>
              <w:t>Updated the description of the following PID:</w:t>
            </w:r>
          </w:p>
          <w:p w:rsidR="00F26143" w:rsidRDefault="00287CCB" w:rsidP="00F26143">
            <w:pPr>
              <w:numPr>
                <w:ilvl w:val="0"/>
                <w:numId w:val="5"/>
              </w:numPr>
              <w:tabs>
                <w:tab w:val="clear" w:pos="720"/>
                <w:tab w:val="num" w:pos="342"/>
              </w:tabs>
              <w:ind w:left="360"/>
            </w:pPr>
            <w:r>
              <w:t>$2823 - Service Fast Learn Status – redefined states</w:t>
            </w:r>
          </w:p>
        </w:tc>
        <w:tc>
          <w:tcPr>
            <w:tcW w:w="1440" w:type="dxa"/>
          </w:tcPr>
          <w:p w:rsidR="00287CCB" w:rsidRDefault="00287CCB">
            <w:r>
              <w:t>E23799-AI01</w:t>
            </w:r>
          </w:p>
        </w:tc>
      </w:tr>
      <w:tr w:rsidR="00287CCB">
        <w:trPr>
          <w:cantSplit/>
          <w:jc w:val="center"/>
        </w:trPr>
        <w:tc>
          <w:tcPr>
            <w:tcW w:w="1260" w:type="dxa"/>
          </w:tcPr>
          <w:p w:rsidR="00287CCB" w:rsidRDefault="00287CCB">
            <w:r>
              <w:t>08.05.07.00</w:t>
            </w:r>
          </w:p>
        </w:tc>
        <w:tc>
          <w:tcPr>
            <w:tcW w:w="990" w:type="dxa"/>
          </w:tcPr>
          <w:p w:rsidR="00287CCB" w:rsidRDefault="00287CCB">
            <w:pPr>
              <w:jc w:val="center"/>
            </w:pPr>
            <w:r>
              <w:t>8/16/04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PIDs: </w:t>
            </w:r>
          </w:p>
          <w:p w:rsidR="00F26143" w:rsidRDefault="00287CCB" w:rsidP="00F26143">
            <w:pPr>
              <w:numPr>
                <w:ilvl w:val="0"/>
                <w:numId w:val="5"/>
              </w:numPr>
              <w:tabs>
                <w:tab w:val="clear" w:pos="720"/>
                <w:tab w:val="num" w:pos="342"/>
              </w:tabs>
              <w:ind w:left="360"/>
            </w:pPr>
            <w:r>
              <w:t>$1157 – Brake Booster Vacuum Pressure A/D – change the Ring from BTRR to BBVR</w:t>
            </w:r>
          </w:p>
          <w:p w:rsidR="00F26143" w:rsidRDefault="00287CCB" w:rsidP="00F26143">
            <w:pPr>
              <w:numPr>
                <w:ilvl w:val="0"/>
                <w:numId w:val="5"/>
              </w:numPr>
              <w:tabs>
                <w:tab w:val="clear" w:pos="720"/>
                <w:tab w:val="num" w:pos="342"/>
              </w:tabs>
              <w:ind w:left="360"/>
            </w:pPr>
            <w:r>
              <w:t>$150D – Brake Booster Vacuum Pressure – change the Ring from BTRR to BBVR</w:t>
            </w:r>
          </w:p>
        </w:tc>
        <w:tc>
          <w:tcPr>
            <w:tcW w:w="1440" w:type="dxa"/>
          </w:tcPr>
          <w:p w:rsidR="00287CCB" w:rsidRDefault="00287CCB">
            <w:r>
              <w:t>E20027-AI02</w:t>
            </w:r>
          </w:p>
        </w:tc>
      </w:tr>
      <w:tr w:rsidR="00287CCB">
        <w:trPr>
          <w:cantSplit/>
          <w:jc w:val="center"/>
        </w:trPr>
        <w:tc>
          <w:tcPr>
            <w:tcW w:w="1260" w:type="dxa"/>
          </w:tcPr>
          <w:p w:rsidR="00287CCB" w:rsidRDefault="00287CCB">
            <w:r>
              <w:t>08.05.07.00</w:t>
            </w:r>
          </w:p>
        </w:tc>
        <w:tc>
          <w:tcPr>
            <w:tcW w:w="990" w:type="dxa"/>
          </w:tcPr>
          <w:p w:rsidR="00287CCB" w:rsidRDefault="00287CCB">
            <w:pPr>
              <w:jc w:val="center"/>
            </w:pPr>
            <w:r>
              <w:t>7/20/04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PID: </w:t>
            </w:r>
          </w:p>
          <w:p w:rsidR="00F26143" w:rsidRDefault="00287CCB" w:rsidP="00F26143">
            <w:pPr>
              <w:numPr>
                <w:ilvl w:val="0"/>
                <w:numId w:val="5"/>
              </w:numPr>
              <w:tabs>
                <w:tab w:val="clear" w:pos="720"/>
                <w:tab w:val="num" w:pos="342"/>
              </w:tabs>
              <w:ind w:left="360"/>
            </w:pPr>
            <w:r>
              <w:t>$1130 – Power Mode / Starter Status, – change the description of the Crank Active signal to include Serial Data status</w:t>
            </w:r>
          </w:p>
        </w:tc>
        <w:tc>
          <w:tcPr>
            <w:tcW w:w="1440" w:type="dxa"/>
          </w:tcPr>
          <w:p w:rsidR="00287CCB" w:rsidRDefault="00287CCB">
            <w:r>
              <w:t>E23978-AI01</w:t>
            </w:r>
          </w:p>
        </w:tc>
      </w:tr>
      <w:tr w:rsidR="00287CCB">
        <w:trPr>
          <w:cantSplit/>
          <w:jc w:val="center"/>
        </w:trPr>
        <w:tc>
          <w:tcPr>
            <w:tcW w:w="1260" w:type="dxa"/>
          </w:tcPr>
          <w:p w:rsidR="00287CCB" w:rsidRDefault="00287CCB">
            <w:r>
              <w:t>08.05.06.00</w:t>
            </w:r>
          </w:p>
        </w:tc>
        <w:tc>
          <w:tcPr>
            <w:tcW w:w="990" w:type="dxa"/>
          </w:tcPr>
          <w:p w:rsidR="00287CCB" w:rsidRDefault="00287CCB">
            <w:pPr>
              <w:jc w:val="center"/>
            </w:pPr>
            <w:r>
              <w:t>7/12/04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DIDs: </w:t>
            </w:r>
          </w:p>
          <w:p w:rsidR="00F26143" w:rsidRDefault="00287CCB" w:rsidP="00F26143">
            <w:pPr>
              <w:numPr>
                <w:ilvl w:val="0"/>
                <w:numId w:val="5"/>
              </w:numPr>
              <w:tabs>
                <w:tab w:val="clear" w:pos="720"/>
                <w:tab w:val="num" w:pos="342"/>
              </w:tabs>
              <w:ind w:left="360"/>
            </w:pPr>
            <w:r>
              <w:t>$4A - $4E – Clutch 1- 5 Pressure Learned Characteristics, – add Final Test Clutch Full Feed Fill Pressure</w:t>
            </w:r>
          </w:p>
        </w:tc>
        <w:tc>
          <w:tcPr>
            <w:tcW w:w="1440" w:type="dxa"/>
          </w:tcPr>
          <w:p w:rsidR="00287CCB" w:rsidRDefault="00287CCB">
            <w:r>
              <w:t>E23130-AI01</w:t>
            </w:r>
          </w:p>
        </w:tc>
      </w:tr>
      <w:tr w:rsidR="00287CCB">
        <w:trPr>
          <w:cantSplit/>
          <w:jc w:val="center"/>
        </w:trPr>
        <w:tc>
          <w:tcPr>
            <w:tcW w:w="1260" w:type="dxa"/>
          </w:tcPr>
          <w:p w:rsidR="00287CCB" w:rsidRDefault="00287CCB">
            <w:r>
              <w:t>08.05.06.00</w:t>
            </w:r>
          </w:p>
        </w:tc>
        <w:tc>
          <w:tcPr>
            <w:tcW w:w="990" w:type="dxa"/>
          </w:tcPr>
          <w:p w:rsidR="00287CCB" w:rsidRDefault="00287CCB">
            <w:pPr>
              <w:jc w:val="center"/>
            </w:pPr>
            <w:r>
              <w:t>7/12/04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DIDs: </w:t>
            </w:r>
          </w:p>
          <w:p w:rsidR="00F26143" w:rsidRDefault="00287CCB" w:rsidP="00F26143">
            <w:pPr>
              <w:numPr>
                <w:ilvl w:val="0"/>
                <w:numId w:val="5"/>
              </w:numPr>
              <w:tabs>
                <w:tab w:val="clear" w:pos="720"/>
                <w:tab w:val="num" w:pos="342"/>
              </w:tabs>
              <w:ind w:left="360"/>
            </w:pPr>
            <w:r>
              <w:t>$4A - $4E – Clutch 1- 5 Pressure Learned Characteristics, – change units on Final Test Clutch Pressure Gains and Offsets</w:t>
            </w:r>
          </w:p>
        </w:tc>
        <w:tc>
          <w:tcPr>
            <w:tcW w:w="1440" w:type="dxa"/>
          </w:tcPr>
          <w:p w:rsidR="00287CCB" w:rsidRDefault="00287CCB">
            <w:r>
              <w:t>E23818-AI01</w:t>
            </w:r>
          </w:p>
        </w:tc>
      </w:tr>
      <w:tr w:rsidR="00287CCB">
        <w:trPr>
          <w:cantSplit/>
          <w:jc w:val="center"/>
        </w:trPr>
        <w:tc>
          <w:tcPr>
            <w:tcW w:w="1260" w:type="dxa"/>
          </w:tcPr>
          <w:p w:rsidR="00287CCB" w:rsidRDefault="00287CCB">
            <w:r>
              <w:t>08.05.06.00</w:t>
            </w:r>
          </w:p>
        </w:tc>
        <w:tc>
          <w:tcPr>
            <w:tcW w:w="990" w:type="dxa"/>
          </w:tcPr>
          <w:p w:rsidR="00287CCB" w:rsidRDefault="00287CCB">
            <w:pPr>
              <w:jc w:val="center"/>
            </w:pPr>
            <w:r>
              <w:t>7/12/04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CPID: </w:t>
            </w:r>
          </w:p>
          <w:p w:rsidR="00F26143" w:rsidRDefault="00287CCB" w:rsidP="00F26143">
            <w:pPr>
              <w:numPr>
                <w:ilvl w:val="0"/>
                <w:numId w:val="5"/>
              </w:numPr>
              <w:tabs>
                <w:tab w:val="clear" w:pos="720"/>
                <w:tab w:val="num" w:pos="342"/>
              </w:tabs>
              <w:ind w:left="360"/>
            </w:pPr>
            <w:r>
              <w:t>$34 – Transmission Clutch Solenoids, Torque Converter Clutch / Reverse Clutch Solenoid, Transmission Clutch Multiplex Solenoid and Torque Converter Clutch / Reverse Multiplex Solenoid Device Control, – change device control limits</w:t>
            </w:r>
          </w:p>
        </w:tc>
        <w:tc>
          <w:tcPr>
            <w:tcW w:w="1440" w:type="dxa"/>
          </w:tcPr>
          <w:p w:rsidR="00287CCB" w:rsidRDefault="00287CCB">
            <w:r>
              <w:t>E23268-AI01</w:t>
            </w:r>
          </w:p>
        </w:tc>
      </w:tr>
      <w:tr w:rsidR="00287CCB">
        <w:trPr>
          <w:cantSplit/>
          <w:jc w:val="center"/>
        </w:trPr>
        <w:tc>
          <w:tcPr>
            <w:tcW w:w="1260" w:type="dxa"/>
          </w:tcPr>
          <w:p w:rsidR="00287CCB" w:rsidRDefault="00287CCB">
            <w:r>
              <w:t>08.05.06.00</w:t>
            </w:r>
          </w:p>
        </w:tc>
        <w:tc>
          <w:tcPr>
            <w:tcW w:w="990" w:type="dxa"/>
          </w:tcPr>
          <w:p w:rsidR="00287CCB" w:rsidRDefault="00287CCB">
            <w:pPr>
              <w:jc w:val="center"/>
            </w:pPr>
            <w:r>
              <w:t>7/12/04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CPID: </w:t>
            </w:r>
          </w:p>
          <w:p w:rsidR="00F26143" w:rsidRDefault="00287CCB" w:rsidP="00F26143">
            <w:pPr>
              <w:numPr>
                <w:ilvl w:val="0"/>
                <w:numId w:val="5"/>
              </w:numPr>
              <w:tabs>
                <w:tab w:val="clear" w:pos="720"/>
                <w:tab w:val="num" w:pos="342"/>
              </w:tabs>
              <w:ind w:left="360"/>
            </w:pPr>
            <w:r>
              <w:t>$38 – Torque Converter Clutch / Reverse Clutch Pressure Device Control, – change device control limits</w:t>
            </w:r>
          </w:p>
        </w:tc>
        <w:tc>
          <w:tcPr>
            <w:tcW w:w="1440" w:type="dxa"/>
          </w:tcPr>
          <w:p w:rsidR="00287CCB" w:rsidRDefault="00287CCB">
            <w:r>
              <w:t>E23268-AI01</w:t>
            </w:r>
          </w:p>
        </w:tc>
      </w:tr>
      <w:tr w:rsidR="00287CCB">
        <w:trPr>
          <w:cantSplit/>
          <w:jc w:val="center"/>
        </w:trPr>
        <w:tc>
          <w:tcPr>
            <w:tcW w:w="1260" w:type="dxa"/>
          </w:tcPr>
          <w:p w:rsidR="00287CCB" w:rsidRDefault="00287CCB">
            <w:r>
              <w:t>08.05.06.00</w:t>
            </w:r>
          </w:p>
        </w:tc>
        <w:tc>
          <w:tcPr>
            <w:tcW w:w="990" w:type="dxa"/>
          </w:tcPr>
          <w:p w:rsidR="00287CCB" w:rsidRDefault="00287CCB">
            <w:pPr>
              <w:jc w:val="center"/>
            </w:pPr>
            <w:r>
              <w:t>7/12/04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CPID: </w:t>
            </w:r>
          </w:p>
          <w:p w:rsidR="00F26143" w:rsidRDefault="00287CCB" w:rsidP="00F26143">
            <w:pPr>
              <w:numPr>
                <w:ilvl w:val="0"/>
                <w:numId w:val="5"/>
              </w:numPr>
              <w:tabs>
                <w:tab w:val="clear" w:pos="720"/>
                <w:tab w:val="num" w:pos="342"/>
              </w:tabs>
              <w:ind w:left="360"/>
            </w:pPr>
            <w:r>
              <w:t>$3A – Transmission Clutch 1 / 2 Pressure Device Control, – change device control limits</w:t>
            </w:r>
          </w:p>
        </w:tc>
        <w:tc>
          <w:tcPr>
            <w:tcW w:w="1440" w:type="dxa"/>
          </w:tcPr>
          <w:p w:rsidR="00287CCB" w:rsidRDefault="00287CCB">
            <w:r>
              <w:t>E23268-AI01</w:t>
            </w:r>
          </w:p>
        </w:tc>
      </w:tr>
      <w:tr w:rsidR="00287CCB">
        <w:trPr>
          <w:cantSplit/>
          <w:jc w:val="center"/>
        </w:trPr>
        <w:tc>
          <w:tcPr>
            <w:tcW w:w="1260" w:type="dxa"/>
          </w:tcPr>
          <w:p w:rsidR="00287CCB" w:rsidRDefault="00287CCB">
            <w:r>
              <w:t>08.05.06.00</w:t>
            </w:r>
          </w:p>
        </w:tc>
        <w:tc>
          <w:tcPr>
            <w:tcW w:w="990" w:type="dxa"/>
          </w:tcPr>
          <w:p w:rsidR="00287CCB" w:rsidRDefault="00287CCB">
            <w:pPr>
              <w:jc w:val="center"/>
            </w:pPr>
            <w:r>
              <w:t>7/12/04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CPID: </w:t>
            </w:r>
          </w:p>
          <w:p w:rsidR="00F26143" w:rsidRDefault="00287CCB" w:rsidP="00F26143">
            <w:pPr>
              <w:numPr>
                <w:ilvl w:val="0"/>
                <w:numId w:val="5"/>
              </w:numPr>
              <w:tabs>
                <w:tab w:val="clear" w:pos="720"/>
                <w:tab w:val="num" w:pos="342"/>
              </w:tabs>
              <w:ind w:left="360"/>
            </w:pPr>
            <w:r>
              <w:t>$3B – Transmission Clutch 3 / 4 Pressure Device Control, – change device control limits</w:t>
            </w:r>
          </w:p>
        </w:tc>
        <w:tc>
          <w:tcPr>
            <w:tcW w:w="1440" w:type="dxa"/>
          </w:tcPr>
          <w:p w:rsidR="00287CCB" w:rsidRDefault="00287CCB">
            <w:r>
              <w:t>E23268-AI01</w:t>
            </w:r>
          </w:p>
        </w:tc>
      </w:tr>
      <w:tr w:rsidR="00287CCB">
        <w:trPr>
          <w:cantSplit/>
          <w:jc w:val="center"/>
        </w:trPr>
        <w:tc>
          <w:tcPr>
            <w:tcW w:w="1260" w:type="dxa"/>
          </w:tcPr>
          <w:p w:rsidR="00287CCB" w:rsidRDefault="00287CCB">
            <w:r>
              <w:t>08.05.05.00</w:t>
            </w:r>
          </w:p>
        </w:tc>
        <w:tc>
          <w:tcPr>
            <w:tcW w:w="990" w:type="dxa"/>
          </w:tcPr>
          <w:p w:rsidR="00287CCB" w:rsidRDefault="00287CCB">
            <w:pPr>
              <w:jc w:val="center"/>
            </w:pPr>
            <w:r>
              <w:t>7/12/04</w:t>
            </w:r>
          </w:p>
        </w:tc>
        <w:tc>
          <w:tcPr>
            <w:tcW w:w="1170" w:type="dxa"/>
          </w:tcPr>
          <w:p w:rsidR="00287CCB" w:rsidRDefault="00287CCB">
            <w:pPr>
              <w:jc w:val="center"/>
            </w:pPr>
            <w:r>
              <w:t>Kyle FitzGerald</w:t>
            </w:r>
          </w:p>
        </w:tc>
        <w:tc>
          <w:tcPr>
            <w:tcW w:w="4860" w:type="dxa"/>
          </w:tcPr>
          <w:p w:rsidR="00287CCB" w:rsidRDefault="00287CCB">
            <w:r>
              <w:t>Added support for the following PID:</w:t>
            </w:r>
          </w:p>
          <w:p w:rsidR="00F26143" w:rsidRDefault="00287CCB" w:rsidP="00F26143">
            <w:pPr>
              <w:numPr>
                <w:ilvl w:val="0"/>
                <w:numId w:val="5"/>
              </w:numPr>
              <w:tabs>
                <w:tab w:val="clear" w:pos="720"/>
                <w:tab w:val="num" w:pos="342"/>
              </w:tabs>
              <w:ind w:left="360"/>
            </w:pPr>
            <w:r>
              <w:t>$2026 - Reverse Inhibit System Status</w:t>
            </w:r>
          </w:p>
        </w:tc>
        <w:tc>
          <w:tcPr>
            <w:tcW w:w="1440" w:type="dxa"/>
          </w:tcPr>
          <w:p w:rsidR="00287CCB" w:rsidRDefault="00287CCB">
            <w:r>
              <w:t>E23456-AI01</w:t>
            </w:r>
          </w:p>
        </w:tc>
      </w:tr>
      <w:tr w:rsidR="00287CCB">
        <w:trPr>
          <w:cantSplit/>
          <w:jc w:val="center"/>
        </w:trPr>
        <w:tc>
          <w:tcPr>
            <w:tcW w:w="1260" w:type="dxa"/>
          </w:tcPr>
          <w:p w:rsidR="00287CCB" w:rsidRDefault="00287CCB">
            <w:r>
              <w:t>08.05.05.00</w:t>
            </w:r>
          </w:p>
        </w:tc>
        <w:tc>
          <w:tcPr>
            <w:tcW w:w="990" w:type="dxa"/>
          </w:tcPr>
          <w:p w:rsidR="00287CCB" w:rsidRDefault="00287CCB">
            <w:pPr>
              <w:jc w:val="center"/>
            </w:pPr>
            <w:r>
              <w:t>7/12/04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PID: </w:t>
            </w:r>
          </w:p>
          <w:p w:rsidR="00F26143" w:rsidRDefault="00287CCB" w:rsidP="00F26143">
            <w:pPr>
              <w:numPr>
                <w:ilvl w:val="0"/>
                <w:numId w:val="5"/>
              </w:numPr>
              <w:tabs>
                <w:tab w:val="clear" w:pos="720"/>
                <w:tab w:val="num" w:pos="342"/>
              </w:tabs>
              <w:ind w:left="360"/>
            </w:pPr>
            <w:r>
              <w:t>$1413 - Reverse Inhibit Solenoid Control Circuit - Cover Reverse Enable and Reverse Inhibit applications and emphasize DTC P0801 should be tied to short to power</w:t>
            </w:r>
          </w:p>
        </w:tc>
        <w:tc>
          <w:tcPr>
            <w:tcW w:w="1440" w:type="dxa"/>
          </w:tcPr>
          <w:p w:rsidR="00287CCB" w:rsidRDefault="00287CCB">
            <w:r>
              <w:t>E23456-AI01</w:t>
            </w:r>
          </w:p>
        </w:tc>
      </w:tr>
      <w:tr w:rsidR="00287CCB">
        <w:trPr>
          <w:cantSplit/>
          <w:jc w:val="center"/>
        </w:trPr>
        <w:tc>
          <w:tcPr>
            <w:tcW w:w="1260" w:type="dxa"/>
          </w:tcPr>
          <w:p w:rsidR="00287CCB" w:rsidRDefault="00287CCB">
            <w:r>
              <w:t>08.05.05.00</w:t>
            </w:r>
          </w:p>
        </w:tc>
        <w:tc>
          <w:tcPr>
            <w:tcW w:w="990" w:type="dxa"/>
          </w:tcPr>
          <w:p w:rsidR="00287CCB" w:rsidRDefault="00287CCB">
            <w:pPr>
              <w:jc w:val="center"/>
            </w:pPr>
            <w:r>
              <w:t>7/12/04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CPID: </w:t>
            </w:r>
          </w:p>
          <w:p w:rsidR="00F26143" w:rsidRDefault="00287CCB" w:rsidP="00F26143">
            <w:pPr>
              <w:numPr>
                <w:ilvl w:val="0"/>
                <w:numId w:val="5"/>
              </w:numPr>
              <w:tabs>
                <w:tab w:val="clear" w:pos="720"/>
                <w:tab w:val="num" w:pos="342"/>
              </w:tabs>
              <w:ind w:left="360"/>
            </w:pPr>
            <w:r>
              <w:t>$20 – Reverse Inhibit Device Control – split device control description between Reverse Enable and Reverse Inhibit applications:</w:t>
            </w:r>
          </w:p>
          <w:p w:rsidR="00F26143" w:rsidRDefault="00287CCB" w:rsidP="00F26143">
            <w:pPr>
              <w:numPr>
                <w:ilvl w:val="0"/>
                <w:numId w:val="5"/>
              </w:numPr>
            </w:pPr>
            <w:r>
              <w:t xml:space="preserve">Reverse Enable = Reverse is inhibited with output de-energized </w:t>
            </w:r>
          </w:p>
          <w:p w:rsidR="00F26143" w:rsidRDefault="00287CCB" w:rsidP="00F26143">
            <w:pPr>
              <w:numPr>
                <w:ilvl w:val="0"/>
                <w:numId w:val="5"/>
              </w:numPr>
            </w:pPr>
            <w:r>
              <w:t>Reverse Inhibit = Reverse is inhibited with output energized.</w:t>
            </w:r>
          </w:p>
          <w:p w:rsidR="00F26143" w:rsidRDefault="00287CCB" w:rsidP="00F26143">
            <w:pPr>
              <w:numPr>
                <w:ilvl w:val="0"/>
                <w:numId w:val="22"/>
              </w:numPr>
            </w:pPr>
            <w:r>
              <w:t>$20 – Reverse Inhibit Device Control – Add device control limit exceeded description for applications where the Reverse Inhibit function is not present (use $0004).</w:t>
            </w:r>
          </w:p>
        </w:tc>
        <w:tc>
          <w:tcPr>
            <w:tcW w:w="1440" w:type="dxa"/>
          </w:tcPr>
          <w:p w:rsidR="00287CCB" w:rsidRDefault="00287CCB">
            <w:r>
              <w:t>E23456-AI01</w:t>
            </w:r>
          </w:p>
        </w:tc>
      </w:tr>
      <w:tr w:rsidR="00287CCB">
        <w:trPr>
          <w:cantSplit/>
          <w:jc w:val="center"/>
        </w:trPr>
        <w:tc>
          <w:tcPr>
            <w:tcW w:w="1260" w:type="dxa"/>
          </w:tcPr>
          <w:p w:rsidR="00287CCB" w:rsidRDefault="00287CCB">
            <w:r>
              <w:t>08.05.04.01</w:t>
            </w:r>
          </w:p>
        </w:tc>
        <w:tc>
          <w:tcPr>
            <w:tcW w:w="990" w:type="dxa"/>
          </w:tcPr>
          <w:p w:rsidR="00287CCB" w:rsidRDefault="00287CCB">
            <w:pPr>
              <w:jc w:val="center"/>
            </w:pPr>
            <w:r>
              <w:t>5/26/04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CPID: </w:t>
            </w:r>
          </w:p>
          <w:p w:rsidR="00F26143" w:rsidRDefault="00287CCB" w:rsidP="00F26143">
            <w:pPr>
              <w:numPr>
                <w:ilvl w:val="0"/>
                <w:numId w:val="22"/>
              </w:numPr>
            </w:pPr>
            <w:r>
              <w:t>$18 – Canister Purge Device Control – Add Retrun Code $0F03 Active Status for Service and DVT</w:t>
            </w:r>
          </w:p>
          <w:p w:rsidR="00F26143" w:rsidRDefault="00287CCB" w:rsidP="00F26143">
            <w:pPr>
              <w:numPr>
                <w:ilvl w:val="0"/>
                <w:numId w:val="22"/>
              </w:numPr>
            </w:pPr>
            <w:r>
              <w:t>$18 – Canister Vent Device Control – Add Retrun Code $0F03 Active Status for Service and DVT</w:t>
            </w:r>
          </w:p>
        </w:tc>
        <w:tc>
          <w:tcPr>
            <w:tcW w:w="1440" w:type="dxa"/>
          </w:tcPr>
          <w:p w:rsidR="00287CCB" w:rsidRDefault="00287CCB"/>
        </w:tc>
      </w:tr>
      <w:tr w:rsidR="00287CCB">
        <w:trPr>
          <w:cantSplit/>
          <w:jc w:val="center"/>
        </w:trPr>
        <w:tc>
          <w:tcPr>
            <w:tcW w:w="1260" w:type="dxa"/>
          </w:tcPr>
          <w:p w:rsidR="00287CCB" w:rsidRDefault="00287CCB">
            <w:r>
              <w:t>08.05.04.00</w:t>
            </w:r>
          </w:p>
        </w:tc>
        <w:tc>
          <w:tcPr>
            <w:tcW w:w="990" w:type="dxa"/>
          </w:tcPr>
          <w:p w:rsidR="00287CCB" w:rsidRDefault="00287CCB">
            <w:pPr>
              <w:jc w:val="center"/>
            </w:pPr>
            <w:r>
              <w:t>5/25/04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PID: </w:t>
            </w:r>
          </w:p>
          <w:p w:rsidR="00F26143" w:rsidRDefault="00287CCB" w:rsidP="00F26143">
            <w:pPr>
              <w:numPr>
                <w:ilvl w:val="0"/>
                <w:numId w:val="22"/>
              </w:numPr>
            </w:pPr>
            <w:r>
              <w:t>$1517 – Removed the SAI Diagnostic Test Results Reported State</w:t>
            </w:r>
          </w:p>
        </w:tc>
        <w:tc>
          <w:tcPr>
            <w:tcW w:w="1440" w:type="dxa"/>
          </w:tcPr>
          <w:p w:rsidR="00287CCB" w:rsidRDefault="00287CCB">
            <w:r>
              <w:t>E23517-AI01</w:t>
            </w:r>
          </w:p>
        </w:tc>
      </w:tr>
      <w:tr w:rsidR="00287CCB">
        <w:trPr>
          <w:cantSplit/>
          <w:jc w:val="center"/>
        </w:trPr>
        <w:tc>
          <w:tcPr>
            <w:tcW w:w="1260" w:type="dxa"/>
          </w:tcPr>
          <w:p w:rsidR="00287CCB" w:rsidRDefault="00287CCB">
            <w:r>
              <w:t>08.05.04.00</w:t>
            </w:r>
          </w:p>
        </w:tc>
        <w:tc>
          <w:tcPr>
            <w:tcW w:w="990" w:type="dxa"/>
          </w:tcPr>
          <w:p w:rsidR="00287CCB" w:rsidRDefault="00287CCB">
            <w:pPr>
              <w:jc w:val="center"/>
            </w:pPr>
            <w:r>
              <w:t>5/24/04</w:t>
            </w:r>
          </w:p>
        </w:tc>
        <w:tc>
          <w:tcPr>
            <w:tcW w:w="1170" w:type="dxa"/>
          </w:tcPr>
          <w:p w:rsidR="00287CCB" w:rsidRDefault="00287CCB">
            <w:pPr>
              <w:jc w:val="center"/>
            </w:pPr>
            <w:r>
              <w:t>Kyle FitzGerald</w:t>
            </w:r>
          </w:p>
        </w:tc>
        <w:tc>
          <w:tcPr>
            <w:tcW w:w="4860" w:type="dxa"/>
          </w:tcPr>
          <w:p w:rsidR="00287CCB" w:rsidRDefault="00287CCB">
            <w:r>
              <w:t>Added support for the following PID:</w:t>
            </w:r>
          </w:p>
          <w:p w:rsidR="00F26143" w:rsidRDefault="00287CCB" w:rsidP="00F26143">
            <w:pPr>
              <w:numPr>
                <w:ilvl w:val="0"/>
                <w:numId w:val="25"/>
              </w:numPr>
            </w:pPr>
            <w:r>
              <w:t>$2823 - Service Fast Learn Status</w:t>
            </w:r>
          </w:p>
          <w:p w:rsidR="00287CCB" w:rsidRDefault="00287CCB">
            <w:r>
              <w:t xml:space="preserve">Updated the description of the following CPID: </w:t>
            </w:r>
          </w:p>
          <w:p w:rsidR="00F26143" w:rsidRDefault="00287CCB" w:rsidP="00F26143">
            <w:pPr>
              <w:numPr>
                <w:ilvl w:val="0"/>
                <w:numId w:val="22"/>
              </w:numPr>
            </w:pPr>
            <w:r>
              <w:t>$30 – Add Transmission Fast Learn Trigger</w:t>
            </w:r>
          </w:p>
          <w:p w:rsidR="00287CCB" w:rsidRDefault="00287CCB">
            <w:r>
              <w:t xml:space="preserve">Updated the description of the following DIDs: </w:t>
            </w:r>
          </w:p>
          <w:p w:rsidR="00F26143" w:rsidRDefault="00287CCB" w:rsidP="00F26143">
            <w:pPr>
              <w:numPr>
                <w:ilvl w:val="0"/>
                <w:numId w:val="22"/>
              </w:numPr>
            </w:pPr>
            <w:r>
              <w:t>$4A – $4E – Add Service Fast Learn data to the End of Line test data</w:t>
            </w:r>
          </w:p>
        </w:tc>
        <w:tc>
          <w:tcPr>
            <w:tcW w:w="1440" w:type="dxa"/>
          </w:tcPr>
          <w:p w:rsidR="00287CCB" w:rsidRDefault="00287CCB">
            <w:r>
              <w:t>E22761-AI01</w:t>
            </w:r>
          </w:p>
        </w:tc>
      </w:tr>
      <w:tr w:rsidR="00287CCB">
        <w:trPr>
          <w:cantSplit/>
          <w:jc w:val="center"/>
        </w:trPr>
        <w:tc>
          <w:tcPr>
            <w:tcW w:w="1260" w:type="dxa"/>
          </w:tcPr>
          <w:p w:rsidR="00287CCB" w:rsidRDefault="00287CCB">
            <w:r>
              <w:t>08.05.04.00</w:t>
            </w:r>
          </w:p>
        </w:tc>
        <w:tc>
          <w:tcPr>
            <w:tcW w:w="990" w:type="dxa"/>
          </w:tcPr>
          <w:p w:rsidR="00287CCB" w:rsidRDefault="00287CCB">
            <w:pPr>
              <w:jc w:val="center"/>
            </w:pPr>
            <w:r>
              <w:t>5/24/04</w:t>
            </w:r>
          </w:p>
        </w:tc>
        <w:tc>
          <w:tcPr>
            <w:tcW w:w="1170" w:type="dxa"/>
          </w:tcPr>
          <w:p w:rsidR="00287CCB" w:rsidRDefault="00287CCB">
            <w:pPr>
              <w:jc w:val="center"/>
            </w:pPr>
            <w:r>
              <w:t>Kyle FitzGerald</w:t>
            </w:r>
          </w:p>
        </w:tc>
        <w:tc>
          <w:tcPr>
            <w:tcW w:w="4860" w:type="dxa"/>
          </w:tcPr>
          <w:p w:rsidR="00287CCB" w:rsidRDefault="00287CCB">
            <w:r>
              <w:t>Added support for the following PID:</w:t>
            </w:r>
          </w:p>
          <w:p w:rsidR="00F26143" w:rsidRDefault="00287CCB" w:rsidP="00F26143">
            <w:pPr>
              <w:numPr>
                <w:ilvl w:val="0"/>
                <w:numId w:val="25"/>
              </w:numPr>
            </w:pPr>
            <w:r>
              <w:t>$2822 - TISS/TOSS Regulated Voltage Supply Status</w:t>
            </w:r>
          </w:p>
        </w:tc>
        <w:tc>
          <w:tcPr>
            <w:tcW w:w="1440" w:type="dxa"/>
          </w:tcPr>
          <w:p w:rsidR="00287CCB" w:rsidRDefault="00287CCB">
            <w:r>
              <w:t>E23283-AI01</w:t>
            </w:r>
          </w:p>
        </w:tc>
      </w:tr>
      <w:tr w:rsidR="00287CCB">
        <w:trPr>
          <w:cantSplit/>
          <w:jc w:val="center"/>
        </w:trPr>
        <w:tc>
          <w:tcPr>
            <w:tcW w:w="1260" w:type="dxa"/>
          </w:tcPr>
          <w:p w:rsidR="00287CCB" w:rsidRDefault="00287CCB">
            <w:r>
              <w:t>08.05.04.00</w:t>
            </w:r>
          </w:p>
        </w:tc>
        <w:tc>
          <w:tcPr>
            <w:tcW w:w="990" w:type="dxa"/>
          </w:tcPr>
          <w:p w:rsidR="00287CCB" w:rsidRDefault="00287CCB">
            <w:pPr>
              <w:jc w:val="center"/>
            </w:pPr>
            <w:r>
              <w:t>5/24/04</w:t>
            </w:r>
          </w:p>
        </w:tc>
        <w:tc>
          <w:tcPr>
            <w:tcW w:w="1170" w:type="dxa"/>
          </w:tcPr>
          <w:p w:rsidR="00287CCB" w:rsidRDefault="00287CCB">
            <w:pPr>
              <w:jc w:val="center"/>
            </w:pPr>
            <w:r>
              <w:t>Kyle FitzGerald</w:t>
            </w:r>
          </w:p>
        </w:tc>
        <w:tc>
          <w:tcPr>
            <w:tcW w:w="4860" w:type="dxa"/>
          </w:tcPr>
          <w:p w:rsidR="00287CCB" w:rsidRDefault="00287CCB">
            <w:r>
              <w:t>Added support for the following Return Code</w:t>
            </w:r>
          </w:p>
          <w:p w:rsidR="00F26143" w:rsidRDefault="00287CCB" w:rsidP="00F26143">
            <w:pPr>
              <w:numPr>
                <w:ilvl w:val="0"/>
                <w:numId w:val="25"/>
              </w:numPr>
            </w:pPr>
            <w:r>
              <w:t>$0F03 - EVAP system test in progress</w:t>
            </w:r>
          </w:p>
          <w:p w:rsidR="00287CCB" w:rsidRDefault="00287CCB">
            <w:r>
              <w:t xml:space="preserve">Updated the description of the following CPID: </w:t>
            </w:r>
          </w:p>
          <w:p w:rsidR="00F26143" w:rsidRDefault="00287CCB" w:rsidP="00F26143">
            <w:pPr>
              <w:numPr>
                <w:ilvl w:val="0"/>
                <w:numId w:val="22"/>
              </w:numPr>
              <w:rPr>
                <w:lang w:val="it-IT"/>
              </w:rPr>
            </w:pPr>
            <w:r w:rsidRPr="00136E51">
              <w:rPr>
                <w:lang w:val="it-IT"/>
              </w:rPr>
              <w:t>$18 – Canister Purge Device Control – Add Retrun Code $0F03</w:t>
            </w:r>
          </w:p>
          <w:p w:rsidR="00F26143" w:rsidRDefault="00287CCB" w:rsidP="00F26143">
            <w:pPr>
              <w:numPr>
                <w:ilvl w:val="0"/>
                <w:numId w:val="22"/>
              </w:numPr>
            </w:pPr>
            <w:r>
              <w:t>$18 – Canister Vent Device Control – Add Retrun Code $0F03</w:t>
            </w:r>
          </w:p>
        </w:tc>
        <w:tc>
          <w:tcPr>
            <w:tcW w:w="1440" w:type="dxa"/>
          </w:tcPr>
          <w:p w:rsidR="00287CCB" w:rsidRDefault="00287CCB">
            <w:r>
              <w:t>E23343-AI01</w:t>
            </w:r>
          </w:p>
        </w:tc>
      </w:tr>
      <w:tr w:rsidR="00287CCB">
        <w:trPr>
          <w:cantSplit/>
          <w:jc w:val="center"/>
        </w:trPr>
        <w:tc>
          <w:tcPr>
            <w:tcW w:w="1260" w:type="dxa"/>
          </w:tcPr>
          <w:p w:rsidR="00287CCB" w:rsidRDefault="00287CCB">
            <w:r>
              <w:t>08.05.04.00</w:t>
            </w:r>
          </w:p>
        </w:tc>
        <w:tc>
          <w:tcPr>
            <w:tcW w:w="990" w:type="dxa"/>
          </w:tcPr>
          <w:p w:rsidR="00287CCB" w:rsidRDefault="00287CCB">
            <w:pPr>
              <w:jc w:val="center"/>
            </w:pPr>
            <w:r>
              <w:t>5/07/04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PID: </w:t>
            </w:r>
          </w:p>
          <w:p w:rsidR="00F26143" w:rsidRDefault="00287CCB" w:rsidP="00F26143">
            <w:pPr>
              <w:numPr>
                <w:ilvl w:val="0"/>
                <w:numId w:val="22"/>
              </w:numPr>
            </w:pPr>
            <w:r>
              <w:t>$0013 – Correct the ordering of  the PID Signals</w:t>
            </w:r>
          </w:p>
        </w:tc>
        <w:tc>
          <w:tcPr>
            <w:tcW w:w="1440" w:type="dxa"/>
          </w:tcPr>
          <w:p w:rsidR="00287CCB" w:rsidRDefault="00287CCB"/>
        </w:tc>
      </w:tr>
      <w:tr w:rsidR="00287CCB">
        <w:trPr>
          <w:cantSplit/>
          <w:jc w:val="center"/>
        </w:trPr>
        <w:tc>
          <w:tcPr>
            <w:tcW w:w="1260" w:type="dxa"/>
          </w:tcPr>
          <w:p w:rsidR="00287CCB" w:rsidRDefault="00287CCB">
            <w:r>
              <w:t>08.05.04.00</w:t>
            </w:r>
          </w:p>
        </w:tc>
        <w:tc>
          <w:tcPr>
            <w:tcW w:w="990" w:type="dxa"/>
          </w:tcPr>
          <w:p w:rsidR="00287CCB" w:rsidRDefault="00287CCB">
            <w:pPr>
              <w:jc w:val="center"/>
            </w:pPr>
            <w:r>
              <w:t>5/07/04</w:t>
            </w:r>
          </w:p>
        </w:tc>
        <w:tc>
          <w:tcPr>
            <w:tcW w:w="1170" w:type="dxa"/>
          </w:tcPr>
          <w:p w:rsidR="00287CCB" w:rsidRDefault="00287CCB">
            <w:pPr>
              <w:jc w:val="center"/>
            </w:pPr>
            <w:r>
              <w:t>Kyle FitzGerald</w:t>
            </w:r>
          </w:p>
        </w:tc>
        <w:tc>
          <w:tcPr>
            <w:tcW w:w="4860" w:type="dxa"/>
          </w:tcPr>
          <w:p w:rsidR="00287CCB" w:rsidRDefault="00287CCB">
            <w:r>
              <w:t xml:space="preserve">Eliminated support for the following PID: </w:t>
            </w:r>
          </w:p>
          <w:p w:rsidR="00F26143" w:rsidRDefault="00287CCB" w:rsidP="00F26143">
            <w:pPr>
              <w:numPr>
                <w:ilvl w:val="0"/>
                <w:numId w:val="22"/>
              </w:numPr>
            </w:pPr>
            <w:r>
              <w:t>$12F3 – Fuel Alcohol Content</w:t>
            </w:r>
          </w:p>
          <w:p w:rsidR="00287CCB" w:rsidRDefault="00287CCB">
            <w:r>
              <w:t xml:space="preserve">Updated the description of the following CPID: </w:t>
            </w:r>
          </w:p>
          <w:p w:rsidR="00F26143" w:rsidRDefault="00287CCB" w:rsidP="00F26143">
            <w:pPr>
              <w:numPr>
                <w:ilvl w:val="0"/>
                <w:numId w:val="22"/>
              </w:numPr>
            </w:pPr>
            <w:r>
              <w:t>$18 – Fuel Comp Learn Trigger changed to Fuel Comp Reset Trigger – update description</w:t>
            </w:r>
          </w:p>
          <w:p w:rsidR="00287CCB" w:rsidRDefault="00287CCB">
            <w:r>
              <w:t xml:space="preserve">Updated the description of the following PID: </w:t>
            </w:r>
          </w:p>
          <w:p w:rsidR="00F26143" w:rsidRDefault="00287CCB" w:rsidP="00F26143">
            <w:pPr>
              <w:numPr>
                <w:ilvl w:val="0"/>
                <w:numId w:val="26"/>
              </w:numPr>
            </w:pPr>
            <w:r>
              <w:t>$2025 – Eliminate reference to Fuel Comp Learn Device Control</w:t>
            </w:r>
          </w:p>
        </w:tc>
        <w:tc>
          <w:tcPr>
            <w:tcW w:w="1440" w:type="dxa"/>
          </w:tcPr>
          <w:p w:rsidR="00287CCB" w:rsidRDefault="00287CCB">
            <w:r>
              <w:t>E23560-AI01</w:t>
            </w:r>
          </w:p>
        </w:tc>
      </w:tr>
      <w:tr w:rsidR="00287CCB">
        <w:trPr>
          <w:cantSplit/>
          <w:jc w:val="center"/>
        </w:trPr>
        <w:tc>
          <w:tcPr>
            <w:tcW w:w="1260" w:type="dxa"/>
          </w:tcPr>
          <w:p w:rsidR="00287CCB" w:rsidRDefault="00287CCB">
            <w:r>
              <w:t>08.05.03.00</w:t>
            </w:r>
          </w:p>
        </w:tc>
        <w:tc>
          <w:tcPr>
            <w:tcW w:w="990" w:type="dxa"/>
          </w:tcPr>
          <w:p w:rsidR="00287CCB" w:rsidRDefault="00287CCB">
            <w:pPr>
              <w:jc w:val="center"/>
            </w:pPr>
            <w:r>
              <w:t>4/06/04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CPID: </w:t>
            </w:r>
          </w:p>
          <w:p w:rsidR="00F26143" w:rsidRDefault="00287CCB" w:rsidP="00F26143">
            <w:pPr>
              <w:numPr>
                <w:ilvl w:val="0"/>
                <w:numId w:val="22"/>
              </w:numPr>
            </w:pPr>
            <w:r>
              <w:t>$18 – Add description of Fuel Composition Learn Trigger Device Control</w:t>
            </w:r>
          </w:p>
          <w:p w:rsidR="00287CCB" w:rsidRDefault="00287CCB">
            <w:r>
              <w:t xml:space="preserve">Added support for the following PID: </w:t>
            </w:r>
          </w:p>
          <w:p w:rsidR="00F26143" w:rsidRDefault="00287CCB" w:rsidP="00F26143">
            <w:pPr>
              <w:numPr>
                <w:ilvl w:val="0"/>
                <w:numId w:val="22"/>
              </w:numPr>
            </w:pPr>
            <w:r>
              <w:t>$2025 – Fuel Composition Learn Status</w:t>
            </w:r>
          </w:p>
        </w:tc>
        <w:tc>
          <w:tcPr>
            <w:tcW w:w="1440" w:type="dxa"/>
          </w:tcPr>
          <w:p w:rsidR="00287CCB" w:rsidRDefault="00287CCB">
            <w:r>
              <w:t>E22455-AI01</w:t>
            </w:r>
          </w:p>
        </w:tc>
      </w:tr>
      <w:tr w:rsidR="00287CCB">
        <w:trPr>
          <w:cantSplit/>
          <w:jc w:val="center"/>
        </w:trPr>
        <w:tc>
          <w:tcPr>
            <w:tcW w:w="1260" w:type="dxa"/>
          </w:tcPr>
          <w:p w:rsidR="00287CCB" w:rsidRDefault="00287CCB">
            <w:r>
              <w:t>08.05.03.00</w:t>
            </w:r>
          </w:p>
        </w:tc>
        <w:tc>
          <w:tcPr>
            <w:tcW w:w="990" w:type="dxa"/>
          </w:tcPr>
          <w:p w:rsidR="00287CCB" w:rsidRDefault="00287CCB">
            <w:pPr>
              <w:jc w:val="center"/>
            </w:pPr>
            <w:r>
              <w:t>4/06/04</w:t>
            </w:r>
          </w:p>
        </w:tc>
        <w:tc>
          <w:tcPr>
            <w:tcW w:w="1170" w:type="dxa"/>
          </w:tcPr>
          <w:p w:rsidR="00287CCB" w:rsidRDefault="00287CCB">
            <w:pPr>
              <w:jc w:val="center"/>
            </w:pPr>
            <w:r>
              <w:t>Kyle FitzGerald</w:t>
            </w:r>
          </w:p>
        </w:tc>
        <w:tc>
          <w:tcPr>
            <w:tcW w:w="4860" w:type="dxa"/>
          </w:tcPr>
          <w:p w:rsidR="00287CCB" w:rsidRDefault="00287CCB">
            <w:r>
              <w:t xml:space="preserve">Added support for the following PID: </w:t>
            </w:r>
          </w:p>
          <w:p w:rsidR="00F26143" w:rsidRDefault="00287CCB" w:rsidP="00F26143">
            <w:pPr>
              <w:numPr>
                <w:ilvl w:val="0"/>
                <w:numId w:val="22"/>
              </w:numPr>
            </w:pPr>
            <w:r>
              <w:t>$2024 – Buffered 5 Volt Supply Status</w:t>
            </w:r>
          </w:p>
        </w:tc>
        <w:tc>
          <w:tcPr>
            <w:tcW w:w="1440" w:type="dxa"/>
          </w:tcPr>
          <w:p w:rsidR="00287CCB" w:rsidRDefault="00287CCB">
            <w:r>
              <w:t>E21402-AI01</w:t>
            </w:r>
          </w:p>
        </w:tc>
      </w:tr>
      <w:tr w:rsidR="00287CCB">
        <w:trPr>
          <w:cantSplit/>
          <w:jc w:val="center"/>
        </w:trPr>
        <w:tc>
          <w:tcPr>
            <w:tcW w:w="1260" w:type="dxa"/>
          </w:tcPr>
          <w:p w:rsidR="00287CCB" w:rsidRDefault="00287CCB">
            <w:r>
              <w:t>08.05.03.00</w:t>
            </w:r>
          </w:p>
        </w:tc>
        <w:tc>
          <w:tcPr>
            <w:tcW w:w="990" w:type="dxa"/>
          </w:tcPr>
          <w:p w:rsidR="00287CCB" w:rsidRDefault="00287CCB">
            <w:pPr>
              <w:jc w:val="center"/>
            </w:pPr>
            <w:r>
              <w:t>4/06/04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PID: </w:t>
            </w:r>
          </w:p>
          <w:p w:rsidR="00F26143" w:rsidRDefault="00287CCB" w:rsidP="00F26143">
            <w:pPr>
              <w:numPr>
                <w:ilvl w:val="0"/>
                <w:numId w:val="22"/>
              </w:numPr>
            </w:pPr>
            <w:r>
              <w:t>$2023 – Regulated Voltage Control Override Source</w:t>
            </w:r>
          </w:p>
        </w:tc>
        <w:tc>
          <w:tcPr>
            <w:tcW w:w="1440" w:type="dxa"/>
          </w:tcPr>
          <w:p w:rsidR="00287CCB" w:rsidRDefault="00287CCB">
            <w:r>
              <w:t>E21988-AI04</w:t>
            </w:r>
          </w:p>
        </w:tc>
      </w:tr>
      <w:tr w:rsidR="00287CCB">
        <w:trPr>
          <w:cantSplit/>
          <w:jc w:val="center"/>
        </w:trPr>
        <w:tc>
          <w:tcPr>
            <w:tcW w:w="1260" w:type="dxa"/>
          </w:tcPr>
          <w:p w:rsidR="00287CCB" w:rsidRDefault="00287CCB">
            <w:r>
              <w:t>08.05.03.00</w:t>
            </w:r>
          </w:p>
        </w:tc>
        <w:tc>
          <w:tcPr>
            <w:tcW w:w="990" w:type="dxa"/>
          </w:tcPr>
          <w:p w:rsidR="00287CCB" w:rsidRDefault="00287CCB">
            <w:pPr>
              <w:jc w:val="center"/>
            </w:pPr>
            <w:r>
              <w:t>4/06/04</w:t>
            </w:r>
          </w:p>
        </w:tc>
        <w:tc>
          <w:tcPr>
            <w:tcW w:w="1170" w:type="dxa"/>
          </w:tcPr>
          <w:p w:rsidR="00287CCB" w:rsidRDefault="00287CCB">
            <w:pPr>
              <w:jc w:val="center"/>
            </w:pPr>
            <w:r>
              <w:t>Kyle FitzGerald</w:t>
            </w:r>
          </w:p>
        </w:tc>
        <w:tc>
          <w:tcPr>
            <w:tcW w:w="4860" w:type="dxa"/>
          </w:tcPr>
          <w:p w:rsidR="00287CCB" w:rsidRDefault="00287CCB">
            <w:r>
              <w:t xml:space="preserve">Added support for the following PID: </w:t>
            </w:r>
          </w:p>
          <w:p w:rsidR="00F26143" w:rsidRDefault="00287CCB" w:rsidP="00F26143">
            <w:pPr>
              <w:numPr>
                <w:ilvl w:val="0"/>
                <w:numId w:val="22"/>
              </w:numPr>
            </w:pPr>
            <w:r>
              <w:t>$0052 – Alcohol Fuel Percentage</w:t>
            </w:r>
          </w:p>
        </w:tc>
        <w:tc>
          <w:tcPr>
            <w:tcW w:w="1440" w:type="dxa"/>
          </w:tcPr>
          <w:p w:rsidR="00287CCB" w:rsidRDefault="00287CCB">
            <w:r>
              <w:t>E22990-AI01</w:t>
            </w:r>
          </w:p>
        </w:tc>
      </w:tr>
      <w:tr w:rsidR="00287CCB">
        <w:trPr>
          <w:cantSplit/>
          <w:jc w:val="center"/>
        </w:trPr>
        <w:tc>
          <w:tcPr>
            <w:tcW w:w="1260" w:type="dxa"/>
          </w:tcPr>
          <w:p w:rsidR="00287CCB" w:rsidRDefault="00287CCB">
            <w:r>
              <w:t>08.05.02.00</w:t>
            </w:r>
          </w:p>
        </w:tc>
        <w:tc>
          <w:tcPr>
            <w:tcW w:w="990" w:type="dxa"/>
          </w:tcPr>
          <w:p w:rsidR="00287CCB" w:rsidRDefault="00287CCB">
            <w:pPr>
              <w:jc w:val="center"/>
            </w:pPr>
            <w:r>
              <w:t>3/12/04</w:t>
            </w:r>
          </w:p>
        </w:tc>
        <w:tc>
          <w:tcPr>
            <w:tcW w:w="1170" w:type="dxa"/>
          </w:tcPr>
          <w:p w:rsidR="00287CCB" w:rsidRDefault="00287CCB">
            <w:pPr>
              <w:jc w:val="center"/>
            </w:pPr>
            <w:r>
              <w:t>Kyle FitzGerald</w:t>
            </w:r>
          </w:p>
        </w:tc>
        <w:tc>
          <w:tcPr>
            <w:tcW w:w="4860" w:type="dxa"/>
          </w:tcPr>
          <w:p w:rsidR="00287CCB" w:rsidRDefault="00287CCB">
            <w:r>
              <w:t xml:space="preserve">Eliminated support for the following unused (by Service or DVT) PIDs: </w:t>
            </w:r>
          </w:p>
          <w:p w:rsidR="00F26143" w:rsidRDefault="00287CCB" w:rsidP="00F26143">
            <w:pPr>
              <w:numPr>
                <w:ilvl w:val="0"/>
                <w:numId w:val="17"/>
              </w:numPr>
            </w:pPr>
            <w:r>
              <w:t xml:space="preserve">$19A0 – </w:t>
            </w:r>
            <w:r>
              <w:rPr>
                <w:noProof/>
              </w:rPr>
              <w:t>Transmission Upshift Delay Time</w:t>
            </w:r>
          </w:p>
          <w:p w:rsidR="00F26143" w:rsidRDefault="00287CCB" w:rsidP="00F26143">
            <w:pPr>
              <w:numPr>
                <w:ilvl w:val="0"/>
                <w:numId w:val="17"/>
              </w:numPr>
            </w:pPr>
            <w:r>
              <w:t xml:space="preserve">$19CC – </w:t>
            </w:r>
            <w:r>
              <w:rPr>
                <w:noProof/>
              </w:rPr>
              <w:t>Transmission Steady State Slip Counter</w:t>
            </w:r>
          </w:p>
          <w:p w:rsidR="00F26143" w:rsidRDefault="00287CCB" w:rsidP="00F26143">
            <w:pPr>
              <w:numPr>
                <w:ilvl w:val="0"/>
                <w:numId w:val="17"/>
              </w:numPr>
            </w:pPr>
            <w:r>
              <w:t xml:space="preserve">$19D0 – </w:t>
            </w:r>
            <w:r>
              <w:rPr>
                <w:noProof/>
              </w:rPr>
              <w:t>Transmission Steady State Pressure Mode</w:t>
            </w:r>
          </w:p>
          <w:p w:rsidR="00F26143" w:rsidRDefault="00287CCB" w:rsidP="00F26143">
            <w:pPr>
              <w:numPr>
                <w:ilvl w:val="0"/>
                <w:numId w:val="17"/>
              </w:numPr>
            </w:pPr>
            <w:r>
              <w:t xml:space="preserve">$1A13 – </w:t>
            </w:r>
            <w:r>
              <w:rPr>
                <w:noProof/>
              </w:rPr>
              <w:t>Torque Converter Clutch Mode</w:t>
            </w:r>
          </w:p>
          <w:p w:rsidR="00F26143" w:rsidRDefault="00287CCB" w:rsidP="00F26143">
            <w:pPr>
              <w:numPr>
                <w:ilvl w:val="0"/>
                <w:numId w:val="17"/>
              </w:numPr>
            </w:pPr>
            <w:r>
              <w:t xml:space="preserve">$1A16 – </w:t>
            </w:r>
            <w:r>
              <w:rPr>
                <w:noProof/>
              </w:rPr>
              <w:t>Torque Converter Clutch Base Operation Pressure</w:t>
            </w:r>
          </w:p>
          <w:p w:rsidR="00F26143" w:rsidRDefault="00287CCB" w:rsidP="00F26143">
            <w:pPr>
              <w:numPr>
                <w:ilvl w:val="0"/>
                <w:numId w:val="17"/>
              </w:numPr>
            </w:pPr>
            <w:r>
              <w:t xml:space="preserve">$1A19 – </w:t>
            </w:r>
            <w:r>
              <w:rPr>
                <w:noProof/>
              </w:rPr>
              <w:t>Transmission Engine Torque Reduction</w:t>
            </w:r>
          </w:p>
          <w:p w:rsidR="00F26143" w:rsidRDefault="00287CCB" w:rsidP="00F26143">
            <w:pPr>
              <w:numPr>
                <w:ilvl w:val="0"/>
                <w:numId w:val="17"/>
              </w:numPr>
            </w:pPr>
            <w:r>
              <w:t xml:space="preserve">$1A23 – </w:t>
            </w:r>
            <w:r>
              <w:rPr>
                <w:noProof/>
              </w:rPr>
              <w:t>Garage Shift Pulse Pressure</w:t>
            </w:r>
          </w:p>
          <w:p w:rsidR="00F26143" w:rsidRDefault="00287CCB" w:rsidP="00F26143">
            <w:pPr>
              <w:numPr>
                <w:ilvl w:val="0"/>
                <w:numId w:val="17"/>
              </w:numPr>
            </w:pPr>
            <w:r>
              <w:t xml:space="preserve">$1A24 – </w:t>
            </w:r>
            <w:r>
              <w:rPr>
                <w:noProof/>
              </w:rPr>
              <w:t>Garage Shift Pressure</w:t>
            </w:r>
          </w:p>
          <w:p w:rsidR="00F26143" w:rsidRDefault="00287CCB" w:rsidP="00F26143">
            <w:pPr>
              <w:numPr>
                <w:ilvl w:val="0"/>
                <w:numId w:val="17"/>
              </w:numPr>
            </w:pPr>
            <w:r>
              <w:t xml:space="preserve">$1A2A – </w:t>
            </w:r>
            <w:r>
              <w:rPr>
                <w:noProof/>
              </w:rPr>
              <w:t>Shift Torque</w:t>
            </w:r>
          </w:p>
          <w:p w:rsidR="00F26143" w:rsidRDefault="00287CCB" w:rsidP="00F26143">
            <w:pPr>
              <w:numPr>
                <w:ilvl w:val="0"/>
                <w:numId w:val="17"/>
              </w:numPr>
            </w:pPr>
            <w:r>
              <w:t xml:space="preserve">$1A2B – </w:t>
            </w:r>
            <w:r>
              <w:rPr>
                <w:noProof/>
              </w:rPr>
              <w:t>Gear Box Torque</w:t>
            </w:r>
          </w:p>
          <w:p w:rsidR="00F26143" w:rsidRDefault="00287CCB" w:rsidP="00F26143">
            <w:pPr>
              <w:numPr>
                <w:ilvl w:val="0"/>
                <w:numId w:val="17"/>
              </w:numPr>
            </w:pPr>
            <w:r>
              <w:t xml:space="preserve">$1A2C – </w:t>
            </w:r>
            <w:r>
              <w:rPr>
                <w:noProof/>
              </w:rPr>
              <w:t>Turbine Torque</w:t>
            </w:r>
          </w:p>
          <w:p w:rsidR="00F26143" w:rsidRDefault="00287CCB" w:rsidP="00F26143">
            <w:pPr>
              <w:numPr>
                <w:ilvl w:val="0"/>
                <w:numId w:val="17"/>
              </w:numPr>
            </w:pPr>
            <w:r>
              <w:t xml:space="preserve">$1A2E – </w:t>
            </w:r>
            <w:r>
              <w:rPr>
                <w:noProof/>
              </w:rPr>
              <w:t>Transmission Line Pressure</w:t>
            </w:r>
          </w:p>
          <w:p w:rsidR="00F26143" w:rsidRDefault="00287CCB" w:rsidP="00F26143">
            <w:pPr>
              <w:numPr>
                <w:ilvl w:val="0"/>
                <w:numId w:val="17"/>
              </w:numPr>
            </w:pPr>
            <w:r>
              <w:t xml:space="preserve">$1A2F – </w:t>
            </w:r>
            <w:r>
              <w:rPr>
                <w:noProof/>
              </w:rPr>
              <w:t>Transmission Upshift Pressure Adapt Cell Value</w:t>
            </w:r>
          </w:p>
          <w:p w:rsidR="00F26143" w:rsidRDefault="00287CCB" w:rsidP="00F26143">
            <w:pPr>
              <w:numPr>
                <w:ilvl w:val="0"/>
                <w:numId w:val="17"/>
              </w:numPr>
            </w:pPr>
            <w:r>
              <w:t xml:space="preserve">$1A30 – </w:t>
            </w:r>
            <w:r>
              <w:rPr>
                <w:noProof/>
              </w:rPr>
              <w:t>Transmission Steady State Pressure Adapt Cell Value</w:t>
            </w:r>
          </w:p>
          <w:p w:rsidR="00F26143" w:rsidRDefault="00287CCB" w:rsidP="00F26143">
            <w:pPr>
              <w:numPr>
                <w:ilvl w:val="0"/>
                <w:numId w:val="17"/>
              </w:numPr>
            </w:pPr>
            <w:r>
              <w:t xml:space="preserve">$1A31 – </w:t>
            </w:r>
            <w:r>
              <w:rPr>
                <w:noProof/>
              </w:rPr>
              <w:t>Torque Converter Clutch On Ramp Pressure</w:t>
            </w:r>
          </w:p>
          <w:p w:rsidR="00F26143" w:rsidRDefault="00287CCB" w:rsidP="00F26143">
            <w:pPr>
              <w:numPr>
                <w:ilvl w:val="0"/>
                <w:numId w:val="17"/>
              </w:numPr>
            </w:pPr>
            <w:r>
              <w:t xml:space="preserve">$1A33 – </w:t>
            </w:r>
            <w:r>
              <w:rPr>
                <w:noProof/>
              </w:rPr>
              <w:t>Garage Shift Pulse Time</w:t>
            </w:r>
          </w:p>
          <w:p w:rsidR="00F26143" w:rsidRDefault="00287CCB" w:rsidP="00F26143">
            <w:pPr>
              <w:numPr>
                <w:ilvl w:val="0"/>
                <w:numId w:val="17"/>
              </w:numPr>
            </w:pPr>
            <w:r>
              <w:t xml:space="preserve">$1A34 – </w:t>
            </w:r>
            <w:r>
              <w:rPr>
                <w:noProof/>
              </w:rPr>
              <w:t>Garage Shift Delay Time</w:t>
            </w:r>
          </w:p>
          <w:p w:rsidR="00F26143" w:rsidRDefault="00287CCB" w:rsidP="00F26143">
            <w:pPr>
              <w:numPr>
                <w:ilvl w:val="0"/>
                <w:numId w:val="17"/>
              </w:numPr>
            </w:pPr>
            <w:r>
              <w:t xml:space="preserve">$1A35 – </w:t>
            </w:r>
            <w:r>
              <w:rPr>
                <w:noProof/>
              </w:rPr>
              <w:t>Torque Converter Clutch Capacity</w:t>
            </w:r>
          </w:p>
          <w:p w:rsidR="00F26143" w:rsidRDefault="00287CCB" w:rsidP="00F26143">
            <w:pPr>
              <w:numPr>
                <w:ilvl w:val="0"/>
                <w:numId w:val="17"/>
              </w:numPr>
            </w:pPr>
            <w:r>
              <w:t xml:space="preserve">$1A36 – </w:t>
            </w:r>
            <w:r>
              <w:rPr>
                <w:noProof/>
              </w:rPr>
              <w:t>Throttle Position at Start of 1-2 Upshift</w:t>
            </w:r>
          </w:p>
          <w:p w:rsidR="00F26143" w:rsidRDefault="00287CCB" w:rsidP="00F26143">
            <w:pPr>
              <w:numPr>
                <w:ilvl w:val="0"/>
                <w:numId w:val="17"/>
              </w:numPr>
            </w:pPr>
            <w:r>
              <w:t xml:space="preserve">$1A37 – </w:t>
            </w:r>
            <w:r>
              <w:rPr>
                <w:noProof/>
              </w:rPr>
              <w:t>Throttle Position at Start of 2-3 Upshift</w:t>
            </w:r>
          </w:p>
          <w:p w:rsidR="00F26143" w:rsidRDefault="00287CCB" w:rsidP="00F26143">
            <w:pPr>
              <w:numPr>
                <w:ilvl w:val="0"/>
                <w:numId w:val="24"/>
              </w:numPr>
            </w:pPr>
            <w:r>
              <w:t xml:space="preserve">$1A38 – </w:t>
            </w:r>
            <w:r>
              <w:rPr>
                <w:noProof/>
              </w:rPr>
              <w:t>Throttle Position at Start of 3-4 Upshift</w:t>
            </w:r>
          </w:p>
          <w:p w:rsidR="00F26143" w:rsidRDefault="00287CCB" w:rsidP="00F26143">
            <w:pPr>
              <w:numPr>
                <w:ilvl w:val="0"/>
                <w:numId w:val="17"/>
              </w:numPr>
            </w:pPr>
            <w:r>
              <w:t xml:space="preserve">$1A39 – </w:t>
            </w:r>
            <w:r>
              <w:rPr>
                <w:noProof/>
              </w:rPr>
              <w:t>Transmission Line Pressure Source</w:t>
            </w:r>
          </w:p>
          <w:p w:rsidR="00F26143" w:rsidRDefault="00287CCB" w:rsidP="00F26143">
            <w:pPr>
              <w:numPr>
                <w:ilvl w:val="0"/>
                <w:numId w:val="17"/>
              </w:numPr>
            </w:pPr>
            <w:r>
              <w:t xml:space="preserve">$1A3B – </w:t>
            </w:r>
            <w:r>
              <w:rPr>
                <w:noProof/>
              </w:rPr>
              <w:t>Throttle Position at Start of 4-5 Upshift</w:t>
            </w:r>
          </w:p>
          <w:p w:rsidR="00F26143" w:rsidRDefault="00287CCB" w:rsidP="00F26143">
            <w:pPr>
              <w:numPr>
                <w:ilvl w:val="0"/>
                <w:numId w:val="17"/>
              </w:numPr>
            </w:pPr>
            <w:r>
              <w:t xml:space="preserve">$1A7B – </w:t>
            </w:r>
            <w:r>
              <w:rPr>
                <w:noProof/>
              </w:rPr>
              <w:t>Transmission Engine Torque Request</w:t>
            </w:r>
          </w:p>
        </w:tc>
        <w:tc>
          <w:tcPr>
            <w:tcW w:w="1440" w:type="dxa"/>
          </w:tcPr>
          <w:p w:rsidR="00287CCB" w:rsidRDefault="00287CCB">
            <w:r>
              <w:t>E22864-AI01</w:t>
            </w:r>
          </w:p>
        </w:tc>
      </w:tr>
      <w:tr w:rsidR="00287CCB">
        <w:trPr>
          <w:cantSplit/>
          <w:jc w:val="center"/>
        </w:trPr>
        <w:tc>
          <w:tcPr>
            <w:tcW w:w="1260" w:type="dxa"/>
          </w:tcPr>
          <w:p w:rsidR="00287CCB" w:rsidRDefault="00287CCB">
            <w:r>
              <w:t>08.05.01.00</w:t>
            </w:r>
          </w:p>
        </w:tc>
        <w:tc>
          <w:tcPr>
            <w:tcW w:w="990" w:type="dxa"/>
          </w:tcPr>
          <w:p w:rsidR="00287CCB" w:rsidRDefault="00287CCB">
            <w:pPr>
              <w:jc w:val="center"/>
            </w:pPr>
            <w:r>
              <w:t>2/23/04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PIDs: </w:t>
            </w:r>
          </w:p>
          <w:p w:rsidR="00F26143" w:rsidRDefault="00287CCB" w:rsidP="00F26143">
            <w:pPr>
              <w:numPr>
                <w:ilvl w:val="0"/>
                <w:numId w:val="24"/>
              </w:numPr>
            </w:pPr>
            <w:r>
              <w:t>$281E – Changed Ring Owner to RSSR</w:t>
            </w:r>
          </w:p>
          <w:p w:rsidR="00F26143" w:rsidRDefault="00287CCB" w:rsidP="00F26143">
            <w:pPr>
              <w:numPr>
                <w:ilvl w:val="0"/>
                <w:numId w:val="24"/>
              </w:numPr>
            </w:pPr>
            <w:r>
              <w:t>$281F – Changed Ring Owner to RSSR</w:t>
            </w:r>
          </w:p>
        </w:tc>
        <w:tc>
          <w:tcPr>
            <w:tcW w:w="1440" w:type="dxa"/>
          </w:tcPr>
          <w:p w:rsidR="00287CCB" w:rsidRDefault="00287CCB">
            <w:r>
              <w:t>E22774-AI01</w:t>
            </w:r>
          </w:p>
        </w:tc>
      </w:tr>
      <w:tr w:rsidR="00287CCB">
        <w:trPr>
          <w:cantSplit/>
          <w:jc w:val="center"/>
        </w:trPr>
        <w:tc>
          <w:tcPr>
            <w:tcW w:w="1260" w:type="dxa"/>
          </w:tcPr>
          <w:p w:rsidR="00287CCB" w:rsidRDefault="00287CCB">
            <w:r>
              <w:t>08.05.02.00</w:t>
            </w:r>
          </w:p>
        </w:tc>
        <w:tc>
          <w:tcPr>
            <w:tcW w:w="990" w:type="dxa"/>
          </w:tcPr>
          <w:p w:rsidR="00287CCB" w:rsidRDefault="00287CCB">
            <w:pPr>
              <w:jc w:val="center"/>
            </w:pPr>
            <w:r>
              <w:t>2/23/04</w:t>
            </w:r>
          </w:p>
        </w:tc>
        <w:tc>
          <w:tcPr>
            <w:tcW w:w="1170" w:type="dxa"/>
          </w:tcPr>
          <w:p w:rsidR="00287CCB" w:rsidRDefault="00287CCB">
            <w:pPr>
              <w:jc w:val="center"/>
            </w:pPr>
            <w:r>
              <w:t>Kyle FitzGerald</w:t>
            </w:r>
          </w:p>
        </w:tc>
        <w:tc>
          <w:tcPr>
            <w:tcW w:w="4860" w:type="dxa"/>
          </w:tcPr>
          <w:p w:rsidR="00287CCB" w:rsidRDefault="00287CCB">
            <w:r>
              <w:t xml:space="preserve">Added the description of the following PID: </w:t>
            </w:r>
          </w:p>
          <w:p w:rsidR="00F26143" w:rsidRDefault="00287CCB" w:rsidP="00F26143">
            <w:pPr>
              <w:numPr>
                <w:ilvl w:val="0"/>
                <w:numId w:val="23"/>
              </w:numPr>
            </w:pPr>
            <w:r>
              <w:t>$2023 – Regulated Voltage Control Override Source</w:t>
            </w:r>
          </w:p>
        </w:tc>
        <w:tc>
          <w:tcPr>
            <w:tcW w:w="1440" w:type="dxa"/>
          </w:tcPr>
          <w:p w:rsidR="00287CCB" w:rsidRDefault="00287CCB">
            <w:r>
              <w:t>E21988-AI01</w:t>
            </w:r>
          </w:p>
        </w:tc>
      </w:tr>
      <w:tr w:rsidR="00287CCB">
        <w:trPr>
          <w:cantSplit/>
          <w:jc w:val="center"/>
        </w:trPr>
        <w:tc>
          <w:tcPr>
            <w:tcW w:w="1260" w:type="dxa"/>
          </w:tcPr>
          <w:p w:rsidR="00287CCB" w:rsidRDefault="00287CCB">
            <w:r>
              <w:t>08.05.02.00</w:t>
            </w:r>
          </w:p>
        </w:tc>
        <w:tc>
          <w:tcPr>
            <w:tcW w:w="990" w:type="dxa"/>
          </w:tcPr>
          <w:p w:rsidR="00287CCB" w:rsidRDefault="00287CCB">
            <w:pPr>
              <w:jc w:val="center"/>
            </w:pPr>
            <w:r>
              <w:t>2/23/04</w:t>
            </w:r>
          </w:p>
        </w:tc>
        <w:tc>
          <w:tcPr>
            <w:tcW w:w="1170" w:type="dxa"/>
          </w:tcPr>
          <w:p w:rsidR="00287CCB" w:rsidRDefault="00287CCB">
            <w:pPr>
              <w:jc w:val="center"/>
            </w:pPr>
            <w:r>
              <w:t>Kyle FitzGerald</w:t>
            </w:r>
          </w:p>
        </w:tc>
        <w:tc>
          <w:tcPr>
            <w:tcW w:w="4860" w:type="dxa"/>
          </w:tcPr>
          <w:p w:rsidR="00287CCB" w:rsidRDefault="00287CCB">
            <w:r>
              <w:t xml:space="preserve">Added the description of the following PID: </w:t>
            </w:r>
          </w:p>
          <w:p w:rsidR="00F26143" w:rsidRDefault="00287CCB" w:rsidP="00F26143">
            <w:pPr>
              <w:numPr>
                <w:ilvl w:val="0"/>
                <w:numId w:val="22"/>
              </w:numPr>
            </w:pPr>
            <w:r>
              <w:t>$2022 – Traction Control System Requested Torque Control Mode</w:t>
            </w:r>
          </w:p>
        </w:tc>
        <w:tc>
          <w:tcPr>
            <w:tcW w:w="1440" w:type="dxa"/>
          </w:tcPr>
          <w:p w:rsidR="00287CCB" w:rsidRDefault="00287CCB">
            <w:r>
              <w:t>E21291-AI06</w:t>
            </w:r>
          </w:p>
        </w:tc>
      </w:tr>
      <w:tr w:rsidR="00287CCB">
        <w:trPr>
          <w:cantSplit/>
          <w:jc w:val="center"/>
        </w:trPr>
        <w:tc>
          <w:tcPr>
            <w:tcW w:w="1260" w:type="dxa"/>
          </w:tcPr>
          <w:p w:rsidR="00287CCB" w:rsidRDefault="00287CCB">
            <w:r>
              <w:t>08.05.02.00</w:t>
            </w:r>
          </w:p>
        </w:tc>
        <w:tc>
          <w:tcPr>
            <w:tcW w:w="990" w:type="dxa"/>
          </w:tcPr>
          <w:p w:rsidR="00287CCB" w:rsidRDefault="00287CCB">
            <w:pPr>
              <w:jc w:val="center"/>
            </w:pPr>
            <w:r>
              <w:t>1/23/04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PID: </w:t>
            </w:r>
          </w:p>
          <w:p w:rsidR="00F26143" w:rsidRDefault="00287CCB" w:rsidP="00F26143">
            <w:pPr>
              <w:numPr>
                <w:ilvl w:val="0"/>
                <w:numId w:val="22"/>
              </w:numPr>
            </w:pPr>
            <w:r>
              <w:t>$1A8E – All Wheel Drive System Status – to add PTO Torque Management Active Status</w:t>
            </w:r>
          </w:p>
        </w:tc>
        <w:tc>
          <w:tcPr>
            <w:tcW w:w="1440" w:type="dxa"/>
          </w:tcPr>
          <w:p w:rsidR="00287CCB" w:rsidRDefault="00287CCB">
            <w:r>
              <w:t>E22589-AI01</w:t>
            </w:r>
          </w:p>
        </w:tc>
      </w:tr>
      <w:tr w:rsidR="00287CCB">
        <w:trPr>
          <w:cantSplit/>
          <w:jc w:val="center"/>
        </w:trPr>
        <w:tc>
          <w:tcPr>
            <w:tcW w:w="1260" w:type="dxa"/>
          </w:tcPr>
          <w:p w:rsidR="00287CCB" w:rsidRDefault="00287CCB">
            <w:r>
              <w:t>08.05.01.00</w:t>
            </w:r>
          </w:p>
        </w:tc>
        <w:tc>
          <w:tcPr>
            <w:tcW w:w="990" w:type="dxa"/>
          </w:tcPr>
          <w:p w:rsidR="00287CCB" w:rsidRDefault="00287CCB">
            <w:pPr>
              <w:jc w:val="center"/>
            </w:pPr>
            <w:r>
              <w:t>1/21/04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PID: </w:t>
            </w:r>
          </w:p>
          <w:p w:rsidR="00F26143" w:rsidRDefault="00287CCB" w:rsidP="00F26143">
            <w:pPr>
              <w:numPr>
                <w:ilvl w:val="0"/>
                <w:numId w:val="22"/>
              </w:numPr>
            </w:pPr>
            <w:r>
              <w:t>$1A8E – All Wheel Drive System Status – to swap Byte 0 and Byte 1 contents to match implementation</w:t>
            </w:r>
          </w:p>
          <w:p w:rsidR="00F26143" w:rsidRDefault="00287CCB" w:rsidP="00F26143">
            <w:pPr>
              <w:numPr>
                <w:ilvl w:val="0"/>
                <w:numId w:val="22"/>
              </w:numPr>
            </w:pPr>
            <w:r>
              <w:t>$1A8E - Added description of Open and Short Faults detected</w:t>
            </w:r>
          </w:p>
        </w:tc>
        <w:tc>
          <w:tcPr>
            <w:tcW w:w="1440" w:type="dxa"/>
          </w:tcPr>
          <w:p w:rsidR="00287CCB" w:rsidRDefault="00287CCB">
            <w:r>
              <w:t>E22600-AI01</w:t>
            </w:r>
          </w:p>
        </w:tc>
      </w:tr>
      <w:tr w:rsidR="00287CCB">
        <w:trPr>
          <w:cantSplit/>
          <w:jc w:val="center"/>
        </w:trPr>
        <w:tc>
          <w:tcPr>
            <w:tcW w:w="1260" w:type="dxa"/>
          </w:tcPr>
          <w:p w:rsidR="00287CCB" w:rsidRDefault="00287CCB">
            <w:r>
              <w:t>08.05.01.00</w:t>
            </w:r>
          </w:p>
        </w:tc>
        <w:tc>
          <w:tcPr>
            <w:tcW w:w="990" w:type="dxa"/>
          </w:tcPr>
          <w:p w:rsidR="00287CCB" w:rsidRDefault="00287CCB">
            <w:pPr>
              <w:jc w:val="center"/>
            </w:pPr>
            <w:r>
              <w:t>1/20/04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PID: </w:t>
            </w:r>
          </w:p>
          <w:p w:rsidR="00F26143" w:rsidRDefault="00287CCB" w:rsidP="00F26143">
            <w:pPr>
              <w:numPr>
                <w:ilvl w:val="0"/>
                <w:numId w:val="22"/>
              </w:numPr>
            </w:pPr>
            <w:r>
              <w:t>$1A1F – Transmission Clutch Slip – to adjust the Data Type and Range to match the software implementation</w:t>
            </w:r>
          </w:p>
        </w:tc>
        <w:tc>
          <w:tcPr>
            <w:tcW w:w="1440" w:type="dxa"/>
          </w:tcPr>
          <w:p w:rsidR="00287CCB" w:rsidRDefault="00287CCB">
            <w:r>
              <w:t>E22298-AI01</w:t>
            </w:r>
          </w:p>
        </w:tc>
      </w:tr>
      <w:tr w:rsidR="00287CCB">
        <w:trPr>
          <w:cantSplit/>
          <w:jc w:val="center"/>
        </w:trPr>
        <w:tc>
          <w:tcPr>
            <w:tcW w:w="1260" w:type="dxa"/>
          </w:tcPr>
          <w:p w:rsidR="00287CCB" w:rsidRDefault="00287CCB">
            <w:r>
              <w:t>08.05.01.00</w:t>
            </w:r>
          </w:p>
        </w:tc>
        <w:tc>
          <w:tcPr>
            <w:tcW w:w="990" w:type="dxa"/>
          </w:tcPr>
          <w:p w:rsidR="00287CCB" w:rsidRDefault="00287CCB">
            <w:pPr>
              <w:jc w:val="center"/>
            </w:pPr>
            <w:r>
              <w:t>1/20/04</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CPIDs: </w:t>
            </w:r>
          </w:p>
          <w:p w:rsidR="00F26143" w:rsidRDefault="00287CCB" w:rsidP="00F26143">
            <w:pPr>
              <w:numPr>
                <w:ilvl w:val="0"/>
                <w:numId w:val="21"/>
              </w:numPr>
            </w:pPr>
            <w:r>
              <w:t xml:space="preserve">$1C – Add return code $0601 to Secondary Air Injection Diagnostic Service Bay Test Trigger Device Control </w:t>
            </w:r>
          </w:p>
        </w:tc>
        <w:tc>
          <w:tcPr>
            <w:tcW w:w="1440" w:type="dxa"/>
          </w:tcPr>
          <w:p w:rsidR="00287CCB" w:rsidRDefault="00287CCB">
            <w:r>
              <w:t>E22405-AI01</w:t>
            </w:r>
          </w:p>
        </w:tc>
      </w:tr>
      <w:tr w:rsidR="00287CCB">
        <w:trPr>
          <w:cantSplit/>
          <w:jc w:val="center"/>
        </w:trPr>
        <w:tc>
          <w:tcPr>
            <w:tcW w:w="1260" w:type="dxa"/>
          </w:tcPr>
          <w:p w:rsidR="00287CCB" w:rsidRDefault="00287CCB">
            <w:r>
              <w:t>08.05.01.00</w:t>
            </w:r>
          </w:p>
        </w:tc>
        <w:tc>
          <w:tcPr>
            <w:tcW w:w="990" w:type="dxa"/>
          </w:tcPr>
          <w:p w:rsidR="00287CCB" w:rsidRDefault="00287CCB">
            <w:pPr>
              <w:jc w:val="center"/>
            </w:pPr>
            <w:r>
              <w:t>12/15/03</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CPIDs: </w:t>
            </w:r>
          </w:p>
          <w:p w:rsidR="00F26143" w:rsidRDefault="00287CCB" w:rsidP="00F26143">
            <w:pPr>
              <w:numPr>
                <w:ilvl w:val="0"/>
                <w:numId w:val="20"/>
              </w:numPr>
            </w:pPr>
            <w:r>
              <w:t xml:space="preserve">$34 – Add missing return codes </w:t>
            </w:r>
          </w:p>
          <w:p w:rsidR="00F26143" w:rsidRDefault="00287CCB" w:rsidP="00F26143">
            <w:pPr>
              <w:numPr>
                <w:ilvl w:val="0"/>
                <w:numId w:val="20"/>
              </w:numPr>
            </w:pPr>
            <w:r>
              <w:t>$38 – Add missing return codes</w:t>
            </w:r>
          </w:p>
          <w:p w:rsidR="00F26143" w:rsidRDefault="00287CCB" w:rsidP="00F26143">
            <w:pPr>
              <w:numPr>
                <w:ilvl w:val="0"/>
                <w:numId w:val="20"/>
              </w:numPr>
            </w:pPr>
            <w:r>
              <w:t>$3A – Add missing return codes</w:t>
            </w:r>
          </w:p>
          <w:p w:rsidR="00F26143" w:rsidRDefault="00287CCB" w:rsidP="00F26143">
            <w:pPr>
              <w:numPr>
                <w:ilvl w:val="0"/>
                <w:numId w:val="20"/>
              </w:numPr>
            </w:pPr>
            <w:r>
              <w:t>$3B – Add missing return codes</w:t>
            </w:r>
          </w:p>
        </w:tc>
        <w:tc>
          <w:tcPr>
            <w:tcW w:w="1440" w:type="dxa"/>
          </w:tcPr>
          <w:p w:rsidR="00287CCB" w:rsidRDefault="00287CCB">
            <w:r>
              <w:t>N/A</w:t>
            </w:r>
          </w:p>
        </w:tc>
      </w:tr>
      <w:tr w:rsidR="00287CCB">
        <w:trPr>
          <w:cantSplit/>
          <w:jc w:val="center"/>
        </w:trPr>
        <w:tc>
          <w:tcPr>
            <w:tcW w:w="1260" w:type="dxa"/>
          </w:tcPr>
          <w:p w:rsidR="00287CCB" w:rsidRDefault="00287CCB">
            <w:r>
              <w:t>08.05.01.00</w:t>
            </w:r>
          </w:p>
        </w:tc>
        <w:tc>
          <w:tcPr>
            <w:tcW w:w="990" w:type="dxa"/>
          </w:tcPr>
          <w:p w:rsidR="00287CCB" w:rsidRDefault="00287CCB">
            <w:pPr>
              <w:jc w:val="center"/>
            </w:pPr>
            <w:r>
              <w:t>12/12/03</w:t>
            </w:r>
          </w:p>
        </w:tc>
        <w:tc>
          <w:tcPr>
            <w:tcW w:w="1170" w:type="dxa"/>
          </w:tcPr>
          <w:p w:rsidR="00287CCB" w:rsidRDefault="00287CCB">
            <w:pPr>
              <w:jc w:val="center"/>
            </w:pPr>
            <w:r>
              <w:t>Kyle FitzGerald</w:t>
            </w:r>
          </w:p>
        </w:tc>
        <w:tc>
          <w:tcPr>
            <w:tcW w:w="4860" w:type="dxa"/>
          </w:tcPr>
          <w:p w:rsidR="00287CCB" w:rsidRDefault="00287CCB">
            <w:r>
              <w:t xml:space="preserve">Added the description of the following DID: </w:t>
            </w:r>
          </w:p>
          <w:p w:rsidR="00F26143" w:rsidRDefault="00287CCB" w:rsidP="00F26143">
            <w:pPr>
              <w:numPr>
                <w:ilvl w:val="0"/>
                <w:numId w:val="20"/>
              </w:numPr>
            </w:pPr>
            <w:r>
              <w:t xml:space="preserve">$B0 – ECU Diagnostic Address </w:t>
            </w:r>
          </w:p>
        </w:tc>
        <w:tc>
          <w:tcPr>
            <w:tcW w:w="1440" w:type="dxa"/>
          </w:tcPr>
          <w:p w:rsidR="00287CCB" w:rsidRDefault="00287CCB">
            <w:r>
              <w:t>N/A</w:t>
            </w:r>
          </w:p>
        </w:tc>
      </w:tr>
      <w:tr w:rsidR="00287CCB">
        <w:trPr>
          <w:cantSplit/>
          <w:jc w:val="center"/>
        </w:trPr>
        <w:tc>
          <w:tcPr>
            <w:tcW w:w="1260" w:type="dxa"/>
          </w:tcPr>
          <w:p w:rsidR="00287CCB" w:rsidRDefault="00287CCB">
            <w:r>
              <w:t>08.05.01.00</w:t>
            </w:r>
          </w:p>
        </w:tc>
        <w:tc>
          <w:tcPr>
            <w:tcW w:w="990" w:type="dxa"/>
          </w:tcPr>
          <w:p w:rsidR="00287CCB" w:rsidRDefault="00287CCB">
            <w:pPr>
              <w:jc w:val="center"/>
            </w:pPr>
            <w:r>
              <w:t>12/9/03</w:t>
            </w:r>
          </w:p>
        </w:tc>
        <w:tc>
          <w:tcPr>
            <w:tcW w:w="1170" w:type="dxa"/>
          </w:tcPr>
          <w:p w:rsidR="00287CCB" w:rsidRDefault="00287CCB">
            <w:pPr>
              <w:jc w:val="center"/>
            </w:pPr>
            <w:r>
              <w:t>Kyle FitzGerald</w:t>
            </w:r>
          </w:p>
        </w:tc>
        <w:tc>
          <w:tcPr>
            <w:tcW w:w="4860" w:type="dxa"/>
          </w:tcPr>
          <w:p w:rsidR="00287CCB" w:rsidRDefault="00287CCB">
            <w:r>
              <w:t xml:space="preserve">Updated the description of the following PID: </w:t>
            </w:r>
          </w:p>
          <w:p w:rsidR="00F26143" w:rsidRDefault="00287CCB" w:rsidP="00F26143">
            <w:pPr>
              <w:numPr>
                <w:ilvl w:val="0"/>
                <w:numId w:val="15"/>
              </w:numPr>
            </w:pPr>
            <w:r>
              <w:t>$1130 – Power Mode/Starter Status – to add Automatic Transmission Park/Neutral Input Active</w:t>
            </w:r>
          </w:p>
        </w:tc>
        <w:tc>
          <w:tcPr>
            <w:tcW w:w="1440" w:type="dxa"/>
          </w:tcPr>
          <w:p w:rsidR="00287CCB" w:rsidRDefault="00287CCB">
            <w:r>
              <w:t>E22368-AI01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Added support for the following PID:</w:t>
            </w:r>
          </w:p>
          <w:p w:rsidR="00F26143" w:rsidRDefault="00287CCB" w:rsidP="00F26143">
            <w:pPr>
              <w:numPr>
                <w:ilvl w:val="0"/>
                <w:numId w:val="16"/>
              </w:numPr>
            </w:pPr>
            <w:r>
              <w:t>$2021 – Powertrain Induced Chassis Pitch</w:t>
            </w:r>
          </w:p>
        </w:tc>
        <w:tc>
          <w:tcPr>
            <w:tcW w:w="1440" w:type="dxa"/>
          </w:tcPr>
          <w:p w:rsidR="00287CCB" w:rsidRDefault="00287CCB">
            <w:r>
              <w:t>E22369-AI01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Eliminated support for the following unused (by Service or DVT) Device Control Timer PIDs:</w:t>
            </w:r>
          </w:p>
          <w:p w:rsidR="00F26143" w:rsidRDefault="00287CCB" w:rsidP="00F26143">
            <w:pPr>
              <w:numPr>
                <w:ilvl w:val="0"/>
                <w:numId w:val="17"/>
              </w:numPr>
            </w:pPr>
            <w:r>
              <w:t>$13E5 – Spark Retard</w:t>
            </w:r>
          </w:p>
          <w:p w:rsidR="00F26143" w:rsidRDefault="00287CCB" w:rsidP="00F26143">
            <w:pPr>
              <w:numPr>
                <w:ilvl w:val="0"/>
                <w:numId w:val="17"/>
              </w:numPr>
            </w:pPr>
            <w:r>
              <w:t>$13E6 – Secondary AIR Injection System</w:t>
            </w:r>
          </w:p>
          <w:p w:rsidR="00F26143" w:rsidRDefault="00287CCB" w:rsidP="00F26143">
            <w:pPr>
              <w:numPr>
                <w:ilvl w:val="0"/>
                <w:numId w:val="17"/>
              </w:numPr>
            </w:pPr>
            <w:r>
              <w:t>$13E7 – Fuel Injector Disable</w:t>
            </w:r>
          </w:p>
          <w:p w:rsidR="00F26143" w:rsidRDefault="00287CCB" w:rsidP="00F26143">
            <w:pPr>
              <w:numPr>
                <w:ilvl w:val="0"/>
                <w:numId w:val="17"/>
              </w:numPr>
            </w:pPr>
            <w:r>
              <w:t>$13E8 – Exhaust Gas Recirculation</w:t>
            </w:r>
          </w:p>
          <w:p w:rsidR="00F26143" w:rsidRDefault="00287CCB" w:rsidP="00F26143">
            <w:pPr>
              <w:numPr>
                <w:ilvl w:val="0"/>
                <w:numId w:val="17"/>
              </w:numPr>
            </w:pPr>
            <w:r>
              <w:t xml:space="preserve">$1699 – </w:t>
            </w:r>
            <w:smartTag w:uri="urn:schemas-microsoft-com:office:smarttags" w:element="place">
              <w:r>
                <w:t>Cam</w:t>
              </w:r>
            </w:smartTag>
            <w:r>
              <w:t xml:space="preserve"> Phase</w:t>
            </w:r>
          </w:p>
        </w:tc>
        <w:tc>
          <w:tcPr>
            <w:tcW w:w="1440" w:type="dxa"/>
          </w:tcPr>
          <w:p w:rsidR="00287CCB" w:rsidRDefault="00287CCB">
            <w:r>
              <w:t>E22370-AI01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Added support for the following PIDs:</w:t>
            </w:r>
          </w:p>
          <w:p w:rsidR="00F26143" w:rsidRDefault="00287CCB" w:rsidP="00F26143">
            <w:pPr>
              <w:numPr>
                <w:ilvl w:val="0"/>
                <w:numId w:val="18"/>
              </w:numPr>
            </w:pPr>
            <w:r>
              <w:t>$2820 – Transmission Primary Oncoming Clutch</w:t>
            </w:r>
          </w:p>
          <w:p w:rsidR="00F26143" w:rsidRDefault="00287CCB" w:rsidP="00F26143">
            <w:pPr>
              <w:numPr>
                <w:ilvl w:val="0"/>
                <w:numId w:val="18"/>
              </w:numPr>
            </w:pPr>
            <w:r>
              <w:t>$2821 – Transmission Full Feed Fill Pressure</w:t>
            </w:r>
          </w:p>
        </w:tc>
        <w:tc>
          <w:tcPr>
            <w:tcW w:w="1440" w:type="dxa"/>
          </w:tcPr>
          <w:p w:rsidR="00287CCB" w:rsidRDefault="00287CCB">
            <w:r>
              <w:t>E22282-AI01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Updated the description of the following DID: </w:t>
            </w:r>
          </w:p>
          <w:p w:rsidR="00F26143" w:rsidRDefault="00287CCB" w:rsidP="00F26143">
            <w:pPr>
              <w:numPr>
                <w:ilvl w:val="0"/>
                <w:numId w:val="19"/>
              </w:numPr>
            </w:pPr>
            <w:r>
              <w:t>$57 – Transmission D-R Shift Adaptive Shift Data – to remove Transmission Full Feed Fill Pressure</w:t>
            </w:r>
          </w:p>
        </w:tc>
        <w:tc>
          <w:tcPr>
            <w:tcW w:w="1440" w:type="dxa"/>
          </w:tcPr>
          <w:p w:rsidR="00287CCB" w:rsidRDefault="00287CCB">
            <w:r>
              <w:t>E22282-AI01</w:t>
            </w:r>
          </w:p>
        </w:tc>
      </w:tr>
      <w:tr w:rsidR="00287CCB">
        <w:trPr>
          <w:cantSplit/>
          <w:jc w:val="center"/>
        </w:trPr>
        <w:tc>
          <w:tcPr>
            <w:tcW w:w="1260" w:type="dxa"/>
          </w:tcPr>
          <w:p w:rsidR="00287CCB" w:rsidRDefault="00287CCB">
            <w:r>
              <w:t>08.05.00.00</w:t>
            </w:r>
          </w:p>
        </w:tc>
        <w:tc>
          <w:tcPr>
            <w:tcW w:w="990" w:type="dxa"/>
          </w:tcPr>
          <w:p w:rsidR="00287CCB" w:rsidRDefault="00287CCB">
            <w:pPr>
              <w:jc w:val="center"/>
            </w:pPr>
            <w:r>
              <w:t>11/18/03</w:t>
            </w:r>
          </w:p>
        </w:tc>
        <w:tc>
          <w:tcPr>
            <w:tcW w:w="1170" w:type="dxa"/>
          </w:tcPr>
          <w:p w:rsidR="00287CCB" w:rsidRDefault="00287CCB">
            <w:pPr>
              <w:jc w:val="center"/>
            </w:pPr>
            <w:r>
              <w:t>Kyle FitzGerald</w:t>
            </w:r>
          </w:p>
        </w:tc>
        <w:tc>
          <w:tcPr>
            <w:tcW w:w="4860" w:type="dxa"/>
          </w:tcPr>
          <w:p w:rsidR="00287CCB" w:rsidRDefault="00287CCB">
            <w:r>
              <w:t xml:space="preserve">Added support for the following Legislated PID: </w:t>
            </w:r>
          </w:p>
          <w:p w:rsidR="00F26143" w:rsidRDefault="00287CCB" w:rsidP="00F26143">
            <w:pPr>
              <w:numPr>
                <w:ilvl w:val="0"/>
                <w:numId w:val="15"/>
              </w:numPr>
            </w:pPr>
            <w:r>
              <w:t>$0046 – Ambient Air Temperature</w:t>
            </w:r>
          </w:p>
        </w:tc>
        <w:tc>
          <w:tcPr>
            <w:tcW w:w="1440" w:type="dxa"/>
          </w:tcPr>
          <w:p w:rsidR="00287CCB" w:rsidRDefault="00287CCB">
            <w:r>
              <w:t>E21805-AI01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Eliminated support for the following PIDs: </w:t>
            </w:r>
          </w:p>
          <w:p w:rsidR="00F26143" w:rsidRDefault="00287CCB" w:rsidP="00F26143">
            <w:pPr>
              <w:numPr>
                <w:ilvl w:val="0"/>
                <w:numId w:val="4"/>
              </w:numPr>
            </w:pPr>
            <w:r>
              <w:t>$1653 – High Sided Coolant Rationality Temperature Difference</w:t>
            </w:r>
          </w:p>
        </w:tc>
        <w:tc>
          <w:tcPr>
            <w:tcW w:w="1440" w:type="dxa"/>
          </w:tcPr>
          <w:p w:rsidR="00287CCB" w:rsidRDefault="00287CCB">
            <w:r>
              <w:t>E21638-AI01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Updated the descriptions for the following PIDs:</w:t>
            </w:r>
          </w:p>
          <w:p w:rsidR="00F26143" w:rsidRDefault="00287CCB" w:rsidP="00F26143">
            <w:pPr>
              <w:numPr>
                <w:ilvl w:val="0"/>
                <w:numId w:val="14"/>
              </w:numPr>
            </w:pPr>
            <w:r>
              <w:t>$1131 – Fuel System Status</w:t>
            </w:r>
          </w:p>
        </w:tc>
        <w:tc>
          <w:tcPr>
            <w:tcW w:w="1440" w:type="dxa"/>
          </w:tcPr>
          <w:p w:rsidR="00287CCB" w:rsidRDefault="00287CCB">
            <w:r>
              <w:t>E20404-AI01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13"/>
              </w:numPr>
            </w:pPr>
            <w:r>
              <w:t>$2020 – Create new PID for malfunction indicator lamp</w:t>
            </w:r>
          </w:p>
        </w:tc>
        <w:tc>
          <w:tcPr>
            <w:tcW w:w="1440" w:type="dxa"/>
          </w:tcPr>
          <w:p w:rsidR="00287CCB" w:rsidRDefault="00287CCB">
            <w:r>
              <w:t>E20403-AI01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Updated the description of CPID $18</w:t>
            </w:r>
          </w:p>
        </w:tc>
        <w:tc>
          <w:tcPr>
            <w:tcW w:w="1440" w:type="dxa"/>
          </w:tcPr>
          <w:p w:rsidR="00287CCB" w:rsidRDefault="00287CCB">
            <w:r>
              <w:t>E20614-AI01</w:t>
            </w:r>
          </w:p>
        </w:tc>
      </w:tr>
      <w:tr w:rsidR="00287CCB">
        <w:trPr>
          <w:cantSplit/>
          <w:jc w:val="center"/>
        </w:trPr>
        <w:tc>
          <w:tcPr>
            <w:tcW w:w="1260" w:type="dxa"/>
          </w:tcPr>
          <w:p w:rsidR="00287CCB" w:rsidRDefault="00287CCB">
            <w:r>
              <w:t>08.04.03</w:t>
            </w:r>
          </w:p>
        </w:tc>
        <w:tc>
          <w:tcPr>
            <w:tcW w:w="990" w:type="dxa"/>
          </w:tcPr>
          <w:p w:rsidR="00287CCB" w:rsidRDefault="00287CCB">
            <w:pPr>
              <w:jc w:val="center"/>
            </w:pPr>
            <w:r>
              <w:t>11/05/03</w:t>
            </w:r>
          </w:p>
        </w:tc>
        <w:tc>
          <w:tcPr>
            <w:tcW w:w="1170" w:type="dxa"/>
          </w:tcPr>
          <w:p w:rsidR="00287CCB" w:rsidRDefault="00287CCB">
            <w:pPr>
              <w:jc w:val="center"/>
            </w:pPr>
            <w:r>
              <w:t>Kyle FitzGerald</w:t>
            </w:r>
          </w:p>
        </w:tc>
        <w:tc>
          <w:tcPr>
            <w:tcW w:w="4860" w:type="dxa"/>
          </w:tcPr>
          <w:p w:rsidR="00287CCB" w:rsidRDefault="00287CCB">
            <w:r>
              <w:t xml:space="preserve">Added description of DIDs $52 - $57 </w:t>
            </w:r>
          </w:p>
        </w:tc>
        <w:tc>
          <w:tcPr>
            <w:tcW w:w="1440" w:type="dxa"/>
          </w:tcPr>
          <w:p w:rsidR="00287CCB" w:rsidRDefault="00287CCB">
            <w:r>
              <w:t>E21041-AI01</w:t>
            </w:r>
          </w:p>
        </w:tc>
      </w:tr>
      <w:tr w:rsidR="00287CCB">
        <w:trPr>
          <w:cantSplit/>
          <w:jc w:val="center"/>
        </w:trPr>
        <w:tc>
          <w:tcPr>
            <w:tcW w:w="1260" w:type="dxa"/>
          </w:tcPr>
          <w:p w:rsidR="00287CCB" w:rsidRDefault="00287CCB">
            <w:r>
              <w:t>08.04.02</w:t>
            </w:r>
          </w:p>
        </w:tc>
        <w:tc>
          <w:tcPr>
            <w:tcW w:w="990" w:type="dxa"/>
          </w:tcPr>
          <w:p w:rsidR="00287CCB" w:rsidRDefault="00287CCB">
            <w:pPr>
              <w:jc w:val="center"/>
            </w:pPr>
            <w:r>
              <w:t>11/05/03</w:t>
            </w:r>
          </w:p>
        </w:tc>
        <w:tc>
          <w:tcPr>
            <w:tcW w:w="1170" w:type="dxa"/>
          </w:tcPr>
          <w:p w:rsidR="00287CCB" w:rsidRDefault="00287CCB">
            <w:pPr>
              <w:jc w:val="center"/>
            </w:pPr>
            <w:r>
              <w:t>Kyle FitzGerald</w:t>
            </w:r>
          </w:p>
        </w:tc>
        <w:tc>
          <w:tcPr>
            <w:tcW w:w="4860" w:type="dxa"/>
          </w:tcPr>
          <w:p w:rsidR="00287CCB" w:rsidRDefault="00287CCB">
            <w:r>
              <w:t xml:space="preserve">Updated the description of PID $1567 </w:t>
            </w:r>
          </w:p>
        </w:tc>
        <w:tc>
          <w:tcPr>
            <w:tcW w:w="1440" w:type="dxa"/>
          </w:tcPr>
          <w:p w:rsidR="00287CCB" w:rsidRDefault="00287CCB">
            <w:r>
              <w:t>E21376-AI01</w:t>
            </w:r>
          </w:p>
        </w:tc>
      </w:tr>
      <w:tr w:rsidR="00287CCB">
        <w:trPr>
          <w:cantSplit/>
          <w:jc w:val="center"/>
        </w:trPr>
        <w:tc>
          <w:tcPr>
            <w:tcW w:w="1260" w:type="dxa"/>
          </w:tcPr>
          <w:p w:rsidR="00287CCB" w:rsidRDefault="00287CCB"/>
        </w:tc>
        <w:tc>
          <w:tcPr>
            <w:tcW w:w="990" w:type="dxa"/>
          </w:tcPr>
          <w:p w:rsidR="00287CCB" w:rsidRDefault="00287CCB">
            <w:pPr>
              <w:jc w:val="center"/>
            </w:pPr>
            <w:r>
              <w:t>11/05/03</w:t>
            </w:r>
          </w:p>
        </w:tc>
        <w:tc>
          <w:tcPr>
            <w:tcW w:w="1170" w:type="dxa"/>
          </w:tcPr>
          <w:p w:rsidR="00287CCB" w:rsidRDefault="00287CCB">
            <w:pPr>
              <w:jc w:val="center"/>
            </w:pPr>
            <w:r>
              <w:t>Kyle FitzGerald</w:t>
            </w:r>
          </w:p>
        </w:tc>
        <w:tc>
          <w:tcPr>
            <w:tcW w:w="4860" w:type="dxa"/>
          </w:tcPr>
          <w:p w:rsidR="00287CCB" w:rsidRDefault="00287CCB">
            <w:r>
              <w:t xml:space="preserve">Updated the description of PID $1134 </w:t>
            </w:r>
          </w:p>
        </w:tc>
        <w:tc>
          <w:tcPr>
            <w:tcW w:w="1440" w:type="dxa"/>
          </w:tcPr>
          <w:p w:rsidR="00287CCB" w:rsidRDefault="00287CCB">
            <w:r>
              <w:t>E20798-AI01</w:t>
            </w:r>
          </w:p>
        </w:tc>
      </w:tr>
      <w:tr w:rsidR="00287CCB">
        <w:trPr>
          <w:cantSplit/>
          <w:jc w:val="center"/>
        </w:trPr>
        <w:tc>
          <w:tcPr>
            <w:tcW w:w="1260" w:type="dxa"/>
          </w:tcPr>
          <w:p w:rsidR="00287CCB" w:rsidRDefault="00287CCB"/>
        </w:tc>
        <w:tc>
          <w:tcPr>
            <w:tcW w:w="990" w:type="dxa"/>
          </w:tcPr>
          <w:p w:rsidR="00287CCB" w:rsidRDefault="00287CCB">
            <w:pPr>
              <w:jc w:val="center"/>
            </w:pPr>
            <w:r>
              <w:t>11/05/03</w:t>
            </w:r>
          </w:p>
        </w:tc>
        <w:tc>
          <w:tcPr>
            <w:tcW w:w="1170" w:type="dxa"/>
          </w:tcPr>
          <w:p w:rsidR="00287CCB" w:rsidRDefault="00287CCB">
            <w:pPr>
              <w:jc w:val="center"/>
            </w:pPr>
            <w:r>
              <w:t>Kyle FitzGerald</w:t>
            </w:r>
          </w:p>
        </w:tc>
        <w:tc>
          <w:tcPr>
            <w:tcW w:w="4860" w:type="dxa"/>
          </w:tcPr>
          <w:p w:rsidR="00287CCB" w:rsidRDefault="00287CCB">
            <w:r>
              <w:t xml:space="preserve">Added EACR E21240 as implemented in version 08.04.01 to CPID $10 description </w:t>
            </w:r>
          </w:p>
        </w:tc>
        <w:tc>
          <w:tcPr>
            <w:tcW w:w="1440" w:type="dxa"/>
          </w:tcPr>
          <w:p w:rsidR="00287CCB" w:rsidRDefault="00287CCB">
            <w:r>
              <w:t>E18458-AI02</w:t>
            </w:r>
          </w:p>
        </w:tc>
      </w:tr>
      <w:tr w:rsidR="00287CCB">
        <w:trPr>
          <w:cantSplit/>
          <w:jc w:val="center"/>
        </w:trPr>
        <w:tc>
          <w:tcPr>
            <w:tcW w:w="1260" w:type="dxa"/>
          </w:tcPr>
          <w:p w:rsidR="00287CCB" w:rsidRDefault="00287CCB"/>
        </w:tc>
        <w:tc>
          <w:tcPr>
            <w:tcW w:w="990" w:type="dxa"/>
          </w:tcPr>
          <w:p w:rsidR="00287CCB" w:rsidRDefault="00287CCB">
            <w:pPr>
              <w:jc w:val="center"/>
            </w:pPr>
            <w:r>
              <w:t>11/05/03</w:t>
            </w:r>
          </w:p>
        </w:tc>
        <w:tc>
          <w:tcPr>
            <w:tcW w:w="1170" w:type="dxa"/>
          </w:tcPr>
          <w:p w:rsidR="00287CCB" w:rsidRDefault="00287CCB">
            <w:pPr>
              <w:jc w:val="center"/>
            </w:pPr>
            <w:r>
              <w:t>Kyle FitzGerald</w:t>
            </w:r>
          </w:p>
        </w:tc>
        <w:tc>
          <w:tcPr>
            <w:tcW w:w="4860" w:type="dxa"/>
          </w:tcPr>
          <w:p w:rsidR="00287CCB" w:rsidRDefault="00287CCB">
            <w:r>
              <w:t>Added description of Corporate DIDs $90, $97, $98, $99, $9A, $A0, $B2, $B4, $B6, $B7, $B8, $B9, $C1-$C8, $C9-$CA, $CB, $CC, $D1-$D8, $D9-$DA, $DB, and $DC</w:t>
            </w:r>
          </w:p>
        </w:tc>
        <w:tc>
          <w:tcPr>
            <w:tcW w:w="1440" w:type="dxa"/>
          </w:tcPr>
          <w:p w:rsidR="00287CCB" w:rsidRDefault="00287CCB">
            <w:r>
              <w:t>E16480-AI03</w:t>
            </w:r>
          </w:p>
        </w:tc>
      </w:tr>
      <w:tr w:rsidR="00287CCB">
        <w:trPr>
          <w:cantSplit/>
          <w:jc w:val="center"/>
        </w:trPr>
        <w:tc>
          <w:tcPr>
            <w:tcW w:w="1260" w:type="dxa"/>
          </w:tcPr>
          <w:p w:rsidR="00287CCB" w:rsidRDefault="00287CCB">
            <w:r>
              <w:t>08.04.01</w:t>
            </w:r>
          </w:p>
        </w:tc>
        <w:tc>
          <w:tcPr>
            <w:tcW w:w="990" w:type="dxa"/>
          </w:tcPr>
          <w:p w:rsidR="00287CCB" w:rsidRDefault="00287CCB">
            <w:pPr>
              <w:jc w:val="center"/>
            </w:pPr>
            <w:r>
              <w:t>08/30/03</w:t>
            </w:r>
          </w:p>
        </w:tc>
        <w:tc>
          <w:tcPr>
            <w:tcW w:w="1170" w:type="dxa"/>
          </w:tcPr>
          <w:p w:rsidR="00287CCB" w:rsidRDefault="00287CCB">
            <w:pPr>
              <w:jc w:val="center"/>
            </w:pPr>
            <w:r>
              <w:t>Kyle FitzGerald</w:t>
            </w:r>
          </w:p>
        </w:tc>
        <w:tc>
          <w:tcPr>
            <w:tcW w:w="4860" w:type="dxa"/>
          </w:tcPr>
          <w:p w:rsidR="00287CCB" w:rsidRDefault="00287CCB">
            <w:r>
              <w:t>Updated list of Return Codes – Add $031D, $0403, $0406, $0407, and $1801.  Remove $0306, $030E, $0313, $0314, $0317, $031C, and $0802.</w:t>
            </w:r>
          </w:p>
        </w:tc>
        <w:tc>
          <w:tcPr>
            <w:tcW w:w="1440" w:type="dxa"/>
          </w:tcPr>
          <w:p w:rsidR="00287CCB" w:rsidRDefault="00287CCB">
            <w:r>
              <w:t>E16480-AI02</w:t>
            </w:r>
          </w:p>
          <w:p w:rsidR="00287CCB" w:rsidRDefault="00287CCB"/>
        </w:tc>
      </w:tr>
      <w:tr w:rsidR="00287CCB">
        <w:trPr>
          <w:cantSplit/>
          <w:jc w:val="center"/>
        </w:trPr>
        <w:tc>
          <w:tcPr>
            <w:tcW w:w="1260" w:type="dxa"/>
          </w:tcPr>
          <w:p w:rsidR="00287CCB" w:rsidRDefault="00287CCB">
            <w:r>
              <w:t>08.04.01</w:t>
            </w:r>
          </w:p>
        </w:tc>
        <w:tc>
          <w:tcPr>
            <w:tcW w:w="990" w:type="dxa"/>
          </w:tcPr>
          <w:p w:rsidR="00287CCB" w:rsidRDefault="00287CCB">
            <w:pPr>
              <w:jc w:val="center"/>
            </w:pPr>
            <w:r>
              <w:t>08/30/03</w:t>
            </w:r>
          </w:p>
        </w:tc>
        <w:tc>
          <w:tcPr>
            <w:tcW w:w="1170" w:type="dxa"/>
          </w:tcPr>
          <w:p w:rsidR="00287CCB" w:rsidRDefault="00287CCB">
            <w:pPr>
              <w:jc w:val="center"/>
            </w:pPr>
            <w:r>
              <w:t>Kyle FitzGerald</w:t>
            </w:r>
          </w:p>
        </w:tc>
        <w:tc>
          <w:tcPr>
            <w:tcW w:w="4860" w:type="dxa"/>
          </w:tcPr>
          <w:p w:rsidR="00287CCB" w:rsidRDefault="00287CCB">
            <w:r>
              <w:t>Added description of CPID $FE</w:t>
            </w:r>
          </w:p>
          <w:p w:rsidR="00287CCB" w:rsidRDefault="00287CCB"/>
        </w:tc>
        <w:tc>
          <w:tcPr>
            <w:tcW w:w="1440" w:type="dxa"/>
          </w:tcPr>
          <w:p w:rsidR="00287CCB" w:rsidRDefault="00287CCB">
            <w:r>
              <w:t>E16480-AI02</w:t>
            </w:r>
          </w:p>
          <w:p w:rsidR="00287CCB" w:rsidRDefault="00287CCB"/>
        </w:tc>
      </w:tr>
      <w:tr w:rsidR="00287CCB">
        <w:trPr>
          <w:cantSplit/>
          <w:jc w:val="center"/>
        </w:trPr>
        <w:tc>
          <w:tcPr>
            <w:tcW w:w="1260" w:type="dxa"/>
          </w:tcPr>
          <w:p w:rsidR="00287CCB" w:rsidRDefault="00287CCB">
            <w:r>
              <w:t>08.04.01</w:t>
            </w:r>
          </w:p>
        </w:tc>
        <w:tc>
          <w:tcPr>
            <w:tcW w:w="990" w:type="dxa"/>
          </w:tcPr>
          <w:p w:rsidR="00287CCB" w:rsidRDefault="00287CCB">
            <w:pPr>
              <w:jc w:val="center"/>
            </w:pPr>
            <w:r>
              <w:t>08/30/03</w:t>
            </w:r>
          </w:p>
        </w:tc>
        <w:tc>
          <w:tcPr>
            <w:tcW w:w="1170" w:type="dxa"/>
          </w:tcPr>
          <w:p w:rsidR="00287CCB" w:rsidRDefault="00287CCB">
            <w:pPr>
              <w:jc w:val="center"/>
            </w:pPr>
            <w:r>
              <w:t>Kyle FitzGerald</w:t>
            </w:r>
          </w:p>
        </w:tc>
        <w:tc>
          <w:tcPr>
            <w:tcW w:w="4860" w:type="dxa"/>
          </w:tcPr>
          <w:p w:rsidR="00287CCB" w:rsidRDefault="00287CCB">
            <w:r>
              <w:t>Added description of CPID $7E</w:t>
            </w:r>
          </w:p>
          <w:p w:rsidR="00287CCB" w:rsidRDefault="00287CCB"/>
        </w:tc>
        <w:tc>
          <w:tcPr>
            <w:tcW w:w="1440" w:type="dxa"/>
          </w:tcPr>
          <w:p w:rsidR="00287CCB" w:rsidRDefault="00287CCB">
            <w:r>
              <w:t>E16480-AI02</w:t>
            </w:r>
          </w:p>
          <w:p w:rsidR="00287CCB" w:rsidRDefault="00287CCB">
            <w:r>
              <w:t>E16447-AI01</w:t>
            </w:r>
          </w:p>
        </w:tc>
      </w:tr>
      <w:tr w:rsidR="00287CCB">
        <w:trPr>
          <w:cantSplit/>
          <w:jc w:val="center"/>
        </w:trPr>
        <w:tc>
          <w:tcPr>
            <w:tcW w:w="1260" w:type="dxa"/>
          </w:tcPr>
          <w:p w:rsidR="00287CCB" w:rsidRDefault="00287CCB">
            <w:r>
              <w:t>08.04.01</w:t>
            </w:r>
          </w:p>
        </w:tc>
        <w:tc>
          <w:tcPr>
            <w:tcW w:w="990" w:type="dxa"/>
          </w:tcPr>
          <w:p w:rsidR="00287CCB" w:rsidRDefault="00287CCB">
            <w:pPr>
              <w:jc w:val="center"/>
            </w:pPr>
            <w:r>
              <w:t>08/30/03</w:t>
            </w:r>
          </w:p>
        </w:tc>
        <w:tc>
          <w:tcPr>
            <w:tcW w:w="1170" w:type="dxa"/>
          </w:tcPr>
          <w:p w:rsidR="00287CCB" w:rsidRDefault="00287CCB">
            <w:pPr>
              <w:jc w:val="center"/>
            </w:pPr>
            <w:r>
              <w:t>Kyle FitzGerald</w:t>
            </w:r>
          </w:p>
        </w:tc>
        <w:tc>
          <w:tcPr>
            <w:tcW w:w="4860" w:type="dxa"/>
          </w:tcPr>
          <w:p w:rsidR="00287CCB" w:rsidRDefault="00287CCB">
            <w:r>
              <w:t>Added description of CPID $7D</w:t>
            </w:r>
          </w:p>
          <w:p w:rsidR="00287CCB" w:rsidRDefault="00287CCB"/>
        </w:tc>
        <w:tc>
          <w:tcPr>
            <w:tcW w:w="1440" w:type="dxa"/>
          </w:tcPr>
          <w:p w:rsidR="00287CCB" w:rsidRDefault="00287CCB">
            <w:r>
              <w:t>E16480-AI02</w:t>
            </w:r>
          </w:p>
          <w:p w:rsidR="00287CCB" w:rsidRDefault="00287CCB">
            <w:r>
              <w:t>E16447-AI01</w:t>
            </w:r>
          </w:p>
        </w:tc>
      </w:tr>
      <w:tr w:rsidR="00287CCB">
        <w:trPr>
          <w:cantSplit/>
          <w:jc w:val="center"/>
        </w:trPr>
        <w:tc>
          <w:tcPr>
            <w:tcW w:w="1260" w:type="dxa"/>
          </w:tcPr>
          <w:p w:rsidR="00287CCB" w:rsidRDefault="00287CCB">
            <w:r>
              <w:t>08.04.01</w:t>
            </w:r>
          </w:p>
        </w:tc>
        <w:tc>
          <w:tcPr>
            <w:tcW w:w="990" w:type="dxa"/>
          </w:tcPr>
          <w:p w:rsidR="00287CCB" w:rsidRDefault="00287CCB">
            <w:pPr>
              <w:jc w:val="center"/>
            </w:pPr>
            <w:r>
              <w:t>08/30/03</w:t>
            </w:r>
          </w:p>
        </w:tc>
        <w:tc>
          <w:tcPr>
            <w:tcW w:w="1170" w:type="dxa"/>
          </w:tcPr>
          <w:p w:rsidR="00287CCB" w:rsidRDefault="00287CCB">
            <w:pPr>
              <w:jc w:val="center"/>
            </w:pPr>
            <w:r>
              <w:t>Kyle FitzGerald</w:t>
            </w:r>
          </w:p>
        </w:tc>
        <w:tc>
          <w:tcPr>
            <w:tcW w:w="4860" w:type="dxa"/>
          </w:tcPr>
          <w:p w:rsidR="00287CCB" w:rsidRDefault="00287CCB">
            <w:r>
              <w:t>Added description of CPID $3B</w:t>
            </w:r>
          </w:p>
          <w:p w:rsidR="00287CCB" w:rsidRDefault="00287CCB"/>
        </w:tc>
        <w:tc>
          <w:tcPr>
            <w:tcW w:w="1440" w:type="dxa"/>
          </w:tcPr>
          <w:p w:rsidR="00287CCB" w:rsidRDefault="00287CCB">
            <w:r>
              <w:t>E16480-AI02</w:t>
            </w:r>
          </w:p>
          <w:p w:rsidR="00287CCB" w:rsidRDefault="00287CCB"/>
        </w:tc>
      </w:tr>
      <w:tr w:rsidR="00287CCB">
        <w:trPr>
          <w:cantSplit/>
          <w:jc w:val="center"/>
        </w:trPr>
        <w:tc>
          <w:tcPr>
            <w:tcW w:w="1260" w:type="dxa"/>
          </w:tcPr>
          <w:p w:rsidR="00287CCB" w:rsidRDefault="00287CCB">
            <w:r>
              <w:t>08.04.01</w:t>
            </w:r>
          </w:p>
        </w:tc>
        <w:tc>
          <w:tcPr>
            <w:tcW w:w="990" w:type="dxa"/>
          </w:tcPr>
          <w:p w:rsidR="00287CCB" w:rsidRDefault="00287CCB">
            <w:pPr>
              <w:jc w:val="center"/>
            </w:pPr>
            <w:r>
              <w:t>08/30/03</w:t>
            </w:r>
          </w:p>
        </w:tc>
        <w:tc>
          <w:tcPr>
            <w:tcW w:w="1170" w:type="dxa"/>
          </w:tcPr>
          <w:p w:rsidR="00287CCB" w:rsidRDefault="00287CCB">
            <w:pPr>
              <w:jc w:val="center"/>
            </w:pPr>
            <w:r>
              <w:t>Kyle FitzGerald</w:t>
            </w:r>
          </w:p>
        </w:tc>
        <w:tc>
          <w:tcPr>
            <w:tcW w:w="4860" w:type="dxa"/>
          </w:tcPr>
          <w:p w:rsidR="00287CCB" w:rsidRDefault="00287CCB">
            <w:r>
              <w:t>Added description of CPID $3A</w:t>
            </w:r>
          </w:p>
          <w:p w:rsidR="00287CCB" w:rsidRDefault="00287CCB"/>
        </w:tc>
        <w:tc>
          <w:tcPr>
            <w:tcW w:w="1440" w:type="dxa"/>
          </w:tcPr>
          <w:p w:rsidR="00287CCB" w:rsidRDefault="00287CCB">
            <w:r>
              <w:t>E16480-AI02</w:t>
            </w:r>
          </w:p>
          <w:p w:rsidR="00287CCB" w:rsidRDefault="00287CCB"/>
        </w:tc>
      </w:tr>
      <w:tr w:rsidR="00287CCB">
        <w:trPr>
          <w:cantSplit/>
          <w:jc w:val="center"/>
        </w:trPr>
        <w:tc>
          <w:tcPr>
            <w:tcW w:w="1260" w:type="dxa"/>
          </w:tcPr>
          <w:p w:rsidR="00287CCB" w:rsidRDefault="00287CCB">
            <w:r>
              <w:t>08.04.01</w:t>
            </w:r>
          </w:p>
        </w:tc>
        <w:tc>
          <w:tcPr>
            <w:tcW w:w="990" w:type="dxa"/>
          </w:tcPr>
          <w:p w:rsidR="00287CCB" w:rsidRDefault="00287CCB">
            <w:pPr>
              <w:jc w:val="center"/>
            </w:pPr>
            <w:r>
              <w:t>08/30/03</w:t>
            </w:r>
          </w:p>
        </w:tc>
        <w:tc>
          <w:tcPr>
            <w:tcW w:w="1170" w:type="dxa"/>
          </w:tcPr>
          <w:p w:rsidR="00287CCB" w:rsidRDefault="00287CCB">
            <w:pPr>
              <w:jc w:val="center"/>
            </w:pPr>
            <w:r>
              <w:t>Kyle FitzGerald</w:t>
            </w:r>
          </w:p>
        </w:tc>
        <w:tc>
          <w:tcPr>
            <w:tcW w:w="4860" w:type="dxa"/>
          </w:tcPr>
          <w:p w:rsidR="00287CCB" w:rsidRDefault="00287CCB">
            <w:r>
              <w:t>Added description of CPID $38</w:t>
            </w:r>
          </w:p>
          <w:p w:rsidR="00287CCB" w:rsidRDefault="00287CCB"/>
        </w:tc>
        <w:tc>
          <w:tcPr>
            <w:tcW w:w="1440" w:type="dxa"/>
          </w:tcPr>
          <w:p w:rsidR="00287CCB" w:rsidRDefault="00287CCB">
            <w:r>
              <w:t>E16480-AI02</w:t>
            </w:r>
          </w:p>
          <w:p w:rsidR="00287CCB" w:rsidRDefault="00287CCB"/>
        </w:tc>
      </w:tr>
      <w:tr w:rsidR="00287CCB">
        <w:trPr>
          <w:cantSplit/>
          <w:jc w:val="center"/>
        </w:trPr>
        <w:tc>
          <w:tcPr>
            <w:tcW w:w="1260" w:type="dxa"/>
          </w:tcPr>
          <w:p w:rsidR="00287CCB" w:rsidRDefault="00287CCB">
            <w:r>
              <w:t>08.04.01</w:t>
            </w:r>
          </w:p>
        </w:tc>
        <w:tc>
          <w:tcPr>
            <w:tcW w:w="990" w:type="dxa"/>
          </w:tcPr>
          <w:p w:rsidR="00287CCB" w:rsidRDefault="00287CCB">
            <w:pPr>
              <w:jc w:val="center"/>
            </w:pPr>
            <w:r>
              <w:t>08/30/03</w:t>
            </w:r>
          </w:p>
        </w:tc>
        <w:tc>
          <w:tcPr>
            <w:tcW w:w="1170" w:type="dxa"/>
          </w:tcPr>
          <w:p w:rsidR="00287CCB" w:rsidRDefault="00287CCB">
            <w:pPr>
              <w:jc w:val="center"/>
            </w:pPr>
            <w:r>
              <w:t>Kyle FitzGerald</w:t>
            </w:r>
          </w:p>
        </w:tc>
        <w:tc>
          <w:tcPr>
            <w:tcW w:w="4860" w:type="dxa"/>
          </w:tcPr>
          <w:p w:rsidR="00287CCB" w:rsidRDefault="00287CCB">
            <w:r>
              <w:t>Added description of CPID $34</w:t>
            </w:r>
          </w:p>
          <w:p w:rsidR="00287CCB" w:rsidRDefault="00287CCB"/>
        </w:tc>
        <w:tc>
          <w:tcPr>
            <w:tcW w:w="1440" w:type="dxa"/>
          </w:tcPr>
          <w:p w:rsidR="00287CCB" w:rsidRDefault="00287CCB">
            <w:r>
              <w:t>E16480-AI02</w:t>
            </w:r>
          </w:p>
          <w:p w:rsidR="00287CCB" w:rsidRDefault="00287CCB"/>
        </w:tc>
      </w:tr>
      <w:tr w:rsidR="00287CCB">
        <w:trPr>
          <w:cantSplit/>
          <w:jc w:val="center"/>
        </w:trPr>
        <w:tc>
          <w:tcPr>
            <w:tcW w:w="1260" w:type="dxa"/>
          </w:tcPr>
          <w:p w:rsidR="00287CCB" w:rsidRDefault="00287CCB">
            <w:r>
              <w:t>08.04.01</w:t>
            </w:r>
          </w:p>
        </w:tc>
        <w:tc>
          <w:tcPr>
            <w:tcW w:w="990" w:type="dxa"/>
          </w:tcPr>
          <w:p w:rsidR="00287CCB" w:rsidRDefault="00287CCB">
            <w:pPr>
              <w:jc w:val="center"/>
            </w:pPr>
            <w:r>
              <w:t>08/30/03</w:t>
            </w:r>
          </w:p>
        </w:tc>
        <w:tc>
          <w:tcPr>
            <w:tcW w:w="1170" w:type="dxa"/>
          </w:tcPr>
          <w:p w:rsidR="00287CCB" w:rsidRDefault="00287CCB">
            <w:pPr>
              <w:jc w:val="center"/>
            </w:pPr>
            <w:r>
              <w:t>Kyle FitzGerald</w:t>
            </w:r>
          </w:p>
        </w:tc>
        <w:tc>
          <w:tcPr>
            <w:tcW w:w="4860" w:type="dxa"/>
          </w:tcPr>
          <w:p w:rsidR="00287CCB" w:rsidRDefault="00287CCB">
            <w:r>
              <w:t>Added description of CPID $30</w:t>
            </w:r>
          </w:p>
          <w:p w:rsidR="00287CCB" w:rsidRDefault="00287CCB"/>
        </w:tc>
        <w:tc>
          <w:tcPr>
            <w:tcW w:w="1440" w:type="dxa"/>
          </w:tcPr>
          <w:p w:rsidR="00287CCB" w:rsidRDefault="00287CCB">
            <w:r>
              <w:t>E16480-AI02</w:t>
            </w:r>
          </w:p>
          <w:p w:rsidR="00287CCB" w:rsidRDefault="00287CCB">
            <w:r>
              <w:t>E11697-AI02</w:t>
            </w:r>
          </w:p>
        </w:tc>
      </w:tr>
      <w:tr w:rsidR="00287CCB">
        <w:trPr>
          <w:cantSplit/>
          <w:jc w:val="center"/>
        </w:trPr>
        <w:tc>
          <w:tcPr>
            <w:tcW w:w="1260" w:type="dxa"/>
          </w:tcPr>
          <w:p w:rsidR="00287CCB" w:rsidRDefault="00287CCB">
            <w:r>
              <w:t>08.04.01</w:t>
            </w:r>
          </w:p>
        </w:tc>
        <w:tc>
          <w:tcPr>
            <w:tcW w:w="990" w:type="dxa"/>
          </w:tcPr>
          <w:p w:rsidR="00287CCB" w:rsidRDefault="00287CCB">
            <w:pPr>
              <w:jc w:val="center"/>
            </w:pPr>
            <w:r>
              <w:t>08/29/03</w:t>
            </w:r>
          </w:p>
        </w:tc>
        <w:tc>
          <w:tcPr>
            <w:tcW w:w="1170" w:type="dxa"/>
          </w:tcPr>
          <w:p w:rsidR="00287CCB" w:rsidRDefault="00287CCB">
            <w:pPr>
              <w:jc w:val="center"/>
            </w:pPr>
            <w:r>
              <w:t>Kyle FitzGerald</w:t>
            </w:r>
          </w:p>
        </w:tc>
        <w:tc>
          <w:tcPr>
            <w:tcW w:w="4860" w:type="dxa"/>
          </w:tcPr>
          <w:p w:rsidR="00287CCB" w:rsidRDefault="00287CCB">
            <w:r>
              <w:t>Added description of CPID $28</w:t>
            </w:r>
          </w:p>
          <w:p w:rsidR="00287CCB" w:rsidRDefault="00287CCB"/>
        </w:tc>
        <w:tc>
          <w:tcPr>
            <w:tcW w:w="1440" w:type="dxa"/>
          </w:tcPr>
          <w:p w:rsidR="00287CCB" w:rsidRDefault="00287CCB">
            <w:r>
              <w:t>E16480-AI02</w:t>
            </w:r>
          </w:p>
          <w:p w:rsidR="00287CCB" w:rsidRDefault="00287CCB">
            <w:r>
              <w:t>E13388-AI03</w:t>
            </w:r>
          </w:p>
        </w:tc>
      </w:tr>
      <w:tr w:rsidR="00287CCB">
        <w:trPr>
          <w:cantSplit/>
          <w:jc w:val="center"/>
        </w:trPr>
        <w:tc>
          <w:tcPr>
            <w:tcW w:w="1260" w:type="dxa"/>
          </w:tcPr>
          <w:p w:rsidR="00287CCB" w:rsidRDefault="00287CCB">
            <w:r>
              <w:t>08.04.01</w:t>
            </w:r>
          </w:p>
        </w:tc>
        <w:tc>
          <w:tcPr>
            <w:tcW w:w="990" w:type="dxa"/>
          </w:tcPr>
          <w:p w:rsidR="00287CCB" w:rsidRDefault="00287CCB">
            <w:pPr>
              <w:jc w:val="center"/>
            </w:pPr>
            <w:r>
              <w:t>08/29/03</w:t>
            </w:r>
          </w:p>
        </w:tc>
        <w:tc>
          <w:tcPr>
            <w:tcW w:w="1170" w:type="dxa"/>
          </w:tcPr>
          <w:p w:rsidR="00287CCB" w:rsidRDefault="00287CCB">
            <w:pPr>
              <w:jc w:val="center"/>
            </w:pPr>
            <w:r>
              <w:t>Kyle FitzGerald</w:t>
            </w:r>
          </w:p>
        </w:tc>
        <w:tc>
          <w:tcPr>
            <w:tcW w:w="4860" w:type="dxa"/>
          </w:tcPr>
          <w:p w:rsidR="00287CCB" w:rsidRDefault="00287CCB">
            <w:r>
              <w:t>Added description of CPID $20</w:t>
            </w:r>
          </w:p>
          <w:p w:rsidR="00287CCB" w:rsidRDefault="00287CCB"/>
        </w:tc>
        <w:tc>
          <w:tcPr>
            <w:tcW w:w="1440" w:type="dxa"/>
          </w:tcPr>
          <w:p w:rsidR="00287CCB" w:rsidRDefault="00287CCB">
            <w:r>
              <w:t>E16480-AI02</w:t>
            </w:r>
          </w:p>
          <w:p w:rsidR="00287CCB" w:rsidRDefault="00287CCB">
            <w:r>
              <w:t>E16823-AI02</w:t>
            </w:r>
          </w:p>
        </w:tc>
      </w:tr>
      <w:tr w:rsidR="00287CCB">
        <w:trPr>
          <w:cantSplit/>
          <w:jc w:val="center"/>
        </w:trPr>
        <w:tc>
          <w:tcPr>
            <w:tcW w:w="1260" w:type="dxa"/>
          </w:tcPr>
          <w:p w:rsidR="00287CCB" w:rsidRDefault="00287CCB">
            <w:r>
              <w:t>08.04.01</w:t>
            </w:r>
          </w:p>
        </w:tc>
        <w:tc>
          <w:tcPr>
            <w:tcW w:w="990" w:type="dxa"/>
          </w:tcPr>
          <w:p w:rsidR="00287CCB" w:rsidRDefault="00287CCB">
            <w:pPr>
              <w:jc w:val="center"/>
            </w:pPr>
            <w:r>
              <w:t>08/28/03</w:t>
            </w:r>
          </w:p>
        </w:tc>
        <w:tc>
          <w:tcPr>
            <w:tcW w:w="1170" w:type="dxa"/>
          </w:tcPr>
          <w:p w:rsidR="00287CCB" w:rsidRDefault="00287CCB">
            <w:pPr>
              <w:jc w:val="center"/>
            </w:pPr>
            <w:r>
              <w:t>Kyle FitzGerald</w:t>
            </w:r>
          </w:p>
        </w:tc>
        <w:tc>
          <w:tcPr>
            <w:tcW w:w="4860" w:type="dxa"/>
          </w:tcPr>
          <w:p w:rsidR="00287CCB" w:rsidRDefault="00287CCB">
            <w:r>
              <w:t>Added description of CPID $1E</w:t>
            </w:r>
          </w:p>
          <w:p w:rsidR="00287CCB" w:rsidRDefault="00287CCB"/>
        </w:tc>
        <w:tc>
          <w:tcPr>
            <w:tcW w:w="1440" w:type="dxa"/>
          </w:tcPr>
          <w:p w:rsidR="00287CCB" w:rsidRDefault="00287CCB">
            <w:r>
              <w:t>E16480-AI02</w:t>
            </w:r>
          </w:p>
          <w:p w:rsidR="00287CCB" w:rsidRDefault="00287CCB">
            <w:r>
              <w:t>E18916-AI01</w:t>
            </w:r>
          </w:p>
          <w:p w:rsidR="00287CCB" w:rsidRDefault="00287CCB">
            <w:r>
              <w:t>E11697-AI02</w:t>
            </w:r>
          </w:p>
        </w:tc>
      </w:tr>
      <w:tr w:rsidR="00287CCB">
        <w:trPr>
          <w:cantSplit/>
          <w:jc w:val="center"/>
        </w:trPr>
        <w:tc>
          <w:tcPr>
            <w:tcW w:w="1260" w:type="dxa"/>
          </w:tcPr>
          <w:p w:rsidR="00287CCB" w:rsidRDefault="00287CCB">
            <w:r>
              <w:t>08.04.01</w:t>
            </w:r>
          </w:p>
        </w:tc>
        <w:tc>
          <w:tcPr>
            <w:tcW w:w="990" w:type="dxa"/>
          </w:tcPr>
          <w:p w:rsidR="00287CCB" w:rsidRDefault="00287CCB">
            <w:pPr>
              <w:jc w:val="center"/>
            </w:pPr>
            <w:r>
              <w:t>08/28/03</w:t>
            </w:r>
          </w:p>
        </w:tc>
        <w:tc>
          <w:tcPr>
            <w:tcW w:w="1170" w:type="dxa"/>
          </w:tcPr>
          <w:p w:rsidR="00287CCB" w:rsidRDefault="00287CCB">
            <w:pPr>
              <w:jc w:val="center"/>
            </w:pPr>
            <w:r>
              <w:t>Kyle FitzGerald</w:t>
            </w:r>
          </w:p>
        </w:tc>
        <w:tc>
          <w:tcPr>
            <w:tcW w:w="4860" w:type="dxa"/>
          </w:tcPr>
          <w:p w:rsidR="00287CCB" w:rsidRDefault="00287CCB">
            <w:r>
              <w:t>Added description of CPID $1D</w:t>
            </w:r>
          </w:p>
          <w:p w:rsidR="00287CCB" w:rsidRDefault="00287CCB"/>
        </w:tc>
        <w:tc>
          <w:tcPr>
            <w:tcW w:w="1440" w:type="dxa"/>
          </w:tcPr>
          <w:p w:rsidR="00287CCB" w:rsidRDefault="00287CCB">
            <w:r>
              <w:t>E16480-AI02</w:t>
            </w:r>
          </w:p>
          <w:p w:rsidR="00287CCB" w:rsidRDefault="00287CCB">
            <w:r>
              <w:t>E17801-AI02</w:t>
            </w:r>
          </w:p>
          <w:p w:rsidR="00287CCB" w:rsidRDefault="00287CCB">
            <w:r>
              <w:t>E11697-AI02</w:t>
            </w:r>
          </w:p>
        </w:tc>
      </w:tr>
      <w:tr w:rsidR="00287CCB" w:rsidRPr="00DD2ECF">
        <w:trPr>
          <w:cantSplit/>
          <w:jc w:val="center"/>
        </w:trPr>
        <w:tc>
          <w:tcPr>
            <w:tcW w:w="1260" w:type="dxa"/>
          </w:tcPr>
          <w:p w:rsidR="00287CCB" w:rsidRDefault="00287CCB">
            <w:r>
              <w:t>08.04.01</w:t>
            </w:r>
          </w:p>
        </w:tc>
        <w:tc>
          <w:tcPr>
            <w:tcW w:w="990" w:type="dxa"/>
          </w:tcPr>
          <w:p w:rsidR="00287CCB" w:rsidRDefault="00287CCB">
            <w:pPr>
              <w:jc w:val="center"/>
            </w:pPr>
            <w:r>
              <w:t>08/28/03</w:t>
            </w:r>
          </w:p>
        </w:tc>
        <w:tc>
          <w:tcPr>
            <w:tcW w:w="1170" w:type="dxa"/>
          </w:tcPr>
          <w:p w:rsidR="00287CCB" w:rsidRDefault="00287CCB">
            <w:pPr>
              <w:jc w:val="center"/>
            </w:pPr>
            <w:r>
              <w:t>Kyle FitzGerald</w:t>
            </w:r>
          </w:p>
        </w:tc>
        <w:tc>
          <w:tcPr>
            <w:tcW w:w="4860" w:type="dxa"/>
          </w:tcPr>
          <w:p w:rsidR="00287CCB" w:rsidRDefault="00287CCB">
            <w:r>
              <w:t>Added description of CPID $1C</w:t>
            </w:r>
          </w:p>
          <w:p w:rsidR="00287CCB" w:rsidRDefault="00287CCB"/>
        </w:tc>
        <w:tc>
          <w:tcPr>
            <w:tcW w:w="1440" w:type="dxa"/>
          </w:tcPr>
          <w:p w:rsidR="00287CCB" w:rsidRPr="00DD2ECF" w:rsidRDefault="00287CCB">
            <w:pPr>
              <w:rPr>
                <w:lang w:val="it-IT"/>
              </w:rPr>
            </w:pPr>
            <w:r w:rsidRPr="00DD2ECF">
              <w:rPr>
                <w:lang w:val="it-IT"/>
              </w:rPr>
              <w:t>E16480-AI02</w:t>
            </w:r>
          </w:p>
          <w:p w:rsidR="00287CCB" w:rsidRPr="00DD2ECF" w:rsidRDefault="00287CCB">
            <w:pPr>
              <w:rPr>
                <w:lang w:val="it-IT"/>
              </w:rPr>
            </w:pPr>
            <w:r w:rsidRPr="00DD2ECF">
              <w:rPr>
                <w:lang w:val="it-IT"/>
              </w:rPr>
              <w:t>E17801-AI02</w:t>
            </w:r>
          </w:p>
          <w:p w:rsidR="00287CCB" w:rsidRPr="00DD2ECF" w:rsidRDefault="00287CCB">
            <w:pPr>
              <w:rPr>
                <w:lang w:val="it-IT"/>
              </w:rPr>
            </w:pPr>
            <w:r w:rsidRPr="00DD2ECF">
              <w:rPr>
                <w:lang w:val="it-IT"/>
              </w:rPr>
              <w:t>E16463-AI04</w:t>
            </w:r>
          </w:p>
          <w:p w:rsidR="00287CCB" w:rsidRPr="00DD2ECF" w:rsidRDefault="00287CCB">
            <w:pPr>
              <w:rPr>
                <w:lang w:val="it-IT"/>
              </w:rPr>
            </w:pPr>
            <w:r w:rsidRPr="00DD2ECF">
              <w:rPr>
                <w:lang w:val="it-IT"/>
              </w:rPr>
              <w:t>E11697-AI02</w:t>
            </w:r>
          </w:p>
        </w:tc>
      </w:tr>
      <w:tr w:rsidR="00287CCB">
        <w:trPr>
          <w:cantSplit/>
          <w:jc w:val="center"/>
        </w:trPr>
        <w:tc>
          <w:tcPr>
            <w:tcW w:w="1260" w:type="dxa"/>
          </w:tcPr>
          <w:p w:rsidR="00287CCB" w:rsidRDefault="00287CCB">
            <w:r>
              <w:t>08.04.01</w:t>
            </w:r>
          </w:p>
        </w:tc>
        <w:tc>
          <w:tcPr>
            <w:tcW w:w="990" w:type="dxa"/>
          </w:tcPr>
          <w:p w:rsidR="00287CCB" w:rsidRDefault="00287CCB">
            <w:pPr>
              <w:jc w:val="center"/>
            </w:pPr>
            <w:r>
              <w:t>08/27/03</w:t>
            </w:r>
          </w:p>
        </w:tc>
        <w:tc>
          <w:tcPr>
            <w:tcW w:w="1170" w:type="dxa"/>
          </w:tcPr>
          <w:p w:rsidR="00287CCB" w:rsidRDefault="00287CCB">
            <w:pPr>
              <w:jc w:val="center"/>
            </w:pPr>
            <w:r>
              <w:t>Kyle FitzGerald</w:t>
            </w:r>
          </w:p>
        </w:tc>
        <w:tc>
          <w:tcPr>
            <w:tcW w:w="4860" w:type="dxa"/>
          </w:tcPr>
          <w:p w:rsidR="00287CCB" w:rsidRDefault="00287CCB">
            <w:r>
              <w:t>Added description of CPID $18</w:t>
            </w:r>
          </w:p>
          <w:p w:rsidR="00287CCB" w:rsidRDefault="00287CCB"/>
        </w:tc>
        <w:tc>
          <w:tcPr>
            <w:tcW w:w="1440" w:type="dxa"/>
          </w:tcPr>
          <w:p w:rsidR="00287CCB" w:rsidRDefault="00287CCB">
            <w:r>
              <w:t>E16480-AI02</w:t>
            </w:r>
          </w:p>
          <w:p w:rsidR="00287CCB" w:rsidRDefault="00287CCB">
            <w:r>
              <w:t>E11697-AI02</w:t>
            </w:r>
          </w:p>
        </w:tc>
      </w:tr>
      <w:tr w:rsidR="00287CCB">
        <w:trPr>
          <w:cantSplit/>
          <w:jc w:val="center"/>
        </w:trPr>
        <w:tc>
          <w:tcPr>
            <w:tcW w:w="1260" w:type="dxa"/>
          </w:tcPr>
          <w:p w:rsidR="00287CCB" w:rsidRDefault="00287CCB">
            <w:r>
              <w:t>08.04.01</w:t>
            </w:r>
          </w:p>
        </w:tc>
        <w:tc>
          <w:tcPr>
            <w:tcW w:w="990" w:type="dxa"/>
          </w:tcPr>
          <w:p w:rsidR="00287CCB" w:rsidRDefault="00287CCB">
            <w:pPr>
              <w:jc w:val="center"/>
            </w:pPr>
            <w:r>
              <w:t>08/27/03</w:t>
            </w:r>
          </w:p>
        </w:tc>
        <w:tc>
          <w:tcPr>
            <w:tcW w:w="1170" w:type="dxa"/>
          </w:tcPr>
          <w:p w:rsidR="00287CCB" w:rsidRDefault="00287CCB">
            <w:pPr>
              <w:jc w:val="center"/>
            </w:pPr>
            <w:r>
              <w:t>Kyle FitzGerald</w:t>
            </w:r>
          </w:p>
        </w:tc>
        <w:tc>
          <w:tcPr>
            <w:tcW w:w="4860" w:type="dxa"/>
          </w:tcPr>
          <w:p w:rsidR="00287CCB" w:rsidRDefault="00287CCB">
            <w:r>
              <w:t>Added description of CPID $14</w:t>
            </w:r>
          </w:p>
          <w:p w:rsidR="00287CCB" w:rsidRDefault="00287CCB"/>
        </w:tc>
        <w:tc>
          <w:tcPr>
            <w:tcW w:w="1440" w:type="dxa"/>
          </w:tcPr>
          <w:p w:rsidR="00287CCB" w:rsidRPr="00DD2ECF" w:rsidRDefault="00287CCB">
            <w:pPr>
              <w:rPr>
                <w:lang w:val="it-IT"/>
              </w:rPr>
            </w:pPr>
            <w:r w:rsidRPr="00DD2ECF">
              <w:rPr>
                <w:lang w:val="it-IT"/>
              </w:rPr>
              <w:t>E16480-AI02</w:t>
            </w:r>
          </w:p>
          <w:p w:rsidR="00287CCB" w:rsidRPr="00DD2ECF" w:rsidRDefault="00287CCB">
            <w:pPr>
              <w:rPr>
                <w:lang w:val="it-IT"/>
              </w:rPr>
            </w:pPr>
            <w:r w:rsidRPr="00DD2ECF">
              <w:rPr>
                <w:lang w:val="it-IT"/>
              </w:rPr>
              <w:t>E18198-AI02</w:t>
            </w:r>
          </w:p>
          <w:p w:rsidR="00287CCB" w:rsidRPr="00DD2ECF" w:rsidRDefault="00287CCB">
            <w:pPr>
              <w:rPr>
                <w:lang w:val="it-IT"/>
              </w:rPr>
            </w:pPr>
            <w:r w:rsidRPr="00DD2ECF">
              <w:rPr>
                <w:lang w:val="it-IT"/>
              </w:rPr>
              <w:t>E18199-AI02</w:t>
            </w:r>
          </w:p>
          <w:p w:rsidR="00287CCB" w:rsidRPr="00DD2ECF" w:rsidRDefault="00287CCB">
            <w:pPr>
              <w:rPr>
                <w:lang w:val="it-IT"/>
              </w:rPr>
            </w:pPr>
            <w:r w:rsidRPr="00DD2ECF">
              <w:rPr>
                <w:lang w:val="it-IT"/>
              </w:rPr>
              <w:t>E20037-AI02</w:t>
            </w:r>
          </w:p>
          <w:p w:rsidR="00287CCB" w:rsidRDefault="00287CCB">
            <w:r>
              <w:t>E13863-AI03</w:t>
            </w:r>
          </w:p>
          <w:p w:rsidR="00287CCB" w:rsidRDefault="00287CCB">
            <w:r>
              <w:t>E13525-AI02</w:t>
            </w:r>
          </w:p>
        </w:tc>
      </w:tr>
      <w:tr w:rsidR="00287CCB">
        <w:trPr>
          <w:cantSplit/>
          <w:jc w:val="center"/>
        </w:trPr>
        <w:tc>
          <w:tcPr>
            <w:tcW w:w="1260" w:type="dxa"/>
          </w:tcPr>
          <w:p w:rsidR="00287CCB" w:rsidRDefault="00287CCB">
            <w:r>
              <w:t>08.04.01</w:t>
            </w:r>
          </w:p>
        </w:tc>
        <w:tc>
          <w:tcPr>
            <w:tcW w:w="990" w:type="dxa"/>
          </w:tcPr>
          <w:p w:rsidR="00287CCB" w:rsidRDefault="00287CCB">
            <w:pPr>
              <w:jc w:val="center"/>
            </w:pPr>
            <w:r>
              <w:t>08/21/03</w:t>
            </w:r>
          </w:p>
        </w:tc>
        <w:tc>
          <w:tcPr>
            <w:tcW w:w="1170" w:type="dxa"/>
          </w:tcPr>
          <w:p w:rsidR="00287CCB" w:rsidRDefault="00287CCB">
            <w:pPr>
              <w:jc w:val="center"/>
            </w:pPr>
            <w:r>
              <w:t>Kyle FitzGerald</w:t>
            </w:r>
          </w:p>
        </w:tc>
        <w:tc>
          <w:tcPr>
            <w:tcW w:w="4860" w:type="dxa"/>
          </w:tcPr>
          <w:p w:rsidR="00287CCB" w:rsidRDefault="00287CCB">
            <w:r>
              <w:t>Added description of CPID $10</w:t>
            </w:r>
          </w:p>
          <w:p w:rsidR="00287CCB" w:rsidRDefault="00287CCB"/>
        </w:tc>
        <w:tc>
          <w:tcPr>
            <w:tcW w:w="1440" w:type="dxa"/>
          </w:tcPr>
          <w:p w:rsidR="00287CCB" w:rsidRPr="00DD2ECF" w:rsidRDefault="00287CCB">
            <w:pPr>
              <w:rPr>
                <w:lang w:val="it-IT"/>
              </w:rPr>
            </w:pPr>
            <w:r w:rsidRPr="00DD2ECF">
              <w:rPr>
                <w:lang w:val="it-IT"/>
              </w:rPr>
              <w:t>E16480-AI02</w:t>
            </w:r>
          </w:p>
          <w:p w:rsidR="00287CCB" w:rsidRPr="00DD2ECF" w:rsidRDefault="00287CCB">
            <w:pPr>
              <w:rPr>
                <w:lang w:val="it-IT"/>
              </w:rPr>
            </w:pPr>
            <w:r w:rsidRPr="00DD2ECF">
              <w:rPr>
                <w:lang w:val="it-IT"/>
              </w:rPr>
              <w:t>E14658-AI02</w:t>
            </w:r>
          </w:p>
          <w:p w:rsidR="00287CCB" w:rsidRPr="00DD2ECF" w:rsidRDefault="00287CCB">
            <w:pPr>
              <w:rPr>
                <w:lang w:val="it-IT"/>
              </w:rPr>
            </w:pPr>
            <w:r w:rsidRPr="00DD2ECF">
              <w:rPr>
                <w:lang w:val="it-IT"/>
              </w:rPr>
              <w:t>E16823-AI02</w:t>
            </w:r>
          </w:p>
          <w:p w:rsidR="00287CCB" w:rsidRPr="00DD2ECF" w:rsidRDefault="00287CCB">
            <w:pPr>
              <w:rPr>
                <w:lang w:val="it-IT"/>
              </w:rPr>
            </w:pPr>
            <w:r w:rsidRPr="00DD2ECF">
              <w:rPr>
                <w:lang w:val="it-IT"/>
              </w:rPr>
              <w:t>E13667-AI01</w:t>
            </w:r>
          </w:p>
          <w:p w:rsidR="00287CCB" w:rsidRDefault="00287CCB">
            <w:r>
              <w:t>E11697-AI02</w:t>
            </w:r>
          </w:p>
          <w:p w:rsidR="00287CCB" w:rsidRDefault="00287CCB">
            <w:r>
              <w:t>E21240-AI01</w:t>
            </w:r>
          </w:p>
        </w:tc>
      </w:tr>
      <w:tr w:rsidR="00287CCB">
        <w:trPr>
          <w:cantSplit/>
          <w:jc w:val="center"/>
        </w:trPr>
        <w:tc>
          <w:tcPr>
            <w:tcW w:w="1260" w:type="dxa"/>
          </w:tcPr>
          <w:p w:rsidR="00287CCB" w:rsidRDefault="00287CCB">
            <w:r>
              <w:t>08.04.01</w:t>
            </w:r>
          </w:p>
        </w:tc>
        <w:tc>
          <w:tcPr>
            <w:tcW w:w="990" w:type="dxa"/>
          </w:tcPr>
          <w:p w:rsidR="00287CCB" w:rsidRDefault="00287CCB">
            <w:pPr>
              <w:jc w:val="center"/>
            </w:pPr>
            <w:r>
              <w:t>08/18/03</w:t>
            </w:r>
          </w:p>
        </w:tc>
        <w:tc>
          <w:tcPr>
            <w:tcW w:w="1170" w:type="dxa"/>
          </w:tcPr>
          <w:p w:rsidR="00287CCB" w:rsidRDefault="00287CCB">
            <w:pPr>
              <w:jc w:val="center"/>
            </w:pPr>
            <w:r>
              <w:t>Kyle FitzGerald</w:t>
            </w:r>
          </w:p>
        </w:tc>
        <w:tc>
          <w:tcPr>
            <w:tcW w:w="4860" w:type="dxa"/>
          </w:tcPr>
          <w:p w:rsidR="00287CCB" w:rsidRDefault="00287CCB">
            <w:r>
              <w:t xml:space="preserve">Added support for the following legislated diagnostic services: </w:t>
            </w:r>
          </w:p>
          <w:p w:rsidR="00F26143" w:rsidRDefault="00287CCB" w:rsidP="00F26143">
            <w:pPr>
              <w:numPr>
                <w:ilvl w:val="0"/>
                <w:numId w:val="12"/>
              </w:numPr>
            </w:pPr>
            <w:r>
              <w:t>$01 – RequestCurrentPowertrainDiagnosticData</w:t>
            </w:r>
          </w:p>
          <w:p w:rsidR="00F26143" w:rsidRDefault="00287CCB" w:rsidP="00F26143">
            <w:pPr>
              <w:numPr>
                <w:ilvl w:val="0"/>
                <w:numId w:val="4"/>
              </w:numPr>
            </w:pPr>
            <w:r>
              <w:t>$02 – RequestPowertrainFreezeFrameData</w:t>
            </w:r>
          </w:p>
          <w:p w:rsidR="00F26143" w:rsidRDefault="00287CCB" w:rsidP="00F26143">
            <w:pPr>
              <w:numPr>
                <w:ilvl w:val="0"/>
                <w:numId w:val="4"/>
              </w:numPr>
            </w:pPr>
            <w:r>
              <w:t>$03 – RequestEmission-RelatedDiagnosticTroubleCodes-Confirmed</w:t>
            </w:r>
          </w:p>
          <w:p w:rsidR="00F26143" w:rsidRDefault="00287CCB" w:rsidP="00F26143">
            <w:pPr>
              <w:numPr>
                <w:ilvl w:val="0"/>
                <w:numId w:val="4"/>
              </w:numPr>
            </w:pPr>
            <w:r>
              <w:t>$06 – RequestOn-BoardMonitoringTestResults</w:t>
            </w:r>
          </w:p>
          <w:p w:rsidR="00F26143" w:rsidRDefault="00287CCB" w:rsidP="00F26143">
            <w:pPr>
              <w:numPr>
                <w:ilvl w:val="0"/>
                <w:numId w:val="4"/>
              </w:numPr>
            </w:pPr>
            <w:r>
              <w:t>$07 – RequestEmission-RelatedDiagnosticTroubleCodes-Pending</w:t>
            </w:r>
          </w:p>
          <w:p w:rsidR="00F26143" w:rsidRDefault="00287CCB" w:rsidP="00F26143">
            <w:pPr>
              <w:numPr>
                <w:ilvl w:val="0"/>
                <w:numId w:val="4"/>
              </w:numPr>
            </w:pPr>
            <w:r>
              <w:t>$08 – RequestControlOfOn-BoardSystem</w:t>
            </w:r>
          </w:p>
          <w:p w:rsidR="00F26143" w:rsidRDefault="00287CCB" w:rsidP="00F26143">
            <w:pPr>
              <w:numPr>
                <w:ilvl w:val="0"/>
                <w:numId w:val="4"/>
              </w:numPr>
            </w:pPr>
            <w:r>
              <w:t>$09 – RequestVehicleInformation</w:t>
            </w:r>
          </w:p>
          <w:p w:rsidR="00287CCB" w:rsidRDefault="00287CCB"/>
          <w:p w:rsidR="00287CCB" w:rsidRDefault="00287CCB">
            <w:r>
              <w:t>Added reference [9], [10] and [11] to Appendix C</w:t>
            </w:r>
          </w:p>
          <w:p w:rsidR="00287CCB" w:rsidRDefault="00287CCB"/>
        </w:tc>
        <w:tc>
          <w:tcPr>
            <w:tcW w:w="1440" w:type="dxa"/>
          </w:tcPr>
          <w:p w:rsidR="00287CCB" w:rsidRDefault="00287CCB">
            <w:r>
              <w:t>E21029</w:t>
            </w:r>
            <w:r>
              <w:noBreakHyphen/>
              <w:t>AI01</w:t>
            </w:r>
          </w:p>
        </w:tc>
      </w:tr>
      <w:tr w:rsidR="00287CCB">
        <w:trPr>
          <w:cantSplit/>
          <w:jc w:val="center"/>
        </w:trPr>
        <w:tc>
          <w:tcPr>
            <w:tcW w:w="1260" w:type="dxa"/>
          </w:tcPr>
          <w:p w:rsidR="00287CCB" w:rsidRDefault="00287CCB">
            <w:r>
              <w:t>08.04.01</w:t>
            </w:r>
          </w:p>
        </w:tc>
        <w:tc>
          <w:tcPr>
            <w:tcW w:w="990" w:type="dxa"/>
          </w:tcPr>
          <w:p w:rsidR="00287CCB" w:rsidRDefault="00287CCB">
            <w:pPr>
              <w:jc w:val="center"/>
            </w:pPr>
            <w:r>
              <w:t>08/18/03</w:t>
            </w:r>
          </w:p>
        </w:tc>
        <w:tc>
          <w:tcPr>
            <w:tcW w:w="1170" w:type="dxa"/>
          </w:tcPr>
          <w:p w:rsidR="00287CCB" w:rsidRDefault="00287CCB">
            <w:pPr>
              <w:jc w:val="center"/>
            </w:pPr>
            <w:r>
              <w:t>Kyle FitzGerald</w:t>
            </w:r>
          </w:p>
        </w:tc>
        <w:tc>
          <w:tcPr>
            <w:tcW w:w="4860" w:type="dxa"/>
          </w:tcPr>
          <w:p w:rsidR="00287CCB" w:rsidRDefault="00287CCB">
            <w:r>
              <w:t>Updated cover sheet to indicate new document ownership</w:t>
            </w:r>
          </w:p>
          <w:p w:rsidR="00287CCB" w:rsidRDefault="00287CCB"/>
        </w:tc>
        <w:tc>
          <w:tcPr>
            <w:tcW w:w="1440" w:type="dxa"/>
          </w:tcPr>
          <w:p w:rsidR="00287CCB" w:rsidRDefault="00287CCB"/>
        </w:tc>
      </w:tr>
      <w:tr w:rsidR="00287CCB">
        <w:trPr>
          <w:cantSplit/>
          <w:jc w:val="center"/>
        </w:trPr>
        <w:tc>
          <w:tcPr>
            <w:tcW w:w="1260" w:type="dxa"/>
          </w:tcPr>
          <w:p w:rsidR="00287CCB" w:rsidRDefault="00287CCB">
            <w:r>
              <w:t>08.04.00</w:t>
            </w:r>
          </w:p>
        </w:tc>
        <w:tc>
          <w:tcPr>
            <w:tcW w:w="990" w:type="dxa"/>
          </w:tcPr>
          <w:p w:rsidR="00287CCB" w:rsidRDefault="00287CCB">
            <w:pPr>
              <w:jc w:val="center"/>
            </w:pPr>
            <w:r>
              <w:t>06/19/03</w:t>
            </w:r>
          </w:p>
        </w:tc>
        <w:tc>
          <w:tcPr>
            <w:tcW w:w="1170" w:type="dxa"/>
          </w:tcPr>
          <w:p w:rsidR="00287CCB" w:rsidRDefault="00287CCB">
            <w:pPr>
              <w:jc w:val="center"/>
            </w:pPr>
            <w:smartTag w:uri="urn:schemas-microsoft-com:office:smarttags" w:element="place">
              <w:smartTag w:uri="urn:schemas-microsoft-com:office:smarttags" w:element="City">
                <w:r>
                  <w:t>Trenton</w:t>
                </w:r>
              </w:smartTag>
            </w:smartTag>
            <w:r>
              <w:t xml:space="preserve"> Haines</w:t>
            </w:r>
          </w:p>
        </w:tc>
        <w:tc>
          <w:tcPr>
            <w:tcW w:w="4860" w:type="dxa"/>
          </w:tcPr>
          <w:p w:rsidR="00287CCB" w:rsidRDefault="00287CCB">
            <w:r>
              <w:t xml:space="preserve">Eliminated support for the following PIDs: </w:t>
            </w:r>
          </w:p>
          <w:p w:rsidR="00F26143" w:rsidRDefault="00287CCB" w:rsidP="00F26143">
            <w:pPr>
              <w:numPr>
                <w:ilvl w:val="0"/>
                <w:numId w:val="4"/>
              </w:numPr>
            </w:pPr>
            <w:r>
              <w:t>$11A3 – Estimated Catalyst Converter Temperature</w:t>
            </w:r>
          </w:p>
          <w:p w:rsidR="00287CCB" w:rsidRDefault="00287CCB"/>
        </w:tc>
        <w:tc>
          <w:tcPr>
            <w:tcW w:w="1440" w:type="dxa"/>
          </w:tcPr>
          <w:p w:rsidR="00287CCB" w:rsidRDefault="00287CCB">
            <w:r>
              <w:t>E20647</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Eliminated support for the following PIDs: </w:t>
            </w:r>
          </w:p>
          <w:p w:rsidR="00F26143" w:rsidRDefault="00287CCB" w:rsidP="00F26143">
            <w:pPr>
              <w:numPr>
                <w:ilvl w:val="0"/>
                <w:numId w:val="4"/>
              </w:numPr>
            </w:pPr>
            <w:r>
              <w:t xml:space="preserve">$11E7 – </w:t>
            </w:r>
            <w:smartTag w:uri="urn:schemas-microsoft-com:office:smarttags" w:element="Street">
              <w:smartTag w:uri="urn:schemas-microsoft-com:office:smarttags" w:element="address">
                <w:r>
                  <w:t>Wheel Sensor Rough Road</w:t>
                </w:r>
              </w:smartTag>
            </w:smartTag>
            <w:r>
              <w:t xml:space="preserve"> Magnitude</w:t>
            </w:r>
          </w:p>
          <w:p w:rsidR="00287CCB" w:rsidRDefault="00287CCB"/>
        </w:tc>
        <w:tc>
          <w:tcPr>
            <w:tcW w:w="1440" w:type="dxa"/>
          </w:tcPr>
          <w:p w:rsidR="00287CCB" w:rsidRDefault="00287CCB">
            <w:r>
              <w:t>E20867</w:t>
            </w:r>
            <w:r>
              <w:noBreakHyphen/>
              <w:t>AI01</w:t>
            </w:r>
          </w:p>
        </w:tc>
      </w:tr>
      <w:tr w:rsidR="00287CCB">
        <w:trPr>
          <w:cantSplit/>
          <w:jc w:val="center"/>
        </w:trPr>
        <w:tc>
          <w:tcPr>
            <w:tcW w:w="1260" w:type="dxa"/>
          </w:tcPr>
          <w:p w:rsidR="00287CCB" w:rsidRDefault="00287CCB">
            <w:r>
              <w:t>08.03.01</w:t>
            </w:r>
          </w:p>
        </w:tc>
        <w:tc>
          <w:tcPr>
            <w:tcW w:w="990" w:type="dxa"/>
          </w:tcPr>
          <w:p w:rsidR="00287CCB" w:rsidRDefault="00287CCB">
            <w:pPr>
              <w:jc w:val="center"/>
            </w:pPr>
            <w:r>
              <w:t>06/19/03</w:t>
            </w:r>
          </w:p>
        </w:tc>
        <w:tc>
          <w:tcPr>
            <w:tcW w:w="1170" w:type="dxa"/>
          </w:tcPr>
          <w:p w:rsidR="00287CCB" w:rsidRDefault="00287CCB">
            <w:pPr>
              <w:jc w:val="center"/>
            </w:pPr>
            <w:smartTag w:uri="urn:schemas-microsoft-com:office:smarttags" w:element="place">
              <w:smartTag w:uri="urn:schemas-microsoft-com:office:smarttags" w:element="City">
                <w:r>
                  <w:t>Trenton</w:t>
                </w:r>
              </w:smartTag>
            </w:smartTag>
            <w:r>
              <w:t xml:space="preserve"> Haines</w:t>
            </w:r>
          </w:p>
        </w:tc>
        <w:tc>
          <w:tcPr>
            <w:tcW w:w="4860" w:type="dxa"/>
          </w:tcPr>
          <w:p w:rsidR="00287CCB" w:rsidRDefault="00287CCB">
            <w:r>
              <w:t xml:space="preserve">Updated the descriptions for the following PIDs: </w:t>
            </w:r>
          </w:p>
          <w:p w:rsidR="00F26143" w:rsidRDefault="00287CCB" w:rsidP="00F26143">
            <w:pPr>
              <w:numPr>
                <w:ilvl w:val="0"/>
                <w:numId w:val="4"/>
              </w:numPr>
            </w:pPr>
            <w:r>
              <w:t>$1941 – Transmission Input Speed</w:t>
            </w:r>
          </w:p>
          <w:p w:rsidR="00F26143" w:rsidRDefault="00287CCB" w:rsidP="00F26143">
            <w:pPr>
              <w:numPr>
                <w:ilvl w:val="0"/>
                <w:numId w:val="4"/>
              </w:numPr>
            </w:pPr>
            <w:r>
              <w:t>$1942 – Transmission Output Speed</w:t>
            </w:r>
          </w:p>
          <w:p w:rsidR="00287CCB" w:rsidRDefault="00287CCB"/>
        </w:tc>
        <w:tc>
          <w:tcPr>
            <w:tcW w:w="1440" w:type="dxa"/>
          </w:tcPr>
          <w:p w:rsidR="00287CCB" w:rsidRDefault="00287CCB">
            <w:r>
              <w:t>E20721</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$200E – Distance With Cylinders Deactivated</w:t>
            </w:r>
          </w:p>
          <w:p w:rsidR="00F26143" w:rsidRDefault="00287CCB" w:rsidP="00F26143">
            <w:pPr>
              <w:numPr>
                <w:ilvl w:val="0"/>
                <w:numId w:val="4"/>
              </w:numPr>
            </w:pPr>
            <w:r>
              <w:t>$200F – Distance With All Cylinders Activated</w:t>
            </w:r>
          </w:p>
          <w:p w:rsidR="00F26143" w:rsidRDefault="00287CCB" w:rsidP="00F26143">
            <w:pPr>
              <w:numPr>
                <w:ilvl w:val="0"/>
                <w:numId w:val="4"/>
              </w:numPr>
            </w:pPr>
            <w:r>
              <w:t>$2010 – Displacement On Demand Transitions</w:t>
            </w:r>
          </w:p>
          <w:p w:rsidR="00287CCB" w:rsidRDefault="00287CCB"/>
        </w:tc>
        <w:tc>
          <w:tcPr>
            <w:tcW w:w="1440" w:type="dxa"/>
          </w:tcPr>
          <w:p w:rsidR="00287CCB" w:rsidRDefault="00287CCB">
            <w:r>
              <w:t>E19280</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$2011 – Displacement on Demand Inhibit Reasons 1</w:t>
            </w:r>
          </w:p>
          <w:p w:rsidR="00F26143" w:rsidRDefault="00287CCB" w:rsidP="00F26143">
            <w:pPr>
              <w:numPr>
                <w:ilvl w:val="0"/>
                <w:numId w:val="4"/>
              </w:numPr>
            </w:pPr>
            <w:r>
              <w:t>$2012 – Displacement on Demand Inhibit Reasons 2</w:t>
            </w:r>
          </w:p>
          <w:p w:rsidR="00F26143" w:rsidRDefault="00287CCB" w:rsidP="00F26143">
            <w:pPr>
              <w:numPr>
                <w:ilvl w:val="0"/>
                <w:numId w:val="4"/>
              </w:numPr>
            </w:pPr>
            <w:r>
              <w:t>$2013 – Displacement on Demand Inhibit History 1</w:t>
            </w:r>
          </w:p>
          <w:p w:rsidR="00F26143" w:rsidRDefault="00287CCB" w:rsidP="00F26143">
            <w:pPr>
              <w:numPr>
                <w:ilvl w:val="0"/>
                <w:numId w:val="4"/>
              </w:numPr>
            </w:pPr>
            <w:r>
              <w:t>$2014 – Displacement on Demand Inhibit History 2</w:t>
            </w:r>
          </w:p>
          <w:p w:rsidR="00F26143" w:rsidRDefault="00287CCB" w:rsidP="00F26143">
            <w:pPr>
              <w:numPr>
                <w:ilvl w:val="0"/>
                <w:numId w:val="4"/>
              </w:numPr>
            </w:pPr>
            <w:r>
              <w:t>$2015 – Displacement on Demand Inhibit History 3</w:t>
            </w:r>
          </w:p>
          <w:p w:rsidR="00F26143" w:rsidRDefault="00287CCB" w:rsidP="00F26143">
            <w:pPr>
              <w:numPr>
                <w:ilvl w:val="0"/>
                <w:numId w:val="4"/>
              </w:numPr>
            </w:pPr>
            <w:r>
              <w:t>$2016 – Displacement on Demand Inhibit History 4</w:t>
            </w:r>
          </w:p>
          <w:p w:rsidR="00F26143" w:rsidRDefault="00287CCB" w:rsidP="00F26143">
            <w:pPr>
              <w:numPr>
                <w:ilvl w:val="0"/>
                <w:numId w:val="4"/>
              </w:numPr>
            </w:pPr>
            <w:r>
              <w:t>$2017 – Displacement on Demand Inhibit History 5</w:t>
            </w:r>
          </w:p>
          <w:p w:rsidR="00F26143" w:rsidRDefault="00287CCB" w:rsidP="00F26143">
            <w:pPr>
              <w:numPr>
                <w:ilvl w:val="0"/>
                <w:numId w:val="4"/>
              </w:numPr>
            </w:pPr>
            <w:r>
              <w:t>$2018 – Displacement on Demand Inhibit History 6</w:t>
            </w:r>
          </w:p>
          <w:p w:rsidR="00F26143" w:rsidRDefault="00287CCB" w:rsidP="00F26143">
            <w:pPr>
              <w:numPr>
                <w:ilvl w:val="0"/>
                <w:numId w:val="4"/>
              </w:numPr>
            </w:pPr>
            <w:r>
              <w:t>$2019 – Displacement on Demand Inhibit History 7</w:t>
            </w:r>
          </w:p>
          <w:p w:rsidR="00F26143" w:rsidRDefault="00287CCB" w:rsidP="00F26143">
            <w:pPr>
              <w:numPr>
                <w:ilvl w:val="0"/>
                <w:numId w:val="4"/>
              </w:numPr>
            </w:pPr>
            <w:r>
              <w:t>$201A – Displacement on Demand Inhibit History 8</w:t>
            </w:r>
          </w:p>
          <w:p w:rsidR="00287CCB" w:rsidRDefault="00287CCB"/>
          <w:p w:rsidR="00287CCB" w:rsidRDefault="00287CCB">
            <w:r>
              <w:t xml:space="preserve">Eliminated support for the following PIDs: </w:t>
            </w:r>
          </w:p>
          <w:p w:rsidR="00F26143" w:rsidRDefault="00287CCB" w:rsidP="00F26143">
            <w:pPr>
              <w:numPr>
                <w:ilvl w:val="0"/>
                <w:numId w:val="4"/>
              </w:numPr>
            </w:pPr>
            <w:r>
              <w:t>$153D – Displacement on Demand Inhibit Reason</w:t>
            </w:r>
          </w:p>
          <w:p w:rsidR="00287CCB" w:rsidRDefault="00287CCB"/>
        </w:tc>
        <w:tc>
          <w:tcPr>
            <w:tcW w:w="1440" w:type="dxa"/>
          </w:tcPr>
          <w:p w:rsidR="00287CCB" w:rsidRDefault="00287CCB">
            <w:r>
              <w:t>E18458</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$201B – Clutch Pedal Position Sensor A/D</w:t>
            </w:r>
          </w:p>
          <w:p w:rsidR="00F26143" w:rsidRDefault="00287CCB" w:rsidP="00F26143">
            <w:pPr>
              <w:numPr>
                <w:ilvl w:val="0"/>
                <w:numId w:val="4"/>
              </w:numPr>
            </w:pPr>
            <w:r>
              <w:t>$201C – Clutch Pedal Fully Applied Learned Position</w:t>
            </w:r>
          </w:p>
          <w:p w:rsidR="00F26143" w:rsidRDefault="00287CCB" w:rsidP="00F26143">
            <w:pPr>
              <w:numPr>
                <w:ilvl w:val="0"/>
                <w:numId w:val="4"/>
              </w:numPr>
            </w:pPr>
            <w:r>
              <w:t>$201D – Clutch Pedal Fully Applied Position Learn Status</w:t>
            </w:r>
          </w:p>
          <w:p w:rsidR="00F26143" w:rsidRDefault="00287CCB" w:rsidP="00F26143">
            <w:pPr>
              <w:numPr>
                <w:ilvl w:val="0"/>
                <w:numId w:val="4"/>
              </w:numPr>
            </w:pPr>
            <w:r>
              <w:t>$201E – Clutch Pedal Released Learned Position</w:t>
            </w:r>
          </w:p>
          <w:p w:rsidR="00F26143" w:rsidRDefault="00287CCB" w:rsidP="00F26143">
            <w:pPr>
              <w:numPr>
                <w:ilvl w:val="0"/>
                <w:numId w:val="4"/>
              </w:numPr>
            </w:pPr>
            <w:r>
              <w:t>$201F – Clutch Pedal Displacement</w:t>
            </w:r>
          </w:p>
          <w:p w:rsidR="00287CCB" w:rsidRDefault="00287CCB"/>
          <w:p w:rsidR="00287CCB" w:rsidRDefault="00287CCB">
            <w:r>
              <w:t xml:space="preserve">Updated the descriptions for the following PIDs: </w:t>
            </w:r>
          </w:p>
          <w:p w:rsidR="00F26143" w:rsidRDefault="00287CCB" w:rsidP="00F26143">
            <w:pPr>
              <w:numPr>
                <w:ilvl w:val="0"/>
                <w:numId w:val="4"/>
              </w:numPr>
            </w:pPr>
            <w:r>
              <w:t>$1125 – Manual Transmission Status</w:t>
            </w:r>
          </w:p>
          <w:p w:rsidR="00287CCB" w:rsidRDefault="00287CCB"/>
        </w:tc>
        <w:tc>
          <w:tcPr>
            <w:tcW w:w="1440" w:type="dxa"/>
          </w:tcPr>
          <w:p w:rsidR="00287CCB" w:rsidRDefault="00287CCB">
            <w:r>
              <w:t>E20105</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$2811 – Pressure Control Solenoid 1 Output Status</w:t>
            </w:r>
          </w:p>
          <w:p w:rsidR="00F26143" w:rsidRDefault="00287CCB" w:rsidP="00F26143">
            <w:pPr>
              <w:numPr>
                <w:ilvl w:val="0"/>
                <w:numId w:val="4"/>
              </w:numPr>
            </w:pPr>
            <w:r>
              <w:t>$2812 – Pressure Control Solenoid 2 Output Status</w:t>
            </w:r>
          </w:p>
          <w:p w:rsidR="00F26143" w:rsidRDefault="00287CCB" w:rsidP="00F26143">
            <w:pPr>
              <w:numPr>
                <w:ilvl w:val="0"/>
                <w:numId w:val="4"/>
              </w:numPr>
            </w:pPr>
            <w:r>
              <w:t>$2813 – Pressure Control Solenoid 3 Output Status</w:t>
            </w:r>
          </w:p>
          <w:p w:rsidR="00F26143" w:rsidRDefault="00287CCB" w:rsidP="00F26143">
            <w:pPr>
              <w:numPr>
                <w:ilvl w:val="0"/>
                <w:numId w:val="4"/>
              </w:numPr>
            </w:pPr>
            <w:r>
              <w:t>$2814 – Pressure Control Solenoid 4 Output Status</w:t>
            </w:r>
          </w:p>
          <w:p w:rsidR="00F26143" w:rsidRDefault="00287CCB" w:rsidP="00F26143">
            <w:pPr>
              <w:numPr>
                <w:ilvl w:val="0"/>
                <w:numId w:val="4"/>
              </w:numPr>
            </w:pPr>
            <w:r>
              <w:t>$2815 – Pressure Control Solenoid 5 Output Status</w:t>
            </w:r>
          </w:p>
          <w:p w:rsidR="00F26143" w:rsidRDefault="00287CCB" w:rsidP="00F26143">
            <w:pPr>
              <w:numPr>
                <w:ilvl w:val="0"/>
                <w:numId w:val="4"/>
              </w:numPr>
            </w:pPr>
            <w:r>
              <w:t>$2816 – Torque Converter Clutch Pressure Control Solenoid Output Status</w:t>
            </w:r>
          </w:p>
          <w:p w:rsidR="00287CCB" w:rsidRDefault="00287CCB"/>
        </w:tc>
        <w:tc>
          <w:tcPr>
            <w:tcW w:w="1440" w:type="dxa"/>
          </w:tcPr>
          <w:p w:rsidR="00287CCB" w:rsidRDefault="00287CCB">
            <w:r>
              <w:t>E20297</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$2817 – Pressure Control Solenoid 1 Commanded Pressure</w:t>
            </w:r>
          </w:p>
          <w:p w:rsidR="00F26143" w:rsidRDefault="00287CCB" w:rsidP="00F26143">
            <w:pPr>
              <w:numPr>
                <w:ilvl w:val="0"/>
                <w:numId w:val="4"/>
              </w:numPr>
            </w:pPr>
            <w:r>
              <w:t>$2818 – Pressure Control Solenoid 2 Commanded Pressure</w:t>
            </w:r>
          </w:p>
          <w:p w:rsidR="00F26143" w:rsidRDefault="00287CCB" w:rsidP="00F26143">
            <w:pPr>
              <w:numPr>
                <w:ilvl w:val="0"/>
                <w:numId w:val="4"/>
              </w:numPr>
            </w:pPr>
            <w:r>
              <w:t>$2819 – Pressure Control Solenoid 3 Commanded Pressure</w:t>
            </w:r>
          </w:p>
          <w:p w:rsidR="00F26143" w:rsidRDefault="00287CCB" w:rsidP="00F26143">
            <w:pPr>
              <w:numPr>
                <w:ilvl w:val="0"/>
                <w:numId w:val="4"/>
              </w:numPr>
            </w:pPr>
            <w:r>
              <w:t>$281A – Pressure Control Solenoid 4 Commanded Pressure</w:t>
            </w:r>
          </w:p>
          <w:p w:rsidR="00F26143" w:rsidRDefault="00287CCB" w:rsidP="00F26143">
            <w:pPr>
              <w:numPr>
                <w:ilvl w:val="0"/>
                <w:numId w:val="4"/>
              </w:numPr>
            </w:pPr>
            <w:r>
              <w:t>$281B – Pressure Control Solenoid 5 Commanded Pressure</w:t>
            </w:r>
          </w:p>
          <w:p w:rsidR="00F26143" w:rsidRDefault="00287CCB" w:rsidP="00F26143">
            <w:pPr>
              <w:numPr>
                <w:ilvl w:val="0"/>
                <w:numId w:val="4"/>
              </w:numPr>
            </w:pPr>
            <w:r>
              <w:t>$281C – Torque Converter Clutch Pressure Control Solenoid Commanded Pressure</w:t>
            </w:r>
          </w:p>
          <w:p w:rsidR="00287CCB" w:rsidRDefault="00287CCB"/>
        </w:tc>
        <w:tc>
          <w:tcPr>
            <w:tcW w:w="1440" w:type="dxa"/>
          </w:tcPr>
          <w:p w:rsidR="00287CCB" w:rsidRDefault="00287CCB">
            <w:r>
              <w:t>E20301</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$281D – Transmission Fluid Pressure Switch Status</w:t>
            </w:r>
          </w:p>
          <w:p w:rsidR="00287CCB" w:rsidRDefault="00287CCB"/>
        </w:tc>
        <w:tc>
          <w:tcPr>
            <w:tcW w:w="1440" w:type="dxa"/>
          </w:tcPr>
          <w:p w:rsidR="00287CCB" w:rsidRDefault="00287CCB">
            <w:r>
              <w:t>E20411</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$281E – Shift Solenoid 1 Control Circuit</w:t>
            </w:r>
          </w:p>
          <w:p w:rsidR="00F26143" w:rsidRDefault="00287CCB" w:rsidP="00F26143">
            <w:pPr>
              <w:numPr>
                <w:ilvl w:val="0"/>
                <w:numId w:val="4"/>
              </w:numPr>
            </w:pPr>
            <w:r>
              <w:t>$281F – Shift Solenoid 2 Control Circuit</w:t>
            </w:r>
          </w:p>
          <w:p w:rsidR="00287CCB" w:rsidRDefault="00287CCB"/>
        </w:tc>
        <w:tc>
          <w:tcPr>
            <w:tcW w:w="1440" w:type="dxa"/>
          </w:tcPr>
          <w:p w:rsidR="00287CCB" w:rsidRDefault="00287CCB">
            <w:r>
              <w:t>E20304</w:t>
            </w:r>
            <w:r>
              <w:noBreakHyphen/>
              <w:t>AI01</w:t>
            </w:r>
          </w:p>
        </w:tc>
      </w:tr>
      <w:tr w:rsidR="00287CCB">
        <w:trPr>
          <w:cantSplit/>
          <w:jc w:val="center"/>
        </w:trPr>
        <w:tc>
          <w:tcPr>
            <w:tcW w:w="1260" w:type="dxa"/>
          </w:tcPr>
          <w:p w:rsidR="00287CCB" w:rsidRDefault="00287CCB">
            <w:r>
              <w:t>08.03.00</w:t>
            </w:r>
          </w:p>
        </w:tc>
        <w:tc>
          <w:tcPr>
            <w:tcW w:w="990" w:type="dxa"/>
          </w:tcPr>
          <w:p w:rsidR="00287CCB" w:rsidRDefault="00287CCB">
            <w:pPr>
              <w:jc w:val="center"/>
            </w:pPr>
            <w:r>
              <w:t>04/29/03</w:t>
            </w:r>
          </w:p>
        </w:tc>
        <w:tc>
          <w:tcPr>
            <w:tcW w:w="1170" w:type="dxa"/>
          </w:tcPr>
          <w:p w:rsidR="00287CCB" w:rsidRDefault="00287CCB">
            <w:pPr>
              <w:jc w:val="center"/>
            </w:pPr>
            <w:smartTag w:uri="urn:schemas-microsoft-com:office:smarttags" w:element="place">
              <w:smartTag w:uri="urn:schemas-microsoft-com:office:smarttags" w:element="City">
                <w:r>
                  <w:t>Trenton</w:t>
                </w:r>
              </w:smartTag>
            </w:smartTag>
            <w:r>
              <w:t xml:space="preserve"> Haines</w:t>
            </w:r>
          </w:p>
        </w:tc>
        <w:tc>
          <w:tcPr>
            <w:tcW w:w="4860" w:type="dxa"/>
          </w:tcPr>
          <w:p w:rsidR="00287CCB" w:rsidRDefault="00287CCB">
            <w:r>
              <w:t xml:space="preserve">Added support for the following diagnostic services: </w:t>
            </w:r>
          </w:p>
          <w:p w:rsidR="00F26143" w:rsidRDefault="00287CCB" w:rsidP="00F26143">
            <w:pPr>
              <w:numPr>
                <w:ilvl w:val="0"/>
                <w:numId w:val="4"/>
              </w:numPr>
            </w:pPr>
            <w:r>
              <w:t>$22 – ReadDataByParameterIdentifier</w:t>
            </w:r>
          </w:p>
          <w:p w:rsidR="00F26143" w:rsidRDefault="00287CCB" w:rsidP="00F26143">
            <w:pPr>
              <w:numPr>
                <w:ilvl w:val="0"/>
                <w:numId w:val="4"/>
              </w:numPr>
            </w:pPr>
            <w:r>
              <w:t>$2D – DefinePIDByAddress</w:t>
            </w:r>
          </w:p>
          <w:p w:rsidR="00287CCB" w:rsidRDefault="00287CCB"/>
          <w:p w:rsidR="00287CCB" w:rsidRDefault="00287CCB">
            <w:r>
              <w:t>Changed the size of the memoryAddress parameter for Mode $23 from 3 bytes to 4 bytes for consistency with Mode $2D.</w:t>
            </w:r>
          </w:p>
          <w:p w:rsidR="00287CCB" w:rsidRDefault="00287CCB"/>
          <w:p w:rsidR="00287CCB" w:rsidRDefault="00287CCB">
            <w:r>
              <w:t>Eliminated support for the use of Mode $23 to retrieve data from the secondary processor.</w:t>
            </w:r>
          </w:p>
          <w:p w:rsidR="00287CCB" w:rsidRDefault="00287CCB"/>
          <w:p w:rsidR="00287CCB" w:rsidRDefault="00287CCB">
            <w:r>
              <w:t>Eliminated support for DPID $EE from Modes $2C and $AA.</w:t>
            </w:r>
          </w:p>
          <w:p w:rsidR="00287CCB" w:rsidRDefault="00287CCB"/>
          <w:p w:rsidR="00287CCB" w:rsidRDefault="00287CCB">
            <w:r>
              <w:t>Updated the table of PID ranges.</w:t>
            </w:r>
          </w:p>
          <w:p w:rsidR="00287CCB" w:rsidRDefault="00287CCB"/>
        </w:tc>
        <w:tc>
          <w:tcPr>
            <w:tcW w:w="1440" w:type="dxa"/>
          </w:tcPr>
          <w:p w:rsidR="00287CCB" w:rsidRDefault="00287CCB">
            <w:r>
              <w:t>E20041</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$1178 – Fuel Pump Duty Cycle</w:t>
            </w:r>
          </w:p>
          <w:p w:rsidR="00F26143" w:rsidRDefault="00287CCB" w:rsidP="00F26143">
            <w:pPr>
              <w:numPr>
                <w:ilvl w:val="0"/>
                <w:numId w:val="4"/>
              </w:numPr>
            </w:pPr>
            <w:r>
              <w:t>$148E – Variable Speed Fuel Pump Diagnostic Duty Cycle</w:t>
            </w:r>
          </w:p>
          <w:p w:rsidR="00287CCB" w:rsidRDefault="00287CCB"/>
        </w:tc>
        <w:tc>
          <w:tcPr>
            <w:tcW w:w="1440" w:type="dxa"/>
          </w:tcPr>
          <w:p w:rsidR="00287CCB" w:rsidRDefault="00287CCB">
            <w:r>
              <w:t>E20104</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Eliminated support for the following PIDs: </w:t>
            </w:r>
          </w:p>
          <w:p w:rsidR="00F26143" w:rsidRDefault="00287CCB" w:rsidP="00F26143">
            <w:pPr>
              <w:numPr>
                <w:ilvl w:val="0"/>
                <w:numId w:val="4"/>
              </w:numPr>
            </w:pPr>
            <w:r>
              <w:t>$1A20 – Transmission 1-2 Detent Upshift Maximum Engine Speed</w:t>
            </w:r>
          </w:p>
          <w:p w:rsidR="00F26143" w:rsidRDefault="00287CCB" w:rsidP="00F26143">
            <w:pPr>
              <w:numPr>
                <w:ilvl w:val="0"/>
                <w:numId w:val="4"/>
              </w:numPr>
            </w:pPr>
            <w:r>
              <w:t>$1A21 – Transmission 2-3 Detent Upshift Maximum Engine Speed</w:t>
            </w:r>
          </w:p>
          <w:p w:rsidR="00F26143" w:rsidRDefault="00287CCB" w:rsidP="00F26143">
            <w:pPr>
              <w:numPr>
                <w:ilvl w:val="0"/>
                <w:numId w:val="4"/>
              </w:numPr>
            </w:pPr>
            <w:r>
              <w:t>$1A22 – Transmission 3-4 Detent Upshift Maximum Engine Speed</w:t>
            </w:r>
          </w:p>
          <w:p w:rsidR="00287CCB" w:rsidRDefault="00287CCB"/>
        </w:tc>
        <w:tc>
          <w:tcPr>
            <w:tcW w:w="1440" w:type="dxa"/>
          </w:tcPr>
          <w:p w:rsidR="00287CCB" w:rsidRDefault="00287CCB">
            <w:r>
              <w:t>E20241</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$2000 – Intake Manifold Absolute Pressure A/D</w:t>
            </w:r>
          </w:p>
          <w:p w:rsidR="00F26143" w:rsidRDefault="00287CCB" w:rsidP="00F26143">
            <w:pPr>
              <w:numPr>
                <w:ilvl w:val="0"/>
                <w:numId w:val="4"/>
              </w:numPr>
            </w:pPr>
            <w:r>
              <w:t>$2001 – Intake Manifold Vacuum Pressure</w:t>
            </w:r>
          </w:p>
          <w:p w:rsidR="00F26143" w:rsidRDefault="00287CCB" w:rsidP="00F26143">
            <w:pPr>
              <w:numPr>
                <w:ilvl w:val="0"/>
                <w:numId w:val="4"/>
              </w:numPr>
            </w:pPr>
            <w:r>
              <w:t>$2002 – Supercharger Inlet Absolute Pressure</w:t>
            </w:r>
          </w:p>
          <w:p w:rsidR="00F26143" w:rsidRDefault="00287CCB" w:rsidP="00F26143">
            <w:pPr>
              <w:numPr>
                <w:ilvl w:val="0"/>
                <w:numId w:val="4"/>
              </w:numPr>
            </w:pPr>
            <w:r>
              <w:t>$2003 – Supercharger Inlet Absolute Pressure A/D</w:t>
            </w:r>
          </w:p>
          <w:p w:rsidR="00F26143" w:rsidRDefault="00287CCB" w:rsidP="00F26143">
            <w:pPr>
              <w:numPr>
                <w:ilvl w:val="0"/>
                <w:numId w:val="4"/>
              </w:numPr>
            </w:pPr>
            <w:r>
              <w:t>$2004 – Supercharger Inlet Vacuum Pressure</w:t>
            </w:r>
          </w:p>
          <w:p w:rsidR="00287CCB" w:rsidRDefault="00287CCB"/>
          <w:p w:rsidR="00287CCB" w:rsidRDefault="00287CCB">
            <w:r>
              <w:t xml:space="preserve">Eliminated support for the following PIDs: </w:t>
            </w:r>
          </w:p>
          <w:p w:rsidR="00F26143" w:rsidRDefault="00287CCB" w:rsidP="00F26143">
            <w:pPr>
              <w:numPr>
                <w:ilvl w:val="0"/>
                <w:numId w:val="4"/>
              </w:numPr>
            </w:pPr>
            <w:r>
              <w:t>$1142 – Intake Manifold Absolute Pressure</w:t>
            </w:r>
          </w:p>
          <w:p w:rsidR="00F26143" w:rsidRDefault="00287CCB" w:rsidP="00F26143">
            <w:pPr>
              <w:numPr>
                <w:ilvl w:val="0"/>
                <w:numId w:val="4"/>
              </w:numPr>
            </w:pPr>
            <w:r>
              <w:t>$11AB – Intake Manifold Vacuum</w:t>
            </w:r>
          </w:p>
          <w:p w:rsidR="00287CCB" w:rsidRDefault="00287CCB"/>
        </w:tc>
        <w:tc>
          <w:tcPr>
            <w:tcW w:w="1440" w:type="dxa"/>
          </w:tcPr>
          <w:p w:rsidR="00287CCB" w:rsidRDefault="00287CCB">
            <w:r>
              <w:t>E20034</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$2005 – Power-Up Intake Air Temperature</w:t>
            </w:r>
          </w:p>
          <w:p w:rsidR="00F26143" w:rsidRDefault="00287CCB" w:rsidP="00F26143">
            <w:pPr>
              <w:numPr>
                <w:ilvl w:val="0"/>
                <w:numId w:val="4"/>
              </w:numPr>
            </w:pPr>
            <w:r>
              <w:t>$2006 – Intake Air Temperature 2</w:t>
            </w:r>
          </w:p>
          <w:p w:rsidR="00287CCB" w:rsidRDefault="00287CCB"/>
          <w:p w:rsidR="00287CCB" w:rsidRDefault="00287CCB">
            <w:r>
              <w:t xml:space="preserve">Eliminated support for the following PIDs: </w:t>
            </w:r>
          </w:p>
          <w:p w:rsidR="00F26143" w:rsidRDefault="00287CCB" w:rsidP="00F26143">
            <w:pPr>
              <w:numPr>
                <w:ilvl w:val="0"/>
                <w:numId w:val="4"/>
              </w:numPr>
            </w:pPr>
            <w:r>
              <w:t>$160A – Power-Up Intake Air Temperature</w:t>
            </w:r>
          </w:p>
          <w:p w:rsidR="00287CCB" w:rsidRDefault="00287CCB"/>
          <w:p w:rsidR="00287CCB" w:rsidRDefault="00287CCB">
            <w:r>
              <w:t xml:space="preserve">Updated the descriptions for the following PIDs: </w:t>
            </w:r>
          </w:p>
          <w:p w:rsidR="00F26143" w:rsidRDefault="00287CCB" w:rsidP="00F26143">
            <w:pPr>
              <w:numPr>
                <w:ilvl w:val="0"/>
                <w:numId w:val="4"/>
              </w:numPr>
            </w:pPr>
            <w:r>
              <w:t>$000F – Intake Air Temperature</w:t>
            </w:r>
          </w:p>
          <w:p w:rsidR="00F26143" w:rsidRDefault="00287CCB" w:rsidP="00F26143">
            <w:pPr>
              <w:numPr>
                <w:ilvl w:val="0"/>
                <w:numId w:val="4"/>
              </w:numPr>
            </w:pPr>
            <w:r>
              <w:t>$1626 – Minimum Intake Air Temperature</w:t>
            </w:r>
          </w:p>
          <w:p w:rsidR="00287CCB" w:rsidRDefault="00287CCB"/>
        </w:tc>
        <w:tc>
          <w:tcPr>
            <w:tcW w:w="1440" w:type="dxa"/>
          </w:tcPr>
          <w:p w:rsidR="00287CCB" w:rsidRDefault="00287CCB">
            <w:r>
              <w:t>E20035</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$2007 – Barometric Pressure A/D</w:t>
            </w:r>
          </w:p>
          <w:p w:rsidR="00287CCB" w:rsidRDefault="00287CCB"/>
          <w:p w:rsidR="00287CCB" w:rsidRDefault="00287CCB">
            <w:r>
              <w:t xml:space="preserve">Updated the descriptions for the following PIDs: </w:t>
            </w:r>
          </w:p>
          <w:p w:rsidR="00F26143" w:rsidRDefault="00287CCB" w:rsidP="00F26143">
            <w:pPr>
              <w:numPr>
                <w:ilvl w:val="0"/>
                <w:numId w:val="4"/>
              </w:numPr>
            </w:pPr>
            <w:r>
              <w:t>$0033 – Barometric Pressure</w:t>
            </w:r>
          </w:p>
          <w:p w:rsidR="00287CCB" w:rsidRDefault="00287CCB"/>
        </w:tc>
        <w:tc>
          <w:tcPr>
            <w:tcW w:w="1440" w:type="dxa"/>
          </w:tcPr>
          <w:p w:rsidR="00287CCB" w:rsidRDefault="00287CCB">
            <w:r>
              <w:t>E20036</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$2008 – Intake Manifold Tuning Valve Control Circuit</w:t>
            </w:r>
          </w:p>
          <w:p w:rsidR="00F26143" w:rsidRDefault="00287CCB" w:rsidP="00F26143">
            <w:pPr>
              <w:numPr>
                <w:ilvl w:val="0"/>
                <w:numId w:val="4"/>
              </w:numPr>
            </w:pPr>
            <w:r>
              <w:t>$2009 – Intake Manifold Tuning Vane Position Duty Cycle</w:t>
            </w:r>
          </w:p>
          <w:p w:rsidR="00F26143" w:rsidRDefault="00287CCB" w:rsidP="00F26143">
            <w:pPr>
              <w:numPr>
                <w:ilvl w:val="0"/>
                <w:numId w:val="4"/>
              </w:numPr>
            </w:pPr>
            <w:r>
              <w:t>$200A – Intake Manifold Tuning Status</w:t>
            </w:r>
          </w:p>
          <w:p w:rsidR="00287CCB" w:rsidRDefault="00287CCB"/>
        </w:tc>
        <w:tc>
          <w:tcPr>
            <w:tcW w:w="1440" w:type="dxa"/>
          </w:tcPr>
          <w:p w:rsidR="00287CCB" w:rsidRDefault="00287CCB">
            <w:r>
              <w:t>E20037</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$200B – Supercharger Boost Solenoid Duty Cycle</w:t>
            </w:r>
          </w:p>
          <w:p w:rsidR="00F26143" w:rsidRDefault="00287CCB" w:rsidP="00F26143">
            <w:pPr>
              <w:numPr>
                <w:ilvl w:val="0"/>
                <w:numId w:val="4"/>
              </w:numPr>
            </w:pPr>
            <w:r>
              <w:t>$200C – Supercharger Boost Solenoid Control Circuit</w:t>
            </w:r>
          </w:p>
          <w:p w:rsidR="00F26143" w:rsidRDefault="00287CCB" w:rsidP="00F26143">
            <w:pPr>
              <w:numPr>
                <w:ilvl w:val="0"/>
                <w:numId w:val="4"/>
              </w:numPr>
            </w:pPr>
            <w:r>
              <w:t>$200D – Intercooler Pump Control Circuit</w:t>
            </w:r>
          </w:p>
          <w:p w:rsidR="00287CCB" w:rsidRDefault="00287CCB"/>
        </w:tc>
        <w:tc>
          <w:tcPr>
            <w:tcW w:w="1440" w:type="dxa"/>
          </w:tcPr>
          <w:p w:rsidR="00287CCB" w:rsidRDefault="00287CCB">
            <w:r>
              <w:t>E20103</w:t>
            </w:r>
            <w:r>
              <w:noBreakHyphen/>
              <w:t>AI02</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$2809 – Torque Converter Clutch Reference Slip</w:t>
            </w:r>
          </w:p>
          <w:p w:rsidR="00287CCB" w:rsidRDefault="00287CCB"/>
        </w:tc>
        <w:tc>
          <w:tcPr>
            <w:tcW w:w="1440" w:type="dxa"/>
          </w:tcPr>
          <w:p w:rsidR="00287CCB" w:rsidRDefault="00287CCB">
            <w:r>
              <w:t>E20242</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$280A – Transmission 5-6 Upshift Time</w:t>
            </w:r>
          </w:p>
          <w:p w:rsidR="00F26143" w:rsidRDefault="00287CCB" w:rsidP="00F26143">
            <w:pPr>
              <w:numPr>
                <w:ilvl w:val="0"/>
                <w:numId w:val="4"/>
              </w:numPr>
            </w:pPr>
            <w:r>
              <w:t>$280B – Transmission 5-6 Upshift Time Error</w:t>
            </w:r>
          </w:p>
          <w:p w:rsidR="00287CCB" w:rsidRDefault="00287CCB"/>
        </w:tc>
        <w:tc>
          <w:tcPr>
            <w:tcW w:w="1440" w:type="dxa"/>
          </w:tcPr>
          <w:p w:rsidR="00287CCB" w:rsidRDefault="00287CCB">
            <w:r>
              <w:t>E20243</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$280C – Torque Converter Clutch Status</w:t>
            </w:r>
          </w:p>
          <w:p w:rsidR="00287CCB" w:rsidRDefault="00287CCB"/>
        </w:tc>
        <w:tc>
          <w:tcPr>
            <w:tcW w:w="1440" w:type="dxa"/>
          </w:tcPr>
          <w:p w:rsidR="00287CCB" w:rsidRDefault="00287CCB">
            <w:r>
              <w:t>E20244</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$280D – Transmission Control Module Substrate Temperature</w:t>
            </w:r>
          </w:p>
          <w:p w:rsidR="00287CCB" w:rsidRDefault="00287CCB"/>
        </w:tc>
        <w:tc>
          <w:tcPr>
            <w:tcW w:w="1440" w:type="dxa"/>
          </w:tcPr>
          <w:p w:rsidR="00287CCB" w:rsidRDefault="00287CCB">
            <w:r>
              <w:t>E20296</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$280E – Replicated Transmission Output Speed Output Control Circuit</w:t>
            </w:r>
          </w:p>
          <w:p w:rsidR="00287CCB" w:rsidRDefault="00287CCB"/>
        </w:tc>
        <w:tc>
          <w:tcPr>
            <w:tcW w:w="1440" w:type="dxa"/>
          </w:tcPr>
          <w:p w:rsidR="00287CCB" w:rsidRDefault="00287CCB">
            <w:r>
              <w:t>E20307</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$280F – Transmission Base Pattern</w:t>
            </w:r>
          </w:p>
          <w:p w:rsidR="00287CCB" w:rsidRDefault="00287CCB"/>
          <w:p w:rsidR="00287CCB" w:rsidRDefault="00287CCB">
            <w:r>
              <w:t xml:space="preserve">Eliminated support for the following PIDs: </w:t>
            </w:r>
          </w:p>
          <w:p w:rsidR="00F26143" w:rsidRDefault="00287CCB" w:rsidP="00F26143">
            <w:pPr>
              <w:numPr>
                <w:ilvl w:val="0"/>
                <w:numId w:val="4"/>
              </w:numPr>
            </w:pPr>
            <w:r>
              <w:t>$1973 – Transmission Shift Pattern</w:t>
            </w:r>
          </w:p>
          <w:p w:rsidR="00287CCB" w:rsidRDefault="00287CCB"/>
        </w:tc>
        <w:tc>
          <w:tcPr>
            <w:tcW w:w="1440" w:type="dxa"/>
          </w:tcPr>
          <w:p w:rsidR="00287CCB" w:rsidRDefault="00287CCB">
            <w:r>
              <w:t>E20282</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 xml:space="preserve">Added support for the following PIDs: </w:t>
            </w:r>
          </w:p>
          <w:p w:rsidR="00F26143" w:rsidRDefault="00287CCB" w:rsidP="00F26143">
            <w:pPr>
              <w:numPr>
                <w:ilvl w:val="0"/>
                <w:numId w:val="4"/>
              </w:numPr>
            </w:pPr>
            <w:r>
              <w:t>$2810 – Accelerator Effective Position</w:t>
            </w:r>
          </w:p>
          <w:p w:rsidR="00287CCB" w:rsidRDefault="00287CCB"/>
        </w:tc>
        <w:tc>
          <w:tcPr>
            <w:tcW w:w="1440" w:type="dxa"/>
          </w:tcPr>
          <w:p w:rsidR="00287CCB" w:rsidRDefault="00287CCB">
            <w:r>
              <w:t>E20491</w:t>
            </w:r>
            <w:r>
              <w:noBreakHyphen/>
              <w:t>AI01</w:t>
            </w:r>
          </w:p>
        </w:tc>
      </w:tr>
      <w:tr w:rsidR="00287CCB">
        <w:trPr>
          <w:cantSplit/>
          <w:jc w:val="center"/>
        </w:trPr>
        <w:tc>
          <w:tcPr>
            <w:tcW w:w="1260" w:type="dxa"/>
          </w:tcPr>
          <w:p w:rsidR="00287CCB" w:rsidRDefault="00287CCB"/>
        </w:tc>
        <w:tc>
          <w:tcPr>
            <w:tcW w:w="990" w:type="dxa"/>
          </w:tcPr>
          <w:p w:rsidR="00287CCB" w:rsidRDefault="00287CCB">
            <w:pPr>
              <w:jc w:val="center"/>
            </w:pPr>
          </w:p>
        </w:tc>
        <w:tc>
          <w:tcPr>
            <w:tcW w:w="1170" w:type="dxa"/>
          </w:tcPr>
          <w:p w:rsidR="00287CCB" w:rsidRDefault="00287CCB">
            <w:pPr>
              <w:jc w:val="center"/>
            </w:pPr>
          </w:p>
        </w:tc>
        <w:tc>
          <w:tcPr>
            <w:tcW w:w="4860" w:type="dxa"/>
          </w:tcPr>
          <w:p w:rsidR="00287CCB" w:rsidRDefault="00287CCB">
            <w:r>
              <w:t>Added overview for CPIDs, device controls, and device control limit exceeded return codes.</w:t>
            </w:r>
          </w:p>
          <w:p w:rsidR="00287CCB" w:rsidRDefault="00287CCB"/>
        </w:tc>
        <w:tc>
          <w:tcPr>
            <w:tcW w:w="1440" w:type="dxa"/>
          </w:tcPr>
          <w:p w:rsidR="00287CCB" w:rsidRDefault="00287CCB">
            <w:r>
              <w:t>E16480</w:t>
            </w:r>
            <w:r>
              <w:noBreakHyphen/>
              <w:t>AI04</w:t>
            </w:r>
          </w:p>
        </w:tc>
      </w:tr>
      <w:tr w:rsidR="00287CCB">
        <w:trPr>
          <w:cantSplit/>
          <w:jc w:val="center"/>
        </w:trPr>
        <w:tc>
          <w:tcPr>
            <w:tcW w:w="1260" w:type="dxa"/>
          </w:tcPr>
          <w:p w:rsidR="00287CCB" w:rsidRDefault="00287CCB">
            <w:r>
              <w:t>08.02.01</w:t>
            </w:r>
          </w:p>
        </w:tc>
        <w:tc>
          <w:tcPr>
            <w:tcW w:w="990" w:type="dxa"/>
          </w:tcPr>
          <w:p w:rsidR="00287CCB" w:rsidRDefault="00287CCB">
            <w:pPr>
              <w:jc w:val="center"/>
            </w:pPr>
            <w:r>
              <w:t>03/28/03</w:t>
            </w:r>
          </w:p>
        </w:tc>
        <w:tc>
          <w:tcPr>
            <w:tcW w:w="1170" w:type="dxa"/>
          </w:tcPr>
          <w:p w:rsidR="00287CCB" w:rsidRDefault="00287CCB">
            <w:pPr>
              <w:jc w:val="center"/>
            </w:pPr>
            <w:smartTag w:uri="urn:schemas-microsoft-com:office:smarttags" w:element="place">
              <w:smartTag w:uri="urn:schemas-microsoft-com:office:smarttags" w:element="City">
                <w:r>
                  <w:t>Trenton</w:t>
                </w:r>
              </w:smartTag>
            </w:smartTag>
            <w:r>
              <w:t xml:space="preserve"> Haines</w:t>
            </w:r>
          </w:p>
        </w:tc>
        <w:tc>
          <w:tcPr>
            <w:tcW w:w="4860" w:type="dxa"/>
          </w:tcPr>
          <w:p w:rsidR="00287CCB" w:rsidRDefault="00287CCB">
            <w:r>
              <w:t xml:space="preserve">Added support for the following PIDs: </w:t>
            </w:r>
          </w:p>
          <w:p w:rsidR="00F26143" w:rsidRDefault="00287CCB" w:rsidP="00F26143">
            <w:pPr>
              <w:numPr>
                <w:ilvl w:val="0"/>
                <w:numId w:val="4"/>
              </w:numPr>
            </w:pPr>
            <w:r>
              <w:t>$2800 – Transmission Shift Solenoid A Control Circuit</w:t>
            </w:r>
          </w:p>
          <w:p w:rsidR="00F26143" w:rsidRDefault="00287CCB" w:rsidP="00F26143">
            <w:pPr>
              <w:numPr>
                <w:ilvl w:val="0"/>
                <w:numId w:val="4"/>
              </w:numPr>
            </w:pPr>
            <w:r>
              <w:t>$2801 – Transmission Shift Solenoid B Control Circuit</w:t>
            </w:r>
          </w:p>
          <w:p w:rsidR="00F26143" w:rsidRDefault="00287CCB" w:rsidP="00F26143">
            <w:pPr>
              <w:numPr>
                <w:ilvl w:val="0"/>
                <w:numId w:val="4"/>
              </w:numPr>
            </w:pPr>
            <w:r>
              <w:t>$2802 – Transmission Shift Solenoid C Control Circuit</w:t>
            </w:r>
          </w:p>
          <w:p w:rsidR="00F26143" w:rsidRDefault="00287CCB" w:rsidP="00F26143">
            <w:pPr>
              <w:numPr>
                <w:ilvl w:val="0"/>
                <w:numId w:val="4"/>
              </w:numPr>
            </w:pPr>
            <w:r>
              <w:t>$2803 – Transmission 3-2 Downshift Solenoid Control Circuit</w:t>
            </w:r>
          </w:p>
          <w:p w:rsidR="00F26143" w:rsidRDefault="00287CCB" w:rsidP="00F26143">
            <w:pPr>
              <w:numPr>
                <w:ilvl w:val="0"/>
                <w:numId w:val="4"/>
              </w:numPr>
            </w:pPr>
            <w:r>
              <w:t>$2804 – Transmission High Side Driver 1 Control Circuit</w:t>
            </w:r>
          </w:p>
          <w:p w:rsidR="00F26143" w:rsidRDefault="00287CCB" w:rsidP="00F26143">
            <w:pPr>
              <w:numPr>
                <w:ilvl w:val="0"/>
                <w:numId w:val="4"/>
              </w:numPr>
            </w:pPr>
            <w:r>
              <w:t>$2805 – Transmission High Side Driver 2 Control Circuit</w:t>
            </w:r>
          </w:p>
          <w:p w:rsidR="00F26143" w:rsidRDefault="00287CCB" w:rsidP="00F26143">
            <w:pPr>
              <w:numPr>
                <w:ilvl w:val="0"/>
                <w:numId w:val="4"/>
              </w:numPr>
              <w:rPr>
                <w:lang w:val="es-ES"/>
              </w:rPr>
            </w:pPr>
            <w:r w:rsidRPr="00764F59">
              <w:rPr>
                <w:lang w:val="es-ES"/>
              </w:rPr>
              <w:t xml:space="preserve">$2806 – </w:t>
            </w:r>
            <w:r w:rsidRPr="004F4328">
              <w:rPr>
                <w:lang w:val="es-ES"/>
              </w:rPr>
              <w:t>Torque</w:t>
            </w:r>
            <w:r w:rsidRPr="00764F59">
              <w:rPr>
                <w:lang w:val="es-ES"/>
              </w:rPr>
              <w:t xml:space="preserve"> </w:t>
            </w:r>
            <w:r w:rsidRPr="004F4328">
              <w:rPr>
                <w:lang w:val="es-ES"/>
              </w:rPr>
              <w:t>Converter</w:t>
            </w:r>
            <w:r w:rsidRPr="00764F59">
              <w:rPr>
                <w:lang w:val="es-ES"/>
              </w:rPr>
              <w:t xml:space="preserve"> </w:t>
            </w:r>
            <w:r w:rsidRPr="004F4328">
              <w:rPr>
                <w:lang w:val="es-ES"/>
              </w:rPr>
              <w:t>Clutch</w:t>
            </w:r>
            <w:r w:rsidRPr="00764F59">
              <w:rPr>
                <w:lang w:val="es-ES"/>
              </w:rPr>
              <w:t xml:space="preserve"> </w:t>
            </w:r>
            <w:r w:rsidRPr="004F4328">
              <w:rPr>
                <w:lang w:val="es-ES"/>
              </w:rPr>
              <w:t>Enable</w:t>
            </w:r>
            <w:r w:rsidRPr="00764F59">
              <w:rPr>
                <w:lang w:val="es-ES"/>
              </w:rPr>
              <w:t xml:space="preserve"> Control </w:t>
            </w:r>
            <w:r w:rsidRPr="004F4328">
              <w:rPr>
                <w:lang w:val="es-ES"/>
              </w:rPr>
              <w:t>Circuit</w:t>
            </w:r>
          </w:p>
          <w:p w:rsidR="00F26143" w:rsidRDefault="00287CCB" w:rsidP="00F26143">
            <w:pPr>
              <w:numPr>
                <w:ilvl w:val="0"/>
                <w:numId w:val="4"/>
              </w:numPr>
            </w:pPr>
            <w:r>
              <w:t>$2807 – Torque Converter Clutch Control Solenoid Control Circuit</w:t>
            </w:r>
          </w:p>
          <w:p w:rsidR="00F26143" w:rsidRDefault="00287CCB" w:rsidP="00F26143">
            <w:pPr>
              <w:numPr>
                <w:ilvl w:val="0"/>
                <w:numId w:val="4"/>
              </w:numPr>
            </w:pPr>
            <w:r>
              <w:t>$2808 – Transmission Line Pressure Control Circuit).</w:t>
            </w:r>
          </w:p>
          <w:p w:rsidR="00287CCB" w:rsidRDefault="00287CCB"/>
        </w:tc>
        <w:tc>
          <w:tcPr>
            <w:tcW w:w="1440" w:type="dxa"/>
          </w:tcPr>
          <w:p w:rsidR="00287CCB" w:rsidRDefault="00287CCB">
            <w:r>
              <w:t>E20038</w:t>
            </w:r>
            <w:r>
              <w:noBreakHyphen/>
              <w:t>AI01</w:t>
            </w:r>
          </w:p>
        </w:tc>
      </w:tr>
      <w:tr w:rsidR="00287CCB">
        <w:trPr>
          <w:cantSplit/>
          <w:jc w:val="center"/>
        </w:trPr>
        <w:tc>
          <w:tcPr>
            <w:tcW w:w="1260" w:type="dxa"/>
          </w:tcPr>
          <w:p w:rsidR="00287CCB" w:rsidRDefault="00287CCB">
            <w:r>
              <w:t>PCC.08.02.00</w:t>
            </w:r>
          </w:p>
        </w:tc>
        <w:tc>
          <w:tcPr>
            <w:tcW w:w="990" w:type="dxa"/>
          </w:tcPr>
          <w:p w:rsidR="00287CCB" w:rsidRDefault="00287CCB">
            <w:pPr>
              <w:jc w:val="center"/>
            </w:pPr>
            <w:r>
              <w:t>02/20/03</w:t>
            </w:r>
          </w:p>
        </w:tc>
        <w:tc>
          <w:tcPr>
            <w:tcW w:w="1170" w:type="dxa"/>
          </w:tcPr>
          <w:p w:rsidR="00287CCB" w:rsidRDefault="00287CCB">
            <w:pPr>
              <w:jc w:val="center"/>
            </w:pPr>
            <w:smartTag w:uri="urn:schemas-microsoft-com:office:smarttags" w:element="place">
              <w:smartTag w:uri="urn:schemas-microsoft-com:office:smarttags" w:element="City">
                <w:r>
                  <w:t>Trenton</w:t>
                </w:r>
              </w:smartTag>
            </w:smartTag>
            <w:r>
              <w:t xml:space="preserve"> Haines</w:t>
            </w:r>
          </w:p>
        </w:tc>
        <w:tc>
          <w:tcPr>
            <w:tcW w:w="4860" w:type="dxa"/>
          </w:tcPr>
          <w:p w:rsidR="00287CCB" w:rsidRDefault="00287CCB">
            <w:r>
              <w:t>Created initial document.</w:t>
            </w:r>
            <w:r>
              <w:br/>
            </w:r>
          </w:p>
        </w:tc>
        <w:tc>
          <w:tcPr>
            <w:tcW w:w="1440" w:type="dxa"/>
          </w:tcPr>
          <w:p w:rsidR="00287CCB" w:rsidRDefault="00287CCB">
            <w:r>
              <w:t>E16480</w:t>
            </w:r>
            <w:r>
              <w:noBreakHyphen/>
              <w:t>AI01</w:t>
            </w:r>
          </w:p>
        </w:tc>
      </w:tr>
    </w:tbl>
    <w:p w:rsidR="00FF4F2F" w:rsidRDefault="00FF4F2F"/>
    <w:p w:rsidR="00FF4F2F" w:rsidRDefault="00FF4F2F">
      <w:pPr>
        <w:keepNext w:val="0"/>
        <w:keepLines w:val="0"/>
      </w:pPr>
    </w:p>
    <w:p w:rsidR="00FF4F2F" w:rsidRDefault="00FF4F2F">
      <w:pPr>
        <w:pStyle w:val="Header"/>
        <w:pageBreakBefore w:val="0"/>
      </w:pPr>
      <w:bookmarkStart w:id="1329" w:name="_Toc223513442"/>
      <w:r>
        <w:t xml:space="preserve">Appendix B </w:t>
      </w:r>
      <w:r>
        <w:noBreakHyphen/>
        <w:t xml:space="preserve"> List of Acronyms</w:t>
      </w:r>
      <w:bookmarkEnd w:id="1329"/>
    </w:p>
    <w:p w:rsidR="00FF4F2F" w:rsidRDefault="00FF4F2F"/>
    <w:p w:rsidR="00FF4F2F" w:rsidRDefault="00FF4F2F">
      <w:r>
        <w:t>The following acronyms are used throughout this document.</w:t>
      </w:r>
    </w:p>
    <w:p w:rsidR="00FF4F2F" w:rsidRDefault="00FF4F2F"/>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440"/>
        <w:gridCol w:w="5760"/>
      </w:tblGrid>
      <w:tr w:rsidR="00FF4F2F">
        <w:trPr>
          <w:cantSplit/>
          <w:jc w:val="center"/>
        </w:trPr>
        <w:tc>
          <w:tcPr>
            <w:tcW w:w="1440" w:type="dxa"/>
          </w:tcPr>
          <w:p w:rsidR="00FF4F2F" w:rsidRDefault="00FF4F2F">
            <w:pPr>
              <w:keepNext w:val="0"/>
            </w:pPr>
            <w:r>
              <w:t>ABS</w:t>
            </w:r>
          </w:p>
        </w:tc>
        <w:tc>
          <w:tcPr>
            <w:tcW w:w="5760" w:type="dxa"/>
          </w:tcPr>
          <w:p w:rsidR="00FF4F2F" w:rsidRDefault="00FF4F2F">
            <w:r>
              <w:t>Antilock Brake System</w:t>
            </w:r>
          </w:p>
        </w:tc>
      </w:tr>
      <w:tr w:rsidR="00FF4F2F">
        <w:trPr>
          <w:cantSplit/>
          <w:jc w:val="center"/>
        </w:trPr>
        <w:tc>
          <w:tcPr>
            <w:tcW w:w="1440" w:type="dxa"/>
          </w:tcPr>
          <w:p w:rsidR="00FF4F2F" w:rsidRDefault="00FF4F2F">
            <w:pPr>
              <w:keepNext w:val="0"/>
            </w:pPr>
            <w:r>
              <w:t>A/C</w:t>
            </w:r>
          </w:p>
        </w:tc>
        <w:tc>
          <w:tcPr>
            <w:tcW w:w="5760" w:type="dxa"/>
          </w:tcPr>
          <w:p w:rsidR="00FF4F2F" w:rsidRDefault="00FF4F2F">
            <w:r>
              <w:t>Air Conditioning</w:t>
            </w:r>
          </w:p>
        </w:tc>
      </w:tr>
      <w:tr w:rsidR="00FF4F2F">
        <w:trPr>
          <w:cantSplit/>
          <w:jc w:val="center"/>
        </w:trPr>
        <w:tc>
          <w:tcPr>
            <w:tcW w:w="1440" w:type="dxa"/>
          </w:tcPr>
          <w:p w:rsidR="00FF4F2F" w:rsidRDefault="00FF4F2F">
            <w:pPr>
              <w:keepNext w:val="0"/>
            </w:pPr>
            <w:r>
              <w:t>ASC</w:t>
            </w:r>
          </w:p>
        </w:tc>
        <w:tc>
          <w:tcPr>
            <w:tcW w:w="5760" w:type="dxa"/>
          </w:tcPr>
          <w:p w:rsidR="00FF4F2F" w:rsidRDefault="00FF4F2F">
            <w:r>
              <w:t>ASCII Encoded</w:t>
            </w:r>
          </w:p>
        </w:tc>
      </w:tr>
      <w:tr w:rsidR="00FF4F2F">
        <w:trPr>
          <w:cantSplit/>
          <w:jc w:val="center"/>
        </w:trPr>
        <w:tc>
          <w:tcPr>
            <w:tcW w:w="1440" w:type="dxa"/>
          </w:tcPr>
          <w:p w:rsidR="00FF4F2F" w:rsidRDefault="00FF4F2F">
            <w:pPr>
              <w:keepNext w:val="0"/>
            </w:pPr>
            <w:r>
              <w:t>AWD</w:t>
            </w:r>
          </w:p>
        </w:tc>
        <w:tc>
          <w:tcPr>
            <w:tcW w:w="5760" w:type="dxa"/>
          </w:tcPr>
          <w:p w:rsidR="00FF4F2F" w:rsidRDefault="00FF4F2F">
            <w:r>
              <w:t xml:space="preserve">All </w:t>
            </w:r>
            <w:smartTag w:uri="urn:schemas-microsoft-com:office:smarttags" w:element="Street">
              <w:smartTag w:uri="urn:schemas-microsoft-com:office:smarttags" w:element="address">
                <w:r>
                  <w:t>Wheel Drive</w:t>
                </w:r>
              </w:smartTag>
            </w:smartTag>
          </w:p>
        </w:tc>
      </w:tr>
      <w:tr w:rsidR="00FF4F2F">
        <w:trPr>
          <w:cantSplit/>
          <w:jc w:val="center"/>
        </w:trPr>
        <w:tc>
          <w:tcPr>
            <w:tcW w:w="1440" w:type="dxa"/>
          </w:tcPr>
          <w:p w:rsidR="00FF4F2F" w:rsidRDefault="00FF4F2F">
            <w:pPr>
              <w:keepNext w:val="0"/>
            </w:pPr>
            <w:r>
              <w:t>BASS</w:t>
            </w:r>
          </w:p>
        </w:tc>
        <w:tc>
          <w:tcPr>
            <w:tcW w:w="5760" w:type="dxa"/>
          </w:tcPr>
          <w:p w:rsidR="00FF4F2F" w:rsidRDefault="00FF4F2F">
            <w:r>
              <w:t>Brake Apply Sensing System</w:t>
            </w:r>
          </w:p>
        </w:tc>
      </w:tr>
      <w:tr w:rsidR="00FF4F2F">
        <w:trPr>
          <w:cantSplit/>
          <w:jc w:val="center"/>
        </w:trPr>
        <w:tc>
          <w:tcPr>
            <w:tcW w:w="1440" w:type="dxa"/>
          </w:tcPr>
          <w:p w:rsidR="00FF4F2F" w:rsidRDefault="00FF4F2F">
            <w:pPr>
              <w:keepNext w:val="0"/>
            </w:pPr>
            <w:r>
              <w:t>BCD</w:t>
            </w:r>
          </w:p>
        </w:tc>
        <w:tc>
          <w:tcPr>
            <w:tcW w:w="5760" w:type="dxa"/>
          </w:tcPr>
          <w:p w:rsidR="00FF4F2F" w:rsidRDefault="00FF4F2F">
            <w:r>
              <w:t>Binary Coded Decimal (Numeric Signal)</w:t>
            </w:r>
          </w:p>
        </w:tc>
      </w:tr>
      <w:tr w:rsidR="00FF4F2F">
        <w:trPr>
          <w:cantSplit/>
          <w:jc w:val="center"/>
        </w:trPr>
        <w:tc>
          <w:tcPr>
            <w:tcW w:w="1440" w:type="dxa"/>
          </w:tcPr>
          <w:p w:rsidR="00FF4F2F" w:rsidRDefault="00FF4F2F">
            <w:pPr>
              <w:keepNext w:val="0"/>
            </w:pPr>
            <w:r>
              <w:t>BLN</w:t>
            </w:r>
          </w:p>
        </w:tc>
        <w:tc>
          <w:tcPr>
            <w:tcW w:w="5760" w:type="dxa"/>
          </w:tcPr>
          <w:p w:rsidR="00FF4F2F" w:rsidRDefault="00FF4F2F">
            <w:r>
              <w:t>Boolean</w:t>
            </w:r>
          </w:p>
        </w:tc>
      </w:tr>
      <w:tr w:rsidR="00FF4F2F">
        <w:trPr>
          <w:cantSplit/>
          <w:jc w:val="center"/>
        </w:trPr>
        <w:tc>
          <w:tcPr>
            <w:tcW w:w="1440" w:type="dxa"/>
          </w:tcPr>
          <w:p w:rsidR="00FF4F2F" w:rsidRDefault="00FF4F2F">
            <w:pPr>
              <w:keepNext w:val="0"/>
            </w:pPr>
            <w:r>
              <w:t>C2C</w:t>
            </w:r>
          </w:p>
        </w:tc>
        <w:tc>
          <w:tcPr>
            <w:tcW w:w="5760" w:type="dxa"/>
          </w:tcPr>
          <w:p w:rsidR="00FF4F2F" w:rsidRDefault="00FF4F2F">
            <w:r>
              <w:t>Clutch to Clutch</w:t>
            </w:r>
          </w:p>
        </w:tc>
      </w:tr>
      <w:tr w:rsidR="00FF4F2F">
        <w:trPr>
          <w:cantSplit/>
          <w:jc w:val="center"/>
        </w:trPr>
        <w:tc>
          <w:tcPr>
            <w:tcW w:w="1440" w:type="dxa"/>
          </w:tcPr>
          <w:p w:rsidR="00FF4F2F" w:rsidRDefault="00FF4F2F">
            <w:pPr>
              <w:keepNext w:val="0"/>
            </w:pPr>
            <w:r>
              <w:t>CAN</w:t>
            </w:r>
          </w:p>
        </w:tc>
        <w:tc>
          <w:tcPr>
            <w:tcW w:w="5760" w:type="dxa"/>
          </w:tcPr>
          <w:p w:rsidR="00FF4F2F" w:rsidRDefault="00FF4F2F">
            <w:r>
              <w:t>Controller Area Network</w:t>
            </w:r>
          </w:p>
        </w:tc>
      </w:tr>
      <w:tr w:rsidR="00FF4F2F">
        <w:trPr>
          <w:cantSplit/>
          <w:jc w:val="center"/>
        </w:trPr>
        <w:tc>
          <w:tcPr>
            <w:tcW w:w="1440" w:type="dxa"/>
          </w:tcPr>
          <w:p w:rsidR="00FF4F2F" w:rsidRDefault="00FF4F2F">
            <w:pPr>
              <w:keepNext w:val="0"/>
            </w:pPr>
            <w:r>
              <w:t>CARB</w:t>
            </w:r>
          </w:p>
        </w:tc>
        <w:tc>
          <w:tcPr>
            <w:tcW w:w="5760" w:type="dxa"/>
          </w:tcPr>
          <w:p w:rsidR="00FF4F2F" w:rsidRDefault="00FF4F2F">
            <w:smartTag w:uri="urn:schemas-microsoft-com:office:smarttags" w:element="place">
              <w:smartTag w:uri="urn:schemas-microsoft-com:office:smarttags" w:element="State">
                <w:r>
                  <w:t>California</w:t>
                </w:r>
              </w:smartTag>
            </w:smartTag>
            <w:r>
              <w:t xml:space="preserve"> Air Resource Board</w:t>
            </w:r>
          </w:p>
        </w:tc>
      </w:tr>
      <w:tr w:rsidR="00FF4F2F">
        <w:trPr>
          <w:cantSplit/>
          <w:jc w:val="center"/>
        </w:trPr>
        <w:tc>
          <w:tcPr>
            <w:tcW w:w="1440" w:type="dxa"/>
          </w:tcPr>
          <w:p w:rsidR="00FF4F2F" w:rsidRDefault="00FF4F2F">
            <w:pPr>
              <w:keepNext w:val="0"/>
            </w:pPr>
            <w:r>
              <w:t>CASS</w:t>
            </w:r>
          </w:p>
        </w:tc>
        <w:tc>
          <w:tcPr>
            <w:tcW w:w="5760" w:type="dxa"/>
          </w:tcPr>
          <w:p w:rsidR="00FF4F2F" w:rsidRDefault="00FF4F2F">
            <w:r>
              <w:t>Clutch Apply Sensing System</w:t>
            </w:r>
          </w:p>
        </w:tc>
      </w:tr>
      <w:tr w:rsidR="00FF4F2F">
        <w:trPr>
          <w:cantSplit/>
          <w:jc w:val="center"/>
        </w:trPr>
        <w:tc>
          <w:tcPr>
            <w:tcW w:w="1440" w:type="dxa"/>
          </w:tcPr>
          <w:p w:rsidR="00FF4F2F" w:rsidRDefault="00FF4F2F">
            <w:pPr>
              <w:keepNext w:val="0"/>
            </w:pPr>
            <w:r>
              <w:t>CASE</w:t>
            </w:r>
          </w:p>
        </w:tc>
        <w:tc>
          <w:tcPr>
            <w:tcW w:w="5760" w:type="dxa"/>
          </w:tcPr>
          <w:p w:rsidR="00FF4F2F" w:rsidRDefault="00FF4F2F">
            <w:r>
              <w:t>Crank Angle Sensing Error</w:t>
            </w:r>
          </w:p>
        </w:tc>
      </w:tr>
      <w:tr w:rsidR="00FF4F2F">
        <w:trPr>
          <w:cantSplit/>
          <w:jc w:val="center"/>
        </w:trPr>
        <w:tc>
          <w:tcPr>
            <w:tcW w:w="1440" w:type="dxa"/>
          </w:tcPr>
          <w:p w:rsidR="00FF4F2F" w:rsidRDefault="00FF4F2F">
            <w:pPr>
              <w:keepNext w:val="0"/>
            </w:pPr>
            <w:r>
              <w:t>CPID</w:t>
            </w:r>
          </w:p>
        </w:tc>
        <w:tc>
          <w:tcPr>
            <w:tcW w:w="5760" w:type="dxa"/>
          </w:tcPr>
          <w:p w:rsidR="00FF4F2F" w:rsidRDefault="00FF4F2F">
            <w:r>
              <w:t>Control Packet Identifier</w:t>
            </w:r>
          </w:p>
        </w:tc>
      </w:tr>
      <w:tr w:rsidR="00FF4F2F">
        <w:trPr>
          <w:cantSplit/>
          <w:jc w:val="center"/>
        </w:trPr>
        <w:tc>
          <w:tcPr>
            <w:tcW w:w="1440" w:type="dxa"/>
          </w:tcPr>
          <w:p w:rsidR="00FF4F2F" w:rsidRDefault="00FF4F2F">
            <w:pPr>
              <w:keepNext w:val="0"/>
            </w:pPr>
            <w:r>
              <w:t>CTS</w:t>
            </w:r>
          </w:p>
        </w:tc>
        <w:tc>
          <w:tcPr>
            <w:tcW w:w="5760" w:type="dxa"/>
          </w:tcPr>
          <w:p w:rsidR="00FF4F2F" w:rsidRDefault="00FF4F2F">
            <w:r>
              <w:t>Component Technical Specification</w:t>
            </w:r>
          </w:p>
        </w:tc>
      </w:tr>
      <w:tr w:rsidR="00FF4F2F">
        <w:trPr>
          <w:cantSplit/>
          <w:jc w:val="center"/>
        </w:trPr>
        <w:tc>
          <w:tcPr>
            <w:tcW w:w="1440" w:type="dxa"/>
          </w:tcPr>
          <w:p w:rsidR="00FF4F2F" w:rsidRDefault="00FF4F2F">
            <w:pPr>
              <w:keepNext w:val="0"/>
            </w:pPr>
            <w:r>
              <w:t>DID</w:t>
            </w:r>
          </w:p>
        </w:tc>
        <w:tc>
          <w:tcPr>
            <w:tcW w:w="5760" w:type="dxa"/>
          </w:tcPr>
          <w:p w:rsidR="00FF4F2F" w:rsidRDefault="00FF4F2F">
            <w:r>
              <w:t>Data Identifier</w:t>
            </w:r>
          </w:p>
        </w:tc>
      </w:tr>
      <w:tr w:rsidR="00FF4F2F">
        <w:trPr>
          <w:cantSplit/>
          <w:jc w:val="center"/>
        </w:trPr>
        <w:tc>
          <w:tcPr>
            <w:tcW w:w="1440" w:type="dxa"/>
          </w:tcPr>
          <w:p w:rsidR="00FF4F2F" w:rsidRDefault="00FF4F2F">
            <w:pPr>
              <w:keepNext w:val="0"/>
            </w:pPr>
            <w:r>
              <w:t>DPID</w:t>
            </w:r>
          </w:p>
        </w:tc>
        <w:tc>
          <w:tcPr>
            <w:tcW w:w="5760" w:type="dxa"/>
          </w:tcPr>
          <w:p w:rsidR="00FF4F2F" w:rsidRDefault="00FF4F2F">
            <w:r>
              <w:t>Data Packet Identifier</w:t>
            </w:r>
          </w:p>
        </w:tc>
      </w:tr>
      <w:tr w:rsidR="00FF4F2F">
        <w:trPr>
          <w:cantSplit/>
          <w:jc w:val="center"/>
        </w:trPr>
        <w:tc>
          <w:tcPr>
            <w:tcW w:w="1440" w:type="dxa"/>
          </w:tcPr>
          <w:p w:rsidR="00FF4F2F" w:rsidRDefault="00FF4F2F">
            <w:pPr>
              <w:keepNext w:val="0"/>
            </w:pPr>
            <w:r>
              <w:t>DRI</w:t>
            </w:r>
          </w:p>
        </w:tc>
        <w:tc>
          <w:tcPr>
            <w:tcW w:w="5760" w:type="dxa"/>
          </w:tcPr>
          <w:p w:rsidR="00FF4F2F" w:rsidRDefault="00FF4F2F">
            <w:r>
              <w:t>Drive Reverse Indicator</w:t>
            </w:r>
          </w:p>
        </w:tc>
      </w:tr>
      <w:tr w:rsidR="00FF4F2F">
        <w:trPr>
          <w:cantSplit/>
          <w:jc w:val="center"/>
        </w:trPr>
        <w:tc>
          <w:tcPr>
            <w:tcW w:w="1440" w:type="dxa"/>
          </w:tcPr>
          <w:p w:rsidR="00FF4F2F" w:rsidRDefault="00FF4F2F">
            <w:pPr>
              <w:keepNext w:val="0"/>
            </w:pPr>
            <w:r>
              <w:t>DTC</w:t>
            </w:r>
          </w:p>
        </w:tc>
        <w:tc>
          <w:tcPr>
            <w:tcW w:w="5760" w:type="dxa"/>
          </w:tcPr>
          <w:p w:rsidR="00FF4F2F" w:rsidRDefault="00FF4F2F">
            <w:r>
              <w:t>Diagnostic Trouble Code</w:t>
            </w:r>
          </w:p>
        </w:tc>
      </w:tr>
      <w:tr w:rsidR="00FF4F2F">
        <w:trPr>
          <w:cantSplit/>
          <w:jc w:val="center"/>
        </w:trPr>
        <w:tc>
          <w:tcPr>
            <w:tcW w:w="1440" w:type="dxa"/>
          </w:tcPr>
          <w:p w:rsidR="00FF4F2F" w:rsidRDefault="00FF4F2F">
            <w:pPr>
              <w:keepNext w:val="0"/>
            </w:pPr>
            <w:r>
              <w:t>E</w:t>
            </w:r>
          </w:p>
        </w:tc>
        <w:tc>
          <w:tcPr>
            <w:tcW w:w="5760" w:type="dxa"/>
          </w:tcPr>
          <w:p w:rsidR="00FF4F2F" w:rsidRDefault="00FF4F2F">
            <w:r>
              <w:t>Engineering Units</w:t>
            </w:r>
          </w:p>
        </w:tc>
      </w:tr>
      <w:tr w:rsidR="00FF4F2F">
        <w:trPr>
          <w:cantSplit/>
          <w:jc w:val="center"/>
        </w:trPr>
        <w:tc>
          <w:tcPr>
            <w:tcW w:w="1440" w:type="dxa"/>
          </w:tcPr>
          <w:p w:rsidR="00FF4F2F" w:rsidRDefault="00FF4F2F">
            <w:pPr>
              <w:keepNext w:val="0"/>
            </w:pPr>
            <w:r>
              <w:t>EACR</w:t>
            </w:r>
          </w:p>
        </w:tc>
        <w:tc>
          <w:tcPr>
            <w:tcW w:w="5760" w:type="dxa"/>
          </w:tcPr>
          <w:p w:rsidR="00FF4F2F" w:rsidRDefault="00FF4F2F">
            <w:r>
              <w:t>Enhancement and Anomaly Change Record</w:t>
            </w:r>
          </w:p>
        </w:tc>
      </w:tr>
      <w:tr w:rsidR="00FF4F2F">
        <w:trPr>
          <w:cantSplit/>
          <w:jc w:val="center"/>
        </w:trPr>
        <w:tc>
          <w:tcPr>
            <w:tcW w:w="1440" w:type="dxa"/>
          </w:tcPr>
          <w:p w:rsidR="00FF4F2F" w:rsidRDefault="00FF4F2F">
            <w:pPr>
              <w:keepNext w:val="0"/>
            </w:pPr>
            <w:r>
              <w:t>ECCC</w:t>
            </w:r>
          </w:p>
        </w:tc>
        <w:tc>
          <w:tcPr>
            <w:tcW w:w="5760" w:type="dxa"/>
          </w:tcPr>
          <w:p w:rsidR="00FF4F2F" w:rsidRDefault="00FF4F2F">
            <w:r>
              <w:t>Electronically Controlled Converter Clutch</w:t>
            </w:r>
          </w:p>
        </w:tc>
      </w:tr>
      <w:tr w:rsidR="00FF4F2F">
        <w:trPr>
          <w:cantSplit/>
          <w:jc w:val="center"/>
        </w:trPr>
        <w:tc>
          <w:tcPr>
            <w:tcW w:w="1440" w:type="dxa"/>
          </w:tcPr>
          <w:p w:rsidR="00FF4F2F" w:rsidRDefault="00FF4F2F">
            <w:pPr>
              <w:keepNext w:val="0"/>
            </w:pPr>
            <w:r>
              <w:t>ECM</w:t>
            </w:r>
          </w:p>
        </w:tc>
        <w:tc>
          <w:tcPr>
            <w:tcW w:w="5760" w:type="dxa"/>
          </w:tcPr>
          <w:p w:rsidR="00FF4F2F" w:rsidRDefault="00FF4F2F">
            <w:r>
              <w:t>Engine Control Module</w:t>
            </w:r>
          </w:p>
        </w:tc>
      </w:tr>
      <w:tr w:rsidR="00FF4F2F">
        <w:trPr>
          <w:cantSplit/>
          <w:jc w:val="center"/>
        </w:trPr>
        <w:tc>
          <w:tcPr>
            <w:tcW w:w="1440" w:type="dxa"/>
          </w:tcPr>
          <w:p w:rsidR="00FF4F2F" w:rsidRDefault="00FF4F2F">
            <w:pPr>
              <w:keepNext w:val="0"/>
            </w:pPr>
            <w:r>
              <w:t>ECU</w:t>
            </w:r>
          </w:p>
        </w:tc>
        <w:tc>
          <w:tcPr>
            <w:tcW w:w="5760" w:type="dxa"/>
          </w:tcPr>
          <w:p w:rsidR="00FF4F2F" w:rsidRDefault="00FF4F2F">
            <w:r>
              <w:t>Electronic Control Unit</w:t>
            </w:r>
          </w:p>
        </w:tc>
      </w:tr>
      <w:tr w:rsidR="00FF4F2F">
        <w:trPr>
          <w:cantSplit/>
          <w:jc w:val="center"/>
        </w:trPr>
        <w:tc>
          <w:tcPr>
            <w:tcW w:w="1440" w:type="dxa"/>
          </w:tcPr>
          <w:p w:rsidR="00FF4F2F" w:rsidRDefault="00FF4F2F">
            <w:pPr>
              <w:keepNext w:val="0"/>
            </w:pPr>
            <w:r>
              <w:t>EGR</w:t>
            </w:r>
          </w:p>
        </w:tc>
        <w:tc>
          <w:tcPr>
            <w:tcW w:w="5760" w:type="dxa"/>
          </w:tcPr>
          <w:p w:rsidR="00FF4F2F" w:rsidRDefault="00FF4F2F">
            <w:r>
              <w:t>Exhaust Gas Recirculation</w:t>
            </w:r>
          </w:p>
        </w:tc>
      </w:tr>
      <w:tr w:rsidR="00FF4F2F">
        <w:trPr>
          <w:cantSplit/>
          <w:jc w:val="center"/>
        </w:trPr>
        <w:tc>
          <w:tcPr>
            <w:tcW w:w="1440" w:type="dxa"/>
          </w:tcPr>
          <w:p w:rsidR="00FF4F2F" w:rsidRDefault="00FF4F2F">
            <w:pPr>
              <w:keepNext w:val="0"/>
            </w:pPr>
            <w:r>
              <w:t>ENM</w:t>
            </w:r>
          </w:p>
        </w:tc>
        <w:tc>
          <w:tcPr>
            <w:tcW w:w="5760" w:type="dxa"/>
          </w:tcPr>
          <w:p w:rsidR="00FF4F2F" w:rsidRDefault="00FF4F2F">
            <w:r>
              <w:t>Enumerated</w:t>
            </w:r>
          </w:p>
        </w:tc>
      </w:tr>
      <w:tr w:rsidR="00FF4F2F">
        <w:trPr>
          <w:cantSplit/>
          <w:jc w:val="center"/>
        </w:trPr>
        <w:tc>
          <w:tcPr>
            <w:tcW w:w="1440" w:type="dxa"/>
          </w:tcPr>
          <w:p w:rsidR="00FF4F2F" w:rsidRDefault="00FF4F2F">
            <w:pPr>
              <w:keepNext w:val="0"/>
            </w:pPr>
            <w:r>
              <w:t>EONV</w:t>
            </w:r>
          </w:p>
        </w:tc>
        <w:tc>
          <w:tcPr>
            <w:tcW w:w="5760" w:type="dxa"/>
          </w:tcPr>
          <w:p w:rsidR="00FF4F2F" w:rsidRDefault="00FF4F2F">
            <w:r>
              <w:t>Engine Off Natural Vacuum</w:t>
            </w:r>
          </w:p>
        </w:tc>
      </w:tr>
      <w:tr w:rsidR="00FF4F2F">
        <w:trPr>
          <w:cantSplit/>
          <w:jc w:val="center"/>
        </w:trPr>
        <w:tc>
          <w:tcPr>
            <w:tcW w:w="1440" w:type="dxa"/>
          </w:tcPr>
          <w:p w:rsidR="00FF4F2F" w:rsidRDefault="00FF4F2F">
            <w:pPr>
              <w:keepNext w:val="0"/>
            </w:pPr>
            <w:r>
              <w:t>EPA</w:t>
            </w:r>
          </w:p>
        </w:tc>
        <w:tc>
          <w:tcPr>
            <w:tcW w:w="5760" w:type="dxa"/>
          </w:tcPr>
          <w:p w:rsidR="00FF4F2F" w:rsidRDefault="00FF4F2F">
            <w:r>
              <w:t>Environmental Protection Agency</w:t>
            </w:r>
          </w:p>
        </w:tc>
      </w:tr>
      <w:tr w:rsidR="00FF4F2F">
        <w:trPr>
          <w:cantSplit/>
          <w:jc w:val="center"/>
        </w:trPr>
        <w:tc>
          <w:tcPr>
            <w:tcW w:w="1440" w:type="dxa"/>
          </w:tcPr>
          <w:p w:rsidR="00FF4F2F" w:rsidRDefault="00FF4F2F">
            <w:pPr>
              <w:keepNext w:val="0"/>
            </w:pPr>
            <w:r>
              <w:t>ERS</w:t>
            </w:r>
          </w:p>
        </w:tc>
        <w:tc>
          <w:tcPr>
            <w:tcW w:w="5760" w:type="dxa"/>
          </w:tcPr>
          <w:p w:rsidR="00FF4F2F" w:rsidRDefault="00FF4F2F">
            <w:r>
              <w:t>Energy Reduction Software</w:t>
            </w:r>
          </w:p>
        </w:tc>
      </w:tr>
      <w:tr w:rsidR="00FF4F2F">
        <w:trPr>
          <w:cantSplit/>
          <w:jc w:val="center"/>
        </w:trPr>
        <w:tc>
          <w:tcPr>
            <w:tcW w:w="1440" w:type="dxa"/>
          </w:tcPr>
          <w:p w:rsidR="00FF4F2F" w:rsidRDefault="00FF4F2F">
            <w:pPr>
              <w:keepNext w:val="0"/>
            </w:pPr>
            <w:r>
              <w:t>ETEI</w:t>
            </w:r>
          </w:p>
        </w:tc>
        <w:tc>
          <w:tcPr>
            <w:tcW w:w="5760" w:type="dxa"/>
          </w:tcPr>
          <w:p w:rsidR="00FF4F2F" w:rsidRDefault="00FF4F2F">
            <w:r>
              <w:t>Engine Control Module – Transmission Control Module Electrical Interface</w:t>
            </w:r>
          </w:p>
        </w:tc>
      </w:tr>
      <w:tr w:rsidR="00FF4F2F">
        <w:trPr>
          <w:cantSplit/>
          <w:jc w:val="center"/>
        </w:trPr>
        <w:tc>
          <w:tcPr>
            <w:tcW w:w="1440" w:type="dxa"/>
          </w:tcPr>
          <w:p w:rsidR="00FF4F2F" w:rsidRDefault="00FF4F2F">
            <w:pPr>
              <w:keepNext w:val="0"/>
            </w:pPr>
            <w:r>
              <w:t>EV</w:t>
            </w:r>
          </w:p>
        </w:tc>
        <w:tc>
          <w:tcPr>
            <w:tcW w:w="5760" w:type="dxa"/>
          </w:tcPr>
          <w:p w:rsidR="00FF4F2F" w:rsidRDefault="00FF4F2F">
            <w:r>
              <w:t>Electro Viscous</w:t>
            </w:r>
          </w:p>
        </w:tc>
      </w:tr>
      <w:tr w:rsidR="00FF4F2F">
        <w:trPr>
          <w:cantSplit/>
          <w:jc w:val="center"/>
        </w:trPr>
        <w:tc>
          <w:tcPr>
            <w:tcW w:w="1440" w:type="dxa"/>
          </w:tcPr>
          <w:p w:rsidR="00FF4F2F" w:rsidRDefault="00FF4F2F">
            <w:pPr>
              <w:keepNext w:val="0"/>
            </w:pPr>
            <w:r>
              <w:t>EWMA</w:t>
            </w:r>
          </w:p>
        </w:tc>
        <w:tc>
          <w:tcPr>
            <w:tcW w:w="5760" w:type="dxa"/>
          </w:tcPr>
          <w:p w:rsidR="00FF4F2F" w:rsidRDefault="00FF4F2F">
            <w:r>
              <w:t>Exponentially Weighted Moving Average</w:t>
            </w:r>
          </w:p>
        </w:tc>
      </w:tr>
      <w:tr w:rsidR="00FF4F2F">
        <w:trPr>
          <w:cantSplit/>
          <w:jc w:val="center"/>
        </w:trPr>
        <w:tc>
          <w:tcPr>
            <w:tcW w:w="1440" w:type="dxa"/>
          </w:tcPr>
          <w:p w:rsidR="00FF4F2F" w:rsidRDefault="00FF4F2F">
            <w:pPr>
              <w:keepNext w:val="0"/>
            </w:pPr>
            <w:r>
              <w:t>GM</w:t>
            </w:r>
          </w:p>
        </w:tc>
        <w:tc>
          <w:tcPr>
            <w:tcW w:w="5760" w:type="dxa"/>
          </w:tcPr>
          <w:p w:rsidR="00FF4F2F" w:rsidRDefault="00FF4F2F">
            <w:r>
              <w:t>General Motors</w:t>
            </w:r>
          </w:p>
        </w:tc>
      </w:tr>
      <w:tr w:rsidR="00FF4F2F">
        <w:trPr>
          <w:cantSplit/>
          <w:jc w:val="center"/>
        </w:trPr>
        <w:tc>
          <w:tcPr>
            <w:tcW w:w="1440" w:type="dxa"/>
          </w:tcPr>
          <w:p w:rsidR="00FF4F2F" w:rsidRDefault="00FF4F2F">
            <w:pPr>
              <w:keepNext w:val="0"/>
            </w:pPr>
            <w:r>
              <w:t>GMLAN</w:t>
            </w:r>
          </w:p>
        </w:tc>
        <w:tc>
          <w:tcPr>
            <w:tcW w:w="5760" w:type="dxa"/>
          </w:tcPr>
          <w:p w:rsidR="00FF4F2F" w:rsidRDefault="00FF4F2F">
            <w:r>
              <w:t>General Motors Local Area Network</w:t>
            </w:r>
          </w:p>
        </w:tc>
      </w:tr>
      <w:tr w:rsidR="00FF4F2F">
        <w:trPr>
          <w:cantSplit/>
          <w:jc w:val="center"/>
        </w:trPr>
        <w:tc>
          <w:tcPr>
            <w:tcW w:w="1440" w:type="dxa"/>
          </w:tcPr>
          <w:p w:rsidR="00FF4F2F" w:rsidRDefault="00FF4F2F">
            <w:pPr>
              <w:keepNext w:val="0"/>
            </w:pPr>
            <w:r>
              <w:t>GMPT</w:t>
            </w:r>
          </w:p>
        </w:tc>
        <w:tc>
          <w:tcPr>
            <w:tcW w:w="5760" w:type="dxa"/>
          </w:tcPr>
          <w:p w:rsidR="00FF4F2F" w:rsidRDefault="00FF4F2F">
            <w:r>
              <w:t>General Motors Powertrain</w:t>
            </w:r>
          </w:p>
        </w:tc>
      </w:tr>
      <w:tr w:rsidR="00FF4F2F">
        <w:trPr>
          <w:cantSplit/>
          <w:jc w:val="center"/>
        </w:trPr>
        <w:tc>
          <w:tcPr>
            <w:tcW w:w="1440" w:type="dxa"/>
          </w:tcPr>
          <w:p w:rsidR="00FF4F2F" w:rsidRDefault="00FF4F2F">
            <w:pPr>
              <w:keepNext w:val="0"/>
            </w:pPr>
            <w:r>
              <w:t>ICM</w:t>
            </w:r>
          </w:p>
        </w:tc>
        <w:tc>
          <w:tcPr>
            <w:tcW w:w="5760" w:type="dxa"/>
          </w:tcPr>
          <w:p w:rsidR="00FF4F2F" w:rsidRDefault="00FF4F2F">
            <w:r>
              <w:t>Immobilizer Control Module</w:t>
            </w:r>
          </w:p>
        </w:tc>
      </w:tr>
      <w:tr w:rsidR="00FF4F2F">
        <w:trPr>
          <w:cantSplit/>
          <w:jc w:val="center"/>
        </w:trPr>
        <w:tc>
          <w:tcPr>
            <w:tcW w:w="1440" w:type="dxa"/>
          </w:tcPr>
          <w:p w:rsidR="00FF4F2F" w:rsidRDefault="00FF4F2F">
            <w:pPr>
              <w:keepNext w:val="0"/>
            </w:pPr>
            <w:r>
              <w:t>IMS</w:t>
            </w:r>
          </w:p>
        </w:tc>
        <w:tc>
          <w:tcPr>
            <w:tcW w:w="5760" w:type="dxa"/>
          </w:tcPr>
          <w:p w:rsidR="00FF4F2F" w:rsidRDefault="00FF4F2F">
            <w:r>
              <w:t>Internal Mode Switch</w:t>
            </w:r>
          </w:p>
        </w:tc>
      </w:tr>
      <w:tr w:rsidR="00FF4F2F">
        <w:trPr>
          <w:cantSplit/>
          <w:jc w:val="center"/>
        </w:trPr>
        <w:tc>
          <w:tcPr>
            <w:tcW w:w="1440" w:type="dxa"/>
          </w:tcPr>
          <w:p w:rsidR="00FF4F2F" w:rsidRDefault="00FF4F2F">
            <w:pPr>
              <w:keepNext w:val="0"/>
            </w:pPr>
            <w:r>
              <w:t>ISO</w:t>
            </w:r>
          </w:p>
        </w:tc>
        <w:tc>
          <w:tcPr>
            <w:tcW w:w="5760" w:type="dxa"/>
          </w:tcPr>
          <w:p w:rsidR="00FF4F2F" w:rsidRDefault="00FF4F2F">
            <w:r>
              <w:t>The International Organization for Standardization</w:t>
            </w:r>
          </w:p>
        </w:tc>
      </w:tr>
      <w:tr w:rsidR="00FF4F2F">
        <w:trPr>
          <w:cantSplit/>
          <w:jc w:val="center"/>
        </w:trPr>
        <w:tc>
          <w:tcPr>
            <w:tcW w:w="1440" w:type="dxa"/>
          </w:tcPr>
          <w:p w:rsidR="00FF4F2F" w:rsidRDefault="00FF4F2F">
            <w:pPr>
              <w:keepNext w:val="0"/>
            </w:pPr>
            <w:r>
              <w:t>LORES</w:t>
            </w:r>
          </w:p>
        </w:tc>
        <w:tc>
          <w:tcPr>
            <w:tcW w:w="5760" w:type="dxa"/>
          </w:tcPr>
          <w:p w:rsidR="00FF4F2F" w:rsidRDefault="00FF4F2F">
            <w:r>
              <w:t>Low Resolution</w:t>
            </w:r>
          </w:p>
        </w:tc>
      </w:tr>
      <w:tr w:rsidR="00FF4F2F">
        <w:trPr>
          <w:cantSplit/>
          <w:jc w:val="center"/>
        </w:trPr>
        <w:tc>
          <w:tcPr>
            <w:tcW w:w="1440" w:type="dxa"/>
          </w:tcPr>
          <w:p w:rsidR="00FF4F2F" w:rsidRDefault="00FF4F2F">
            <w:pPr>
              <w:keepNext w:val="0"/>
            </w:pPr>
            <w:r>
              <w:t>MAF</w:t>
            </w:r>
          </w:p>
        </w:tc>
        <w:tc>
          <w:tcPr>
            <w:tcW w:w="5760" w:type="dxa"/>
          </w:tcPr>
          <w:p w:rsidR="00FF4F2F" w:rsidRDefault="00FF4F2F">
            <w:r>
              <w:t>Mass Airflow</w:t>
            </w:r>
          </w:p>
        </w:tc>
      </w:tr>
      <w:tr w:rsidR="00FF4F2F">
        <w:trPr>
          <w:cantSplit/>
          <w:jc w:val="center"/>
        </w:trPr>
        <w:tc>
          <w:tcPr>
            <w:tcW w:w="1440" w:type="dxa"/>
          </w:tcPr>
          <w:p w:rsidR="00FF4F2F" w:rsidRDefault="00FF4F2F">
            <w:pPr>
              <w:keepNext w:val="0"/>
            </w:pPr>
            <w:r>
              <w:t>MAP</w:t>
            </w:r>
          </w:p>
        </w:tc>
        <w:tc>
          <w:tcPr>
            <w:tcW w:w="5760" w:type="dxa"/>
          </w:tcPr>
          <w:p w:rsidR="00FF4F2F" w:rsidRDefault="00FF4F2F">
            <w:r>
              <w:t>Manifold Absolute Pressure</w:t>
            </w:r>
          </w:p>
        </w:tc>
      </w:tr>
      <w:tr w:rsidR="00FF4F2F">
        <w:trPr>
          <w:cantSplit/>
          <w:jc w:val="center"/>
        </w:trPr>
        <w:tc>
          <w:tcPr>
            <w:tcW w:w="1440" w:type="dxa"/>
          </w:tcPr>
          <w:p w:rsidR="00FF4F2F" w:rsidRDefault="00FF4F2F">
            <w:pPr>
              <w:keepNext w:val="0"/>
            </w:pPr>
            <w:r>
              <w:t>MBT</w:t>
            </w:r>
          </w:p>
        </w:tc>
        <w:tc>
          <w:tcPr>
            <w:tcW w:w="5760" w:type="dxa"/>
          </w:tcPr>
          <w:p w:rsidR="00FF4F2F" w:rsidRDefault="00FF4F2F">
            <w:r>
              <w:t>Mean Best Torque</w:t>
            </w:r>
          </w:p>
        </w:tc>
      </w:tr>
      <w:tr w:rsidR="00FF4F2F">
        <w:trPr>
          <w:cantSplit/>
          <w:jc w:val="center"/>
        </w:trPr>
        <w:tc>
          <w:tcPr>
            <w:tcW w:w="1440" w:type="dxa"/>
          </w:tcPr>
          <w:p w:rsidR="00FF4F2F" w:rsidRDefault="00FF4F2F">
            <w:pPr>
              <w:keepNext w:val="0"/>
            </w:pPr>
            <w:r>
              <w:t>MEC</w:t>
            </w:r>
          </w:p>
        </w:tc>
        <w:tc>
          <w:tcPr>
            <w:tcW w:w="5760" w:type="dxa"/>
          </w:tcPr>
          <w:p w:rsidR="00FF4F2F" w:rsidRDefault="00FF4F2F">
            <w:r>
              <w:t>Manufacturers Enable Counter</w:t>
            </w:r>
          </w:p>
        </w:tc>
      </w:tr>
      <w:tr w:rsidR="00FF4F2F">
        <w:trPr>
          <w:cantSplit/>
          <w:jc w:val="center"/>
        </w:trPr>
        <w:tc>
          <w:tcPr>
            <w:tcW w:w="1440" w:type="dxa"/>
          </w:tcPr>
          <w:p w:rsidR="00FF4F2F" w:rsidRDefault="00FF4F2F">
            <w:pPr>
              <w:keepNext w:val="0"/>
            </w:pPr>
            <w:r>
              <w:t>MEDRES</w:t>
            </w:r>
          </w:p>
        </w:tc>
        <w:tc>
          <w:tcPr>
            <w:tcW w:w="5760" w:type="dxa"/>
          </w:tcPr>
          <w:p w:rsidR="00FF4F2F" w:rsidRDefault="00FF4F2F">
            <w:r>
              <w:t>Medium Resolution</w:t>
            </w:r>
          </w:p>
        </w:tc>
      </w:tr>
      <w:tr w:rsidR="00FF4F2F">
        <w:trPr>
          <w:cantSplit/>
          <w:jc w:val="center"/>
        </w:trPr>
        <w:tc>
          <w:tcPr>
            <w:tcW w:w="1440" w:type="dxa"/>
          </w:tcPr>
          <w:p w:rsidR="00FF4F2F" w:rsidRDefault="00FF4F2F">
            <w:pPr>
              <w:keepNext w:val="0"/>
            </w:pPr>
            <w:r>
              <w:t>MRF</w:t>
            </w:r>
          </w:p>
        </w:tc>
        <w:tc>
          <w:tcPr>
            <w:tcW w:w="5760" w:type="dxa"/>
          </w:tcPr>
          <w:p w:rsidR="00FF4F2F" w:rsidRDefault="00FF4F2F">
            <w:r>
              <w:t>Magneto Rheological Fan</w:t>
            </w:r>
          </w:p>
        </w:tc>
      </w:tr>
      <w:tr w:rsidR="00FF4F2F">
        <w:trPr>
          <w:cantSplit/>
          <w:jc w:val="center"/>
        </w:trPr>
        <w:tc>
          <w:tcPr>
            <w:tcW w:w="1440" w:type="dxa"/>
          </w:tcPr>
          <w:p w:rsidR="00FF4F2F" w:rsidRDefault="00FF4F2F">
            <w:pPr>
              <w:keepNext w:val="0"/>
            </w:pPr>
            <w:r>
              <w:t>MIL</w:t>
            </w:r>
          </w:p>
        </w:tc>
        <w:tc>
          <w:tcPr>
            <w:tcW w:w="5760" w:type="dxa"/>
          </w:tcPr>
          <w:p w:rsidR="00FF4F2F" w:rsidRDefault="00FF4F2F">
            <w:r>
              <w:t>Malfunction Indicator Lamp</w:t>
            </w:r>
          </w:p>
        </w:tc>
      </w:tr>
      <w:tr w:rsidR="00FF4F2F">
        <w:trPr>
          <w:cantSplit/>
          <w:jc w:val="center"/>
        </w:trPr>
        <w:tc>
          <w:tcPr>
            <w:tcW w:w="1440" w:type="dxa"/>
          </w:tcPr>
          <w:p w:rsidR="00FF4F2F" w:rsidRDefault="00FF4F2F">
            <w:pPr>
              <w:keepNext w:val="0"/>
            </w:pPr>
            <w:r>
              <w:t>N</w:t>
            </w:r>
          </w:p>
        </w:tc>
        <w:tc>
          <w:tcPr>
            <w:tcW w:w="5760" w:type="dxa"/>
          </w:tcPr>
          <w:p w:rsidR="00FF4F2F" w:rsidRDefault="00FF4F2F">
            <w:r>
              <w:t>Numerical Units</w:t>
            </w:r>
          </w:p>
        </w:tc>
      </w:tr>
      <w:tr w:rsidR="00FF4F2F">
        <w:trPr>
          <w:cantSplit/>
          <w:jc w:val="center"/>
        </w:trPr>
        <w:tc>
          <w:tcPr>
            <w:tcW w:w="1440" w:type="dxa"/>
          </w:tcPr>
          <w:p w:rsidR="00FF4F2F" w:rsidRDefault="00FF4F2F">
            <w:pPr>
              <w:keepNext w:val="0"/>
            </w:pPr>
            <w:r>
              <w:t>NSBU</w:t>
            </w:r>
          </w:p>
        </w:tc>
        <w:tc>
          <w:tcPr>
            <w:tcW w:w="5760" w:type="dxa"/>
          </w:tcPr>
          <w:p w:rsidR="00FF4F2F" w:rsidRDefault="00FF4F2F">
            <w:r>
              <w:t>Neutral Safety Backup</w:t>
            </w:r>
          </w:p>
        </w:tc>
      </w:tr>
      <w:tr w:rsidR="00FF4F2F">
        <w:trPr>
          <w:cantSplit/>
          <w:jc w:val="center"/>
        </w:trPr>
        <w:tc>
          <w:tcPr>
            <w:tcW w:w="1440" w:type="dxa"/>
          </w:tcPr>
          <w:p w:rsidR="00FF4F2F" w:rsidRDefault="00FF4F2F">
            <w:pPr>
              <w:keepNext w:val="0"/>
            </w:pPr>
            <w:r>
              <w:t>OBD</w:t>
            </w:r>
          </w:p>
        </w:tc>
        <w:tc>
          <w:tcPr>
            <w:tcW w:w="5760" w:type="dxa"/>
          </w:tcPr>
          <w:p w:rsidR="00FF4F2F" w:rsidRDefault="00FF4F2F">
            <w:r>
              <w:t>On Board Diagnostic</w:t>
            </w:r>
          </w:p>
        </w:tc>
      </w:tr>
      <w:tr w:rsidR="00FF4F2F">
        <w:trPr>
          <w:cantSplit/>
          <w:jc w:val="center"/>
        </w:trPr>
        <w:tc>
          <w:tcPr>
            <w:tcW w:w="1440" w:type="dxa"/>
          </w:tcPr>
          <w:p w:rsidR="00FF4F2F" w:rsidRDefault="00FF4F2F">
            <w:pPr>
              <w:keepNext w:val="0"/>
            </w:pPr>
            <w:r>
              <w:t>OSC</w:t>
            </w:r>
          </w:p>
        </w:tc>
        <w:tc>
          <w:tcPr>
            <w:tcW w:w="5760" w:type="dxa"/>
          </w:tcPr>
          <w:p w:rsidR="00FF4F2F" w:rsidRDefault="00FF4F2F">
            <w:r>
              <w:t>Oxygen Storage Capacity</w:t>
            </w:r>
          </w:p>
        </w:tc>
      </w:tr>
      <w:tr w:rsidR="00FF4F2F">
        <w:trPr>
          <w:cantSplit/>
          <w:jc w:val="center"/>
        </w:trPr>
        <w:tc>
          <w:tcPr>
            <w:tcW w:w="1440" w:type="dxa"/>
          </w:tcPr>
          <w:p w:rsidR="00FF4F2F" w:rsidRDefault="00FF4F2F">
            <w:pPr>
              <w:keepNext w:val="0"/>
            </w:pPr>
            <w:r>
              <w:t>PCS</w:t>
            </w:r>
          </w:p>
        </w:tc>
        <w:tc>
          <w:tcPr>
            <w:tcW w:w="5760" w:type="dxa"/>
          </w:tcPr>
          <w:p w:rsidR="00FF4F2F" w:rsidRDefault="00FF4F2F">
            <w:r>
              <w:t>Pressure Control Solenoid</w:t>
            </w:r>
          </w:p>
        </w:tc>
      </w:tr>
      <w:tr w:rsidR="00FF4F2F">
        <w:trPr>
          <w:cantSplit/>
          <w:jc w:val="center"/>
        </w:trPr>
        <w:tc>
          <w:tcPr>
            <w:tcW w:w="1440" w:type="dxa"/>
          </w:tcPr>
          <w:p w:rsidR="00FF4F2F" w:rsidRDefault="00FF4F2F">
            <w:pPr>
              <w:keepNext w:val="0"/>
            </w:pPr>
            <w:r>
              <w:t>PDS</w:t>
            </w:r>
          </w:p>
        </w:tc>
        <w:tc>
          <w:tcPr>
            <w:tcW w:w="5760" w:type="dxa"/>
          </w:tcPr>
          <w:p w:rsidR="00FF4F2F" w:rsidRDefault="00FF4F2F">
            <w:r>
              <w:t>Periodic DPID Scheduler</w:t>
            </w:r>
          </w:p>
        </w:tc>
      </w:tr>
      <w:tr w:rsidR="00FF4F2F">
        <w:trPr>
          <w:cantSplit/>
          <w:jc w:val="center"/>
        </w:trPr>
        <w:tc>
          <w:tcPr>
            <w:tcW w:w="1440" w:type="dxa"/>
          </w:tcPr>
          <w:p w:rsidR="00FF4F2F" w:rsidRDefault="00FF4F2F">
            <w:pPr>
              <w:keepNext w:val="0"/>
            </w:pPr>
            <w:r>
              <w:t>PID</w:t>
            </w:r>
          </w:p>
        </w:tc>
        <w:tc>
          <w:tcPr>
            <w:tcW w:w="5760" w:type="dxa"/>
          </w:tcPr>
          <w:p w:rsidR="00FF4F2F" w:rsidRDefault="00FF4F2F">
            <w:r>
              <w:t>Parameter Identifier</w:t>
            </w:r>
          </w:p>
        </w:tc>
      </w:tr>
      <w:tr w:rsidR="00FF4F2F">
        <w:trPr>
          <w:cantSplit/>
          <w:jc w:val="center"/>
        </w:trPr>
        <w:tc>
          <w:tcPr>
            <w:tcW w:w="1440" w:type="dxa"/>
          </w:tcPr>
          <w:p w:rsidR="00FF4F2F" w:rsidRDefault="00FF4F2F">
            <w:pPr>
              <w:keepNext w:val="0"/>
            </w:pPr>
            <w:r>
              <w:t>PKT</w:t>
            </w:r>
          </w:p>
        </w:tc>
        <w:tc>
          <w:tcPr>
            <w:tcW w:w="5760" w:type="dxa"/>
          </w:tcPr>
          <w:p w:rsidR="00FF4F2F" w:rsidRDefault="00FF4F2F">
            <w:r>
              <w:t>Packeted</w:t>
            </w:r>
          </w:p>
        </w:tc>
      </w:tr>
      <w:tr w:rsidR="00FF4F2F">
        <w:trPr>
          <w:cantSplit/>
          <w:jc w:val="center"/>
        </w:trPr>
        <w:tc>
          <w:tcPr>
            <w:tcW w:w="1440" w:type="dxa"/>
          </w:tcPr>
          <w:p w:rsidR="00FF4F2F" w:rsidRDefault="00FF4F2F">
            <w:pPr>
              <w:keepNext w:val="0"/>
            </w:pPr>
            <w:r>
              <w:t>PPEI</w:t>
            </w:r>
          </w:p>
        </w:tc>
        <w:tc>
          <w:tcPr>
            <w:tcW w:w="5760" w:type="dxa"/>
          </w:tcPr>
          <w:p w:rsidR="00FF4F2F" w:rsidRDefault="00FF4F2F">
            <w:r>
              <w:t>Platform-Powertrain Electrical Interface</w:t>
            </w:r>
          </w:p>
        </w:tc>
      </w:tr>
      <w:tr w:rsidR="00FF4F2F">
        <w:trPr>
          <w:cantSplit/>
          <w:jc w:val="center"/>
        </w:trPr>
        <w:tc>
          <w:tcPr>
            <w:tcW w:w="1440" w:type="dxa"/>
          </w:tcPr>
          <w:p w:rsidR="00FF4F2F" w:rsidRDefault="00FF4F2F">
            <w:pPr>
              <w:keepNext w:val="0"/>
            </w:pPr>
            <w:r>
              <w:t>PPM</w:t>
            </w:r>
          </w:p>
        </w:tc>
        <w:tc>
          <w:tcPr>
            <w:tcW w:w="5760" w:type="dxa"/>
          </w:tcPr>
          <w:p w:rsidR="00FF4F2F" w:rsidRDefault="00FF4F2F">
            <w:r>
              <w:t>Pulse Per Mile</w:t>
            </w:r>
          </w:p>
        </w:tc>
      </w:tr>
      <w:tr w:rsidR="00FF4F2F">
        <w:trPr>
          <w:cantSplit/>
          <w:jc w:val="center"/>
        </w:trPr>
        <w:tc>
          <w:tcPr>
            <w:tcW w:w="1440" w:type="dxa"/>
          </w:tcPr>
          <w:p w:rsidR="00FF4F2F" w:rsidRDefault="00FF4F2F">
            <w:pPr>
              <w:keepNext w:val="0"/>
            </w:pPr>
            <w:r>
              <w:t>PRNDL</w:t>
            </w:r>
          </w:p>
        </w:tc>
        <w:tc>
          <w:tcPr>
            <w:tcW w:w="5760" w:type="dxa"/>
          </w:tcPr>
          <w:p w:rsidR="00FF4F2F" w:rsidRDefault="00FF4F2F">
            <w:smartTag w:uri="urn:schemas-microsoft-com:office:smarttags" w:element="Street">
              <w:smartTag w:uri="urn:schemas-microsoft-com:office:smarttags" w:element="address">
                <w:r>
                  <w:t>Park Reverse Neutral Drive</w:t>
                </w:r>
              </w:smartTag>
            </w:smartTag>
            <w:r>
              <w:t xml:space="preserve"> Low</w:t>
            </w:r>
          </w:p>
        </w:tc>
      </w:tr>
      <w:tr w:rsidR="00FF4F2F">
        <w:trPr>
          <w:cantSplit/>
          <w:jc w:val="center"/>
        </w:trPr>
        <w:tc>
          <w:tcPr>
            <w:tcW w:w="1440" w:type="dxa"/>
          </w:tcPr>
          <w:p w:rsidR="00FF4F2F" w:rsidRDefault="00FF4F2F">
            <w:pPr>
              <w:keepNext w:val="0"/>
            </w:pPr>
            <w:r>
              <w:t>PSM</w:t>
            </w:r>
          </w:p>
        </w:tc>
        <w:tc>
          <w:tcPr>
            <w:tcW w:w="5760" w:type="dxa"/>
          </w:tcPr>
          <w:p w:rsidR="00FF4F2F" w:rsidRDefault="00FF4F2F">
            <w:r>
              <w:t>Pressure Switch Manifold</w:t>
            </w:r>
          </w:p>
        </w:tc>
      </w:tr>
      <w:tr w:rsidR="00FF4F2F">
        <w:trPr>
          <w:cantSplit/>
          <w:jc w:val="center"/>
        </w:trPr>
        <w:tc>
          <w:tcPr>
            <w:tcW w:w="1440" w:type="dxa"/>
          </w:tcPr>
          <w:p w:rsidR="00FF4F2F" w:rsidRDefault="00FF4F2F">
            <w:pPr>
              <w:keepNext w:val="0"/>
            </w:pPr>
            <w:r>
              <w:t>PTO</w:t>
            </w:r>
          </w:p>
        </w:tc>
        <w:tc>
          <w:tcPr>
            <w:tcW w:w="5760" w:type="dxa"/>
          </w:tcPr>
          <w:p w:rsidR="00FF4F2F" w:rsidRDefault="00FF4F2F">
            <w:r>
              <w:t>Power Take Off</w:t>
            </w:r>
          </w:p>
        </w:tc>
      </w:tr>
      <w:tr w:rsidR="00FF4F2F">
        <w:trPr>
          <w:cantSplit/>
          <w:jc w:val="center"/>
        </w:trPr>
        <w:tc>
          <w:tcPr>
            <w:tcW w:w="1440" w:type="dxa"/>
          </w:tcPr>
          <w:p w:rsidR="00FF4F2F" w:rsidRDefault="00FF4F2F">
            <w:pPr>
              <w:keepNext w:val="0"/>
            </w:pPr>
            <w:r>
              <w:t>PWM</w:t>
            </w:r>
          </w:p>
        </w:tc>
        <w:tc>
          <w:tcPr>
            <w:tcW w:w="5760" w:type="dxa"/>
          </w:tcPr>
          <w:p w:rsidR="00FF4F2F" w:rsidRDefault="00FF4F2F">
            <w:r>
              <w:t>Pulse Width Modulation</w:t>
            </w:r>
          </w:p>
        </w:tc>
      </w:tr>
      <w:tr w:rsidR="00FF4F2F">
        <w:trPr>
          <w:cantSplit/>
          <w:jc w:val="center"/>
        </w:trPr>
        <w:tc>
          <w:tcPr>
            <w:tcW w:w="1440" w:type="dxa"/>
          </w:tcPr>
          <w:p w:rsidR="00FF4F2F" w:rsidRDefault="00FF4F2F">
            <w:pPr>
              <w:keepNext w:val="0"/>
            </w:pPr>
            <w:r>
              <w:t>RDM</w:t>
            </w:r>
          </w:p>
        </w:tc>
        <w:tc>
          <w:tcPr>
            <w:tcW w:w="5760" w:type="dxa"/>
          </w:tcPr>
          <w:p w:rsidR="00FF4F2F" w:rsidRDefault="00FF4F2F">
            <w:r>
              <w:t>Rear Drive Module</w:t>
            </w:r>
          </w:p>
        </w:tc>
      </w:tr>
      <w:tr w:rsidR="00FF4F2F">
        <w:trPr>
          <w:cantSplit/>
          <w:jc w:val="center"/>
        </w:trPr>
        <w:tc>
          <w:tcPr>
            <w:tcW w:w="1440" w:type="dxa"/>
          </w:tcPr>
          <w:p w:rsidR="00FF4F2F" w:rsidRDefault="00FF4F2F">
            <w:pPr>
              <w:keepNext w:val="0"/>
            </w:pPr>
            <w:r>
              <w:t>RVC</w:t>
            </w:r>
          </w:p>
        </w:tc>
        <w:tc>
          <w:tcPr>
            <w:tcW w:w="5760" w:type="dxa"/>
          </w:tcPr>
          <w:p w:rsidR="00FF4F2F" w:rsidRDefault="00FF4F2F">
            <w:r>
              <w:t>Regulated Voltage Control</w:t>
            </w:r>
          </w:p>
        </w:tc>
      </w:tr>
      <w:tr w:rsidR="00FF4F2F">
        <w:trPr>
          <w:cantSplit/>
          <w:jc w:val="center"/>
        </w:trPr>
        <w:tc>
          <w:tcPr>
            <w:tcW w:w="1440" w:type="dxa"/>
          </w:tcPr>
          <w:p w:rsidR="00FF4F2F" w:rsidRDefault="00FF4F2F">
            <w:pPr>
              <w:keepNext w:val="0"/>
            </w:pPr>
            <w:r>
              <w:t>RVS</w:t>
            </w:r>
          </w:p>
        </w:tc>
        <w:tc>
          <w:tcPr>
            <w:tcW w:w="5760" w:type="dxa"/>
          </w:tcPr>
          <w:p w:rsidR="00FF4F2F" w:rsidRDefault="00FF4F2F">
            <w:r>
              <w:t>Remote Vehicle Start</w:t>
            </w:r>
          </w:p>
        </w:tc>
      </w:tr>
      <w:tr w:rsidR="00FF4F2F">
        <w:trPr>
          <w:cantSplit/>
          <w:jc w:val="center"/>
        </w:trPr>
        <w:tc>
          <w:tcPr>
            <w:tcW w:w="1440" w:type="dxa"/>
          </w:tcPr>
          <w:p w:rsidR="00FF4F2F" w:rsidRDefault="00FF4F2F">
            <w:pPr>
              <w:keepNext w:val="0"/>
            </w:pPr>
            <w:r>
              <w:t>SAI</w:t>
            </w:r>
          </w:p>
        </w:tc>
        <w:tc>
          <w:tcPr>
            <w:tcW w:w="5760" w:type="dxa"/>
          </w:tcPr>
          <w:p w:rsidR="00FF4F2F" w:rsidRDefault="00FF4F2F">
            <w:r>
              <w:t>Secondary Air Injection</w:t>
            </w:r>
          </w:p>
        </w:tc>
      </w:tr>
      <w:tr w:rsidR="00FF4F2F">
        <w:trPr>
          <w:cantSplit/>
          <w:jc w:val="center"/>
        </w:trPr>
        <w:tc>
          <w:tcPr>
            <w:tcW w:w="1440" w:type="dxa"/>
          </w:tcPr>
          <w:p w:rsidR="00FF4F2F" w:rsidRDefault="00FF4F2F">
            <w:pPr>
              <w:keepNext w:val="0"/>
            </w:pPr>
            <w:r>
              <w:t>SCIAP</w:t>
            </w:r>
          </w:p>
        </w:tc>
        <w:tc>
          <w:tcPr>
            <w:tcW w:w="5760" w:type="dxa"/>
          </w:tcPr>
          <w:p w:rsidR="00FF4F2F" w:rsidRDefault="00FF4F2F">
            <w:r>
              <w:t>Supercharger Inlet Absolute Pressure</w:t>
            </w:r>
          </w:p>
        </w:tc>
      </w:tr>
      <w:tr w:rsidR="00FF4F2F">
        <w:trPr>
          <w:cantSplit/>
          <w:jc w:val="center"/>
        </w:trPr>
        <w:tc>
          <w:tcPr>
            <w:tcW w:w="1440" w:type="dxa"/>
          </w:tcPr>
          <w:p w:rsidR="00FF4F2F" w:rsidRDefault="00FF4F2F">
            <w:pPr>
              <w:keepNext w:val="0"/>
            </w:pPr>
            <w:r>
              <w:t>SNM</w:t>
            </w:r>
          </w:p>
        </w:tc>
        <w:tc>
          <w:tcPr>
            <w:tcW w:w="5760" w:type="dxa"/>
          </w:tcPr>
          <w:p w:rsidR="00FF4F2F" w:rsidRDefault="00FF4F2F">
            <w:r>
              <w:t>2´s Complement Signed Numeric</w:t>
            </w:r>
          </w:p>
        </w:tc>
      </w:tr>
      <w:tr w:rsidR="00FF4F2F">
        <w:trPr>
          <w:cantSplit/>
          <w:jc w:val="center"/>
        </w:trPr>
        <w:tc>
          <w:tcPr>
            <w:tcW w:w="1440" w:type="dxa"/>
          </w:tcPr>
          <w:p w:rsidR="00FF4F2F" w:rsidRDefault="00FF4F2F">
            <w:pPr>
              <w:keepNext w:val="0"/>
            </w:pPr>
            <w:r>
              <w:t>SPS</w:t>
            </w:r>
          </w:p>
        </w:tc>
        <w:tc>
          <w:tcPr>
            <w:tcW w:w="5760" w:type="dxa"/>
          </w:tcPr>
          <w:p w:rsidR="00FF4F2F" w:rsidRDefault="00FF4F2F">
            <w:r>
              <w:t>Service Programming System</w:t>
            </w:r>
          </w:p>
        </w:tc>
      </w:tr>
      <w:tr w:rsidR="00FF4F2F">
        <w:trPr>
          <w:cantSplit/>
          <w:jc w:val="center"/>
        </w:trPr>
        <w:tc>
          <w:tcPr>
            <w:tcW w:w="1440" w:type="dxa"/>
          </w:tcPr>
          <w:p w:rsidR="00FF4F2F" w:rsidRDefault="00FF4F2F">
            <w:pPr>
              <w:keepNext w:val="0"/>
            </w:pPr>
            <w:r>
              <w:t>STP</w:t>
            </w:r>
          </w:p>
        </w:tc>
        <w:tc>
          <w:tcPr>
            <w:tcW w:w="5760" w:type="dxa"/>
          </w:tcPr>
          <w:p w:rsidR="00FF4F2F" w:rsidRDefault="00FF4F2F">
            <w:r>
              <w:t>Standard Temperature and Pressure</w:t>
            </w:r>
          </w:p>
        </w:tc>
      </w:tr>
      <w:tr w:rsidR="00FF4F2F">
        <w:trPr>
          <w:cantSplit/>
          <w:jc w:val="center"/>
        </w:trPr>
        <w:tc>
          <w:tcPr>
            <w:tcW w:w="1440" w:type="dxa"/>
          </w:tcPr>
          <w:p w:rsidR="00FF4F2F" w:rsidRDefault="00FF4F2F">
            <w:pPr>
              <w:keepNext w:val="0"/>
            </w:pPr>
            <w:r>
              <w:t>SVS</w:t>
            </w:r>
          </w:p>
        </w:tc>
        <w:tc>
          <w:tcPr>
            <w:tcW w:w="5760" w:type="dxa"/>
          </w:tcPr>
          <w:p w:rsidR="00FF4F2F" w:rsidRDefault="00FF4F2F">
            <w:r>
              <w:t>Service Vehicle Soon</w:t>
            </w:r>
          </w:p>
        </w:tc>
      </w:tr>
      <w:tr w:rsidR="00FF4F2F">
        <w:trPr>
          <w:cantSplit/>
          <w:jc w:val="center"/>
        </w:trPr>
        <w:tc>
          <w:tcPr>
            <w:tcW w:w="1440" w:type="dxa"/>
          </w:tcPr>
          <w:p w:rsidR="00FF4F2F" w:rsidRDefault="00FF4F2F">
            <w:pPr>
              <w:keepNext w:val="0"/>
            </w:pPr>
            <w:r>
              <w:t>TCC</w:t>
            </w:r>
          </w:p>
        </w:tc>
        <w:tc>
          <w:tcPr>
            <w:tcW w:w="5760" w:type="dxa"/>
          </w:tcPr>
          <w:p w:rsidR="00FF4F2F" w:rsidRDefault="00FF4F2F">
            <w:pPr>
              <w:keepNext w:val="0"/>
            </w:pPr>
            <w:r>
              <w:t>Torque Converter Clutch</w:t>
            </w:r>
          </w:p>
        </w:tc>
      </w:tr>
      <w:tr w:rsidR="00FF4F2F">
        <w:trPr>
          <w:cantSplit/>
          <w:jc w:val="center"/>
        </w:trPr>
        <w:tc>
          <w:tcPr>
            <w:tcW w:w="1440" w:type="dxa"/>
          </w:tcPr>
          <w:p w:rsidR="00FF4F2F" w:rsidRDefault="00FF4F2F">
            <w:pPr>
              <w:keepNext w:val="0"/>
            </w:pPr>
            <w:r>
              <w:t>TCCM</w:t>
            </w:r>
          </w:p>
        </w:tc>
        <w:tc>
          <w:tcPr>
            <w:tcW w:w="5760" w:type="dxa"/>
          </w:tcPr>
          <w:p w:rsidR="00FF4F2F" w:rsidRDefault="00FF4F2F">
            <w:r>
              <w:t>Transfer Case Control Module</w:t>
            </w:r>
          </w:p>
        </w:tc>
      </w:tr>
      <w:tr w:rsidR="00FF4F2F">
        <w:trPr>
          <w:cantSplit/>
          <w:jc w:val="center"/>
        </w:trPr>
        <w:tc>
          <w:tcPr>
            <w:tcW w:w="1440" w:type="dxa"/>
          </w:tcPr>
          <w:p w:rsidR="00FF4F2F" w:rsidRDefault="00FF4F2F">
            <w:pPr>
              <w:keepNext w:val="0"/>
            </w:pPr>
            <w:r>
              <w:t>TCM</w:t>
            </w:r>
          </w:p>
        </w:tc>
        <w:tc>
          <w:tcPr>
            <w:tcW w:w="5760" w:type="dxa"/>
          </w:tcPr>
          <w:p w:rsidR="00FF4F2F" w:rsidRDefault="00FF4F2F">
            <w:r>
              <w:t>Transmission Control Module</w:t>
            </w:r>
          </w:p>
        </w:tc>
      </w:tr>
      <w:tr w:rsidR="00FF4F2F">
        <w:trPr>
          <w:cantSplit/>
          <w:jc w:val="center"/>
        </w:trPr>
        <w:tc>
          <w:tcPr>
            <w:tcW w:w="1440" w:type="dxa"/>
          </w:tcPr>
          <w:p w:rsidR="00FF4F2F" w:rsidRDefault="00FF4F2F">
            <w:pPr>
              <w:keepNext w:val="0"/>
            </w:pPr>
            <w:r>
              <w:t>TIS</w:t>
            </w:r>
          </w:p>
        </w:tc>
        <w:tc>
          <w:tcPr>
            <w:tcW w:w="5760" w:type="dxa"/>
          </w:tcPr>
          <w:p w:rsidR="00FF4F2F" w:rsidRDefault="00FF4F2F">
            <w:r>
              <w:t>Transmission Input Speed</w:t>
            </w:r>
          </w:p>
        </w:tc>
      </w:tr>
      <w:tr w:rsidR="00FF4F2F">
        <w:trPr>
          <w:cantSplit/>
          <w:jc w:val="center"/>
        </w:trPr>
        <w:tc>
          <w:tcPr>
            <w:tcW w:w="1440" w:type="dxa"/>
          </w:tcPr>
          <w:p w:rsidR="00FF4F2F" w:rsidRDefault="00FF4F2F">
            <w:pPr>
              <w:keepNext w:val="0"/>
            </w:pPr>
            <w:r>
              <w:t>TLS</w:t>
            </w:r>
          </w:p>
        </w:tc>
        <w:tc>
          <w:tcPr>
            <w:tcW w:w="5760" w:type="dxa"/>
          </w:tcPr>
          <w:p w:rsidR="00FF4F2F" w:rsidRDefault="00FF4F2F">
            <w:r>
              <w:t>Temperature Limiting Software</w:t>
            </w:r>
          </w:p>
        </w:tc>
      </w:tr>
      <w:tr w:rsidR="00FF4F2F">
        <w:trPr>
          <w:cantSplit/>
          <w:jc w:val="center"/>
        </w:trPr>
        <w:tc>
          <w:tcPr>
            <w:tcW w:w="1440" w:type="dxa"/>
          </w:tcPr>
          <w:p w:rsidR="00FF4F2F" w:rsidRDefault="00FF4F2F">
            <w:pPr>
              <w:keepNext w:val="0"/>
            </w:pPr>
            <w:r>
              <w:t>TOS</w:t>
            </w:r>
          </w:p>
        </w:tc>
        <w:tc>
          <w:tcPr>
            <w:tcW w:w="5760" w:type="dxa"/>
          </w:tcPr>
          <w:p w:rsidR="00FF4F2F" w:rsidRDefault="00FF4F2F">
            <w:r>
              <w:t>Transmission Output Speed</w:t>
            </w:r>
          </w:p>
        </w:tc>
      </w:tr>
      <w:tr w:rsidR="00FF4F2F">
        <w:trPr>
          <w:cantSplit/>
          <w:jc w:val="center"/>
        </w:trPr>
        <w:tc>
          <w:tcPr>
            <w:tcW w:w="1440" w:type="dxa"/>
          </w:tcPr>
          <w:p w:rsidR="00FF4F2F" w:rsidRDefault="00FF4F2F">
            <w:pPr>
              <w:keepNext w:val="0"/>
            </w:pPr>
            <w:r>
              <w:t>UNM</w:t>
            </w:r>
          </w:p>
        </w:tc>
        <w:tc>
          <w:tcPr>
            <w:tcW w:w="5760" w:type="dxa"/>
          </w:tcPr>
          <w:p w:rsidR="00FF4F2F" w:rsidRDefault="00FF4F2F">
            <w:r>
              <w:t>Unsigned Numeric</w:t>
            </w:r>
          </w:p>
        </w:tc>
      </w:tr>
      <w:tr w:rsidR="00FF4F2F">
        <w:trPr>
          <w:cantSplit/>
          <w:jc w:val="center"/>
        </w:trPr>
        <w:tc>
          <w:tcPr>
            <w:tcW w:w="1440" w:type="dxa"/>
          </w:tcPr>
          <w:p w:rsidR="00FF4F2F" w:rsidRDefault="00FF4F2F">
            <w:pPr>
              <w:keepNext w:val="0"/>
            </w:pPr>
            <w:r>
              <w:t>USDT</w:t>
            </w:r>
          </w:p>
        </w:tc>
        <w:tc>
          <w:tcPr>
            <w:tcW w:w="5760" w:type="dxa"/>
          </w:tcPr>
          <w:p w:rsidR="00FF4F2F" w:rsidRDefault="00FF4F2F">
            <w:r>
              <w:t>Unacknowledged Segmented Data Transfer</w:t>
            </w:r>
          </w:p>
        </w:tc>
      </w:tr>
      <w:tr w:rsidR="00FF4F2F">
        <w:trPr>
          <w:cantSplit/>
          <w:jc w:val="center"/>
        </w:trPr>
        <w:tc>
          <w:tcPr>
            <w:tcW w:w="1440" w:type="dxa"/>
          </w:tcPr>
          <w:p w:rsidR="00FF4F2F" w:rsidRDefault="00FF4F2F">
            <w:pPr>
              <w:keepNext w:val="0"/>
            </w:pPr>
            <w:r>
              <w:t>UUDT</w:t>
            </w:r>
          </w:p>
        </w:tc>
        <w:tc>
          <w:tcPr>
            <w:tcW w:w="5760" w:type="dxa"/>
          </w:tcPr>
          <w:p w:rsidR="00FF4F2F" w:rsidRDefault="00FF4F2F">
            <w:r>
              <w:t>Unacknowledged Unsegmented Data Transfer</w:t>
            </w:r>
          </w:p>
        </w:tc>
      </w:tr>
      <w:tr w:rsidR="00FF4F2F">
        <w:trPr>
          <w:cantSplit/>
          <w:jc w:val="center"/>
        </w:trPr>
        <w:tc>
          <w:tcPr>
            <w:tcW w:w="1440" w:type="dxa"/>
          </w:tcPr>
          <w:p w:rsidR="00FF4F2F" w:rsidRDefault="00FF4F2F">
            <w:pPr>
              <w:keepNext w:val="0"/>
            </w:pPr>
            <w:r>
              <w:t>VTD</w:t>
            </w:r>
          </w:p>
        </w:tc>
        <w:tc>
          <w:tcPr>
            <w:tcW w:w="5760" w:type="dxa"/>
          </w:tcPr>
          <w:p w:rsidR="00FF4F2F" w:rsidRDefault="00FF4F2F">
            <w:r>
              <w:t>Vehicle Theft Deterrent</w:t>
            </w:r>
          </w:p>
        </w:tc>
      </w:tr>
      <w:tr w:rsidR="00FF4F2F">
        <w:trPr>
          <w:cantSplit/>
          <w:jc w:val="center"/>
        </w:trPr>
        <w:tc>
          <w:tcPr>
            <w:tcW w:w="1440" w:type="dxa"/>
          </w:tcPr>
          <w:p w:rsidR="00FF4F2F" w:rsidRDefault="00FF4F2F">
            <w:pPr>
              <w:keepNext w:val="0"/>
            </w:pPr>
            <w:r>
              <w:t>WOT</w:t>
            </w:r>
          </w:p>
        </w:tc>
        <w:tc>
          <w:tcPr>
            <w:tcW w:w="5760" w:type="dxa"/>
          </w:tcPr>
          <w:p w:rsidR="00FF4F2F" w:rsidRDefault="00FF4F2F">
            <w:r>
              <w:t>Wide Open Throttle</w:t>
            </w:r>
          </w:p>
        </w:tc>
      </w:tr>
    </w:tbl>
    <w:p w:rsidR="00FF4F2F" w:rsidRDefault="00FF4F2F"/>
    <w:p w:rsidR="00FF4F2F" w:rsidRDefault="00FF4F2F">
      <w:pPr>
        <w:keepNext w:val="0"/>
        <w:keepLines w:val="0"/>
      </w:pPr>
    </w:p>
    <w:p w:rsidR="00FF4F2F" w:rsidRDefault="00FF4F2F">
      <w:r>
        <w:t>The following acronyms are used to identify specific rings throughout this document.</w:t>
      </w:r>
    </w:p>
    <w:p w:rsidR="00FF4F2F" w:rsidRDefault="00FF4F2F"/>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440"/>
        <w:gridCol w:w="5760"/>
      </w:tblGrid>
      <w:tr w:rsidR="00FF4F2F">
        <w:trPr>
          <w:cantSplit/>
          <w:jc w:val="center"/>
        </w:trPr>
        <w:tc>
          <w:tcPr>
            <w:tcW w:w="1440" w:type="dxa"/>
          </w:tcPr>
          <w:p w:rsidR="00FF4F2F" w:rsidRDefault="00FF4F2F">
            <w:pPr>
              <w:keepNext w:val="0"/>
            </w:pPr>
            <w:r>
              <w:t>AAPR</w:t>
            </w:r>
          </w:p>
        </w:tc>
        <w:tc>
          <w:tcPr>
            <w:tcW w:w="5760" w:type="dxa"/>
          </w:tcPr>
          <w:p w:rsidR="00FF4F2F" w:rsidRDefault="00FF4F2F">
            <w:pPr>
              <w:keepNext w:val="0"/>
            </w:pPr>
            <w:r>
              <w:t>Ambient Air Pressure (Barometric Pressure)</w:t>
            </w:r>
          </w:p>
        </w:tc>
      </w:tr>
      <w:tr w:rsidR="00FF4F2F">
        <w:trPr>
          <w:cantSplit/>
          <w:jc w:val="center"/>
        </w:trPr>
        <w:tc>
          <w:tcPr>
            <w:tcW w:w="1440" w:type="dxa"/>
          </w:tcPr>
          <w:p w:rsidR="00FF4F2F" w:rsidRDefault="00FF4F2F">
            <w:pPr>
              <w:keepNext w:val="0"/>
            </w:pPr>
            <w:r>
              <w:t>ACCR</w:t>
            </w:r>
          </w:p>
        </w:tc>
        <w:tc>
          <w:tcPr>
            <w:tcW w:w="5760" w:type="dxa"/>
          </w:tcPr>
          <w:p w:rsidR="00FF4F2F" w:rsidRDefault="00FF4F2F">
            <w:pPr>
              <w:keepNext w:val="0"/>
            </w:pPr>
            <w:r>
              <w:t>Air Conditioning Compressor</w:t>
            </w:r>
          </w:p>
        </w:tc>
      </w:tr>
      <w:tr w:rsidR="00FF4F2F">
        <w:trPr>
          <w:cantSplit/>
          <w:jc w:val="center"/>
        </w:trPr>
        <w:tc>
          <w:tcPr>
            <w:tcW w:w="1440" w:type="dxa"/>
          </w:tcPr>
          <w:p w:rsidR="00FF4F2F" w:rsidRDefault="00FF4F2F">
            <w:pPr>
              <w:keepNext w:val="0"/>
            </w:pPr>
            <w:r>
              <w:t>AIRR</w:t>
            </w:r>
          </w:p>
        </w:tc>
        <w:tc>
          <w:tcPr>
            <w:tcW w:w="5760" w:type="dxa"/>
          </w:tcPr>
          <w:p w:rsidR="00FF4F2F" w:rsidRDefault="00FF4F2F">
            <w:pPr>
              <w:keepNext w:val="0"/>
            </w:pPr>
            <w:r>
              <w:t>Air Injection Reaction (Secondary Air Injection)</w:t>
            </w:r>
          </w:p>
        </w:tc>
      </w:tr>
      <w:tr w:rsidR="00FF4F2F">
        <w:trPr>
          <w:cantSplit/>
          <w:jc w:val="center"/>
        </w:trPr>
        <w:tc>
          <w:tcPr>
            <w:tcW w:w="1440" w:type="dxa"/>
          </w:tcPr>
          <w:p w:rsidR="00FF4F2F" w:rsidRDefault="00FF4F2F">
            <w:pPr>
              <w:keepNext w:val="0"/>
            </w:pPr>
            <w:r>
              <w:t>APSR</w:t>
            </w:r>
          </w:p>
        </w:tc>
        <w:tc>
          <w:tcPr>
            <w:tcW w:w="5760" w:type="dxa"/>
          </w:tcPr>
          <w:p w:rsidR="00FF4F2F" w:rsidRDefault="00FF4F2F">
            <w:pPr>
              <w:keepNext w:val="0"/>
            </w:pPr>
            <w:r>
              <w:t>Accelerator Position</w:t>
            </w:r>
          </w:p>
        </w:tc>
      </w:tr>
      <w:tr w:rsidR="00FF4F2F">
        <w:trPr>
          <w:cantSplit/>
          <w:jc w:val="center"/>
        </w:trPr>
        <w:tc>
          <w:tcPr>
            <w:tcW w:w="1440" w:type="dxa"/>
          </w:tcPr>
          <w:p w:rsidR="00FF4F2F" w:rsidRDefault="00FF4F2F">
            <w:pPr>
              <w:keepNext w:val="0"/>
            </w:pPr>
            <w:r>
              <w:t>AWDR</w:t>
            </w:r>
          </w:p>
        </w:tc>
        <w:tc>
          <w:tcPr>
            <w:tcW w:w="5760" w:type="dxa"/>
          </w:tcPr>
          <w:p w:rsidR="00FF4F2F" w:rsidRDefault="00FF4F2F">
            <w:pPr>
              <w:keepNext w:val="0"/>
            </w:pPr>
            <w:r>
              <w:t xml:space="preserve">All </w:t>
            </w:r>
            <w:smartTag w:uri="urn:schemas-microsoft-com:office:smarttags" w:element="Street">
              <w:smartTag w:uri="urn:schemas-microsoft-com:office:smarttags" w:element="address">
                <w:r>
                  <w:t>Wheel Drive</w:t>
                </w:r>
              </w:smartTag>
            </w:smartTag>
            <w:r>
              <w:t xml:space="preserve"> (Versatrak)</w:t>
            </w:r>
          </w:p>
        </w:tc>
      </w:tr>
      <w:tr w:rsidR="00FF4F2F">
        <w:trPr>
          <w:cantSplit/>
          <w:jc w:val="center"/>
        </w:trPr>
        <w:tc>
          <w:tcPr>
            <w:tcW w:w="1440" w:type="dxa"/>
          </w:tcPr>
          <w:p w:rsidR="00FF4F2F" w:rsidRDefault="00FF4F2F">
            <w:pPr>
              <w:keepNext w:val="0"/>
            </w:pPr>
            <w:r>
              <w:t>BFPR</w:t>
            </w:r>
          </w:p>
        </w:tc>
        <w:tc>
          <w:tcPr>
            <w:tcW w:w="5760" w:type="dxa"/>
          </w:tcPr>
          <w:p w:rsidR="00FF4F2F" w:rsidRDefault="00FF4F2F">
            <w:pPr>
              <w:keepNext w:val="0"/>
            </w:pPr>
            <w:r>
              <w:t>Boot Flash Programming</w:t>
            </w:r>
          </w:p>
        </w:tc>
      </w:tr>
      <w:tr w:rsidR="00FF4F2F">
        <w:trPr>
          <w:cantSplit/>
          <w:jc w:val="center"/>
        </w:trPr>
        <w:tc>
          <w:tcPr>
            <w:tcW w:w="1440" w:type="dxa"/>
          </w:tcPr>
          <w:p w:rsidR="00FF4F2F" w:rsidRDefault="00FF4F2F">
            <w:pPr>
              <w:keepNext w:val="0"/>
            </w:pPr>
            <w:r>
              <w:t>BRKR</w:t>
            </w:r>
          </w:p>
        </w:tc>
        <w:tc>
          <w:tcPr>
            <w:tcW w:w="5760" w:type="dxa"/>
          </w:tcPr>
          <w:p w:rsidR="00FF4F2F" w:rsidRDefault="00FF4F2F">
            <w:pPr>
              <w:keepNext w:val="0"/>
            </w:pPr>
            <w:r>
              <w:t>Brakes</w:t>
            </w:r>
          </w:p>
        </w:tc>
      </w:tr>
      <w:tr w:rsidR="00FF4F2F">
        <w:trPr>
          <w:cantSplit/>
          <w:jc w:val="center"/>
        </w:trPr>
        <w:tc>
          <w:tcPr>
            <w:tcW w:w="1440" w:type="dxa"/>
          </w:tcPr>
          <w:p w:rsidR="00FF4F2F" w:rsidRDefault="00FF4F2F">
            <w:pPr>
              <w:keepNext w:val="0"/>
            </w:pPr>
            <w:r>
              <w:t>BSTR</w:t>
            </w:r>
          </w:p>
        </w:tc>
        <w:tc>
          <w:tcPr>
            <w:tcW w:w="5760" w:type="dxa"/>
          </w:tcPr>
          <w:p w:rsidR="00FF4F2F" w:rsidRDefault="00FF4F2F">
            <w:pPr>
              <w:keepNext w:val="0"/>
            </w:pPr>
            <w:r>
              <w:t>Boost</w:t>
            </w:r>
          </w:p>
        </w:tc>
      </w:tr>
      <w:tr w:rsidR="00FF4F2F">
        <w:trPr>
          <w:cantSplit/>
          <w:jc w:val="center"/>
        </w:trPr>
        <w:tc>
          <w:tcPr>
            <w:tcW w:w="1440" w:type="dxa"/>
          </w:tcPr>
          <w:p w:rsidR="00FF4F2F" w:rsidRDefault="00FF4F2F">
            <w:pPr>
              <w:keepNext w:val="0"/>
            </w:pPr>
            <w:r>
              <w:t>BTRR</w:t>
            </w:r>
          </w:p>
        </w:tc>
        <w:tc>
          <w:tcPr>
            <w:tcW w:w="5760" w:type="dxa"/>
          </w:tcPr>
          <w:p w:rsidR="00FF4F2F" w:rsidRDefault="00FF4F2F">
            <w:pPr>
              <w:keepNext w:val="0"/>
            </w:pPr>
            <w:r>
              <w:t>Brake Torque Reduction</w:t>
            </w:r>
          </w:p>
        </w:tc>
      </w:tr>
      <w:tr w:rsidR="00FF4F2F">
        <w:trPr>
          <w:cantSplit/>
          <w:jc w:val="center"/>
        </w:trPr>
        <w:tc>
          <w:tcPr>
            <w:tcW w:w="1440" w:type="dxa"/>
          </w:tcPr>
          <w:p w:rsidR="00FF4F2F" w:rsidRDefault="00FF4F2F">
            <w:pPr>
              <w:keepNext w:val="0"/>
            </w:pPr>
            <w:r>
              <w:t>CATR</w:t>
            </w:r>
          </w:p>
        </w:tc>
        <w:tc>
          <w:tcPr>
            <w:tcW w:w="5760" w:type="dxa"/>
          </w:tcPr>
          <w:p w:rsidR="00FF4F2F" w:rsidRDefault="00FF4F2F">
            <w:pPr>
              <w:keepNext w:val="0"/>
            </w:pPr>
            <w:r>
              <w:t>Catalyst Monitor</w:t>
            </w:r>
          </w:p>
        </w:tc>
      </w:tr>
      <w:tr w:rsidR="00FF4F2F">
        <w:trPr>
          <w:cantSplit/>
          <w:jc w:val="center"/>
        </w:trPr>
        <w:tc>
          <w:tcPr>
            <w:tcW w:w="1440" w:type="dxa"/>
          </w:tcPr>
          <w:p w:rsidR="00FF4F2F" w:rsidRDefault="00FF4F2F">
            <w:pPr>
              <w:keepNext w:val="0"/>
            </w:pPr>
            <w:r>
              <w:t>CCTR</w:t>
            </w:r>
          </w:p>
        </w:tc>
        <w:tc>
          <w:tcPr>
            <w:tcW w:w="5760" w:type="dxa"/>
          </w:tcPr>
          <w:p w:rsidR="00FF4F2F" w:rsidRDefault="00FF4F2F">
            <w:pPr>
              <w:keepNext w:val="0"/>
            </w:pPr>
            <w:r>
              <w:t>Catalyst Converter Temperature Estimation</w:t>
            </w:r>
          </w:p>
        </w:tc>
      </w:tr>
      <w:tr w:rsidR="00FF4F2F">
        <w:trPr>
          <w:cantSplit/>
          <w:jc w:val="center"/>
        </w:trPr>
        <w:tc>
          <w:tcPr>
            <w:tcW w:w="1440" w:type="dxa"/>
          </w:tcPr>
          <w:p w:rsidR="00FF4F2F" w:rsidRDefault="00FF4F2F">
            <w:pPr>
              <w:keepNext w:val="0"/>
            </w:pPr>
            <w:r>
              <w:t>CDAR</w:t>
            </w:r>
          </w:p>
        </w:tc>
        <w:tc>
          <w:tcPr>
            <w:tcW w:w="5760" w:type="dxa"/>
          </w:tcPr>
          <w:p w:rsidR="00FF4F2F" w:rsidRDefault="00FF4F2F">
            <w:pPr>
              <w:keepNext w:val="0"/>
            </w:pPr>
            <w:r>
              <w:t>Cylinder Deactivation (Displacement on Demand)</w:t>
            </w:r>
          </w:p>
        </w:tc>
      </w:tr>
      <w:tr w:rsidR="00FF4F2F">
        <w:trPr>
          <w:cantSplit/>
          <w:jc w:val="center"/>
        </w:trPr>
        <w:tc>
          <w:tcPr>
            <w:tcW w:w="1440" w:type="dxa"/>
          </w:tcPr>
          <w:p w:rsidR="00FF4F2F" w:rsidRDefault="00FF4F2F">
            <w:pPr>
              <w:keepNext w:val="0"/>
            </w:pPr>
            <w:r>
              <w:t>CRZR</w:t>
            </w:r>
          </w:p>
        </w:tc>
        <w:tc>
          <w:tcPr>
            <w:tcW w:w="5760" w:type="dxa"/>
          </w:tcPr>
          <w:p w:rsidR="00FF4F2F" w:rsidRDefault="00FF4F2F">
            <w:pPr>
              <w:keepNext w:val="0"/>
            </w:pPr>
            <w:r>
              <w:t>Cruise Control</w:t>
            </w:r>
          </w:p>
        </w:tc>
      </w:tr>
      <w:tr w:rsidR="00FF4F2F">
        <w:trPr>
          <w:cantSplit/>
          <w:jc w:val="center"/>
        </w:trPr>
        <w:tc>
          <w:tcPr>
            <w:tcW w:w="1440" w:type="dxa"/>
          </w:tcPr>
          <w:p w:rsidR="00FF4F2F" w:rsidRDefault="00FF4F2F">
            <w:pPr>
              <w:keepNext w:val="0"/>
            </w:pPr>
            <w:r>
              <w:t>DFIR</w:t>
            </w:r>
          </w:p>
        </w:tc>
        <w:tc>
          <w:tcPr>
            <w:tcW w:w="5760" w:type="dxa"/>
          </w:tcPr>
          <w:p w:rsidR="00FF4F2F" w:rsidRDefault="00FF4F2F">
            <w:pPr>
              <w:keepNext w:val="0"/>
            </w:pPr>
            <w:r>
              <w:t>Diagnostic Fault Information</w:t>
            </w:r>
          </w:p>
        </w:tc>
      </w:tr>
      <w:tr w:rsidR="00FF4F2F">
        <w:trPr>
          <w:cantSplit/>
          <w:jc w:val="center"/>
        </w:trPr>
        <w:tc>
          <w:tcPr>
            <w:tcW w:w="1440" w:type="dxa"/>
          </w:tcPr>
          <w:p w:rsidR="00FF4F2F" w:rsidRDefault="00FF4F2F">
            <w:pPr>
              <w:keepNext w:val="0"/>
            </w:pPr>
            <w:r>
              <w:t>DGSR</w:t>
            </w:r>
          </w:p>
        </w:tc>
        <w:tc>
          <w:tcPr>
            <w:tcW w:w="5760" w:type="dxa"/>
          </w:tcPr>
          <w:p w:rsidR="00FF4F2F" w:rsidRDefault="00FF4F2F">
            <w:pPr>
              <w:keepNext w:val="0"/>
            </w:pPr>
            <w:r>
              <w:t>Diagnostic Gear Scheduling</w:t>
            </w:r>
          </w:p>
        </w:tc>
      </w:tr>
      <w:tr w:rsidR="00FF4F2F">
        <w:trPr>
          <w:cantSplit/>
          <w:jc w:val="center"/>
        </w:trPr>
        <w:tc>
          <w:tcPr>
            <w:tcW w:w="1440" w:type="dxa"/>
          </w:tcPr>
          <w:p w:rsidR="00FF4F2F" w:rsidRDefault="00FF4F2F">
            <w:pPr>
              <w:keepNext w:val="0"/>
            </w:pPr>
            <w:r>
              <w:t>DRER</w:t>
            </w:r>
          </w:p>
        </w:tc>
        <w:tc>
          <w:tcPr>
            <w:tcW w:w="5760" w:type="dxa"/>
          </w:tcPr>
          <w:p w:rsidR="00FF4F2F" w:rsidRDefault="00FF4F2F">
            <w:pPr>
              <w:keepNext w:val="0"/>
            </w:pPr>
            <w:r>
              <w:t>Diagnostic Reset and Enable</w:t>
            </w:r>
          </w:p>
        </w:tc>
      </w:tr>
      <w:tr w:rsidR="00FF4F2F">
        <w:trPr>
          <w:cantSplit/>
          <w:jc w:val="center"/>
        </w:trPr>
        <w:tc>
          <w:tcPr>
            <w:tcW w:w="1440" w:type="dxa"/>
          </w:tcPr>
          <w:p w:rsidR="00FF4F2F" w:rsidRDefault="00FF4F2F">
            <w:pPr>
              <w:keepNext w:val="0"/>
            </w:pPr>
            <w:r>
              <w:t>E85R</w:t>
            </w:r>
          </w:p>
        </w:tc>
        <w:tc>
          <w:tcPr>
            <w:tcW w:w="5760" w:type="dxa"/>
          </w:tcPr>
          <w:p w:rsidR="00FF4F2F" w:rsidRDefault="00FF4F2F">
            <w:pPr>
              <w:keepNext w:val="0"/>
            </w:pPr>
            <w:r>
              <w:t>Ethanol 85 (Fuel Composition)</w:t>
            </w:r>
          </w:p>
        </w:tc>
      </w:tr>
      <w:tr w:rsidR="00FF4F2F">
        <w:trPr>
          <w:cantSplit/>
          <w:jc w:val="center"/>
        </w:trPr>
        <w:tc>
          <w:tcPr>
            <w:tcW w:w="1440" w:type="dxa"/>
          </w:tcPr>
          <w:p w:rsidR="00FF4F2F" w:rsidRDefault="00FF4F2F">
            <w:pPr>
              <w:keepNext w:val="0"/>
            </w:pPr>
            <w:r>
              <w:t>ECTR</w:t>
            </w:r>
          </w:p>
        </w:tc>
        <w:tc>
          <w:tcPr>
            <w:tcW w:w="5760" w:type="dxa"/>
          </w:tcPr>
          <w:p w:rsidR="00FF4F2F" w:rsidRDefault="00FF4F2F">
            <w:pPr>
              <w:keepNext w:val="0"/>
            </w:pPr>
            <w:r>
              <w:t>Engine Coolant Temperature</w:t>
            </w:r>
          </w:p>
        </w:tc>
      </w:tr>
      <w:tr w:rsidR="00FF4F2F">
        <w:trPr>
          <w:cantSplit/>
          <w:jc w:val="center"/>
        </w:trPr>
        <w:tc>
          <w:tcPr>
            <w:tcW w:w="1440" w:type="dxa"/>
          </w:tcPr>
          <w:p w:rsidR="00FF4F2F" w:rsidRDefault="00FF4F2F">
            <w:pPr>
              <w:keepNext w:val="0"/>
            </w:pPr>
            <w:r>
              <w:t>EGRR</w:t>
            </w:r>
          </w:p>
        </w:tc>
        <w:tc>
          <w:tcPr>
            <w:tcW w:w="5760" w:type="dxa"/>
          </w:tcPr>
          <w:p w:rsidR="00FF4F2F" w:rsidRDefault="00FF4F2F">
            <w:pPr>
              <w:keepNext w:val="0"/>
            </w:pPr>
            <w:r>
              <w:t>Exhaust Gas Recirculation</w:t>
            </w:r>
          </w:p>
        </w:tc>
      </w:tr>
      <w:tr w:rsidR="00FF4F2F">
        <w:trPr>
          <w:cantSplit/>
          <w:jc w:val="center"/>
        </w:trPr>
        <w:tc>
          <w:tcPr>
            <w:tcW w:w="1440" w:type="dxa"/>
          </w:tcPr>
          <w:p w:rsidR="00FF4F2F" w:rsidRDefault="00FF4F2F">
            <w:pPr>
              <w:keepNext w:val="0"/>
            </w:pPr>
            <w:r>
              <w:t>EGTR</w:t>
            </w:r>
          </w:p>
        </w:tc>
        <w:tc>
          <w:tcPr>
            <w:tcW w:w="5760" w:type="dxa"/>
          </w:tcPr>
          <w:p w:rsidR="00FF4F2F" w:rsidRDefault="00FF4F2F">
            <w:pPr>
              <w:keepNext w:val="0"/>
            </w:pPr>
            <w:r>
              <w:t>Exhaust Gas Temperature Estimation</w:t>
            </w:r>
          </w:p>
        </w:tc>
      </w:tr>
      <w:tr w:rsidR="00FF4F2F">
        <w:trPr>
          <w:cantSplit/>
          <w:jc w:val="center"/>
        </w:trPr>
        <w:tc>
          <w:tcPr>
            <w:tcW w:w="1440" w:type="dxa"/>
          </w:tcPr>
          <w:p w:rsidR="00FF4F2F" w:rsidRDefault="00FF4F2F">
            <w:pPr>
              <w:keepNext w:val="0"/>
            </w:pPr>
            <w:r>
              <w:t>EITR</w:t>
            </w:r>
          </w:p>
        </w:tc>
        <w:tc>
          <w:tcPr>
            <w:tcW w:w="5760" w:type="dxa"/>
          </w:tcPr>
          <w:p w:rsidR="00FF4F2F" w:rsidRDefault="00FF4F2F">
            <w:pPr>
              <w:keepNext w:val="0"/>
            </w:pPr>
            <w:r>
              <w:t>Engine Intake Temperatures</w:t>
            </w:r>
          </w:p>
        </w:tc>
      </w:tr>
      <w:tr w:rsidR="00FF4F2F">
        <w:trPr>
          <w:cantSplit/>
          <w:jc w:val="center"/>
        </w:trPr>
        <w:tc>
          <w:tcPr>
            <w:tcW w:w="1440" w:type="dxa"/>
          </w:tcPr>
          <w:p w:rsidR="00FF4F2F" w:rsidRDefault="00FF4F2F">
            <w:pPr>
              <w:keepNext w:val="0"/>
            </w:pPr>
            <w:r>
              <w:t>ENGR</w:t>
            </w:r>
          </w:p>
        </w:tc>
        <w:tc>
          <w:tcPr>
            <w:tcW w:w="5760" w:type="dxa"/>
          </w:tcPr>
          <w:p w:rsidR="00FF4F2F" w:rsidRDefault="00FF4F2F">
            <w:pPr>
              <w:keepNext w:val="0"/>
            </w:pPr>
            <w:r>
              <w:t>General Engine</w:t>
            </w:r>
          </w:p>
        </w:tc>
      </w:tr>
      <w:tr w:rsidR="00FF4F2F">
        <w:trPr>
          <w:cantSplit/>
          <w:jc w:val="center"/>
        </w:trPr>
        <w:tc>
          <w:tcPr>
            <w:tcW w:w="1440" w:type="dxa"/>
          </w:tcPr>
          <w:p w:rsidR="00FF4F2F" w:rsidRDefault="00FF4F2F">
            <w:pPr>
              <w:keepNext w:val="0"/>
            </w:pPr>
            <w:r>
              <w:t>EODR</w:t>
            </w:r>
          </w:p>
        </w:tc>
        <w:tc>
          <w:tcPr>
            <w:tcW w:w="5760" w:type="dxa"/>
          </w:tcPr>
          <w:p w:rsidR="00FF4F2F" w:rsidRDefault="00FF4F2F">
            <w:pPr>
              <w:keepNext w:val="0"/>
            </w:pPr>
            <w:r>
              <w:t>Engine Oil Displays (Level, Life, Temperature)</w:t>
            </w:r>
          </w:p>
        </w:tc>
      </w:tr>
      <w:tr w:rsidR="00FF4F2F">
        <w:trPr>
          <w:cantSplit/>
          <w:jc w:val="center"/>
        </w:trPr>
        <w:tc>
          <w:tcPr>
            <w:tcW w:w="1440" w:type="dxa"/>
          </w:tcPr>
          <w:p w:rsidR="00FF4F2F" w:rsidRDefault="00FF4F2F">
            <w:pPr>
              <w:keepNext w:val="0"/>
            </w:pPr>
            <w:r>
              <w:t>EOPR</w:t>
            </w:r>
          </w:p>
        </w:tc>
        <w:tc>
          <w:tcPr>
            <w:tcW w:w="5760" w:type="dxa"/>
          </w:tcPr>
          <w:p w:rsidR="00FF4F2F" w:rsidRDefault="00FF4F2F">
            <w:pPr>
              <w:keepNext w:val="0"/>
            </w:pPr>
            <w:r>
              <w:t>Engine Oil Pressure</w:t>
            </w:r>
          </w:p>
        </w:tc>
      </w:tr>
      <w:tr w:rsidR="00FF4F2F">
        <w:trPr>
          <w:cantSplit/>
          <w:jc w:val="center"/>
        </w:trPr>
        <w:tc>
          <w:tcPr>
            <w:tcW w:w="1440" w:type="dxa"/>
          </w:tcPr>
          <w:p w:rsidR="00FF4F2F" w:rsidRDefault="00FF4F2F">
            <w:pPr>
              <w:keepNext w:val="0"/>
            </w:pPr>
            <w:r>
              <w:t>EOTR</w:t>
            </w:r>
          </w:p>
        </w:tc>
        <w:tc>
          <w:tcPr>
            <w:tcW w:w="5760" w:type="dxa"/>
          </w:tcPr>
          <w:p w:rsidR="00FF4F2F" w:rsidRDefault="00FF4F2F">
            <w:pPr>
              <w:keepNext w:val="0"/>
            </w:pPr>
            <w:r>
              <w:t>Engine Oil Temperature Estimation</w:t>
            </w:r>
          </w:p>
        </w:tc>
      </w:tr>
      <w:tr w:rsidR="00FF4F2F">
        <w:trPr>
          <w:cantSplit/>
          <w:jc w:val="center"/>
        </w:trPr>
        <w:tc>
          <w:tcPr>
            <w:tcW w:w="1440" w:type="dxa"/>
          </w:tcPr>
          <w:p w:rsidR="00FF4F2F" w:rsidRDefault="00FF4F2F">
            <w:pPr>
              <w:keepNext w:val="0"/>
            </w:pPr>
            <w:r>
              <w:t>EPSR</w:t>
            </w:r>
          </w:p>
        </w:tc>
        <w:tc>
          <w:tcPr>
            <w:tcW w:w="5760" w:type="dxa"/>
          </w:tcPr>
          <w:p w:rsidR="00FF4F2F" w:rsidRDefault="00FF4F2F">
            <w:pPr>
              <w:keepNext w:val="0"/>
            </w:pPr>
            <w:r>
              <w:t>Engine Position</w:t>
            </w:r>
          </w:p>
        </w:tc>
      </w:tr>
      <w:tr w:rsidR="00FF4F2F">
        <w:trPr>
          <w:cantSplit/>
          <w:jc w:val="center"/>
        </w:trPr>
        <w:tc>
          <w:tcPr>
            <w:tcW w:w="1440" w:type="dxa"/>
          </w:tcPr>
          <w:p w:rsidR="00FF4F2F" w:rsidRDefault="00FF4F2F">
            <w:pPr>
              <w:keepNext w:val="0"/>
            </w:pPr>
            <w:r>
              <w:t>ETQR</w:t>
            </w:r>
          </w:p>
        </w:tc>
        <w:tc>
          <w:tcPr>
            <w:tcW w:w="5760" w:type="dxa"/>
          </w:tcPr>
          <w:p w:rsidR="00FF4F2F" w:rsidRDefault="00FF4F2F">
            <w:pPr>
              <w:keepNext w:val="0"/>
            </w:pPr>
            <w:r>
              <w:t>Engine Torque Estimation</w:t>
            </w:r>
          </w:p>
        </w:tc>
      </w:tr>
      <w:tr w:rsidR="00FF4F2F">
        <w:trPr>
          <w:cantSplit/>
          <w:jc w:val="center"/>
        </w:trPr>
        <w:tc>
          <w:tcPr>
            <w:tcW w:w="1440" w:type="dxa"/>
          </w:tcPr>
          <w:p w:rsidR="00FF4F2F" w:rsidRDefault="00FF4F2F">
            <w:pPr>
              <w:keepNext w:val="0"/>
            </w:pPr>
            <w:r>
              <w:t>EVPR</w:t>
            </w:r>
          </w:p>
        </w:tc>
        <w:tc>
          <w:tcPr>
            <w:tcW w:w="5760" w:type="dxa"/>
          </w:tcPr>
          <w:p w:rsidR="00FF4F2F" w:rsidRDefault="00FF4F2F">
            <w:pPr>
              <w:keepNext w:val="0"/>
            </w:pPr>
            <w:r>
              <w:t>Evaporative Emissions</w:t>
            </w:r>
          </w:p>
        </w:tc>
      </w:tr>
      <w:tr w:rsidR="00FF4F2F">
        <w:trPr>
          <w:cantSplit/>
          <w:jc w:val="center"/>
        </w:trPr>
        <w:tc>
          <w:tcPr>
            <w:tcW w:w="1440" w:type="dxa"/>
          </w:tcPr>
          <w:p w:rsidR="00FF4F2F" w:rsidRDefault="00FF4F2F">
            <w:pPr>
              <w:keepNext w:val="0"/>
            </w:pPr>
            <w:r>
              <w:t>FADR</w:t>
            </w:r>
          </w:p>
        </w:tc>
        <w:tc>
          <w:tcPr>
            <w:tcW w:w="5760" w:type="dxa"/>
          </w:tcPr>
          <w:p w:rsidR="00FF4F2F" w:rsidRDefault="00FF4F2F">
            <w:pPr>
              <w:keepNext w:val="0"/>
            </w:pPr>
            <w:r>
              <w:t>Fuel Adjustment</w:t>
            </w:r>
          </w:p>
        </w:tc>
      </w:tr>
      <w:tr w:rsidR="00FF4F2F">
        <w:trPr>
          <w:cantSplit/>
          <w:jc w:val="center"/>
        </w:trPr>
        <w:tc>
          <w:tcPr>
            <w:tcW w:w="1440" w:type="dxa"/>
          </w:tcPr>
          <w:p w:rsidR="00FF4F2F" w:rsidRDefault="00FF4F2F">
            <w:pPr>
              <w:keepNext w:val="0"/>
            </w:pPr>
            <w:r>
              <w:t>FANR</w:t>
            </w:r>
          </w:p>
        </w:tc>
        <w:tc>
          <w:tcPr>
            <w:tcW w:w="5760" w:type="dxa"/>
          </w:tcPr>
          <w:p w:rsidR="00FF4F2F" w:rsidRDefault="00FF4F2F">
            <w:pPr>
              <w:keepNext w:val="0"/>
            </w:pPr>
            <w:r>
              <w:t>Cooling Fans</w:t>
            </w:r>
          </w:p>
        </w:tc>
      </w:tr>
      <w:tr w:rsidR="00FF4F2F">
        <w:trPr>
          <w:cantSplit/>
          <w:jc w:val="center"/>
        </w:trPr>
        <w:tc>
          <w:tcPr>
            <w:tcW w:w="1440" w:type="dxa"/>
          </w:tcPr>
          <w:p w:rsidR="00FF4F2F" w:rsidRDefault="00FF4F2F">
            <w:pPr>
              <w:keepNext w:val="0"/>
            </w:pPr>
            <w:r>
              <w:t>FFRR</w:t>
            </w:r>
          </w:p>
        </w:tc>
        <w:tc>
          <w:tcPr>
            <w:tcW w:w="5760" w:type="dxa"/>
          </w:tcPr>
          <w:p w:rsidR="00FF4F2F" w:rsidRDefault="00FF4F2F">
            <w:pPr>
              <w:keepNext w:val="0"/>
            </w:pPr>
            <w:r>
              <w:t>Freeze Frame / Failure Record</w:t>
            </w:r>
          </w:p>
        </w:tc>
      </w:tr>
      <w:tr w:rsidR="00FF4F2F">
        <w:trPr>
          <w:cantSplit/>
          <w:jc w:val="center"/>
        </w:trPr>
        <w:tc>
          <w:tcPr>
            <w:tcW w:w="1440" w:type="dxa"/>
          </w:tcPr>
          <w:p w:rsidR="00FF4F2F" w:rsidRDefault="00FF4F2F">
            <w:pPr>
              <w:keepNext w:val="0"/>
            </w:pPr>
            <w:r>
              <w:t>FLVR</w:t>
            </w:r>
          </w:p>
        </w:tc>
        <w:tc>
          <w:tcPr>
            <w:tcW w:w="5760" w:type="dxa"/>
          </w:tcPr>
          <w:p w:rsidR="00FF4F2F" w:rsidRDefault="00FF4F2F">
            <w:pPr>
              <w:keepNext w:val="0"/>
            </w:pPr>
            <w:r>
              <w:t>Fuel Level</w:t>
            </w:r>
          </w:p>
        </w:tc>
      </w:tr>
      <w:tr w:rsidR="00FF4F2F">
        <w:trPr>
          <w:cantSplit/>
          <w:jc w:val="center"/>
        </w:trPr>
        <w:tc>
          <w:tcPr>
            <w:tcW w:w="1440" w:type="dxa"/>
          </w:tcPr>
          <w:p w:rsidR="00FF4F2F" w:rsidRDefault="00FF4F2F">
            <w:pPr>
              <w:keepNext w:val="0"/>
            </w:pPr>
            <w:r>
              <w:t>FPMR</w:t>
            </w:r>
          </w:p>
        </w:tc>
        <w:tc>
          <w:tcPr>
            <w:tcW w:w="5760" w:type="dxa"/>
          </w:tcPr>
          <w:p w:rsidR="00FF4F2F" w:rsidRDefault="00FF4F2F">
            <w:pPr>
              <w:keepNext w:val="0"/>
            </w:pPr>
            <w:r>
              <w:t>Fuel Pump</w:t>
            </w:r>
          </w:p>
        </w:tc>
      </w:tr>
      <w:tr w:rsidR="00FF4F2F">
        <w:trPr>
          <w:cantSplit/>
          <w:jc w:val="center"/>
        </w:trPr>
        <w:tc>
          <w:tcPr>
            <w:tcW w:w="1440" w:type="dxa"/>
          </w:tcPr>
          <w:p w:rsidR="00FF4F2F" w:rsidRDefault="00FF4F2F">
            <w:pPr>
              <w:keepNext w:val="0"/>
            </w:pPr>
            <w:r>
              <w:t>FULR</w:t>
            </w:r>
          </w:p>
        </w:tc>
        <w:tc>
          <w:tcPr>
            <w:tcW w:w="5760" w:type="dxa"/>
          </w:tcPr>
          <w:p w:rsidR="00FF4F2F" w:rsidRDefault="00FF4F2F">
            <w:pPr>
              <w:keepNext w:val="0"/>
            </w:pPr>
            <w:r>
              <w:t>Fuel</w:t>
            </w:r>
          </w:p>
        </w:tc>
      </w:tr>
      <w:tr w:rsidR="00FF4F2F">
        <w:trPr>
          <w:cantSplit/>
          <w:jc w:val="center"/>
        </w:trPr>
        <w:tc>
          <w:tcPr>
            <w:tcW w:w="1440" w:type="dxa"/>
          </w:tcPr>
          <w:p w:rsidR="00FF4F2F" w:rsidRDefault="00FF4F2F">
            <w:pPr>
              <w:keepNext w:val="0"/>
            </w:pPr>
            <w:r>
              <w:t>FWDR</w:t>
            </w:r>
          </w:p>
        </w:tc>
        <w:tc>
          <w:tcPr>
            <w:tcW w:w="5760" w:type="dxa"/>
          </w:tcPr>
          <w:p w:rsidR="00FF4F2F" w:rsidRDefault="00FF4F2F">
            <w:pPr>
              <w:keepNext w:val="0"/>
            </w:pPr>
            <w:smartTag w:uri="urn:schemas-microsoft-com:office:smarttags" w:element="Street">
              <w:smartTag w:uri="urn:schemas-microsoft-com:office:smarttags" w:element="address">
                <w:r>
                  <w:t>Four Wheel Drive</w:t>
                </w:r>
              </w:smartTag>
            </w:smartTag>
          </w:p>
        </w:tc>
      </w:tr>
      <w:tr w:rsidR="00FF4F2F">
        <w:trPr>
          <w:cantSplit/>
          <w:jc w:val="center"/>
        </w:trPr>
        <w:tc>
          <w:tcPr>
            <w:tcW w:w="1440" w:type="dxa"/>
          </w:tcPr>
          <w:p w:rsidR="00FF4F2F" w:rsidRDefault="00FF4F2F">
            <w:pPr>
              <w:keepNext w:val="0"/>
            </w:pPr>
            <w:r>
              <w:t>GENR</w:t>
            </w:r>
          </w:p>
        </w:tc>
        <w:tc>
          <w:tcPr>
            <w:tcW w:w="5760" w:type="dxa"/>
          </w:tcPr>
          <w:p w:rsidR="00FF4F2F" w:rsidRDefault="00FF4F2F">
            <w:pPr>
              <w:keepNext w:val="0"/>
            </w:pPr>
            <w:r>
              <w:t>Generator</w:t>
            </w:r>
          </w:p>
        </w:tc>
      </w:tr>
      <w:tr w:rsidR="00FF4F2F">
        <w:trPr>
          <w:cantSplit/>
          <w:jc w:val="center"/>
        </w:trPr>
        <w:tc>
          <w:tcPr>
            <w:tcW w:w="1440" w:type="dxa"/>
          </w:tcPr>
          <w:p w:rsidR="00FF4F2F" w:rsidRDefault="00FF4F2F">
            <w:pPr>
              <w:keepNext w:val="0"/>
            </w:pPr>
            <w:r>
              <w:t>GSPR</w:t>
            </w:r>
          </w:p>
        </w:tc>
        <w:tc>
          <w:tcPr>
            <w:tcW w:w="5760" w:type="dxa"/>
          </w:tcPr>
          <w:p w:rsidR="00FF4F2F" w:rsidRDefault="00FF4F2F">
            <w:pPr>
              <w:keepNext w:val="0"/>
            </w:pPr>
            <w:r>
              <w:t>Garage Shift Pressure</w:t>
            </w:r>
          </w:p>
        </w:tc>
      </w:tr>
      <w:tr w:rsidR="00FF4F2F">
        <w:trPr>
          <w:cantSplit/>
          <w:jc w:val="center"/>
        </w:trPr>
        <w:tc>
          <w:tcPr>
            <w:tcW w:w="1440" w:type="dxa"/>
          </w:tcPr>
          <w:p w:rsidR="00FF4F2F" w:rsidRDefault="00FF4F2F">
            <w:pPr>
              <w:keepNext w:val="0"/>
            </w:pPr>
            <w:r>
              <w:t>IDLR</w:t>
            </w:r>
          </w:p>
        </w:tc>
        <w:tc>
          <w:tcPr>
            <w:tcW w:w="5760" w:type="dxa"/>
          </w:tcPr>
          <w:p w:rsidR="00FF4F2F" w:rsidRDefault="00FF4F2F">
            <w:pPr>
              <w:keepNext w:val="0"/>
            </w:pPr>
            <w:r>
              <w:t>Idle</w:t>
            </w:r>
          </w:p>
        </w:tc>
      </w:tr>
      <w:tr w:rsidR="00FF4F2F">
        <w:trPr>
          <w:cantSplit/>
          <w:jc w:val="center"/>
        </w:trPr>
        <w:tc>
          <w:tcPr>
            <w:tcW w:w="1440" w:type="dxa"/>
          </w:tcPr>
          <w:p w:rsidR="00FF4F2F" w:rsidRDefault="00FF4F2F">
            <w:pPr>
              <w:keepNext w:val="0"/>
            </w:pPr>
            <w:r>
              <w:t>IFRR</w:t>
            </w:r>
          </w:p>
        </w:tc>
        <w:tc>
          <w:tcPr>
            <w:tcW w:w="5760" w:type="dxa"/>
          </w:tcPr>
          <w:p w:rsidR="00FF4F2F" w:rsidRDefault="00FF4F2F">
            <w:pPr>
              <w:keepNext w:val="0"/>
            </w:pPr>
            <w:r>
              <w:t>Intake Airflow Rationality Diagnostic</w:t>
            </w:r>
          </w:p>
        </w:tc>
      </w:tr>
      <w:tr w:rsidR="00FF4F2F">
        <w:trPr>
          <w:cantSplit/>
          <w:jc w:val="center"/>
        </w:trPr>
        <w:tc>
          <w:tcPr>
            <w:tcW w:w="1440" w:type="dxa"/>
          </w:tcPr>
          <w:p w:rsidR="00FF4F2F" w:rsidRDefault="00FF4F2F">
            <w:pPr>
              <w:keepNext w:val="0"/>
            </w:pPr>
            <w:r>
              <w:t>IMOR</w:t>
            </w:r>
          </w:p>
        </w:tc>
        <w:tc>
          <w:tcPr>
            <w:tcW w:w="5760" w:type="dxa"/>
          </w:tcPr>
          <w:p w:rsidR="00FF4F2F" w:rsidRDefault="00FF4F2F">
            <w:pPr>
              <w:keepNext w:val="0"/>
            </w:pPr>
            <w:r>
              <w:t>Immobilizer</w:t>
            </w:r>
          </w:p>
        </w:tc>
      </w:tr>
      <w:tr w:rsidR="00FF4F2F">
        <w:trPr>
          <w:cantSplit/>
          <w:jc w:val="center"/>
        </w:trPr>
        <w:tc>
          <w:tcPr>
            <w:tcW w:w="1440" w:type="dxa"/>
          </w:tcPr>
          <w:p w:rsidR="00FF4F2F" w:rsidRDefault="00FF4F2F">
            <w:pPr>
              <w:keepNext w:val="0"/>
            </w:pPr>
            <w:r>
              <w:t>IMTR</w:t>
            </w:r>
          </w:p>
        </w:tc>
        <w:tc>
          <w:tcPr>
            <w:tcW w:w="5760" w:type="dxa"/>
          </w:tcPr>
          <w:p w:rsidR="00FF4F2F" w:rsidRDefault="00FF4F2F">
            <w:pPr>
              <w:keepNext w:val="0"/>
            </w:pPr>
            <w:r>
              <w:t>Intake Manifold Tuning</w:t>
            </w:r>
          </w:p>
        </w:tc>
      </w:tr>
      <w:tr w:rsidR="00FF4F2F">
        <w:trPr>
          <w:cantSplit/>
          <w:jc w:val="center"/>
        </w:trPr>
        <w:tc>
          <w:tcPr>
            <w:tcW w:w="1440" w:type="dxa"/>
          </w:tcPr>
          <w:p w:rsidR="00FF4F2F" w:rsidRDefault="00FF4F2F">
            <w:pPr>
              <w:keepNext w:val="0"/>
            </w:pPr>
            <w:r>
              <w:t>KNKR</w:t>
            </w:r>
          </w:p>
        </w:tc>
        <w:tc>
          <w:tcPr>
            <w:tcW w:w="5760" w:type="dxa"/>
          </w:tcPr>
          <w:p w:rsidR="00FF4F2F" w:rsidRDefault="00FF4F2F">
            <w:pPr>
              <w:keepNext w:val="0"/>
            </w:pPr>
            <w:r>
              <w:t>Knock</w:t>
            </w:r>
          </w:p>
        </w:tc>
      </w:tr>
      <w:tr w:rsidR="00FF4F2F">
        <w:trPr>
          <w:cantSplit/>
          <w:jc w:val="center"/>
        </w:trPr>
        <w:tc>
          <w:tcPr>
            <w:tcW w:w="1440" w:type="dxa"/>
          </w:tcPr>
          <w:p w:rsidR="00FF4F2F" w:rsidRDefault="00FF4F2F">
            <w:pPr>
              <w:keepNext w:val="0"/>
            </w:pPr>
            <w:r>
              <w:t>MAFR</w:t>
            </w:r>
          </w:p>
        </w:tc>
        <w:tc>
          <w:tcPr>
            <w:tcW w:w="5760" w:type="dxa"/>
          </w:tcPr>
          <w:p w:rsidR="00FF4F2F" w:rsidRDefault="00FF4F2F">
            <w:pPr>
              <w:keepNext w:val="0"/>
            </w:pPr>
            <w:r>
              <w:t>Mass Airflow</w:t>
            </w:r>
          </w:p>
        </w:tc>
      </w:tr>
      <w:tr w:rsidR="00FF4F2F">
        <w:trPr>
          <w:cantSplit/>
          <w:jc w:val="center"/>
        </w:trPr>
        <w:tc>
          <w:tcPr>
            <w:tcW w:w="1440" w:type="dxa"/>
          </w:tcPr>
          <w:p w:rsidR="00FF4F2F" w:rsidRDefault="00FF4F2F">
            <w:pPr>
              <w:keepNext w:val="0"/>
            </w:pPr>
            <w:r>
              <w:t>MAPR</w:t>
            </w:r>
          </w:p>
        </w:tc>
        <w:tc>
          <w:tcPr>
            <w:tcW w:w="5760" w:type="dxa"/>
          </w:tcPr>
          <w:p w:rsidR="00FF4F2F" w:rsidRDefault="00FF4F2F">
            <w:pPr>
              <w:keepNext w:val="0"/>
            </w:pPr>
            <w:r>
              <w:t>Manifold Absolute Pressure</w:t>
            </w:r>
          </w:p>
        </w:tc>
      </w:tr>
      <w:tr w:rsidR="00FF4F2F">
        <w:trPr>
          <w:cantSplit/>
          <w:jc w:val="center"/>
        </w:trPr>
        <w:tc>
          <w:tcPr>
            <w:tcW w:w="1440" w:type="dxa"/>
          </w:tcPr>
          <w:p w:rsidR="00FF4F2F" w:rsidRDefault="00FF4F2F">
            <w:pPr>
              <w:keepNext w:val="0"/>
            </w:pPr>
            <w:r>
              <w:t>MEMR</w:t>
            </w:r>
          </w:p>
        </w:tc>
        <w:tc>
          <w:tcPr>
            <w:tcW w:w="5760" w:type="dxa"/>
          </w:tcPr>
          <w:p w:rsidR="00FF4F2F" w:rsidRDefault="00FF4F2F">
            <w:pPr>
              <w:keepNext w:val="0"/>
            </w:pPr>
            <w:r>
              <w:t>Memory</w:t>
            </w:r>
          </w:p>
        </w:tc>
      </w:tr>
      <w:tr w:rsidR="00FF4F2F">
        <w:trPr>
          <w:cantSplit/>
          <w:jc w:val="center"/>
        </w:trPr>
        <w:tc>
          <w:tcPr>
            <w:tcW w:w="1440" w:type="dxa"/>
          </w:tcPr>
          <w:p w:rsidR="00FF4F2F" w:rsidRDefault="00FF4F2F">
            <w:pPr>
              <w:keepNext w:val="0"/>
            </w:pPr>
            <w:r>
              <w:t>MSFR</w:t>
            </w:r>
          </w:p>
        </w:tc>
        <w:tc>
          <w:tcPr>
            <w:tcW w:w="5760" w:type="dxa"/>
          </w:tcPr>
          <w:p w:rsidR="00FF4F2F" w:rsidRDefault="00FF4F2F">
            <w:pPr>
              <w:keepNext w:val="0"/>
            </w:pPr>
            <w:r>
              <w:t>Misfire</w:t>
            </w:r>
          </w:p>
        </w:tc>
      </w:tr>
      <w:tr w:rsidR="00FF4F2F">
        <w:trPr>
          <w:cantSplit/>
          <w:jc w:val="center"/>
        </w:trPr>
        <w:tc>
          <w:tcPr>
            <w:tcW w:w="1440" w:type="dxa"/>
          </w:tcPr>
          <w:p w:rsidR="00FF4F2F" w:rsidRDefault="00FF4F2F">
            <w:pPr>
              <w:keepNext w:val="0"/>
            </w:pPr>
            <w:r>
              <w:t>MTCR</w:t>
            </w:r>
          </w:p>
        </w:tc>
        <w:tc>
          <w:tcPr>
            <w:tcW w:w="5760" w:type="dxa"/>
          </w:tcPr>
          <w:p w:rsidR="00FF4F2F" w:rsidRDefault="00FF4F2F">
            <w:pPr>
              <w:keepNext w:val="0"/>
            </w:pPr>
            <w:r>
              <w:t>Manual Transmission Clutch Pedal</w:t>
            </w:r>
          </w:p>
        </w:tc>
      </w:tr>
      <w:tr w:rsidR="00FF4F2F">
        <w:trPr>
          <w:cantSplit/>
          <w:jc w:val="center"/>
        </w:trPr>
        <w:tc>
          <w:tcPr>
            <w:tcW w:w="1440" w:type="dxa"/>
          </w:tcPr>
          <w:p w:rsidR="00FF4F2F" w:rsidRDefault="00FF4F2F">
            <w:pPr>
              <w:keepNext w:val="0"/>
            </w:pPr>
            <w:r>
              <w:t>ODAR</w:t>
            </w:r>
          </w:p>
        </w:tc>
        <w:tc>
          <w:tcPr>
            <w:tcW w:w="5760" w:type="dxa"/>
          </w:tcPr>
          <w:p w:rsidR="00FF4F2F" w:rsidRDefault="00FF4F2F">
            <w:pPr>
              <w:keepNext w:val="0"/>
            </w:pPr>
            <w:r>
              <w:t>Off Vehicle Data Access</w:t>
            </w:r>
          </w:p>
        </w:tc>
      </w:tr>
      <w:tr w:rsidR="00FF4F2F">
        <w:trPr>
          <w:cantSplit/>
          <w:jc w:val="center"/>
        </w:trPr>
        <w:tc>
          <w:tcPr>
            <w:tcW w:w="1440" w:type="dxa"/>
          </w:tcPr>
          <w:p w:rsidR="00FF4F2F" w:rsidRDefault="00FF4F2F">
            <w:pPr>
              <w:keepNext w:val="0"/>
            </w:pPr>
            <w:r>
              <w:t>ODCR</w:t>
            </w:r>
          </w:p>
        </w:tc>
        <w:tc>
          <w:tcPr>
            <w:tcW w:w="5760" w:type="dxa"/>
          </w:tcPr>
          <w:p w:rsidR="00FF4F2F" w:rsidRDefault="00FF4F2F">
            <w:pPr>
              <w:keepNext w:val="0"/>
            </w:pPr>
            <w:r>
              <w:t>Off Vehicle Device Control</w:t>
            </w:r>
          </w:p>
        </w:tc>
      </w:tr>
      <w:tr w:rsidR="00FF4F2F">
        <w:trPr>
          <w:cantSplit/>
          <w:jc w:val="center"/>
        </w:trPr>
        <w:tc>
          <w:tcPr>
            <w:tcW w:w="1440" w:type="dxa"/>
          </w:tcPr>
          <w:p w:rsidR="00FF4F2F" w:rsidRDefault="00FF4F2F">
            <w:pPr>
              <w:keepNext w:val="0"/>
            </w:pPr>
            <w:r>
              <w:t>OFPR</w:t>
            </w:r>
          </w:p>
        </w:tc>
        <w:tc>
          <w:tcPr>
            <w:tcW w:w="5760" w:type="dxa"/>
          </w:tcPr>
          <w:p w:rsidR="00FF4F2F" w:rsidRDefault="00FF4F2F">
            <w:pPr>
              <w:keepNext w:val="0"/>
            </w:pPr>
            <w:r>
              <w:t>Off Vehicle Flash Programming (Application)</w:t>
            </w:r>
          </w:p>
        </w:tc>
      </w:tr>
      <w:tr w:rsidR="00FF4F2F">
        <w:trPr>
          <w:cantSplit/>
          <w:jc w:val="center"/>
        </w:trPr>
        <w:tc>
          <w:tcPr>
            <w:tcW w:w="1440" w:type="dxa"/>
          </w:tcPr>
          <w:p w:rsidR="00FF4F2F" w:rsidRDefault="00FF4F2F">
            <w:pPr>
              <w:keepNext w:val="0"/>
            </w:pPr>
            <w:r>
              <w:t>OSAR</w:t>
            </w:r>
          </w:p>
        </w:tc>
        <w:tc>
          <w:tcPr>
            <w:tcW w:w="5760" w:type="dxa"/>
          </w:tcPr>
          <w:p w:rsidR="00FF4F2F" w:rsidRDefault="00FF4F2F">
            <w:pPr>
              <w:keepNext w:val="0"/>
            </w:pPr>
            <w:r>
              <w:t>Off Vehicle Security Access</w:t>
            </w:r>
          </w:p>
        </w:tc>
      </w:tr>
      <w:tr w:rsidR="00FF4F2F">
        <w:trPr>
          <w:cantSplit/>
          <w:jc w:val="center"/>
        </w:trPr>
        <w:tc>
          <w:tcPr>
            <w:tcW w:w="1440" w:type="dxa"/>
          </w:tcPr>
          <w:p w:rsidR="00FF4F2F" w:rsidRDefault="00FF4F2F">
            <w:pPr>
              <w:keepNext w:val="0"/>
            </w:pPr>
            <w:r>
              <w:t>OVIR</w:t>
            </w:r>
          </w:p>
        </w:tc>
        <w:tc>
          <w:tcPr>
            <w:tcW w:w="5760" w:type="dxa"/>
          </w:tcPr>
          <w:p w:rsidR="00FF4F2F" w:rsidRDefault="00FF4F2F">
            <w:pPr>
              <w:keepNext w:val="0"/>
            </w:pPr>
            <w:r>
              <w:t>Off Vehicle Infrastructure</w:t>
            </w:r>
          </w:p>
        </w:tc>
      </w:tr>
      <w:tr w:rsidR="00FF4F2F">
        <w:trPr>
          <w:cantSplit/>
          <w:jc w:val="center"/>
        </w:trPr>
        <w:tc>
          <w:tcPr>
            <w:tcW w:w="1440" w:type="dxa"/>
          </w:tcPr>
          <w:p w:rsidR="00FF4F2F" w:rsidRDefault="00FF4F2F">
            <w:pPr>
              <w:keepNext w:val="0"/>
            </w:pPr>
            <w:r>
              <w:t>OXYR</w:t>
            </w:r>
          </w:p>
        </w:tc>
        <w:tc>
          <w:tcPr>
            <w:tcW w:w="5760" w:type="dxa"/>
          </w:tcPr>
          <w:p w:rsidR="00FF4F2F" w:rsidRDefault="00FF4F2F">
            <w:pPr>
              <w:keepNext w:val="0"/>
            </w:pPr>
            <w:r>
              <w:t>Exhaust Oxygen Sensors</w:t>
            </w:r>
          </w:p>
        </w:tc>
      </w:tr>
      <w:tr w:rsidR="00FF4F2F">
        <w:trPr>
          <w:cantSplit/>
          <w:jc w:val="center"/>
        </w:trPr>
        <w:tc>
          <w:tcPr>
            <w:tcW w:w="1440" w:type="dxa"/>
          </w:tcPr>
          <w:p w:rsidR="00FF4F2F" w:rsidRDefault="00FF4F2F">
            <w:pPr>
              <w:keepNext w:val="0"/>
            </w:pPr>
            <w:r>
              <w:t>PHSR</w:t>
            </w:r>
          </w:p>
        </w:tc>
        <w:tc>
          <w:tcPr>
            <w:tcW w:w="5760" w:type="dxa"/>
          </w:tcPr>
          <w:p w:rsidR="00FF4F2F" w:rsidRDefault="00FF4F2F">
            <w:pPr>
              <w:keepNext w:val="0"/>
            </w:pPr>
            <w:smartTag w:uri="urn:schemas-microsoft-com:office:smarttags" w:element="place">
              <w:r>
                <w:t>Cam</w:t>
              </w:r>
            </w:smartTag>
            <w:r>
              <w:t xml:space="preserve"> Phasing</w:t>
            </w:r>
          </w:p>
        </w:tc>
      </w:tr>
      <w:tr w:rsidR="00FF4F2F">
        <w:trPr>
          <w:cantSplit/>
          <w:jc w:val="center"/>
        </w:trPr>
        <w:tc>
          <w:tcPr>
            <w:tcW w:w="1440" w:type="dxa"/>
          </w:tcPr>
          <w:p w:rsidR="00FF4F2F" w:rsidRDefault="00FF4F2F">
            <w:pPr>
              <w:keepNext w:val="0"/>
            </w:pPr>
            <w:r>
              <w:t>PMDR</w:t>
            </w:r>
          </w:p>
        </w:tc>
        <w:tc>
          <w:tcPr>
            <w:tcW w:w="5760" w:type="dxa"/>
          </w:tcPr>
          <w:p w:rsidR="00FF4F2F" w:rsidRDefault="00FF4F2F">
            <w:pPr>
              <w:keepNext w:val="0"/>
            </w:pPr>
            <w:r>
              <w:t>Power Moding</w:t>
            </w:r>
          </w:p>
        </w:tc>
      </w:tr>
      <w:tr w:rsidR="00FF4F2F">
        <w:trPr>
          <w:cantSplit/>
          <w:jc w:val="center"/>
        </w:trPr>
        <w:tc>
          <w:tcPr>
            <w:tcW w:w="1440" w:type="dxa"/>
          </w:tcPr>
          <w:p w:rsidR="00FF4F2F" w:rsidRDefault="00FF4F2F">
            <w:pPr>
              <w:keepNext w:val="0"/>
            </w:pPr>
            <w:r>
              <w:t>PTOR</w:t>
            </w:r>
          </w:p>
        </w:tc>
        <w:tc>
          <w:tcPr>
            <w:tcW w:w="5760" w:type="dxa"/>
          </w:tcPr>
          <w:p w:rsidR="00FF4F2F" w:rsidRDefault="00FF4F2F">
            <w:pPr>
              <w:keepNext w:val="0"/>
            </w:pPr>
            <w:r>
              <w:t>Power Take Off</w:t>
            </w:r>
          </w:p>
        </w:tc>
      </w:tr>
      <w:tr w:rsidR="00FF4F2F">
        <w:trPr>
          <w:cantSplit/>
          <w:jc w:val="center"/>
        </w:trPr>
        <w:tc>
          <w:tcPr>
            <w:tcW w:w="1440" w:type="dxa"/>
          </w:tcPr>
          <w:p w:rsidR="00FF4F2F" w:rsidRDefault="00FF4F2F">
            <w:pPr>
              <w:keepNext w:val="0"/>
            </w:pPr>
            <w:r>
              <w:t>RINR</w:t>
            </w:r>
          </w:p>
        </w:tc>
        <w:tc>
          <w:tcPr>
            <w:tcW w:w="5760" w:type="dxa"/>
          </w:tcPr>
          <w:p w:rsidR="00FF4F2F" w:rsidRDefault="00FF4F2F">
            <w:pPr>
              <w:keepNext w:val="0"/>
            </w:pPr>
            <w:r>
              <w:t>Reverse Inhibit</w:t>
            </w:r>
          </w:p>
        </w:tc>
      </w:tr>
      <w:tr w:rsidR="00FF4F2F">
        <w:trPr>
          <w:cantSplit/>
          <w:jc w:val="center"/>
        </w:trPr>
        <w:tc>
          <w:tcPr>
            <w:tcW w:w="1440" w:type="dxa"/>
          </w:tcPr>
          <w:p w:rsidR="00FF4F2F" w:rsidRDefault="00FF4F2F">
            <w:pPr>
              <w:keepNext w:val="0"/>
            </w:pPr>
            <w:r>
              <w:t>RTDR</w:t>
            </w:r>
          </w:p>
        </w:tc>
        <w:tc>
          <w:tcPr>
            <w:tcW w:w="5760" w:type="dxa"/>
          </w:tcPr>
          <w:p w:rsidR="00FF4F2F" w:rsidRDefault="00FF4F2F">
            <w:pPr>
              <w:keepNext w:val="0"/>
            </w:pPr>
            <w:r>
              <w:t>Real Time Damping (Lift / Dive)</w:t>
            </w:r>
          </w:p>
        </w:tc>
      </w:tr>
      <w:tr w:rsidR="00FF4F2F">
        <w:trPr>
          <w:cantSplit/>
          <w:jc w:val="center"/>
        </w:trPr>
        <w:tc>
          <w:tcPr>
            <w:tcW w:w="1440" w:type="dxa"/>
          </w:tcPr>
          <w:p w:rsidR="00FF4F2F" w:rsidRDefault="00FF4F2F">
            <w:pPr>
              <w:keepNext w:val="0"/>
            </w:pPr>
            <w:r>
              <w:t>RSCR</w:t>
            </w:r>
          </w:p>
        </w:tc>
        <w:tc>
          <w:tcPr>
            <w:tcW w:w="5760" w:type="dxa"/>
          </w:tcPr>
          <w:p w:rsidR="00FF4F2F" w:rsidRDefault="00FF4F2F">
            <w:pPr>
              <w:keepNext w:val="0"/>
            </w:pPr>
            <w:r>
              <w:t>Range Shift Control</w:t>
            </w:r>
          </w:p>
        </w:tc>
      </w:tr>
      <w:tr w:rsidR="00FF4F2F">
        <w:trPr>
          <w:cantSplit/>
          <w:jc w:val="center"/>
        </w:trPr>
        <w:tc>
          <w:tcPr>
            <w:tcW w:w="1440" w:type="dxa"/>
          </w:tcPr>
          <w:p w:rsidR="00FF4F2F" w:rsidRDefault="00FF4F2F">
            <w:pPr>
              <w:keepNext w:val="0"/>
            </w:pPr>
            <w:r>
              <w:t>RVSR</w:t>
            </w:r>
          </w:p>
        </w:tc>
        <w:tc>
          <w:tcPr>
            <w:tcW w:w="5760" w:type="dxa"/>
          </w:tcPr>
          <w:p w:rsidR="00FF4F2F" w:rsidRDefault="00FF4F2F">
            <w:pPr>
              <w:keepNext w:val="0"/>
            </w:pPr>
            <w:r>
              <w:t>Remote Vehicle Start</w:t>
            </w:r>
          </w:p>
        </w:tc>
      </w:tr>
      <w:tr w:rsidR="00FF4F2F">
        <w:trPr>
          <w:cantSplit/>
          <w:jc w:val="center"/>
        </w:trPr>
        <w:tc>
          <w:tcPr>
            <w:tcW w:w="1440" w:type="dxa"/>
          </w:tcPr>
          <w:p w:rsidR="00FF4F2F" w:rsidRDefault="00FF4F2F">
            <w:pPr>
              <w:keepNext w:val="0"/>
            </w:pPr>
            <w:r>
              <w:t>SHPR</w:t>
            </w:r>
          </w:p>
        </w:tc>
        <w:tc>
          <w:tcPr>
            <w:tcW w:w="5760" w:type="dxa"/>
          </w:tcPr>
          <w:p w:rsidR="00FF4F2F" w:rsidRDefault="00FF4F2F">
            <w:pPr>
              <w:keepNext w:val="0"/>
            </w:pPr>
            <w:r>
              <w:t>Shift Point</w:t>
            </w:r>
          </w:p>
        </w:tc>
      </w:tr>
      <w:tr w:rsidR="00FF4F2F">
        <w:trPr>
          <w:cantSplit/>
          <w:jc w:val="center"/>
        </w:trPr>
        <w:tc>
          <w:tcPr>
            <w:tcW w:w="1440" w:type="dxa"/>
          </w:tcPr>
          <w:p w:rsidR="00FF4F2F" w:rsidRDefault="00FF4F2F">
            <w:pPr>
              <w:keepNext w:val="0"/>
            </w:pPr>
            <w:r>
              <w:t>SHTR</w:t>
            </w:r>
          </w:p>
        </w:tc>
        <w:tc>
          <w:tcPr>
            <w:tcW w:w="5760" w:type="dxa"/>
          </w:tcPr>
          <w:p w:rsidR="00FF4F2F" w:rsidRDefault="00FF4F2F">
            <w:pPr>
              <w:keepNext w:val="0"/>
            </w:pPr>
            <w:r>
              <w:t>Shift Timing</w:t>
            </w:r>
          </w:p>
        </w:tc>
      </w:tr>
      <w:tr w:rsidR="00FF4F2F">
        <w:trPr>
          <w:cantSplit/>
          <w:jc w:val="center"/>
        </w:trPr>
        <w:tc>
          <w:tcPr>
            <w:tcW w:w="1440" w:type="dxa"/>
          </w:tcPr>
          <w:p w:rsidR="00FF4F2F" w:rsidRDefault="00FF4F2F">
            <w:pPr>
              <w:keepNext w:val="0"/>
            </w:pPr>
            <w:r>
              <w:t>SKSR</w:t>
            </w:r>
          </w:p>
        </w:tc>
        <w:tc>
          <w:tcPr>
            <w:tcW w:w="5760" w:type="dxa"/>
          </w:tcPr>
          <w:p w:rsidR="00FF4F2F" w:rsidRDefault="00FF4F2F">
            <w:pPr>
              <w:keepNext w:val="0"/>
            </w:pPr>
            <w:r>
              <w:t>Skip Shift</w:t>
            </w:r>
          </w:p>
        </w:tc>
      </w:tr>
      <w:tr w:rsidR="00FF4F2F">
        <w:trPr>
          <w:cantSplit/>
          <w:jc w:val="center"/>
        </w:trPr>
        <w:tc>
          <w:tcPr>
            <w:tcW w:w="1440" w:type="dxa"/>
          </w:tcPr>
          <w:p w:rsidR="00FF4F2F" w:rsidRDefault="00FF4F2F">
            <w:pPr>
              <w:keepNext w:val="0"/>
            </w:pPr>
            <w:r>
              <w:t>SPKR</w:t>
            </w:r>
          </w:p>
        </w:tc>
        <w:tc>
          <w:tcPr>
            <w:tcW w:w="5760" w:type="dxa"/>
          </w:tcPr>
          <w:p w:rsidR="00FF4F2F" w:rsidRDefault="00FF4F2F">
            <w:pPr>
              <w:keepNext w:val="0"/>
            </w:pPr>
            <w:r>
              <w:t>Spark</w:t>
            </w:r>
          </w:p>
        </w:tc>
      </w:tr>
      <w:tr w:rsidR="00FF4F2F">
        <w:trPr>
          <w:cantSplit/>
          <w:jc w:val="center"/>
        </w:trPr>
        <w:tc>
          <w:tcPr>
            <w:tcW w:w="1440" w:type="dxa"/>
          </w:tcPr>
          <w:p w:rsidR="00FF4F2F" w:rsidRDefault="00FF4F2F">
            <w:pPr>
              <w:keepNext w:val="0"/>
            </w:pPr>
            <w:r>
              <w:t>SPRR</w:t>
            </w:r>
          </w:p>
        </w:tc>
        <w:tc>
          <w:tcPr>
            <w:tcW w:w="5760" w:type="dxa"/>
          </w:tcPr>
          <w:p w:rsidR="00FF4F2F" w:rsidRDefault="00FF4F2F">
            <w:pPr>
              <w:keepNext w:val="0"/>
            </w:pPr>
            <w:r>
              <w:t>Shift Pressure</w:t>
            </w:r>
          </w:p>
        </w:tc>
      </w:tr>
      <w:tr w:rsidR="00FF4F2F">
        <w:trPr>
          <w:cantSplit/>
          <w:jc w:val="center"/>
        </w:trPr>
        <w:tc>
          <w:tcPr>
            <w:tcW w:w="1440" w:type="dxa"/>
          </w:tcPr>
          <w:p w:rsidR="00FF4F2F" w:rsidRDefault="00FF4F2F">
            <w:pPr>
              <w:keepNext w:val="0"/>
            </w:pPr>
            <w:r>
              <w:t>SSPR</w:t>
            </w:r>
          </w:p>
        </w:tc>
        <w:tc>
          <w:tcPr>
            <w:tcW w:w="5760" w:type="dxa"/>
          </w:tcPr>
          <w:p w:rsidR="00FF4F2F" w:rsidRDefault="00FF4F2F">
            <w:pPr>
              <w:keepNext w:val="0"/>
            </w:pPr>
            <w:r>
              <w:t>Steady State Pressure</w:t>
            </w:r>
          </w:p>
        </w:tc>
      </w:tr>
      <w:tr w:rsidR="00FF4F2F">
        <w:trPr>
          <w:cantSplit/>
          <w:jc w:val="center"/>
        </w:trPr>
        <w:tc>
          <w:tcPr>
            <w:tcW w:w="1440" w:type="dxa"/>
          </w:tcPr>
          <w:p w:rsidR="00FF4F2F" w:rsidRDefault="00FF4F2F">
            <w:pPr>
              <w:keepNext w:val="0"/>
            </w:pPr>
            <w:r>
              <w:t>STRR</w:t>
            </w:r>
          </w:p>
        </w:tc>
        <w:tc>
          <w:tcPr>
            <w:tcW w:w="5760" w:type="dxa"/>
          </w:tcPr>
          <w:p w:rsidR="00FF4F2F" w:rsidRDefault="00FF4F2F">
            <w:pPr>
              <w:keepNext w:val="0"/>
            </w:pPr>
            <w:r>
              <w:t>Starter Control</w:t>
            </w:r>
          </w:p>
        </w:tc>
      </w:tr>
      <w:tr w:rsidR="00FF4F2F">
        <w:trPr>
          <w:cantSplit/>
          <w:jc w:val="center"/>
        </w:trPr>
        <w:tc>
          <w:tcPr>
            <w:tcW w:w="1440" w:type="dxa"/>
          </w:tcPr>
          <w:p w:rsidR="00FF4F2F" w:rsidRDefault="00FF4F2F">
            <w:pPr>
              <w:keepNext w:val="0"/>
            </w:pPr>
            <w:r>
              <w:t>TBNR</w:t>
            </w:r>
          </w:p>
        </w:tc>
        <w:tc>
          <w:tcPr>
            <w:tcW w:w="5760" w:type="dxa"/>
          </w:tcPr>
          <w:p w:rsidR="00FF4F2F" w:rsidRDefault="00FF4F2F">
            <w:pPr>
              <w:keepNext w:val="0"/>
            </w:pPr>
            <w:r>
              <w:t>Turbine Speed</w:t>
            </w:r>
          </w:p>
        </w:tc>
      </w:tr>
      <w:tr w:rsidR="00FF4F2F">
        <w:trPr>
          <w:cantSplit/>
          <w:jc w:val="center"/>
        </w:trPr>
        <w:tc>
          <w:tcPr>
            <w:tcW w:w="1440" w:type="dxa"/>
          </w:tcPr>
          <w:p w:rsidR="00FF4F2F" w:rsidRDefault="00FF4F2F">
            <w:pPr>
              <w:keepNext w:val="0"/>
            </w:pPr>
            <w:r>
              <w:t>TCCR</w:t>
            </w:r>
          </w:p>
        </w:tc>
        <w:tc>
          <w:tcPr>
            <w:tcW w:w="5760" w:type="dxa"/>
          </w:tcPr>
          <w:p w:rsidR="00FF4F2F" w:rsidRDefault="00FF4F2F">
            <w:pPr>
              <w:keepNext w:val="0"/>
            </w:pPr>
            <w:r>
              <w:t>Torque Converter Clutch</w:t>
            </w:r>
          </w:p>
        </w:tc>
      </w:tr>
      <w:tr w:rsidR="00FF4F2F">
        <w:trPr>
          <w:cantSplit/>
          <w:jc w:val="center"/>
        </w:trPr>
        <w:tc>
          <w:tcPr>
            <w:tcW w:w="1440" w:type="dxa"/>
          </w:tcPr>
          <w:p w:rsidR="00FF4F2F" w:rsidRDefault="00FF4F2F">
            <w:pPr>
              <w:keepNext w:val="0"/>
            </w:pPr>
            <w:r>
              <w:t>TCSR</w:t>
            </w:r>
          </w:p>
        </w:tc>
        <w:tc>
          <w:tcPr>
            <w:tcW w:w="5760" w:type="dxa"/>
          </w:tcPr>
          <w:p w:rsidR="00FF4F2F" w:rsidRDefault="00FF4F2F">
            <w:pPr>
              <w:keepNext w:val="0"/>
            </w:pPr>
            <w:r>
              <w:t>Traction Control</w:t>
            </w:r>
          </w:p>
        </w:tc>
      </w:tr>
      <w:tr w:rsidR="00FF4F2F">
        <w:trPr>
          <w:cantSplit/>
          <w:jc w:val="center"/>
        </w:trPr>
        <w:tc>
          <w:tcPr>
            <w:tcW w:w="1440" w:type="dxa"/>
          </w:tcPr>
          <w:p w:rsidR="00FF4F2F" w:rsidRDefault="00FF4F2F">
            <w:pPr>
              <w:keepNext w:val="0"/>
            </w:pPr>
            <w:r>
              <w:t>TFQR</w:t>
            </w:r>
          </w:p>
        </w:tc>
        <w:tc>
          <w:tcPr>
            <w:tcW w:w="5760" w:type="dxa"/>
          </w:tcPr>
          <w:p w:rsidR="00FF4F2F" w:rsidRDefault="00FF4F2F">
            <w:pPr>
              <w:keepNext w:val="0"/>
            </w:pPr>
            <w:r>
              <w:t>Transmission Fluid (Oil) Quality (Life)</w:t>
            </w:r>
          </w:p>
        </w:tc>
      </w:tr>
      <w:tr w:rsidR="00FF4F2F">
        <w:trPr>
          <w:cantSplit/>
          <w:jc w:val="center"/>
        </w:trPr>
        <w:tc>
          <w:tcPr>
            <w:tcW w:w="1440" w:type="dxa"/>
          </w:tcPr>
          <w:p w:rsidR="00FF4F2F" w:rsidRDefault="00FF4F2F">
            <w:pPr>
              <w:keepNext w:val="0"/>
            </w:pPr>
            <w:r>
              <w:t>TFTR</w:t>
            </w:r>
          </w:p>
        </w:tc>
        <w:tc>
          <w:tcPr>
            <w:tcW w:w="5760" w:type="dxa"/>
          </w:tcPr>
          <w:p w:rsidR="00FF4F2F" w:rsidRDefault="00FF4F2F">
            <w:pPr>
              <w:keepNext w:val="0"/>
            </w:pPr>
            <w:r>
              <w:t>Transmission Fluid (Oil) Temperature</w:t>
            </w:r>
          </w:p>
        </w:tc>
      </w:tr>
      <w:tr w:rsidR="00FF4F2F">
        <w:trPr>
          <w:cantSplit/>
          <w:jc w:val="center"/>
        </w:trPr>
        <w:tc>
          <w:tcPr>
            <w:tcW w:w="1440" w:type="dxa"/>
          </w:tcPr>
          <w:p w:rsidR="00FF4F2F" w:rsidRDefault="00FF4F2F">
            <w:pPr>
              <w:keepNext w:val="0"/>
            </w:pPr>
            <w:r>
              <w:t>TISR</w:t>
            </w:r>
          </w:p>
        </w:tc>
        <w:tc>
          <w:tcPr>
            <w:tcW w:w="5760" w:type="dxa"/>
          </w:tcPr>
          <w:p w:rsidR="00FF4F2F" w:rsidRDefault="00FF4F2F">
            <w:pPr>
              <w:keepNext w:val="0"/>
            </w:pPr>
            <w:r>
              <w:t>Transmission Input Speed</w:t>
            </w:r>
          </w:p>
        </w:tc>
      </w:tr>
      <w:tr w:rsidR="00FF4F2F">
        <w:trPr>
          <w:cantSplit/>
          <w:jc w:val="center"/>
        </w:trPr>
        <w:tc>
          <w:tcPr>
            <w:tcW w:w="1440" w:type="dxa"/>
          </w:tcPr>
          <w:p w:rsidR="00FF4F2F" w:rsidRDefault="00FF4F2F">
            <w:pPr>
              <w:keepNext w:val="0"/>
            </w:pPr>
            <w:r>
              <w:t>TOSR</w:t>
            </w:r>
          </w:p>
        </w:tc>
        <w:tc>
          <w:tcPr>
            <w:tcW w:w="5760" w:type="dxa"/>
          </w:tcPr>
          <w:p w:rsidR="00FF4F2F" w:rsidRDefault="00FF4F2F">
            <w:pPr>
              <w:keepNext w:val="0"/>
            </w:pPr>
            <w:r>
              <w:t>Transmission Output Speed</w:t>
            </w:r>
          </w:p>
        </w:tc>
      </w:tr>
      <w:tr w:rsidR="00FF4F2F">
        <w:trPr>
          <w:cantSplit/>
          <w:jc w:val="center"/>
        </w:trPr>
        <w:tc>
          <w:tcPr>
            <w:tcW w:w="1440" w:type="dxa"/>
          </w:tcPr>
          <w:p w:rsidR="00FF4F2F" w:rsidRDefault="00FF4F2F">
            <w:pPr>
              <w:keepNext w:val="0"/>
            </w:pPr>
            <w:r>
              <w:t>TPCR</w:t>
            </w:r>
          </w:p>
        </w:tc>
        <w:tc>
          <w:tcPr>
            <w:tcW w:w="5760" w:type="dxa"/>
          </w:tcPr>
          <w:p w:rsidR="00FF4F2F" w:rsidRDefault="00FF4F2F">
            <w:pPr>
              <w:keepNext w:val="0"/>
            </w:pPr>
            <w:r>
              <w:t>Transmission Line Pressure Control</w:t>
            </w:r>
          </w:p>
        </w:tc>
      </w:tr>
      <w:tr w:rsidR="00FF4F2F">
        <w:trPr>
          <w:cantSplit/>
          <w:jc w:val="center"/>
        </w:trPr>
        <w:tc>
          <w:tcPr>
            <w:tcW w:w="1440" w:type="dxa"/>
          </w:tcPr>
          <w:p w:rsidR="00FF4F2F" w:rsidRDefault="00FF4F2F">
            <w:pPr>
              <w:keepNext w:val="0"/>
            </w:pPr>
            <w:r>
              <w:t>TPSR</w:t>
            </w:r>
          </w:p>
        </w:tc>
        <w:tc>
          <w:tcPr>
            <w:tcW w:w="5760" w:type="dxa"/>
          </w:tcPr>
          <w:p w:rsidR="00FF4F2F" w:rsidRDefault="00FF4F2F">
            <w:pPr>
              <w:keepNext w:val="0"/>
            </w:pPr>
            <w:r>
              <w:t>Throttle Position</w:t>
            </w:r>
          </w:p>
        </w:tc>
      </w:tr>
      <w:tr w:rsidR="00FF4F2F">
        <w:trPr>
          <w:cantSplit/>
          <w:jc w:val="center"/>
        </w:trPr>
        <w:tc>
          <w:tcPr>
            <w:tcW w:w="1440" w:type="dxa"/>
          </w:tcPr>
          <w:p w:rsidR="00FF4F2F" w:rsidRDefault="00FF4F2F">
            <w:pPr>
              <w:keepNext w:val="0"/>
            </w:pPr>
            <w:r>
              <w:t>TQTR</w:t>
            </w:r>
          </w:p>
        </w:tc>
        <w:tc>
          <w:tcPr>
            <w:tcW w:w="5760" w:type="dxa"/>
          </w:tcPr>
          <w:p w:rsidR="00FF4F2F" w:rsidRDefault="00FF4F2F">
            <w:pPr>
              <w:keepNext w:val="0"/>
            </w:pPr>
            <w:r>
              <w:t>Transmission Torque Estimation</w:t>
            </w:r>
          </w:p>
        </w:tc>
      </w:tr>
      <w:tr w:rsidR="00FF4F2F">
        <w:trPr>
          <w:cantSplit/>
          <w:jc w:val="center"/>
        </w:trPr>
        <w:tc>
          <w:tcPr>
            <w:tcW w:w="1440" w:type="dxa"/>
          </w:tcPr>
          <w:p w:rsidR="00FF4F2F" w:rsidRDefault="00FF4F2F">
            <w:pPr>
              <w:keepNext w:val="0"/>
            </w:pPr>
            <w:r>
              <w:t>TRGR</w:t>
            </w:r>
          </w:p>
        </w:tc>
        <w:tc>
          <w:tcPr>
            <w:tcW w:w="5760" w:type="dxa"/>
          </w:tcPr>
          <w:p w:rsidR="00FF4F2F" w:rsidRDefault="00FF4F2F">
            <w:pPr>
              <w:keepNext w:val="0"/>
            </w:pPr>
            <w:smartTag w:uri="urn:schemas-microsoft-com:office:smarttags" w:element="place">
              <w:smartTag w:uri="urn:schemas-microsoft-com:office:smarttags" w:element="PlaceName">
                <w:r>
                  <w:t>Transmission</w:t>
                </w:r>
              </w:smartTag>
              <w:r>
                <w:t xml:space="preserve"> </w:t>
              </w:r>
              <w:smartTag w:uri="urn:schemas-microsoft-com:office:smarttags" w:element="PlaceType">
                <w:r>
                  <w:t>Range</w:t>
                </w:r>
              </w:smartTag>
            </w:smartTag>
          </w:p>
        </w:tc>
      </w:tr>
      <w:tr w:rsidR="00FF4F2F">
        <w:trPr>
          <w:cantSplit/>
          <w:jc w:val="center"/>
        </w:trPr>
        <w:tc>
          <w:tcPr>
            <w:tcW w:w="1440" w:type="dxa"/>
          </w:tcPr>
          <w:p w:rsidR="00FF4F2F" w:rsidRDefault="00FF4F2F">
            <w:pPr>
              <w:keepNext w:val="0"/>
            </w:pPr>
            <w:r>
              <w:t>TRNR</w:t>
            </w:r>
          </w:p>
        </w:tc>
        <w:tc>
          <w:tcPr>
            <w:tcW w:w="5760" w:type="dxa"/>
          </w:tcPr>
          <w:p w:rsidR="00FF4F2F" w:rsidRDefault="00FF4F2F">
            <w:pPr>
              <w:keepNext w:val="0"/>
            </w:pPr>
            <w:r>
              <w:t>General Transmission</w:t>
            </w:r>
          </w:p>
        </w:tc>
      </w:tr>
      <w:tr w:rsidR="00FF4F2F">
        <w:trPr>
          <w:cantSplit/>
          <w:jc w:val="center"/>
        </w:trPr>
        <w:tc>
          <w:tcPr>
            <w:tcW w:w="1440" w:type="dxa"/>
          </w:tcPr>
          <w:p w:rsidR="00FF4F2F" w:rsidRDefault="00FF4F2F">
            <w:pPr>
              <w:keepNext w:val="0"/>
            </w:pPr>
            <w:r>
              <w:t>TRQR</w:t>
            </w:r>
          </w:p>
        </w:tc>
        <w:tc>
          <w:tcPr>
            <w:tcW w:w="5760" w:type="dxa"/>
          </w:tcPr>
          <w:p w:rsidR="00FF4F2F" w:rsidRDefault="00FF4F2F">
            <w:pPr>
              <w:keepNext w:val="0"/>
            </w:pPr>
            <w:r>
              <w:t>Engine Torque Control</w:t>
            </w:r>
          </w:p>
        </w:tc>
      </w:tr>
      <w:tr w:rsidR="00FF4F2F">
        <w:trPr>
          <w:cantSplit/>
          <w:jc w:val="center"/>
        </w:trPr>
        <w:tc>
          <w:tcPr>
            <w:tcW w:w="1440" w:type="dxa"/>
          </w:tcPr>
          <w:p w:rsidR="00FF4F2F" w:rsidRDefault="00FF4F2F">
            <w:pPr>
              <w:keepNext w:val="0"/>
            </w:pPr>
            <w:r>
              <w:t>TRTR</w:t>
            </w:r>
          </w:p>
        </w:tc>
        <w:tc>
          <w:tcPr>
            <w:tcW w:w="5760" w:type="dxa"/>
          </w:tcPr>
          <w:p w:rsidR="00FF4F2F" w:rsidRDefault="00FF4F2F">
            <w:pPr>
              <w:keepNext w:val="0"/>
            </w:pPr>
            <w:r>
              <w:t>Transmission Ratio</w:t>
            </w:r>
          </w:p>
        </w:tc>
      </w:tr>
      <w:tr w:rsidR="00FF4F2F">
        <w:trPr>
          <w:cantSplit/>
          <w:jc w:val="center"/>
        </w:trPr>
        <w:tc>
          <w:tcPr>
            <w:tcW w:w="1440" w:type="dxa"/>
          </w:tcPr>
          <w:p w:rsidR="00FF4F2F" w:rsidRDefault="00FF4F2F">
            <w:pPr>
              <w:keepNext w:val="0"/>
            </w:pPr>
            <w:r>
              <w:t>TTQR</w:t>
            </w:r>
          </w:p>
        </w:tc>
        <w:tc>
          <w:tcPr>
            <w:tcW w:w="5760" w:type="dxa"/>
          </w:tcPr>
          <w:p w:rsidR="00FF4F2F" w:rsidRDefault="00FF4F2F">
            <w:pPr>
              <w:keepNext w:val="0"/>
            </w:pPr>
            <w:r>
              <w:t>Transmission Torque Management</w:t>
            </w:r>
          </w:p>
        </w:tc>
      </w:tr>
      <w:tr w:rsidR="00FF4F2F">
        <w:trPr>
          <w:cantSplit/>
          <w:jc w:val="center"/>
        </w:trPr>
        <w:tc>
          <w:tcPr>
            <w:tcW w:w="1440" w:type="dxa"/>
          </w:tcPr>
          <w:p w:rsidR="00FF4F2F" w:rsidRDefault="00FF4F2F">
            <w:pPr>
              <w:keepNext w:val="0"/>
            </w:pPr>
            <w:r>
              <w:t>TUDR</w:t>
            </w:r>
          </w:p>
        </w:tc>
        <w:tc>
          <w:tcPr>
            <w:tcW w:w="5760" w:type="dxa"/>
          </w:tcPr>
          <w:p w:rsidR="00FF4F2F" w:rsidRDefault="00FF4F2F">
            <w:pPr>
              <w:keepNext w:val="0"/>
            </w:pPr>
            <w:r>
              <w:t>Tap Up / Tap Down</w:t>
            </w:r>
          </w:p>
        </w:tc>
      </w:tr>
      <w:tr w:rsidR="00FF4F2F">
        <w:trPr>
          <w:cantSplit/>
          <w:jc w:val="center"/>
        </w:trPr>
        <w:tc>
          <w:tcPr>
            <w:tcW w:w="1440" w:type="dxa"/>
          </w:tcPr>
          <w:p w:rsidR="00FF4F2F" w:rsidRDefault="00FF4F2F">
            <w:pPr>
              <w:keepNext w:val="0"/>
            </w:pPr>
            <w:r>
              <w:t>VSPR</w:t>
            </w:r>
          </w:p>
        </w:tc>
        <w:tc>
          <w:tcPr>
            <w:tcW w:w="5760" w:type="dxa"/>
          </w:tcPr>
          <w:p w:rsidR="00FF4F2F" w:rsidRDefault="00FF4F2F">
            <w:pPr>
              <w:keepNext w:val="0"/>
            </w:pPr>
            <w:r>
              <w:t>Vehicle Speed</w:t>
            </w:r>
          </w:p>
        </w:tc>
      </w:tr>
      <w:tr w:rsidR="00FF4F2F">
        <w:trPr>
          <w:cantSplit/>
          <w:jc w:val="center"/>
        </w:trPr>
        <w:tc>
          <w:tcPr>
            <w:tcW w:w="1440" w:type="dxa"/>
          </w:tcPr>
          <w:p w:rsidR="00FF4F2F" w:rsidRDefault="00FF4F2F">
            <w:pPr>
              <w:keepNext w:val="0"/>
            </w:pPr>
            <w:r>
              <w:t>VTDR</w:t>
            </w:r>
          </w:p>
        </w:tc>
        <w:tc>
          <w:tcPr>
            <w:tcW w:w="5760" w:type="dxa"/>
          </w:tcPr>
          <w:p w:rsidR="00FF4F2F" w:rsidRDefault="00FF4F2F">
            <w:pPr>
              <w:keepNext w:val="0"/>
            </w:pPr>
            <w:r>
              <w:t>Vehicle Theft Deterrent</w:t>
            </w:r>
          </w:p>
        </w:tc>
      </w:tr>
    </w:tbl>
    <w:p w:rsidR="00FF4F2F" w:rsidRDefault="00FF4F2F"/>
    <w:p w:rsidR="00FF4F2F" w:rsidRDefault="00FF4F2F">
      <w:pPr>
        <w:keepNext w:val="0"/>
        <w:keepLines w:val="0"/>
      </w:pPr>
    </w:p>
    <w:p w:rsidR="00FF4F2F" w:rsidRDefault="00FF4F2F">
      <w:pPr>
        <w:pStyle w:val="Header"/>
        <w:pageBreakBefore w:val="0"/>
      </w:pPr>
      <w:bookmarkStart w:id="1330" w:name="_Toc223513443"/>
      <w:r>
        <w:t xml:space="preserve">Appendix C </w:t>
      </w:r>
      <w:r>
        <w:noBreakHyphen/>
        <w:t xml:space="preserve"> Related Documents</w:t>
      </w:r>
      <w:bookmarkEnd w:id="1330"/>
    </w:p>
    <w:p w:rsidR="00FF4F2F" w:rsidRDefault="00FF4F2F"/>
    <w:p w:rsidR="00FF4F2F" w:rsidRDefault="00FF4F2F">
      <w:r>
        <w:t>The following documents are either referenced by this document or contain related information.  These documents may provide useful information to the reader and should be reviewed for compatibility in the event that this document (or any of the related documents) undergoes revision.</w:t>
      </w:r>
    </w:p>
    <w:p w:rsidR="00FF4F2F" w:rsidRDefault="00FF4F2F"/>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7"/>
      </w:tblPr>
      <w:tblGrid>
        <w:gridCol w:w="576"/>
        <w:gridCol w:w="1872"/>
        <w:gridCol w:w="1440"/>
        <w:gridCol w:w="5472"/>
      </w:tblGrid>
      <w:tr w:rsidR="00FF4F2F">
        <w:trPr>
          <w:cantSplit/>
          <w:jc w:val="center"/>
        </w:trPr>
        <w:tc>
          <w:tcPr>
            <w:tcW w:w="576" w:type="dxa"/>
            <w:tcBorders>
              <w:bottom w:val="single" w:sz="12" w:space="0" w:color="000000"/>
            </w:tcBorders>
          </w:tcPr>
          <w:p w:rsidR="00FF4F2F" w:rsidRDefault="00FF4F2F">
            <w:pPr>
              <w:jc w:val="center"/>
              <w:rPr>
                <w:b/>
              </w:rPr>
            </w:pPr>
          </w:p>
        </w:tc>
        <w:tc>
          <w:tcPr>
            <w:tcW w:w="1872" w:type="dxa"/>
            <w:tcBorders>
              <w:bottom w:val="single" w:sz="12" w:space="0" w:color="000000"/>
            </w:tcBorders>
          </w:tcPr>
          <w:p w:rsidR="00FF4F2F" w:rsidRDefault="00FF4F2F">
            <w:pPr>
              <w:jc w:val="center"/>
              <w:rPr>
                <w:b/>
              </w:rPr>
            </w:pPr>
            <w:r>
              <w:rPr>
                <w:b/>
              </w:rPr>
              <w:t>Document Number</w:t>
            </w:r>
          </w:p>
        </w:tc>
        <w:tc>
          <w:tcPr>
            <w:tcW w:w="1440" w:type="dxa"/>
            <w:tcBorders>
              <w:bottom w:val="single" w:sz="12" w:space="0" w:color="000000"/>
            </w:tcBorders>
          </w:tcPr>
          <w:p w:rsidR="00FF4F2F" w:rsidRDefault="00FF4F2F">
            <w:pPr>
              <w:jc w:val="center"/>
              <w:rPr>
                <w:b/>
              </w:rPr>
            </w:pPr>
            <w:r>
              <w:rPr>
                <w:b/>
              </w:rPr>
              <w:t>Version</w:t>
            </w:r>
          </w:p>
        </w:tc>
        <w:tc>
          <w:tcPr>
            <w:tcW w:w="5472" w:type="dxa"/>
            <w:tcBorders>
              <w:bottom w:val="single" w:sz="12" w:space="0" w:color="000000"/>
            </w:tcBorders>
          </w:tcPr>
          <w:p w:rsidR="00FF4F2F" w:rsidRDefault="00FF4F2F">
            <w:pPr>
              <w:jc w:val="center"/>
              <w:rPr>
                <w:b/>
              </w:rPr>
            </w:pPr>
            <w:r>
              <w:rPr>
                <w:b/>
              </w:rPr>
              <w:t>Document Title</w:t>
            </w:r>
          </w:p>
        </w:tc>
      </w:tr>
      <w:tr w:rsidR="00FF4F2F">
        <w:trPr>
          <w:cantSplit/>
          <w:jc w:val="center"/>
        </w:trPr>
        <w:tc>
          <w:tcPr>
            <w:tcW w:w="576" w:type="dxa"/>
            <w:tcBorders>
              <w:top w:val="nil"/>
            </w:tcBorders>
          </w:tcPr>
          <w:p w:rsidR="00FF4F2F" w:rsidRDefault="00FF4F2F">
            <w:pPr>
              <w:jc w:val="center"/>
            </w:pPr>
            <w:r>
              <w:t>[1]</w:t>
            </w:r>
          </w:p>
        </w:tc>
        <w:tc>
          <w:tcPr>
            <w:tcW w:w="1872" w:type="dxa"/>
            <w:tcBorders>
              <w:top w:val="nil"/>
            </w:tcBorders>
          </w:tcPr>
          <w:p w:rsidR="00FF4F2F" w:rsidRDefault="00FF4F2F">
            <w:r>
              <w:t>GMW 3110</w:t>
            </w:r>
          </w:p>
        </w:tc>
        <w:tc>
          <w:tcPr>
            <w:tcW w:w="1440" w:type="dxa"/>
            <w:tcBorders>
              <w:top w:val="nil"/>
            </w:tcBorders>
          </w:tcPr>
          <w:p w:rsidR="00FF4F2F" w:rsidRDefault="00FF4F2F">
            <w:r>
              <w:t>1.4</w:t>
            </w:r>
          </w:p>
        </w:tc>
        <w:tc>
          <w:tcPr>
            <w:tcW w:w="5472" w:type="dxa"/>
            <w:tcBorders>
              <w:top w:val="nil"/>
            </w:tcBorders>
          </w:tcPr>
          <w:p w:rsidR="00FF4F2F" w:rsidRDefault="00FF4F2F">
            <w:r>
              <w:t>GMLAN Enhanced Diagnostic Test Mode Specification</w:t>
            </w:r>
          </w:p>
          <w:p w:rsidR="00FF4F2F" w:rsidRDefault="00FF4F2F">
            <w:r>
              <w:t>http://www.ived.gm.com/electrical/warren/ssltexpt/gmlan/specs/index.html</w:t>
            </w:r>
          </w:p>
        </w:tc>
      </w:tr>
      <w:tr w:rsidR="00FF4F2F">
        <w:trPr>
          <w:cantSplit/>
          <w:jc w:val="center"/>
        </w:trPr>
        <w:tc>
          <w:tcPr>
            <w:tcW w:w="576" w:type="dxa"/>
            <w:tcBorders>
              <w:top w:val="nil"/>
            </w:tcBorders>
          </w:tcPr>
          <w:p w:rsidR="00FF4F2F" w:rsidRDefault="00FF4F2F">
            <w:pPr>
              <w:jc w:val="center"/>
            </w:pPr>
            <w:r>
              <w:t>[2]</w:t>
            </w:r>
          </w:p>
        </w:tc>
        <w:tc>
          <w:tcPr>
            <w:tcW w:w="1872" w:type="dxa"/>
            <w:tcBorders>
              <w:top w:val="nil"/>
            </w:tcBorders>
          </w:tcPr>
          <w:p w:rsidR="00FF4F2F" w:rsidRDefault="00FF4F2F">
            <w:r>
              <w:t>GMW 3203</w:t>
            </w:r>
          </w:p>
        </w:tc>
        <w:tc>
          <w:tcPr>
            <w:tcW w:w="1440" w:type="dxa"/>
            <w:tcBorders>
              <w:top w:val="nil"/>
            </w:tcBorders>
          </w:tcPr>
          <w:p w:rsidR="00FF4F2F" w:rsidRDefault="00FF4F2F">
            <w:r>
              <w:t>0.2</w:t>
            </w:r>
          </w:p>
        </w:tc>
        <w:tc>
          <w:tcPr>
            <w:tcW w:w="5472" w:type="dxa"/>
            <w:tcBorders>
              <w:top w:val="nil"/>
            </w:tcBorders>
          </w:tcPr>
          <w:p w:rsidR="00FF4F2F" w:rsidRDefault="00FF4F2F">
            <w:r>
              <w:t>GMLAN Signal and Frame Definition Guidelines</w:t>
            </w:r>
          </w:p>
          <w:p w:rsidR="00FF4F2F" w:rsidRDefault="00FF4F2F">
            <w:r>
              <w:tab/>
              <w:t>Section 3, Standard Data Types</w:t>
            </w:r>
          </w:p>
          <w:p w:rsidR="00FF4F2F" w:rsidRDefault="00FF4F2F">
            <w:r>
              <w:t>http://www.ived.gm.com/electrical/warren/ssltexpt/gmlan/specs/index.html</w:t>
            </w:r>
          </w:p>
        </w:tc>
      </w:tr>
      <w:tr w:rsidR="00FF4F2F">
        <w:trPr>
          <w:cantSplit/>
          <w:jc w:val="center"/>
        </w:trPr>
        <w:tc>
          <w:tcPr>
            <w:tcW w:w="576" w:type="dxa"/>
            <w:tcBorders>
              <w:top w:val="nil"/>
            </w:tcBorders>
          </w:tcPr>
          <w:p w:rsidR="00FF4F2F" w:rsidRDefault="00FF4F2F">
            <w:pPr>
              <w:jc w:val="center"/>
            </w:pPr>
            <w:r>
              <w:t>[3]</w:t>
            </w:r>
          </w:p>
        </w:tc>
        <w:tc>
          <w:tcPr>
            <w:tcW w:w="1872" w:type="dxa"/>
            <w:tcBorders>
              <w:top w:val="nil"/>
            </w:tcBorders>
          </w:tcPr>
          <w:p w:rsidR="00FF4F2F" w:rsidRDefault="00FF4F2F">
            <w:r>
              <w:t>ISO 15031</w:t>
            </w:r>
            <w:r>
              <w:noBreakHyphen/>
              <w:t>5</w:t>
            </w:r>
          </w:p>
        </w:tc>
        <w:tc>
          <w:tcPr>
            <w:tcW w:w="1440" w:type="dxa"/>
            <w:tcBorders>
              <w:top w:val="nil"/>
            </w:tcBorders>
          </w:tcPr>
          <w:p w:rsidR="00FF4F2F" w:rsidRDefault="00FF4F2F"/>
        </w:tc>
        <w:tc>
          <w:tcPr>
            <w:tcW w:w="5472" w:type="dxa"/>
            <w:tcBorders>
              <w:top w:val="nil"/>
            </w:tcBorders>
          </w:tcPr>
          <w:p w:rsidR="00FF4F2F" w:rsidRDefault="00FF4F2F">
            <w:r>
              <w:t xml:space="preserve">Road Vehicles </w:t>
            </w:r>
            <w:r>
              <w:noBreakHyphen/>
              <w:t xml:space="preserve"> Communication Between Vehicle and External Equipment </w:t>
            </w:r>
            <w:r>
              <w:noBreakHyphen/>
              <w:t xml:space="preserve"> Part 5: Emission</w:t>
            </w:r>
            <w:r>
              <w:noBreakHyphen/>
              <w:t>Related Diagnostic Services</w:t>
            </w:r>
          </w:p>
        </w:tc>
      </w:tr>
      <w:tr w:rsidR="00FF4F2F">
        <w:trPr>
          <w:cantSplit/>
          <w:jc w:val="center"/>
        </w:trPr>
        <w:tc>
          <w:tcPr>
            <w:tcW w:w="576" w:type="dxa"/>
            <w:tcBorders>
              <w:top w:val="nil"/>
            </w:tcBorders>
          </w:tcPr>
          <w:p w:rsidR="00FF4F2F" w:rsidRDefault="00FF4F2F">
            <w:pPr>
              <w:jc w:val="center"/>
            </w:pPr>
            <w:r>
              <w:t>[4]</w:t>
            </w:r>
          </w:p>
        </w:tc>
        <w:tc>
          <w:tcPr>
            <w:tcW w:w="1872" w:type="dxa"/>
            <w:tcBorders>
              <w:top w:val="nil"/>
            </w:tcBorders>
          </w:tcPr>
          <w:p w:rsidR="00FF4F2F" w:rsidRDefault="00FF4F2F">
            <w:r>
              <w:t>ISO 15031</w:t>
            </w:r>
            <w:r>
              <w:noBreakHyphen/>
              <w:t>6</w:t>
            </w:r>
          </w:p>
        </w:tc>
        <w:tc>
          <w:tcPr>
            <w:tcW w:w="1440" w:type="dxa"/>
            <w:tcBorders>
              <w:top w:val="nil"/>
            </w:tcBorders>
          </w:tcPr>
          <w:p w:rsidR="00FF4F2F" w:rsidRDefault="00FF4F2F"/>
        </w:tc>
        <w:tc>
          <w:tcPr>
            <w:tcW w:w="5472" w:type="dxa"/>
            <w:tcBorders>
              <w:top w:val="nil"/>
            </w:tcBorders>
          </w:tcPr>
          <w:p w:rsidR="00FF4F2F" w:rsidRDefault="00FF4F2F">
            <w:r>
              <w:t xml:space="preserve">Road Vehicles </w:t>
            </w:r>
            <w:r>
              <w:noBreakHyphen/>
              <w:t xml:space="preserve"> Communication Between Vehicle and External Equipment </w:t>
            </w:r>
            <w:r>
              <w:noBreakHyphen/>
              <w:t xml:space="preserve"> Part 6: Diagnostic Trouble Code Definitions</w:t>
            </w:r>
          </w:p>
        </w:tc>
      </w:tr>
      <w:tr w:rsidR="00FF4F2F">
        <w:trPr>
          <w:cantSplit/>
          <w:jc w:val="center"/>
        </w:trPr>
        <w:tc>
          <w:tcPr>
            <w:tcW w:w="576" w:type="dxa"/>
            <w:tcBorders>
              <w:top w:val="nil"/>
            </w:tcBorders>
          </w:tcPr>
          <w:p w:rsidR="00FF4F2F" w:rsidRDefault="00FF4F2F">
            <w:pPr>
              <w:jc w:val="center"/>
            </w:pPr>
            <w:r>
              <w:t>[5]</w:t>
            </w:r>
          </w:p>
        </w:tc>
        <w:tc>
          <w:tcPr>
            <w:tcW w:w="1872" w:type="dxa"/>
            <w:tcBorders>
              <w:top w:val="nil"/>
            </w:tcBorders>
          </w:tcPr>
          <w:p w:rsidR="00FF4F2F" w:rsidRDefault="00FF4F2F">
            <w:r>
              <w:t>corp_pid.xls</w:t>
            </w:r>
          </w:p>
        </w:tc>
        <w:tc>
          <w:tcPr>
            <w:tcW w:w="1440" w:type="dxa"/>
            <w:tcBorders>
              <w:top w:val="nil"/>
            </w:tcBorders>
          </w:tcPr>
          <w:p w:rsidR="00FF4F2F" w:rsidRDefault="00FF4F2F"/>
        </w:tc>
        <w:tc>
          <w:tcPr>
            <w:tcW w:w="5472" w:type="dxa"/>
            <w:tcBorders>
              <w:top w:val="nil"/>
            </w:tcBorders>
          </w:tcPr>
          <w:p w:rsidR="00FF4F2F" w:rsidRDefault="00FF4F2F">
            <w:r>
              <w:t>Parameter Identification (PID) List (All)</w:t>
            </w:r>
          </w:p>
          <w:p w:rsidR="00FF4F2F" w:rsidRDefault="00FF4F2F">
            <w:r>
              <w:t>http://so.gm.com/product/tech2/tech2a.htm</w:t>
            </w:r>
          </w:p>
        </w:tc>
      </w:tr>
      <w:tr w:rsidR="00FF4F2F">
        <w:trPr>
          <w:cantSplit/>
          <w:jc w:val="center"/>
        </w:trPr>
        <w:tc>
          <w:tcPr>
            <w:tcW w:w="576" w:type="dxa"/>
            <w:tcBorders>
              <w:top w:val="nil"/>
            </w:tcBorders>
          </w:tcPr>
          <w:p w:rsidR="00FF4F2F" w:rsidRDefault="00FF4F2F">
            <w:pPr>
              <w:jc w:val="center"/>
            </w:pPr>
            <w:r>
              <w:t>[6]</w:t>
            </w:r>
          </w:p>
        </w:tc>
        <w:tc>
          <w:tcPr>
            <w:tcW w:w="1872" w:type="dxa"/>
            <w:tcBorders>
              <w:top w:val="nil"/>
            </w:tcBorders>
          </w:tcPr>
          <w:p w:rsidR="00FF4F2F" w:rsidRDefault="00FF4F2F">
            <w:r>
              <w:t>GM_Master_DTC_List.xls</w:t>
            </w:r>
          </w:p>
        </w:tc>
        <w:tc>
          <w:tcPr>
            <w:tcW w:w="1440" w:type="dxa"/>
            <w:tcBorders>
              <w:top w:val="nil"/>
            </w:tcBorders>
          </w:tcPr>
          <w:p w:rsidR="00FF4F2F" w:rsidRDefault="00FF4F2F">
            <w:r>
              <w:t>PCC.08.02.00</w:t>
            </w:r>
          </w:p>
        </w:tc>
        <w:tc>
          <w:tcPr>
            <w:tcW w:w="5472" w:type="dxa"/>
            <w:tcBorders>
              <w:top w:val="nil"/>
            </w:tcBorders>
          </w:tcPr>
          <w:p w:rsidR="00FF4F2F" w:rsidRDefault="00FF4F2F">
            <w:r>
              <w:t>DTC Master List</w:t>
            </w:r>
          </w:p>
          <w:p w:rsidR="00FF4F2F" w:rsidRDefault="00FF4F2F">
            <w:r>
              <w:t>http://powertrain.gm.com/engineer/controls/eis/algo_private/inf/dfir/index.htm</w:t>
            </w:r>
          </w:p>
        </w:tc>
      </w:tr>
      <w:tr w:rsidR="00FF4F2F">
        <w:trPr>
          <w:cantSplit/>
          <w:jc w:val="center"/>
        </w:trPr>
        <w:tc>
          <w:tcPr>
            <w:tcW w:w="576" w:type="dxa"/>
            <w:tcBorders>
              <w:top w:val="nil"/>
            </w:tcBorders>
          </w:tcPr>
          <w:p w:rsidR="00FF4F2F" w:rsidRDefault="00FF4F2F">
            <w:pPr>
              <w:jc w:val="center"/>
            </w:pPr>
            <w:r>
              <w:t>[7]</w:t>
            </w:r>
          </w:p>
        </w:tc>
        <w:tc>
          <w:tcPr>
            <w:tcW w:w="1872" w:type="dxa"/>
            <w:tcBorders>
              <w:top w:val="nil"/>
            </w:tcBorders>
          </w:tcPr>
          <w:p w:rsidR="00FF4F2F" w:rsidRDefault="00E80CF9">
            <w:r>
              <w:t>ffmaster.txt</w:t>
            </w:r>
          </w:p>
        </w:tc>
        <w:tc>
          <w:tcPr>
            <w:tcW w:w="1440" w:type="dxa"/>
            <w:tcBorders>
              <w:top w:val="nil"/>
            </w:tcBorders>
          </w:tcPr>
          <w:p w:rsidR="00FF4F2F" w:rsidRDefault="00FF4F2F">
            <w:r>
              <w:t>PT1#08.02.00</w:t>
            </w:r>
          </w:p>
        </w:tc>
        <w:tc>
          <w:tcPr>
            <w:tcW w:w="5472" w:type="dxa"/>
            <w:tcBorders>
              <w:top w:val="nil"/>
            </w:tcBorders>
          </w:tcPr>
          <w:p w:rsidR="00FF4F2F" w:rsidRDefault="00FF4F2F">
            <w:r>
              <w:t>Freeze Frame / Failure Record Master List</w:t>
            </w:r>
          </w:p>
          <w:p w:rsidR="00FF4F2F" w:rsidRDefault="00FF4F2F">
            <w:r>
              <w:t>http://powertrain.gm.com/engineer/controls/eis/algo_private/inf/ffrr/index.htm</w:t>
            </w:r>
          </w:p>
        </w:tc>
      </w:tr>
      <w:tr w:rsidR="00E80CF9">
        <w:trPr>
          <w:cantSplit/>
          <w:jc w:val="center"/>
        </w:trPr>
        <w:tc>
          <w:tcPr>
            <w:tcW w:w="576" w:type="dxa"/>
            <w:tcBorders>
              <w:top w:val="nil"/>
            </w:tcBorders>
          </w:tcPr>
          <w:p w:rsidR="00E80CF9" w:rsidRDefault="00E80CF9">
            <w:pPr>
              <w:jc w:val="center"/>
            </w:pPr>
            <w:r>
              <w:t>[8]</w:t>
            </w:r>
          </w:p>
        </w:tc>
        <w:tc>
          <w:tcPr>
            <w:tcW w:w="1872" w:type="dxa"/>
            <w:tcBorders>
              <w:top w:val="nil"/>
            </w:tcBorders>
          </w:tcPr>
          <w:p w:rsidR="00E80CF9" w:rsidRDefault="00E80CF9">
            <w:r>
              <w:t>FreezeFrameFailureRecordList.xls</w:t>
            </w:r>
          </w:p>
        </w:tc>
        <w:tc>
          <w:tcPr>
            <w:tcW w:w="1440" w:type="dxa"/>
            <w:tcBorders>
              <w:top w:val="nil"/>
            </w:tcBorders>
          </w:tcPr>
          <w:p w:rsidR="00E80CF9" w:rsidRDefault="00E80CF9"/>
        </w:tc>
        <w:tc>
          <w:tcPr>
            <w:tcW w:w="5472" w:type="dxa"/>
            <w:tcBorders>
              <w:top w:val="nil"/>
            </w:tcBorders>
          </w:tcPr>
          <w:p w:rsidR="00E80CF9" w:rsidRDefault="00E80CF9">
            <w:r>
              <w:t>Freeze Frame Failure Record List.xls</w:t>
            </w:r>
          </w:p>
        </w:tc>
      </w:tr>
      <w:tr w:rsidR="00FF4F2F">
        <w:trPr>
          <w:cantSplit/>
          <w:jc w:val="center"/>
        </w:trPr>
        <w:tc>
          <w:tcPr>
            <w:tcW w:w="576" w:type="dxa"/>
            <w:tcBorders>
              <w:top w:val="nil"/>
            </w:tcBorders>
          </w:tcPr>
          <w:p w:rsidR="00FF4F2F" w:rsidRDefault="00FF4F2F">
            <w:pPr>
              <w:jc w:val="center"/>
            </w:pPr>
            <w:r>
              <w:t>[9]</w:t>
            </w:r>
          </w:p>
        </w:tc>
        <w:tc>
          <w:tcPr>
            <w:tcW w:w="1872" w:type="dxa"/>
            <w:tcBorders>
              <w:top w:val="nil"/>
            </w:tcBorders>
          </w:tcPr>
          <w:p w:rsidR="00FF4F2F" w:rsidRDefault="00FF4F2F">
            <w:r>
              <w:t>ISO 15031</w:t>
            </w:r>
            <w:r>
              <w:noBreakHyphen/>
              <w:t>4</w:t>
            </w:r>
          </w:p>
        </w:tc>
        <w:tc>
          <w:tcPr>
            <w:tcW w:w="1440" w:type="dxa"/>
            <w:tcBorders>
              <w:top w:val="nil"/>
            </w:tcBorders>
          </w:tcPr>
          <w:p w:rsidR="00FF4F2F" w:rsidRDefault="00FF4F2F"/>
        </w:tc>
        <w:tc>
          <w:tcPr>
            <w:tcW w:w="5472" w:type="dxa"/>
            <w:tcBorders>
              <w:top w:val="nil"/>
            </w:tcBorders>
          </w:tcPr>
          <w:p w:rsidR="00FF4F2F" w:rsidRDefault="00FF4F2F">
            <w:r>
              <w:t xml:space="preserve">Road Vehicles </w:t>
            </w:r>
            <w:r>
              <w:noBreakHyphen/>
              <w:t xml:space="preserve"> Communication Between Vehicle and External Equipment </w:t>
            </w:r>
            <w:r>
              <w:noBreakHyphen/>
              <w:t xml:space="preserve"> Part 5: External Test Equipment</w:t>
            </w:r>
          </w:p>
        </w:tc>
      </w:tr>
      <w:tr w:rsidR="00FF4F2F">
        <w:trPr>
          <w:cantSplit/>
          <w:jc w:val="center"/>
        </w:trPr>
        <w:tc>
          <w:tcPr>
            <w:tcW w:w="576" w:type="dxa"/>
            <w:tcBorders>
              <w:top w:val="nil"/>
            </w:tcBorders>
          </w:tcPr>
          <w:p w:rsidR="00FF4F2F" w:rsidRDefault="00FF4F2F">
            <w:pPr>
              <w:jc w:val="center"/>
            </w:pPr>
            <w:r>
              <w:t>[10]</w:t>
            </w:r>
          </w:p>
        </w:tc>
        <w:tc>
          <w:tcPr>
            <w:tcW w:w="1872" w:type="dxa"/>
            <w:tcBorders>
              <w:top w:val="nil"/>
            </w:tcBorders>
          </w:tcPr>
          <w:p w:rsidR="00FF4F2F" w:rsidRDefault="00E80CF9">
            <w:r>
              <w:t>ovirkmode06tmp.doc</w:t>
            </w:r>
          </w:p>
        </w:tc>
        <w:tc>
          <w:tcPr>
            <w:tcW w:w="1440" w:type="dxa"/>
            <w:tcBorders>
              <w:top w:val="nil"/>
            </w:tcBorders>
          </w:tcPr>
          <w:p w:rsidR="00FF4F2F" w:rsidRDefault="00FF4F2F">
            <w:r>
              <w:t>08.02.00</w:t>
            </w:r>
          </w:p>
        </w:tc>
        <w:tc>
          <w:tcPr>
            <w:tcW w:w="5472" w:type="dxa"/>
            <w:tcBorders>
              <w:top w:val="nil"/>
            </w:tcBorders>
          </w:tcPr>
          <w:p w:rsidR="00FF4F2F" w:rsidRDefault="00FF4F2F">
            <w:r>
              <w:t>OBD Mode 6 Test Value and Limit Template</w:t>
            </w:r>
          </w:p>
        </w:tc>
      </w:tr>
      <w:tr w:rsidR="00FF4F2F">
        <w:trPr>
          <w:cantSplit/>
          <w:jc w:val="center"/>
        </w:trPr>
        <w:tc>
          <w:tcPr>
            <w:tcW w:w="576" w:type="dxa"/>
            <w:tcBorders>
              <w:top w:val="nil"/>
            </w:tcBorders>
          </w:tcPr>
          <w:p w:rsidR="00FF4F2F" w:rsidRDefault="00FF4F2F">
            <w:pPr>
              <w:jc w:val="center"/>
            </w:pPr>
            <w:r>
              <w:t>[11]</w:t>
            </w:r>
          </w:p>
        </w:tc>
        <w:tc>
          <w:tcPr>
            <w:tcW w:w="1872" w:type="dxa"/>
            <w:tcBorders>
              <w:top w:val="nil"/>
            </w:tcBorders>
          </w:tcPr>
          <w:p w:rsidR="00FF4F2F" w:rsidRDefault="00E80CF9">
            <w:r>
              <w:t>ovirkgmptJ1979.doc</w:t>
            </w:r>
          </w:p>
        </w:tc>
        <w:tc>
          <w:tcPr>
            <w:tcW w:w="1440" w:type="dxa"/>
            <w:tcBorders>
              <w:top w:val="nil"/>
            </w:tcBorders>
          </w:tcPr>
          <w:p w:rsidR="00FF4F2F" w:rsidRDefault="00FF4F2F">
            <w:r>
              <w:t>08.02.00</w:t>
            </w:r>
          </w:p>
        </w:tc>
        <w:tc>
          <w:tcPr>
            <w:tcW w:w="5472" w:type="dxa"/>
            <w:tcBorders>
              <w:top w:val="nil"/>
            </w:tcBorders>
          </w:tcPr>
          <w:p w:rsidR="00FF4F2F" w:rsidRDefault="00FF4F2F">
            <w:r>
              <w:t>Implementation Specification for SAE J1979 Test Modes</w:t>
            </w:r>
          </w:p>
          <w:p w:rsidR="00FF4F2F" w:rsidRDefault="00FF4F2F">
            <w:r>
              <w:t>http://powertrain.gm.com/engineer/controls/eis/algo_private/inf/ovir/index.htm</w:t>
            </w:r>
          </w:p>
        </w:tc>
      </w:tr>
    </w:tbl>
    <w:p w:rsidR="00FF4F2F" w:rsidRDefault="00FF4F2F"/>
    <w:p w:rsidR="00FF4F2F" w:rsidRDefault="00FF4F2F">
      <w:pPr>
        <w:keepNext w:val="0"/>
        <w:keepLines w:val="0"/>
      </w:pPr>
    </w:p>
    <w:sectPr w:rsidR="00FF4F2F" w:rsidSect="00425155">
      <w:type w:val="oddPage"/>
      <w:pgSz w:w="12240" w:h="15840"/>
      <w:pgMar w:top="1440" w:right="1440" w:bottom="1440" w:left="1440" w:header="706" w:footer="706"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960" w:rsidRDefault="00C02960">
      <w:r>
        <w:separator/>
      </w:r>
    </w:p>
  </w:endnote>
  <w:endnote w:type="continuationSeparator" w:id="1">
    <w:p w:rsidR="00C02960" w:rsidRDefault="00C0296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61002A87" w:usb1="80000000" w:usb2="00000008" w:usb3="00000000" w:csb0="0001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080E0000" w:usb2="00000010" w:usb3="00000000" w:csb0="00040001" w:csb1="00000000"/>
  </w:font>
  <w:font w:name="Times">
    <w:panose1 w:val="02020603050405020304"/>
    <w:charset w:val="00"/>
    <w:family w:val="roman"/>
    <w:pitch w:val="variable"/>
    <w:sig w:usb0="20002A87" w:usb1="80000000" w:usb2="00000008"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6833" w:rsidRDefault="00C16833">
    <w:pPr>
      <w:pBdr>
        <w:top w:val="single" w:sz="6" w:space="1" w:color="auto"/>
      </w:pBdr>
      <w:tabs>
        <w:tab w:val="left" w:pos="0"/>
        <w:tab w:val="center" w:pos="4680"/>
        <w:tab w:val="right" w:pos="9360"/>
      </w:tabs>
    </w:pPr>
    <w:r>
      <w:t xml:space="preserve">GMPT GMLAN Diagnostic Test Mode </w:t>
    </w:r>
    <w:r>
      <w:tab/>
      <w:t>GM Confidential</w:t>
    </w:r>
    <w:r>
      <w:tab/>
      <w:t>GM Powertrain</w:t>
    </w:r>
  </w:p>
  <w:p w:rsidR="00C16833" w:rsidRDefault="00C16833">
    <w:pPr>
      <w:tabs>
        <w:tab w:val="left" w:pos="0"/>
        <w:tab w:val="center" w:pos="4680"/>
        <w:tab w:val="right" w:pos="9360"/>
      </w:tabs>
    </w:pPr>
    <w:r>
      <w:t>Configuration Specification</w:t>
    </w:r>
    <w:r>
      <w:tab/>
    </w:r>
    <w:r>
      <w:tab/>
      <w:t>Product Engineering</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960" w:rsidRDefault="00C02960">
      <w:r>
        <w:separator/>
      </w:r>
    </w:p>
  </w:footnote>
  <w:footnote w:type="continuationSeparator" w:id="1">
    <w:p w:rsidR="00C02960" w:rsidRDefault="00C029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607B" w:rsidRDefault="0051607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6833" w:rsidRDefault="00C81D4C" w:rsidP="00D53EAC">
    <w:pPr>
      <w:pBdr>
        <w:bottom w:val="single" w:sz="6" w:space="1" w:color="auto"/>
      </w:pBdr>
      <w:tabs>
        <w:tab w:val="left" w:pos="0"/>
        <w:tab w:val="center" w:pos="4680"/>
        <w:tab w:val="right" w:pos="9360"/>
      </w:tabs>
    </w:pPr>
    <w:del w:id="5" w:author="Matthew L Kaufer" w:date="2009-04-15T15:24:00Z">
      <w:r w:rsidDel="003A7CE6">
        <w:delText>February 27</w:delText>
      </w:r>
    </w:del>
    <w:ins w:id="6" w:author="Matthew L Kaufer" w:date="2009-04-15T15:24:00Z">
      <w:r w:rsidR="003A7CE6">
        <w:t>April 15</w:t>
      </w:r>
    </w:ins>
    <w:r w:rsidR="006D29E0">
      <w:t>, 2009</w:t>
    </w:r>
    <w:r w:rsidR="00C16833">
      <w:tab/>
      <w:t>DiagTestModeConfigSpec.doc</w:t>
    </w:r>
    <w:r w:rsidR="00C16833">
      <w:noBreakHyphen/>
      <w:t>08.10.</w:t>
    </w:r>
    <w:del w:id="7" w:author="Matthew L Kaufer" w:date="2009-04-15T15:24:00Z">
      <w:r w:rsidDel="003A7CE6">
        <w:delText>30</w:delText>
      </w:r>
    </w:del>
    <w:ins w:id="8" w:author="Matthew L Kaufer" w:date="2009-04-15T15:24:00Z">
      <w:r w:rsidR="003A7CE6">
        <w:t>31</w:t>
      </w:r>
    </w:ins>
    <w:r w:rsidR="00C16833">
      <w:t>.00</w:t>
    </w:r>
    <w:r w:rsidR="00C16833">
      <w:tab/>
      <w:t xml:space="preserve">Page </w:t>
    </w:r>
    <w:r w:rsidR="00C16833">
      <w:noBreakHyphen/>
      <w:t xml:space="preserve"> </w:t>
    </w:r>
    <w:r w:rsidR="00C03484">
      <w:rPr>
        <w:rStyle w:val="PageNumber"/>
      </w:rPr>
      <w:fldChar w:fldCharType="begin"/>
    </w:r>
    <w:r w:rsidR="00C16833">
      <w:rPr>
        <w:rStyle w:val="PageNumber"/>
      </w:rPr>
      <w:instrText xml:space="preserve"> PAGE </w:instrText>
    </w:r>
    <w:r w:rsidR="00C03484">
      <w:rPr>
        <w:rStyle w:val="PageNumber"/>
      </w:rPr>
      <w:fldChar w:fldCharType="separate"/>
    </w:r>
    <w:r w:rsidR="007F07C0">
      <w:rPr>
        <w:rStyle w:val="PageNumber"/>
        <w:noProof/>
      </w:rPr>
      <w:t>xix</w:t>
    </w:r>
    <w:r w:rsidR="00C03484">
      <w:rPr>
        <w:rStyle w:val="PageNumber"/>
      </w:rPr>
      <w:fldChar w:fldCharType="end"/>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607B" w:rsidRDefault="0051607B">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607B" w:rsidRDefault="0051607B">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6833" w:rsidRDefault="00C81D4C" w:rsidP="00D53EAC">
    <w:pPr>
      <w:pBdr>
        <w:bottom w:val="single" w:sz="6" w:space="1" w:color="auto"/>
      </w:pBdr>
      <w:tabs>
        <w:tab w:val="left" w:pos="0"/>
        <w:tab w:val="center" w:pos="4680"/>
        <w:tab w:val="right" w:pos="9360"/>
      </w:tabs>
      <w:jc w:val="center"/>
    </w:pPr>
    <w:del w:id="12" w:author="Matthew L Kaufer" w:date="2009-04-15T15:24:00Z">
      <w:r w:rsidDel="003A7CE6">
        <w:delText>February 27</w:delText>
      </w:r>
    </w:del>
    <w:ins w:id="13" w:author="Matthew L Kaufer" w:date="2009-04-15T15:24:00Z">
      <w:r w:rsidR="003A7CE6">
        <w:t>April 15</w:t>
      </w:r>
    </w:ins>
    <w:r w:rsidR="006D29E0">
      <w:t>, 2009</w:t>
    </w:r>
    <w:r w:rsidR="00C16833">
      <w:tab/>
      <w:t>DiagTestModeConfigSpec.doc</w:t>
    </w:r>
    <w:r w:rsidR="00C16833">
      <w:noBreakHyphen/>
      <w:t>08.10.</w:t>
    </w:r>
    <w:del w:id="14" w:author="Matthew L Kaufer" w:date="2009-04-15T15:24:00Z">
      <w:r w:rsidDel="003A7CE6">
        <w:delText>30</w:delText>
      </w:r>
    </w:del>
    <w:ins w:id="15" w:author="Matthew L Kaufer" w:date="2009-04-15T15:24:00Z">
      <w:r w:rsidR="003A7CE6">
        <w:t>31</w:t>
      </w:r>
    </w:ins>
    <w:r w:rsidR="00C16833">
      <w:t>.00</w:t>
    </w:r>
    <w:r w:rsidR="00C16833">
      <w:tab/>
      <w:t xml:space="preserve">Page </w:t>
    </w:r>
    <w:r w:rsidR="00C16833">
      <w:noBreakHyphen/>
      <w:t xml:space="preserve"> </w:t>
    </w:r>
    <w:r w:rsidR="00C03484">
      <w:rPr>
        <w:rStyle w:val="PageNumber"/>
      </w:rPr>
      <w:fldChar w:fldCharType="begin"/>
    </w:r>
    <w:r w:rsidR="00C16833">
      <w:rPr>
        <w:rStyle w:val="PageNumber"/>
      </w:rPr>
      <w:instrText xml:space="preserve"> PAGE </w:instrText>
    </w:r>
    <w:r w:rsidR="00C03484">
      <w:rPr>
        <w:rStyle w:val="PageNumber"/>
      </w:rPr>
      <w:fldChar w:fldCharType="separate"/>
    </w:r>
    <w:r w:rsidR="007F07C0">
      <w:rPr>
        <w:rStyle w:val="PageNumber"/>
        <w:noProof/>
      </w:rPr>
      <w:t>371</w:t>
    </w:r>
    <w:r w:rsidR="00C03484">
      <w:rPr>
        <w:rStyle w:val="PageNumber"/>
      </w:rPr>
      <w:fldChar w:fldCharType="end"/>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607B" w:rsidRDefault="0051607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EB6E6FB2"/>
    <w:lvl w:ilvl="0">
      <w:start w:val="1"/>
      <w:numFmt w:val="decimal"/>
      <w:pStyle w:val="Heading1"/>
      <w:lvlText w:val="%1."/>
      <w:lvlJc w:val="left"/>
      <w:pPr>
        <w:tabs>
          <w:tab w:val="num" w:pos="360"/>
        </w:tabs>
        <w:ind w:left="0" w:firstLine="0"/>
      </w:pPr>
      <w:rPr>
        <w:rFonts w:ascii="Times New Roman" w:hAnsi="Times New Roman" w:hint="default"/>
        <w:b/>
        <w:i w:val="0"/>
        <w:sz w:val="24"/>
      </w:rPr>
    </w:lvl>
    <w:lvl w:ilvl="1">
      <w:start w:val="1"/>
      <w:numFmt w:val="decimal"/>
      <w:pStyle w:val="Heading2"/>
      <w:lvlText w:val="%1.%2"/>
      <w:lvlJc w:val="left"/>
      <w:pPr>
        <w:tabs>
          <w:tab w:val="num" w:pos="360"/>
        </w:tabs>
        <w:ind w:left="0" w:firstLine="0"/>
      </w:pPr>
      <w:rPr>
        <w:rFonts w:ascii="Times New Roman" w:hAnsi="Times New Roman" w:hint="default"/>
        <w:b/>
        <w:i w:val="0"/>
        <w:sz w:val="24"/>
      </w:rPr>
    </w:lvl>
    <w:lvl w:ilvl="2">
      <w:start w:val="1"/>
      <w:numFmt w:val="decimal"/>
      <w:pStyle w:val="Heading3"/>
      <w:lvlText w:val="%1.%2.%3"/>
      <w:lvlJc w:val="left"/>
      <w:pPr>
        <w:tabs>
          <w:tab w:val="num" w:pos="720"/>
        </w:tabs>
        <w:ind w:left="0" w:firstLine="0"/>
      </w:pPr>
      <w:rPr>
        <w:rFonts w:ascii="Times New Roman" w:hAnsi="Times New Roman" w:hint="default"/>
        <w:b/>
        <w:i w:val="0"/>
        <w:sz w:val="24"/>
      </w:rPr>
    </w:lvl>
    <w:lvl w:ilvl="3">
      <w:start w:val="1"/>
      <w:numFmt w:val="decimal"/>
      <w:pStyle w:val="Heading4"/>
      <w:lvlText w:val="%1.%2.%3.%4"/>
      <w:lvlJc w:val="left"/>
      <w:pPr>
        <w:tabs>
          <w:tab w:val="num" w:pos="720"/>
        </w:tabs>
        <w:ind w:left="0" w:firstLine="0"/>
      </w:pPr>
      <w:rPr>
        <w:rFonts w:ascii="Times New Roman" w:hAnsi="Times New Roman" w:hint="default"/>
        <w:b/>
        <w:i w:val="0"/>
        <w:sz w:val="24"/>
      </w:rPr>
    </w:lvl>
    <w:lvl w:ilvl="4">
      <w:start w:val="1"/>
      <w:numFmt w:val="decimal"/>
      <w:pStyle w:val="Heading5"/>
      <w:lvlText w:val="%1.%2.%3.%4.%5"/>
      <w:lvlJc w:val="left"/>
      <w:pPr>
        <w:tabs>
          <w:tab w:val="num" w:pos="1080"/>
        </w:tabs>
        <w:ind w:left="0" w:firstLine="0"/>
      </w:pPr>
      <w:rPr>
        <w:rFonts w:ascii="Times New Roman" w:hAnsi="Times New Roman" w:hint="default"/>
        <w:b/>
        <w:i w:val="0"/>
        <w:sz w:val="24"/>
      </w:rPr>
    </w:lvl>
    <w:lvl w:ilvl="5">
      <w:start w:val="1"/>
      <w:numFmt w:val="decimal"/>
      <w:pStyle w:val="Heading6"/>
      <w:lvlText w:val="%1.%2.%3.%4.%5.%6"/>
      <w:lvlJc w:val="left"/>
      <w:pPr>
        <w:tabs>
          <w:tab w:val="num" w:pos="1080"/>
        </w:tabs>
        <w:ind w:left="0" w:firstLine="0"/>
      </w:pPr>
      <w:rPr>
        <w:rFonts w:ascii="Times New Roman" w:hAnsi="Times New Roman" w:hint="default"/>
        <w:b/>
        <w:i w:val="0"/>
        <w:sz w:val="24"/>
      </w:rPr>
    </w:lvl>
    <w:lvl w:ilvl="6">
      <w:start w:val="1"/>
      <w:numFmt w:val="decimal"/>
      <w:pStyle w:val="Heading7"/>
      <w:lvlText w:val="%1.%2.%3.%4.%5.%6.%7"/>
      <w:lvlJc w:val="left"/>
      <w:pPr>
        <w:tabs>
          <w:tab w:val="num" w:pos="1440"/>
        </w:tabs>
        <w:ind w:left="0" w:firstLine="0"/>
      </w:pPr>
      <w:rPr>
        <w:rFonts w:ascii="Times New Roman" w:hAnsi="Times New Roman" w:hint="default"/>
        <w:b/>
        <w:i w:val="0"/>
        <w:sz w:val="24"/>
      </w:rPr>
    </w:lvl>
    <w:lvl w:ilvl="7">
      <w:start w:val="1"/>
      <w:numFmt w:val="decimal"/>
      <w:pStyle w:val="Heading8"/>
      <w:lvlText w:val="%1.%2.%3.%4.%5.%6.%7.%8"/>
      <w:lvlJc w:val="left"/>
      <w:pPr>
        <w:tabs>
          <w:tab w:val="num" w:pos="1440"/>
        </w:tabs>
        <w:ind w:left="0" w:firstLine="0"/>
      </w:pPr>
      <w:rPr>
        <w:rFonts w:ascii="Times New Roman" w:hAnsi="Times New Roman" w:hint="default"/>
        <w:b/>
        <w:i w:val="0"/>
        <w:sz w:val="24"/>
      </w:rPr>
    </w:lvl>
    <w:lvl w:ilvl="8">
      <w:start w:val="1"/>
      <w:numFmt w:val="decimal"/>
      <w:pStyle w:val="Heading9"/>
      <w:lvlText w:val="%1.%2.%3.%4.%5.%6.%7.%8.%9"/>
      <w:lvlJc w:val="left"/>
      <w:pPr>
        <w:tabs>
          <w:tab w:val="num" w:pos="1800"/>
        </w:tabs>
        <w:ind w:left="0" w:firstLine="0"/>
      </w:pPr>
      <w:rPr>
        <w:rFonts w:ascii="Times New Roman" w:hAnsi="Times New Roman" w:hint="default"/>
        <w:b/>
        <w:i w:val="0"/>
        <w:sz w:val="24"/>
      </w:rPr>
    </w:lvl>
  </w:abstractNum>
  <w:abstractNum w:abstractNumId="1">
    <w:nsid w:val="FFFFFFFE"/>
    <w:multiLevelType w:val="singleLevel"/>
    <w:tmpl w:val="FFFFFFFF"/>
    <w:lvl w:ilvl="0">
      <w:numFmt w:val="decimal"/>
      <w:lvlText w:val="*"/>
      <w:lvlJc w:val="left"/>
    </w:lvl>
  </w:abstractNum>
  <w:abstractNum w:abstractNumId="2">
    <w:nsid w:val="00000187"/>
    <w:multiLevelType w:val="multilevel"/>
    <w:tmpl w:val="00000187"/>
    <w:name w:val="WW8Num539"/>
    <w:lvl w:ilvl="0">
      <w:start w:val="2"/>
      <w:numFmt w:val="decimal"/>
      <w:suff w:val="nothing"/>
      <w:lvlText w:val="%1"/>
      <w:lvlJc w:val="left"/>
      <w:pPr>
        <w:ind w:left="720" w:hanging="720"/>
      </w:pPr>
    </w:lvl>
    <w:lvl w:ilvl="1">
      <w:start w:val="1"/>
      <w:numFmt w:val="decimal"/>
      <w:suff w:val="nothing"/>
      <w:lvlText w:val="%1.%2"/>
      <w:lvlJc w:val="left"/>
      <w:pPr>
        <w:ind w:left="720" w:hanging="720"/>
      </w:pPr>
    </w:lvl>
    <w:lvl w:ilvl="2">
      <w:start w:val="2"/>
      <w:numFmt w:val="decimal"/>
      <w:suff w:val="nothing"/>
      <w:lvlText w:val="%2.%3"/>
      <w:lvlJc w:val="left"/>
      <w:pPr>
        <w:ind w:left="720" w:hanging="720"/>
      </w:pPr>
    </w:lvl>
    <w:lvl w:ilvl="3">
      <w:start w:val="2"/>
      <w:numFmt w:val="decimal"/>
      <w:suff w:val="nothing"/>
      <w:lvlText w:val="%3.%4.5.1"/>
      <w:lvlJc w:val="left"/>
      <w:pPr>
        <w:ind w:left="1080" w:hanging="1080"/>
      </w:pPr>
    </w:lvl>
    <w:lvl w:ilvl="4">
      <w:start w:val="1"/>
      <w:numFmt w:val="decimal"/>
      <w:suff w:val="nothing"/>
      <w:lvlText w:val="%1.%2.%3.%4.%5"/>
      <w:lvlJc w:val="left"/>
      <w:pPr>
        <w:ind w:left="1080" w:hanging="1080"/>
      </w:pPr>
    </w:lvl>
    <w:lvl w:ilvl="5">
      <w:start w:val="1"/>
      <w:numFmt w:val="decimal"/>
      <w:suff w:val="nothing"/>
      <w:lvlText w:val="%1.%2.%3.%4.%5.%6"/>
      <w:lvlJc w:val="left"/>
      <w:pPr>
        <w:ind w:left="1080" w:hanging="1080"/>
      </w:pPr>
    </w:lvl>
    <w:lvl w:ilvl="6">
      <w:start w:val="1"/>
      <w:numFmt w:val="decimal"/>
      <w:suff w:val="nothing"/>
      <w:lvlText w:val="%1.%2.%3.%4.%5.%6.%7"/>
      <w:lvlJc w:val="left"/>
      <w:pPr>
        <w:ind w:left="1440" w:hanging="1440"/>
      </w:pPr>
    </w:lvl>
    <w:lvl w:ilvl="7">
      <w:start w:val="1"/>
      <w:numFmt w:val="decimal"/>
      <w:suff w:val="nothing"/>
      <w:lvlText w:val="%1.%2.%3.%4.%5.%6.%7.%8"/>
      <w:lvlJc w:val="left"/>
      <w:pPr>
        <w:ind w:left="1440" w:hanging="1440"/>
      </w:pPr>
    </w:lvl>
    <w:lvl w:ilvl="8">
      <w:start w:val="1"/>
      <w:numFmt w:val="decimal"/>
      <w:suff w:val="nothing"/>
      <w:lvlText w:val="%1.%2.%3.%4.%5.%6.%7.%8.%9"/>
      <w:lvlJc w:val="left"/>
      <w:pPr>
        <w:ind w:left="1440" w:hanging="1440"/>
      </w:pPr>
    </w:lvl>
  </w:abstractNum>
  <w:abstractNum w:abstractNumId="3">
    <w:nsid w:val="00317E6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nsid w:val="00AC7D43"/>
    <w:multiLevelType w:val="singleLevel"/>
    <w:tmpl w:val="247CEC24"/>
    <w:name w:val="WW8Num5392222222"/>
    <w:lvl w:ilvl="0">
      <w:start w:val="1"/>
      <w:numFmt w:val="bullet"/>
      <w:lvlText w:val=""/>
      <w:lvlJc w:val="left"/>
      <w:pPr>
        <w:tabs>
          <w:tab w:val="num" w:pos="360"/>
        </w:tabs>
        <w:ind w:left="360" w:hanging="360"/>
      </w:pPr>
      <w:rPr>
        <w:rFonts w:ascii="Symbol" w:hAnsi="Symbol" w:hint="default"/>
        <w:sz w:val="22"/>
      </w:rPr>
    </w:lvl>
  </w:abstractNum>
  <w:abstractNum w:abstractNumId="5">
    <w:nsid w:val="02104DBF"/>
    <w:multiLevelType w:val="hybridMultilevel"/>
    <w:tmpl w:val="DE54C62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nsid w:val="02EF3CDC"/>
    <w:multiLevelType w:val="hybridMultilevel"/>
    <w:tmpl w:val="21AE588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0B666C0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0D314A37"/>
    <w:multiLevelType w:val="hybridMultilevel"/>
    <w:tmpl w:val="AC1C4CA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0D911C4B"/>
    <w:multiLevelType w:val="hybridMultilevel"/>
    <w:tmpl w:val="28DA99A8"/>
    <w:lvl w:ilvl="0" w:tplc="0EE4B3A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0F5433E0"/>
    <w:multiLevelType w:val="hybridMultilevel"/>
    <w:tmpl w:val="BCDA7A3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nsid w:val="0F6C5B28"/>
    <w:multiLevelType w:val="hybridMultilevel"/>
    <w:tmpl w:val="CFB2723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nsid w:val="11691818"/>
    <w:multiLevelType w:val="hybridMultilevel"/>
    <w:tmpl w:val="30464B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125875D0"/>
    <w:multiLevelType w:val="hybridMultilevel"/>
    <w:tmpl w:val="D9E60E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130C554B"/>
    <w:multiLevelType w:val="hybridMultilevel"/>
    <w:tmpl w:val="CAF838C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nsid w:val="15243C4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nsid w:val="16F27346"/>
    <w:multiLevelType w:val="multilevel"/>
    <w:tmpl w:val="4D6CAAF6"/>
    <w:name w:val="WW8Num539222222"/>
    <w:lvl w:ilvl="0">
      <w:start w:val="2"/>
      <w:numFmt w:val="decimal"/>
      <w:suff w:val="nothing"/>
      <w:lvlText w:val="%1"/>
      <w:lvlJc w:val="left"/>
      <w:pPr>
        <w:ind w:left="720" w:hanging="720"/>
      </w:pPr>
    </w:lvl>
    <w:lvl w:ilvl="1">
      <w:start w:val="1"/>
      <w:numFmt w:val="decimal"/>
      <w:lvlText w:val="%1.%2"/>
      <w:lvlJc w:val="left"/>
      <w:pPr>
        <w:tabs>
          <w:tab w:val="num" w:pos="720"/>
        </w:tabs>
        <w:ind w:left="720" w:hanging="720"/>
      </w:pPr>
    </w:lvl>
    <w:lvl w:ilvl="2">
      <w:start w:val="2"/>
      <w:numFmt w:val="none"/>
      <w:lvlText w:val="2.1.1"/>
      <w:lvlJc w:val="left"/>
      <w:pPr>
        <w:tabs>
          <w:tab w:val="num" w:pos="720"/>
        </w:tabs>
        <w:ind w:left="72" w:hanging="72"/>
      </w:pPr>
    </w:lvl>
    <w:lvl w:ilvl="3">
      <w:start w:val="2"/>
      <w:numFmt w:val="decimal"/>
      <w:suff w:val="nothing"/>
      <w:lvlText w:val="%3.%4.5.1"/>
      <w:lvlJc w:val="left"/>
      <w:pPr>
        <w:ind w:left="1080" w:hanging="1080"/>
      </w:pPr>
    </w:lvl>
    <w:lvl w:ilvl="4">
      <w:start w:val="1"/>
      <w:numFmt w:val="decimal"/>
      <w:suff w:val="nothing"/>
      <w:lvlText w:val="%1.%2.%3.%4.%5"/>
      <w:lvlJc w:val="left"/>
      <w:pPr>
        <w:ind w:left="1080" w:hanging="1080"/>
      </w:pPr>
    </w:lvl>
    <w:lvl w:ilvl="5">
      <w:start w:val="1"/>
      <w:numFmt w:val="decimal"/>
      <w:suff w:val="nothing"/>
      <w:lvlText w:val="%1.%2.%3.%4.%5.%6"/>
      <w:lvlJc w:val="left"/>
      <w:pPr>
        <w:ind w:left="1080" w:hanging="1080"/>
      </w:pPr>
    </w:lvl>
    <w:lvl w:ilvl="6">
      <w:start w:val="1"/>
      <w:numFmt w:val="decimal"/>
      <w:suff w:val="nothing"/>
      <w:lvlText w:val="%1.%2.%3.%4.%5.%6.%7"/>
      <w:lvlJc w:val="left"/>
      <w:pPr>
        <w:ind w:left="1440" w:hanging="1440"/>
      </w:pPr>
    </w:lvl>
    <w:lvl w:ilvl="7">
      <w:start w:val="1"/>
      <w:numFmt w:val="decimal"/>
      <w:suff w:val="nothing"/>
      <w:lvlText w:val="%1.%2.%3.%4.%5.%6.%7.%8"/>
      <w:lvlJc w:val="left"/>
      <w:pPr>
        <w:ind w:left="1440" w:hanging="1440"/>
      </w:pPr>
    </w:lvl>
    <w:lvl w:ilvl="8">
      <w:start w:val="1"/>
      <w:numFmt w:val="decimal"/>
      <w:suff w:val="nothing"/>
      <w:lvlText w:val="%1.%2.%3.%4.%5.%6.%7.%8.%9"/>
      <w:lvlJc w:val="left"/>
      <w:pPr>
        <w:ind w:left="1440" w:hanging="1440"/>
      </w:pPr>
    </w:lvl>
  </w:abstractNum>
  <w:abstractNum w:abstractNumId="17">
    <w:nsid w:val="17A545FA"/>
    <w:multiLevelType w:val="hybridMultilevel"/>
    <w:tmpl w:val="836C451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nsid w:val="186E792F"/>
    <w:multiLevelType w:val="singleLevel"/>
    <w:tmpl w:val="11288966"/>
    <w:lvl w:ilvl="0">
      <w:numFmt w:val="bullet"/>
      <w:lvlText w:val="•"/>
      <w:lvlJc w:val="left"/>
      <w:pPr>
        <w:tabs>
          <w:tab w:val="num" w:pos="648"/>
        </w:tabs>
        <w:ind w:left="0" w:firstLine="288"/>
      </w:pPr>
      <w:rPr>
        <w:rFonts w:ascii="Arial" w:hAnsi="Arial" w:hint="default"/>
        <w:sz w:val="20"/>
      </w:rPr>
    </w:lvl>
  </w:abstractNum>
  <w:abstractNum w:abstractNumId="19">
    <w:nsid w:val="19772340"/>
    <w:multiLevelType w:val="hybridMultilevel"/>
    <w:tmpl w:val="BA76D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1E4A358D"/>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1">
    <w:nsid w:val="20F34A27"/>
    <w:multiLevelType w:val="hybridMultilevel"/>
    <w:tmpl w:val="DFC407F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nsid w:val="212B22AB"/>
    <w:multiLevelType w:val="hybridMultilevel"/>
    <w:tmpl w:val="6EF88064"/>
    <w:lvl w:ilvl="0" w:tplc="E83025FA">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nsid w:val="22526C30"/>
    <w:multiLevelType w:val="hybridMultilevel"/>
    <w:tmpl w:val="78E2F4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nsid w:val="24C66ACA"/>
    <w:multiLevelType w:val="singleLevel"/>
    <w:tmpl w:val="0EE4B3A2"/>
    <w:lvl w:ilvl="0">
      <w:start w:val="1"/>
      <w:numFmt w:val="bullet"/>
      <w:lvlText w:val=""/>
      <w:lvlJc w:val="left"/>
      <w:pPr>
        <w:tabs>
          <w:tab w:val="num" w:pos="360"/>
        </w:tabs>
        <w:ind w:left="360" w:hanging="360"/>
      </w:pPr>
      <w:rPr>
        <w:rFonts w:ascii="Symbol" w:hAnsi="Symbol" w:hint="default"/>
      </w:rPr>
    </w:lvl>
  </w:abstractNum>
  <w:abstractNum w:abstractNumId="25">
    <w:nsid w:val="25A560FB"/>
    <w:multiLevelType w:val="hybridMultilevel"/>
    <w:tmpl w:val="7310C99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nsid w:val="25E8708A"/>
    <w:multiLevelType w:val="hybridMultilevel"/>
    <w:tmpl w:val="596A912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nsid w:val="25F276B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nsid w:val="26B81988"/>
    <w:multiLevelType w:val="hybridMultilevel"/>
    <w:tmpl w:val="6C00BC4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nsid w:val="27743619"/>
    <w:multiLevelType w:val="singleLevel"/>
    <w:tmpl w:val="CC66F21A"/>
    <w:lvl w:ilvl="0">
      <w:start w:val="1"/>
      <w:numFmt w:val="bullet"/>
      <w:lvlText w:val=""/>
      <w:lvlJc w:val="left"/>
      <w:pPr>
        <w:tabs>
          <w:tab w:val="num" w:pos="360"/>
        </w:tabs>
        <w:ind w:left="0" w:firstLine="0"/>
      </w:pPr>
      <w:rPr>
        <w:rFonts w:ascii="Symbol" w:hAnsi="Symbol" w:hint="default"/>
      </w:rPr>
    </w:lvl>
  </w:abstractNum>
  <w:abstractNum w:abstractNumId="30">
    <w:nsid w:val="2783163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nsid w:val="28726A6F"/>
    <w:multiLevelType w:val="hybridMultilevel"/>
    <w:tmpl w:val="DBDE836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nsid w:val="28ED569F"/>
    <w:multiLevelType w:val="hybridMultilevel"/>
    <w:tmpl w:val="9B6E56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nsid w:val="2B267FC4"/>
    <w:multiLevelType w:val="multilevel"/>
    <w:tmpl w:val="201EA504"/>
    <w:name w:val="WW8Num53922"/>
    <w:lvl w:ilvl="0">
      <w:start w:val="2"/>
      <w:numFmt w:val="decimal"/>
      <w:suff w:val="nothing"/>
      <w:lvlText w:val="%1"/>
      <w:lvlJc w:val="left"/>
      <w:pPr>
        <w:ind w:left="720" w:hanging="720"/>
      </w:pPr>
    </w:lvl>
    <w:lvl w:ilvl="1">
      <w:start w:val="1"/>
      <w:numFmt w:val="decimal"/>
      <w:suff w:val="nothing"/>
      <w:lvlText w:val="%1.%2"/>
      <w:lvlJc w:val="left"/>
      <w:pPr>
        <w:ind w:left="720" w:hanging="720"/>
      </w:pPr>
    </w:lvl>
    <w:lvl w:ilvl="2">
      <w:start w:val="2"/>
      <w:numFmt w:val="decimal"/>
      <w:suff w:val="nothing"/>
      <w:lvlText w:val="2.1.%3"/>
      <w:lvlJc w:val="left"/>
      <w:pPr>
        <w:ind w:left="1656" w:hanging="1656"/>
      </w:pPr>
    </w:lvl>
    <w:lvl w:ilvl="3">
      <w:start w:val="2"/>
      <w:numFmt w:val="decimal"/>
      <w:suff w:val="nothing"/>
      <w:lvlText w:val="%3.%4.5.1"/>
      <w:lvlJc w:val="left"/>
      <w:pPr>
        <w:ind w:left="1080" w:hanging="1080"/>
      </w:pPr>
    </w:lvl>
    <w:lvl w:ilvl="4">
      <w:start w:val="1"/>
      <w:numFmt w:val="decimal"/>
      <w:suff w:val="nothing"/>
      <w:lvlText w:val="%1.%2.%3.%4.%5"/>
      <w:lvlJc w:val="left"/>
      <w:pPr>
        <w:ind w:left="1080" w:hanging="1080"/>
      </w:pPr>
    </w:lvl>
    <w:lvl w:ilvl="5">
      <w:start w:val="1"/>
      <w:numFmt w:val="decimal"/>
      <w:suff w:val="nothing"/>
      <w:lvlText w:val="%1.%2.%3.%4.%5.%6"/>
      <w:lvlJc w:val="left"/>
      <w:pPr>
        <w:ind w:left="1080" w:hanging="1080"/>
      </w:pPr>
    </w:lvl>
    <w:lvl w:ilvl="6">
      <w:start w:val="1"/>
      <w:numFmt w:val="decimal"/>
      <w:suff w:val="nothing"/>
      <w:lvlText w:val="%1.%2.%3.%4.%5.%6.%7"/>
      <w:lvlJc w:val="left"/>
      <w:pPr>
        <w:ind w:left="1440" w:hanging="1440"/>
      </w:pPr>
    </w:lvl>
    <w:lvl w:ilvl="7">
      <w:start w:val="1"/>
      <w:numFmt w:val="decimal"/>
      <w:suff w:val="nothing"/>
      <w:lvlText w:val="%1.%2.%3.%4.%5.%6.%7.%8"/>
      <w:lvlJc w:val="left"/>
      <w:pPr>
        <w:ind w:left="1440" w:hanging="1440"/>
      </w:pPr>
    </w:lvl>
    <w:lvl w:ilvl="8">
      <w:start w:val="1"/>
      <w:numFmt w:val="decimal"/>
      <w:suff w:val="nothing"/>
      <w:lvlText w:val="%1.%2.%3.%4.%5.%6.%7.%8.%9"/>
      <w:lvlJc w:val="left"/>
      <w:pPr>
        <w:ind w:left="1440" w:hanging="1440"/>
      </w:pPr>
    </w:lvl>
  </w:abstractNum>
  <w:abstractNum w:abstractNumId="34">
    <w:nsid w:val="2B743B5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nsid w:val="2C100DED"/>
    <w:multiLevelType w:val="hybridMultilevel"/>
    <w:tmpl w:val="D8D4E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2C7A069B"/>
    <w:multiLevelType w:val="hybridMultilevel"/>
    <w:tmpl w:val="10EEC2A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nsid w:val="2C933A91"/>
    <w:multiLevelType w:val="hybridMultilevel"/>
    <w:tmpl w:val="00BECD1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nsid w:val="30EE5AA7"/>
    <w:multiLevelType w:val="multilevel"/>
    <w:tmpl w:val="F340A5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nsid w:val="31F25C22"/>
    <w:multiLevelType w:val="hybridMultilevel"/>
    <w:tmpl w:val="A5B0EAC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nsid w:val="328F4A14"/>
    <w:multiLevelType w:val="hybridMultilevel"/>
    <w:tmpl w:val="64E2D17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nsid w:val="32CC0A5E"/>
    <w:multiLevelType w:val="hybridMultilevel"/>
    <w:tmpl w:val="BB507DD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nsid w:val="3443392D"/>
    <w:multiLevelType w:val="hybridMultilevel"/>
    <w:tmpl w:val="5624F3C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nsid w:val="34794401"/>
    <w:multiLevelType w:val="hybridMultilevel"/>
    <w:tmpl w:val="79ECC9A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nsid w:val="354A276F"/>
    <w:multiLevelType w:val="hybridMultilevel"/>
    <w:tmpl w:val="1C065EB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nsid w:val="356360F4"/>
    <w:multiLevelType w:val="hybridMultilevel"/>
    <w:tmpl w:val="C52E1ED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nsid w:val="356C3192"/>
    <w:multiLevelType w:val="hybridMultilevel"/>
    <w:tmpl w:val="BB76305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
    <w:nsid w:val="35E37E68"/>
    <w:multiLevelType w:val="hybridMultilevel"/>
    <w:tmpl w:val="39BC744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8">
    <w:nsid w:val="37E57E8C"/>
    <w:multiLevelType w:val="hybridMultilevel"/>
    <w:tmpl w:val="29A05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nsid w:val="387D4433"/>
    <w:multiLevelType w:val="multilevel"/>
    <w:tmpl w:val="EF029DE6"/>
    <w:name w:val="heading"/>
    <w:lvl w:ilvl="0">
      <w:start w:val="1"/>
      <w:numFmt w:val="bullet"/>
      <w:lvlText w:val=""/>
      <w:lvlJc w:val="left"/>
      <w:pPr>
        <w:ind w:left="400" w:hanging="400"/>
      </w:pPr>
      <w:rPr>
        <w:rFonts w:ascii="Symbol" w:hAnsi="Symbol"/>
      </w:rPr>
    </w:lvl>
    <w:lvl w:ilvl="1">
      <w:start w:val="1"/>
      <w:numFmt w:val="bullet"/>
      <w:lvlText w:val=""/>
      <w:lvlJc w:val="left"/>
      <w:pPr>
        <w:ind w:left="800" w:hanging="400"/>
      </w:pPr>
      <w:rPr>
        <w:rFonts w:ascii="Symbol" w:hAnsi="Symbol"/>
      </w:rPr>
    </w:lvl>
    <w:lvl w:ilvl="2">
      <w:start w:val="1"/>
      <w:numFmt w:val="bullet"/>
      <w:lvlText w:val=""/>
      <w:lvlJc w:val="left"/>
      <w:pPr>
        <w:ind w:left="1200" w:hanging="400"/>
      </w:pPr>
      <w:rPr>
        <w:rFonts w:ascii="Symbol" w:hAnsi="Symbol"/>
      </w:rPr>
    </w:lvl>
    <w:lvl w:ilvl="3">
      <w:start w:val="1"/>
      <w:numFmt w:val="bullet"/>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0">
    <w:nsid w:val="3A161C5E"/>
    <w:multiLevelType w:val="hybridMultilevel"/>
    <w:tmpl w:val="10C23E8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1">
    <w:nsid w:val="3E2B46EC"/>
    <w:multiLevelType w:val="hybridMultilevel"/>
    <w:tmpl w:val="24DEAA6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2">
    <w:nsid w:val="3E61520C"/>
    <w:multiLevelType w:val="hybridMultilevel"/>
    <w:tmpl w:val="9E5499B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3">
    <w:nsid w:val="3F5730EE"/>
    <w:multiLevelType w:val="hybridMultilevel"/>
    <w:tmpl w:val="503C99A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4">
    <w:nsid w:val="41AD5535"/>
    <w:multiLevelType w:val="multilevel"/>
    <w:tmpl w:val="59F0C49A"/>
    <w:name w:val="WW8Num53922222"/>
    <w:lvl w:ilvl="0">
      <w:start w:val="2"/>
      <w:numFmt w:val="decimal"/>
      <w:suff w:val="nothing"/>
      <w:lvlText w:val="%1"/>
      <w:lvlJc w:val="left"/>
      <w:pPr>
        <w:ind w:left="720" w:hanging="720"/>
      </w:pPr>
    </w:lvl>
    <w:lvl w:ilvl="1">
      <w:start w:val="1"/>
      <w:numFmt w:val="decimal"/>
      <w:lvlText w:val="%1.%2"/>
      <w:lvlJc w:val="left"/>
      <w:pPr>
        <w:tabs>
          <w:tab w:val="num" w:pos="720"/>
        </w:tabs>
        <w:ind w:left="720" w:hanging="720"/>
      </w:pPr>
    </w:lvl>
    <w:lvl w:ilvl="2">
      <w:start w:val="2"/>
      <w:numFmt w:val="none"/>
      <w:suff w:val="space"/>
      <w:lvlText w:val="2.1.1"/>
      <w:lvlJc w:val="left"/>
      <w:pPr>
        <w:ind w:left="1656" w:hanging="1656"/>
      </w:pPr>
    </w:lvl>
    <w:lvl w:ilvl="3">
      <w:start w:val="2"/>
      <w:numFmt w:val="decimal"/>
      <w:suff w:val="nothing"/>
      <w:lvlText w:val="%3.%4.5.1"/>
      <w:lvlJc w:val="left"/>
      <w:pPr>
        <w:ind w:left="1080" w:hanging="1080"/>
      </w:pPr>
    </w:lvl>
    <w:lvl w:ilvl="4">
      <w:start w:val="1"/>
      <w:numFmt w:val="decimal"/>
      <w:suff w:val="nothing"/>
      <w:lvlText w:val="%1.%2.%3.%4.%5"/>
      <w:lvlJc w:val="left"/>
      <w:pPr>
        <w:ind w:left="1080" w:hanging="1080"/>
      </w:pPr>
    </w:lvl>
    <w:lvl w:ilvl="5">
      <w:start w:val="1"/>
      <w:numFmt w:val="decimal"/>
      <w:suff w:val="nothing"/>
      <w:lvlText w:val="%1.%2.%3.%4.%5.%6"/>
      <w:lvlJc w:val="left"/>
      <w:pPr>
        <w:ind w:left="1080" w:hanging="1080"/>
      </w:pPr>
    </w:lvl>
    <w:lvl w:ilvl="6">
      <w:start w:val="1"/>
      <w:numFmt w:val="decimal"/>
      <w:suff w:val="nothing"/>
      <w:lvlText w:val="%1.%2.%3.%4.%5.%6.%7"/>
      <w:lvlJc w:val="left"/>
      <w:pPr>
        <w:ind w:left="1440" w:hanging="1440"/>
      </w:pPr>
    </w:lvl>
    <w:lvl w:ilvl="7">
      <w:start w:val="1"/>
      <w:numFmt w:val="decimal"/>
      <w:suff w:val="nothing"/>
      <w:lvlText w:val="%1.%2.%3.%4.%5.%6.%7.%8"/>
      <w:lvlJc w:val="left"/>
      <w:pPr>
        <w:ind w:left="1440" w:hanging="1440"/>
      </w:pPr>
    </w:lvl>
    <w:lvl w:ilvl="8">
      <w:start w:val="1"/>
      <w:numFmt w:val="decimal"/>
      <w:suff w:val="nothing"/>
      <w:lvlText w:val="%1.%2.%3.%4.%5.%6.%7.%8.%9"/>
      <w:lvlJc w:val="left"/>
      <w:pPr>
        <w:ind w:left="1440" w:hanging="1440"/>
      </w:pPr>
    </w:lvl>
  </w:abstractNum>
  <w:abstractNum w:abstractNumId="55">
    <w:nsid w:val="42F4506A"/>
    <w:multiLevelType w:val="hybridMultilevel"/>
    <w:tmpl w:val="7926493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6">
    <w:nsid w:val="43D16CB2"/>
    <w:multiLevelType w:val="singleLevel"/>
    <w:tmpl w:val="11288966"/>
    <w:lvl w:ilvl="0">
      <w:numFmt w:val="bullet"/>
      <w:lvlText w:val="•"/>
      <w:lvlJc w:val="left"/>
      <w:pPr>
        <w:tabs>
          <w:tab w:val="num" w:pos="648"/>
        </w:tabs>
        <w:ind w:left="0" w:firstLine="288"/>
      </w:pPr>
      <w:rPr>
        <w:rFonts w:ascii="Arial" w:hAnsi="Arial" w:hint="default"/>
        <w:sz w:val="20"/>
      </w:rPr>
    </w:lvl>
  </w:abstractNum>
  <w:abstractNum w:abstractNumId="57">
    <w:nsid w:val="44ED6D54"/>
    <w:multiLevelType w:val="hybridMultilevel"/>
    <w:tmpl w:val="E6B67D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8">
    <w:nsid w:val="4712359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9">
    <w:nsid w:val="48830F64"/>
    <w:multiLevelType w:val="hybridMultilevel"/>
    <w:tmpl w:val="3384B0B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0">
    <w:nsid w:val="4BD56492"/>
    <w:multiLevelType w:val="hybridMultilevel"/>
    <w:tmpl w:val="0BE231D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1">
    <w:nsid w:val="4BE96F12"/>
    <w:multiLevelType w:val="singleLevel"/>
    <w:tmpl w:val="0EE4B3A2"/>
    <w:lvl w:ilvl="0">
      <w:start w:val="1"/>
      <w:numFmt w:val="bullet"/>
      <w:lvlText w:val=""/>
      <w:lvlJc w:val="left"/>
      <w:pPr>
        <w:tabs>
          <w:tab w:val="num" w:pos="360"/>
        </w:tabs>
        <w:ind w:left="360" w:hanging="360"/>
      </w:pPr>
      <w:rPr>
        <w:rFonts w:ascii="Symbol" w:hAnsi="Symbol" w:hint="default"/>
      </w:rPr>
    </w:lvl>
  </w:abstractNum>
  <w:abstractNum w:abstractNumId="62">
    <w:nsid w:val="514F0640"/>
    <w:multiLevelType w:val="hybridMultilevel"/>
    <w:tmpl w:val="E6803E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3">
    <w:nsid w:val="51BD106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4">
    <w:nsid w:val="53006FEF"/>
    <w:multiLevelType w:val="hybridMultilevel"/>
    <w:tmpl w:val="D3E46E7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5">
    <w:nsid w:val="5317635E"/>
    <w:multiLevelType w:val="hybridMultilevel"/>
    <w:tmpl w:val="D3BAFF3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6">
    <w:nsid w:val="56652923"/>
    <w:multiLevelType w:val="singleLevel"/>
    <w:tmpl w:val="0EE4B3A2"/>
    <w:lvl w:ilvl="0">
      <w:start w:val="1"/>
      <w:numFmt w:val="bullet"/>
      <w:lvlText w:val=""/>
      <w:lvlJc w:val="left"/>
      <w:pPr>
        <w:tabs>
          <w:tab w:val="num" w:pos="360"/>
        </w:tabs>
        <w:ind w:left="360" w:hanging="360"/>
      </w:pPr>
      <w:rPr>
        <w:rFonts w:ascii="Symbol" w:hAnsi="Symbol" w:hint="default"/>
      </w:rPr>
    </w:lvl>
  </w:abstractNum>
  <w:abstractNum w:abstractNumId="67">
    <w:nsid w:val="56B05B4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8">
    <w:nsid w:val="575F1AF9"/>
    <w:multiLevelType w:val="hybridMultilevel"/>
    <w:tmpl w:val="088EA4B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9">
    <w:nsid w:val="583238E5"/>
    <w:multiLevelType w:val="hybridMultilevel"/>
    <w:tmpl w:val="CDDABB7C"/>
    <w:lvl w:ilvl="0" w:tplc="E83025F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nsid w:val="58AF68E2"/>
    <w:multiLevelType w:val="hybridMultilevel"/>
    <w:tmpl w:val="E8A0DEB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1">
    <w:nsid w:val="5A3F7A3E"/>
    <w:multiLevelType w:val="hybridMultilevel"/>
    <w:tmpl w:val="DFBA7B9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2">
    <w:nsid w:val="5BBE5D16"/>
    <w:multiLevelType w:val="hybridMultilevel"/>
    <w:tmpl w:val="C16825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3">
    <w:nsid w:val="5C43423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4">
    <w:nsid w:val="5CB84910"/>
    <w:multiLevelType w:val="multilevel"/>
    <w:tmpl w:val="38F697B8"/>
    <w:name w:val="WW8Num5392222"/>
    <w:lvl w:ilvl="0">
      <w:start w:val="2"/>
      <w:numFmt w:val="decimal"/>
      <w:suff w:val="nothing"/>
      <w:lvlText w:val="%1"/>
      <w:lvlJc w:val="left"/>
      <w:pPr>
        <w:ind w:left="720" w:hanging="720"/>
      </w:pPr>
    </w:lvl>
    <w:lvl w:ilvl="1">
      <w:start w:val="1"/>
      <w:numFmt w:val="decimal"/>
      <w:lvlText w:val="%1.%2"/>
      <w:lvlJc w:val="left"/>
      <w:pPr>
        <w:tabs>
          <w:tab w:val="num" w:pos="720"/>
        </w:tabs>
        <w:ind w:left="720" w:hanging="720"/>
      </w:pPr>
    </w:lvl>
    <w:lvl w:ilvl="2">
      <w:start w:val="2"/>
      <w:numFmt w:val="none"/>
      <w:suff w:val="nothing"/>
      <w:lvlText w:val="2.1.1"/>
      <w:lvlJc w:val="left"/>
      <w:pPr>
        <w:ind w:left="1656" w:hanging="1656"/>
      </w:pPr>
    </w:lvl>
    <w:lvl w:ilvl="3">
      <w:start w:val="2"/>
      <w:numFmt w:val="decimal"/>
      <w:suff w:val="nothing"/>
      <w:lvlText w:val="%3.%4.5.1"/>
      <w:lvlJc w:val="left"/>
      <w:pPr>
        <w:ind w:left="1080" w:hanging="1080"/>
      </w:pPr>
    </w:lvl>
    <w:lvl w:ilvl="4">
      <w:start w:val="1"/>
      <w:numFmt w:val="decimal"/>
      <w:suff w:val="nothing"/>
      <w:lvlText w:val="%1.%2.%3.%4.%5"/>
      <w:lvlJc w:val="left"/>
      <w:pPr>
        <w:ind w:left="1080" w:hanging="1080"/>
      </w:pPr>
    </w:lvl>
    <w:lvl w:ilvl="5">
      <w:start w:val="1"/>
      <w:numFmt w:val="decimal"/>
      <w:suff w:val="nothing"/>
      <w:lvlText w:val="%1.%2.%3.%4.%5.%6"/>
      <w:lvlJc w:val="left"/>
      <w:pPr>
        <w:ind w:left="1080" w:hanging="1080"/>
      </w:pPr>
    </w:lvl>
    <w:lvl w:ilvl="6">
      <w:start w:val="1"/>
      <w:numFmt w:val="decimal"/>
      <w:suff w:val="nothing"/>
      <w:lvlText w:val="%1.%2.%3.%4.%5.%6.%7"/>
      <w:lvlJc w:val="left"/>
      <w:pPr>
        <w:ind w:left="1440" w:hanging="1440"/>
      </w:pPr>
    </w:lvl>
    <w:lvl w:ilvl="7">
      <w:start w:val="1"/>
      <w:numFmt w:val="decimal"/>
      <w:suff w:val="nothing"/>
      <w:lvlText w:val="%1.%2.%3.%4.%5.%6.%7.%8"/>
      <w:lvlJc w:val="left"/>
      <w:pPr>
        <w:ind w:left="1440" w:hanging="1440"/>
      </w:pPr>
    </w:lvl>
    <w:lvl w:ilvl="8">
      <w:start w:val="1"/>
      <w:numFmt w:val="decimal"/>
      <w:suff w:val="nothing"/>
      <w:lvlText w:val="%1.%2.%3.%4.%5.%6.%7.%8.%9"/>
      <w:lvlJc w:val="left"/>
      <w:pPr>
        <w:ind w:left="1440" w:hanging="1440"/>
      </w:pPr>
    </w:lvl>
  </w:abstractNum>
  <w:abstractNum w:abstractNumId="75">
    <w:nsid w:val="5E1058E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6">
    <w:nsid w:val="5EAB0803"/>
    <w:multiLevelType w:val="hybridMultilevel"/>
    <w:tmpl w:val="38C66F6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7">
    <w:nsid w:val="63382B27"/>
    <w:multiLevelType w:val="hybridMultilevel"/>
    <w:tmpl w:val="830621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nsid w:val="63921AC5"/>
    <w:multiLevelType w:val="hybridMultilevel"/>
    <w:tmpl w:val="7C0E94A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9">
    <w:nsid w:val="642235C8"/>
    <w:multiLevelType w:val="hybridMultilevel"/>
    <w:tmpl w:val="090C7EA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0">
    <w:nsid w:val="65565A59"/>
    <w:multiLevelType w:val="hybridMultilevel"/>
    <w:tmpl w:val="ABDA46C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1">
    <w:nsid w:val="671F5FAD"/>
    <w:multiLevelType w:val="hybridMultilevel"/>
    <w:tmpl w:val="76EA82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2">
    <w:nsid w:val="682E6AB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3">
    <w:nsid w:val="68474048"/>
    <w:multiLevelType w:val="hybridMultilevel"/>
    <w:tmpl w:val="79F8C19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4">
    <w:nsid w:val="69B93DCC"/>
    <w:multiLevelType w:val="hybridMultilevel"/>
    <w:tmpl w:val="0CBE583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5">
    <w:nsid w:val="69DD0A9E"/>
    <w:multiLevelType w:val="singleLevel"/>
    <w:tmpl w:val="0EE4B3A2"/>
    <w:lvl w:ilvl="0">
      <w:start w:val="1"/>
      <w:numFmt w:val="bullet"/>
      <w:lvlText w:val=""/>
      <w:lvlJc w:val="left"/>
      <w:pPr>
        <w:tabs>
          <w:tab w:val="num" w:pos="360"/>
        </w:tabs>
        <w:ind w:left="360" w:hanging="360"/>
      </w:pPr>
      <w:rPr>
        <w:rFonts w:ascii="Symbol" w:hAnsi="Symbol" w:hint="default"/>
      </w:rPr>
    </w:lvl>
  </w:abstractNum>
  <w:abstractNum w:abstractNumId="86">
    <w:nsid w:val="6B0E40E8"/>
    <w:multiLevelType w:val="hybridMultilevel"/>
    <w:tmpl w:val="A248448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7">
    <w:nsid w:val="6B6A1CB9"/>
    <w:multiLevelType w:val="hybridMultilevel"/>
    <w:tmpl w:val="37F28B7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8">
    <w:nsid w:val="6C862BEB"/>
    <w:multiLevelType w:val="hybridMultilevel"/>
    <w:tmpl w:val="369418D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9">
    <w:nsid w:val="6E481DFA"/>
    <w:multiLevelType w:val="hybridMultilevel"/>
    <w:tmpl w:val="54468C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0">
    <w:nsid w:val="6FED3472"/>
    <w:multiLevelType w:val="singleLevel"/>
    <w:tmpl w:val="0EE4B3A2"/>
    <w:lvl w:ilvl="0">
      <w:start w:val="1"/>
      <w:numFmt w:val="bullet"/>
      <w:lvlText w:val=""/>
      <w:lvlJc w:val="left"/>
      <w:pPr>
        <w:tabs>
          <w:tab w:val="num" w:pos="360"/>
        </w:tabs>
        <w:ind w:left="360" w:hanging="360"/>
      </w:pPr>
      <w:rPr>
        <w:rFonts w:ascii="Symbol" w:hAnsi="Symbol" w:hint="default"/>
      </w:rPr>
    </w:lvl>
  </w:abstractNum>
  <w:abstractNum w:abstractNumId="91">
    <w:nsid w:val="710100A8"/>
    <w:multiLevelType w:val="hybridMultilevel"/>
    <w:tmpl w:val="957AFEA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2">
    <w:nsid w:val="71691949"/>
    <w:multiLevelType w:val="multilevel"/>
    <w:tmpl w:val="88F6A790"/>
    <w:name w:val="WW8Num539222"/>
    <w:lvl w:ilvl="0">
      <w:start w:val="2"/>
      <w:numFmt w:val="decimal"/>
      <w:suff w:val="nothing"/>
      <w:lvlText w:val="%1"/>
      <w:lvlJc w:val="left"/>
      <w:pPr>
        <w:ind w:left="720" w:hanging="720"/>
      </w:pPr>
    </w:lvl>
    <w:lvl w:ilvl="1">
      <w:start w:val="1"/>
      <w:numFmt w:val="decimal"/>
      <w:suff w:val="nothing"/>
      <w:lvlText w:val="%1.%2"/>
      <w:lvlJc w:val="left"/>
      <w:pPr>
        <w:ind w:left="720" w:hanging="720"/>
      </w:pPr>
    </w:lvl>
    <w:lvl w:ilvl="2">
      <w:start w:val="2"/>
      <w:numFmt w:val="none"/>
      <w:suff w:val="nothing"/>
      <w:lvlText w:val="2.1.1"/>
      <w:lvlJc w:val="left"/>
      <w:pPr>
        <w:ind w:left="1656" w:hanging="1656"/>
      </w:pPr>
    </w:lvl>
    <w:lvl w:ilvl="3">
      <w:start w:val="2"/>
      <w:numFmt w:val="decimal"/>
      <w:suff w:val="nothing"/>
      <w:lvlText w:val="%3.%4.5.1"/>
      <w:lvlJc w:val="left"/>
      <w:pPr>
        <w:ind w:left="1080" w:hanging="1080"/>
      </w:pPr>
    </w:lvl>
    <w:lvl w:ilvl="4">
      <w:start w:val="1"/>
      <w:numFmt w:val="decimal"/>
      <w:suff w:val="nothing"/>
      <w:lvlText w:val="%1.%2.%3.%4.%5"/>
      <w:lvlJc w:val="left"/>
      <w:pPr>
        <w:ind w:left="1080" w:hanging="1080"/>
      </w:pPr>
    </w:lvl>
    <w:lvl w:ilvl="5">
      <w:start w:val="1"/>
      <w:numFmt w:val="decimal"/>
      <w:suff w:val="nothing"/>
      <w:lvlText w:val="%1.%2.%3.%4.%5.%6"/>
      <w:lvlJc w:val="left"/>
      <w:pPr>
        <w:ind w:left="1080" w:hanging="1080"/>
      </w:pPr>
    </w:lvl>
    <w:lvl w:ilvl="6">
      <w:start w:val="1"/>
      <w:numFmt w:val="decimal"/>
      <w:suff w:val="nothing"/>
      <w:lvlText w:val="%1.%2.%3.%4.%5.%6.%7"/>
      <w:lvlJc w:val="left"/>
      <w:pPr>
        <w:ind w:left="1440" w:hanging="1440"/>
      </w:pPr>
    </w:lvl>
    <w:lvl w:ilvl="7">
      <w:start w:val="1"/>
      <w:numFmt w:val="decimal"/>
      <w:suff w:val="nothing"/>
      <w:lvlText w:val="%1.%2.%3.%4.%5.%6.%7.%8"/>
      <w:lvlJc w:val="left"/>
      <w:pPr>
        <w:ind w:left="1440" w:hanging="1440"/>
      </w:pPr>
    </w:lvl>
    <w:lvl w:ilvl="8">
      <w:start w:val="1"/>
      <w:numFmt w:val="decimal"/>
      <w:suff w:val="nothing"/>
      <w:lvlText w:val="%1.%2.%3.%4.%5.%6.%7.%8.%9"/>
      <w:lvlJc w:val="left"/>
      <w:pPr>
        <w:ind w:left="1440" w:hanging="1440"/>
      </w:pPr>
    </w:lvl>
  </w:abstractNum>
  <w:abstractNum w:abstractNumId="93">
    <w:nsid w:val="71AD5305"/>
    <w:multiLevelType w:val="singleLevel"/>
    <w:tmpl w:val="0EE4B3A2"/>
    <w:lvl w:ilvl="0">
      <w:start w:val="1"/>
      <w:numFmt w:val="bullet"/>
      <w:lvlText w:val=""/>
      <w:lvlJc w:val="left"/>
      <w:pPr>
        <w:tabs>
          <w:tab w:val="num" w:pos="360"/>
        </w:tabs>
        <w:ind w:left="360" w:hanging="360"/>
      </w:pPr>
      <w:rPr>
        <w:rFonts w:ascii="Symbol" w:hAnsi="Symbol" w:hint="default"/>
      </w:rPr>
    </w:lvl>
  </w:abstractNum>
  <w:abstractNum w:abstractNumId="94">
    <w:nsid w:val="732363A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5">
    <w:nsid w:val="735C69DB"/>
    <w:multiLevelType w:val="hybridMultilevel"/>
    <w:tmpl w:val="A3EC3EA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6">
    <w:nsid w:val="746D3A49"/>
    <w:multiLevelType w:val="hybridMultilevel"/>
    <w:tmpl w:val="9F9CC44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7">
    <w:nsid w:val="76A902C6"/>
    <w:multiLevelType w:val="hybridMultilevel"/>
    <w:tmpl w:val="0DD05A4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8">
    <w:nsid w:val="76C773E3"/>
    <w:multiLevelType w:val="hybridMultilevel"/>
    <w:tmpl w:val="3CBEAAB0"/>
    <w:lvl w:ilvl="0" w:tplc="E83025F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9">
    <w:nsid w:val="7B0F5483"/>
    <w:multiLevelType w:val="hybridMultilevel"/>
    <w:tmpl w:val="F19A61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nsid w:val="7E043EBB"/>
    <w:multiLevelType w:val="singleLevel"/>
    <w:tmpl w:val="CC66F21A"/>
    <w:lvl w:ilvl="0">
      <w:start w:val="1"/>
      <w:numFmt w:val="bullet"/>
      <w:lvlText w:val=""/>
      <w:lvlJc w:val="left"/>
      <w:pPr>
        <w:tabs>
          <w:tab w:val="num" w:pos="360"/>
        </w:tabs>
        <w:ind w:left="0" w:firstLine="0"/>
      </w:pPr>
      <w:rPr>
        <w:rFonts w:ascii="Symbol" w:hAnsi="Symbol" w:hint="default"/>
      </w:rPr>
    </w:lvl>
  </w:abstractNum>
  <w:abstractNum w:abstractNumId="101">
    <w:nsid w:val="7F065588"/>
    <w:multiLevelType w:val="hybridMultilevel"/>
    <w:tmpl w:val="F3C8CFA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0"/>
  </w:num>
  <w:num w:numId="2">
    <w:abstractNumId w:val="30"/>
  </w:num>
  <w:num w:numId="3">
    <w:abstractNumId w:val="7"/>
  </w:num>
  <w:num w:numId="4">
    <w:abstractNumId w:val="27"/>
  </w:num>
  <w:num w:numId="5">
    <w:abstractNumId w:val="20"/>
  </w:num>
  <w:num w:numId="6">
    <w:abstractNumId w:val="1"/>
    <w:lvlOverride w:ilvl="0">
      <w:lvl w:ilvl="0">
        <w:start w:val="1"/>
        <w:numFmt w:val="bullet"/>
        <w:lvlText w:val=""/>
        <w:legacy w:legacy="1" w:legacySpace="0" w:legacyIndent="283"/>
        <w:lvlJc w:val="left"/>
        <w:pPr>
          <w:ind w:left="283" w:hanging="283"/>
        </w:pPr>
        <w:rPr>
          <w:rFonts w:ascii="Symbol" w:hAnsi="Symbol" w:hint="default"/>
        </w:rPr>
      </w:lvl>
    </w:lvlOverride>
  </w:num>
  <w:num w:numId="7">
    <w:abstractNumId w:val="94"/>
  </w:num>
  <w:num w:numId="8">
    <w:abstractNumId w:val="18"/>
  </w:num>
  <w:num w:numId="9">
    <w:abstractNumId w:val="56"/>
  </w:num>
  <w:num w:numId="10">
    <w:abstractNumId w:val="100"/>
  </w:num>
  <w:num w:numId="11">
    <w:abstractNumId w:val="29"/>
  </w:num>
  <w:num w:numId="12">
    <w:abstractNumId w:val="58"/>
  </w:num>
  <w:num w:numId="13">
    <w:abstractNumId w:val="3"/>
  </w:num>
  <w:num w:numId="14">
    <w:abstractNumId w:val="82"/>
  </w:num>
  <w:num w:numId="15">
    <w:abstractNumId w:val="63"/>
  </w:num>
  <w:num w:numId="16">
    <w:abstractNumId w:val="75"/>
  </w:num>
  <w:num w:numId="17">
    <w:abstractNumId w:val="73"/>
  </w:num>
  <w:num w:numId="18">
    <w:abstractNumId w:val="34"/>
  </w:num>
  <w:num w:numId="19">
    <w:abstractNumId w:val="67"/>
  </w:num>
  <w:num w:numId="20">
    <w:abstractNumId w:val="15"/>
  </w:num>
  <w:num w:numId="21">
    <w:abstractNumId w:val="90"/>
  </w:num>
  <w:num w:numId="22">
    <w:abstractNumId w:val="24"/>
  </w:num>
  <w:num w:numId="23">
    <w:abstractNumId w:val="66"/>
  </w:num>
  <w:num w:numId="24">
    <w:abstractNumId w:val="61"/>
  </w:num>
  <w:num w:numId="25">
    <w:abstractNumId w:val="85"/>
  </w:num>
  <w:num w:numId="26">
    <w:abstractNumId w:val="93"/>
  </w:num>
  <w:num w:numId="27">
    <w:abstractNumId w:val="48"/>
  </w:num>
  <w:num w:numId="28">
    <w:abstractNumId w:val="9"/>
  </w:num>
  <w:num w:numId="29">
    <w:abstractNumId w:val="41"/>
  </w:num>
  <w:num w:numId="30">
    <w:abstractNumId w:val="17"/>
  </w:num>
  <w:num w:numId="31">
    <w:abstractNumId w:val="87"/>
  </w:num>
  <w:num w:numId="32">
    <w:abstractNumId w:val="88"/>
  </w:num>
  <w:num w:numId="33">
    <w:abstractNumId w:val="50"/>
  </w:num>
  <w:num w:numId="34">
    <w:abstractNumId w:val="39"/>
  </w:num>
  <w:num w:numId="35">
    <w:abstractNumId w:val="55"/>
  </w:num>
  <w:num w:numId="36">
    <w:abstractNumId w:val="97"/>
  </w:num>
  <w:num w:numId="37">
    <w:abstractNumId w:val="95"/>
  </w:num>
  <w:num w:numId="38">
    <w:abstractNumId w:val="65"/>
  </w:num>
  <w:num w:numId="39">
    <w:abstractNumId w:val="22"/>
  </w:num>
  <w:num w:numId="40">
    <w:abstractNumId w:val="69"/>
  </w:num>
  <w:num w:numId="41">
    <w:abstractNumId w:val="98"/>
  </w:num>
  <w:num w:numId="42">
    <w:abstractNumId w:val="11"/>
  </w:num>
  <w:num w:numId="43">
    <w:abstractNumId w:val="51"/>
  </w:num>
  <w:num w:numId="44">
    <w:abstractNumId w:val="25"/>
  </w:num>
  <w:num w:numId="45">
    <w:abstractNumId w:val="8"/>
  </w:num>
  <w:num w:numId="46">
    <w:abstractNumId w:val="47"/>
  </w:num>
  <w:num w:numId="47">
    <w:abstractNumId w:val="32"/>
  </w:num>
  <w:num w:numId="48">
    <w:abstractNumId w:val="10"/>
  </w:num>
  <w:num w:numId="49">
    <w:abstractNumId w:val="76"/>
  </w:num>
  <w:num w:numId="50">
    <w:abstractNumId w:val="28"/>
  </w:num>
  <w:num w:numId="51">
    <w:abstractNumId w:val="23"/>
  </w:num>
  <w:num w:numId="52">
    <w:abstractNumId w:val="84"/>
  </w:num>
  <w:num w:numId="53">
    <w:abstractNumId w:val="14"/>
  </w:num>
  <w:num w:numId="54">
    <w:abstractNumId w:val="68"/>
  </w:num>
  <w:num w:numId="55">
    <w:abstractNumId w:val="64"/>
  </w:num>
  <w:num w:numId="56">
    <w:abstractNumId w:val="78"/>
  </w:num>
  <w:num w:numId="57">
    <w:abstractNumId w:val="40"/>
  </w:num>
  <w:num w:numId="58">
    <w:abstractNumId w:val="101"/>
  </w:num>
  <w:num w:numId="59">
    <w:abstractNumId w:val="59"/>
  </w:num>
  <w:num w:numId="60">
    <w:abstractNumId w:val="31"/>
  </w:num>
  <w:num w:numId="61">
    <w:abstractNumId w:val="83"/>
  </w:num>
  <w:num w:numId="62">
    <w:abstractNumId w:val="91"/>
  </w:num>
  <w:num w:numId="63">
    <w:abstractNumId w:val="80"/>
  </w:num>
  <w:num w:numId="64">
    <w:abstractNumId w:val="52"/>
  </w:num>
  <w:num w:numId="65">
    <w:abstractNumId w:val="62"/>
  </w:num>
  <w:num w:numId="66">
    <w:abstractNumId w:val="96"/>
  </w:num>
  <w:num w:numId="67">
    <w:abstractNumId w:val="42"/>
  </w:num>
  <w:num w:numId="68">
    <w:abstractNumId w:val="79"/>
  </w:num>
  <w:num w:numId="69">
    <w:abstractNumId w:val="44"/>
  </w:num>
  <w:num w:numId="70">
    <w:abstractNumId w:val="70"/>
  </w:num>
  <w:num w:numId="71">
    <w:abstractNumId w:val="46"/>
  </w:num>
  <w:num w:numId="72">
    <w:abstractNumId w:val="86"/>
  </w:num>
  <w:num w:numId="73">
    <w:abstractNumId w:val="72"/>
  </w:num>
  <w:num w:numId="74">
    <w:abstractNumId w:val="71"/>
  </w:num>
  <w:num w:numId="75">
    <w:abstractNumId w:val="53"/>
  </w:num>
  <w:num w:numId="76">
    <w:abstractNumId w:val="26"/>
  </w:num>
  <w:num w:numId="77">
    <w:abstractNumId w:val="57"/>
  </w:num>
  <w:num w:numId="78">
    <w:abstractNumId w:val="5"/>
  </w:num>
  <w:num w:numId="79">
    <w:abstractNumId w:val="6"/>
  </w:num>
  <w:num w:numId="80">
    <w:abstractNumId w:val="43"/>
  </w:num>
  <w:num w:numId="81">
    <w:abstractNumId w:val="60"/>
  </w:num>
  <w:num w:numId="82">
    <w:abstractNumId w:val="45"/>
  </w:num>
  <w:num w:numId="83">
    <w:abstractNumId w:val="37"/>
  </w:num>
  <w:num w:numId="84">
    <w:abstractNumId w:val="19"/>
  </w:num>
  <w:num w:numId="85">
    <w:abstractNumId w:val="13"/>
  </w:num>
  <w:num w:numId="86">
    <w:abstractNumId w:val="12"/>
  </w:num>
  <w:num w:numId="87">
    <w:abstractNumId w:val="81"/>
  </w:num>
  <w:num w:numId="88">
    <w:abstractNumId w:val="99"/>
  </w:num>
  <w:num w:numId="89">
    <w:abstractNumId w:val="89"/>
  </w:num>
  <w:num w:numId="90">
    <w:abstractNumId w:val="36"/>
  </w:num>
  <w:num w:numId="91">
    <w:abstractNumId w:val="21"/>
  </w:num>
  <w:num w:numId="92">
    <w:abstractNumId w:val="35"/>
  </w:num>
  <w:num w:numId="93">
    <w:abstractNumId w:val="77"/>
  </w:num>
  <w:num w:numId="94">
    <w:abstractNumId w:val="38"/>
  </w:num>
  <w:num w:numId="9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activeWritingStyle w:appName="MSWord" w:lang="en-US" w:vendorID="8" w:dllVersion="513" w:checkStyle="1"/>
  <w:stylePaneFormatFilter w:val="3F01"/>
  <w:trackRevisions/>
  <w:defaultTabStop w:val="360"/>
  <w:displayHorizontalDrawingGridEvery w:val="0"/>
  <w:displayVerticalDrawingGridEvery w:val="0"/>
  <w:doNotUseMarginsForDrawingGridOrigin/>
  <w:noPunctuationKerning/>
  <w:characterSpacingControl w:val="doNotCompress"/>
  <w:hdrShapeDefaults>
    <o:shapedefaults v:ext="edit" spidmax="39938"/>
  </w:hdrShapeDefaults>
  <w:footnotePr>
    <w:footnote w:id="0"/>
    <w:footnote w:id="1"/>
  </w:footnotePr>
  <w:endnotePr>
    <w:endnote w:id="0"/>
    <w:endnote w:id="1"/>
  </w:endnotePr>
  <w:compat/>
  <w:rsids>
    <w:rsidRoot w:val="00FF4F2F"/>
    <w:rsid w:val="00004D00"/>
    <w:rsid w:val="00007AF8"/>
    <w:rsid w:val="00025179"/>
    <w:rsid w:val="000544C8"/>
    <w:rsid w:val="00061177"/>
    <w:rsid w:val="00067A3C"/>
    <w:rsid w:val="0007329A"/>
    <w:rsid w:val="00092BF4"/>
    <w:rsid w:val="000B3F05"/>
    <w:rsid w:val="000B4816"/>
    <w:rsid w:val="000C7A34"/>
    <w:rsid w:val="000F7616"/>
    <w:rsid w:val="00105218"/>
    <w:rsid w:val="00120B77"/>
    <w:rsid w:val="0012240E"/>
    <w:rsid w:val="00136E51"/>
    <w:rsid w:val="0014304E"/>
    <w:rsid w:val="00167323"/>
    <w:rsid w:val="00194D20"/>
    <w:rsid w:val="001E022A"/>
    <w:rsid w:val="001E02DC"/>
    <w:rsid w:val="001E78F1"/>
    <w:rsid w:val="002236BB"/>
    <w:rsid w:val="00230569"/>
    <w:rsid w:val="00235DDC"/>
    <w:rsid w:val="00247FF0"/>
    <w:rsid w:val="00270A6F"/>
    <w:rsid w:val="00273491"/>
    <w:rsid w:val="00276C33"/>
    <w:rsid w:val="00287CCB"/>
    <w:rsid w:val="002949F5"/>
    <w:rsid w:val="0031744C"/>
    <w:rsid w:val="00323179"/>
    <w:rsid w:val="00323A41"/>
    <w:rsid w:val="003271EC"/>
    <w:rsid w:val="00340AF5"/>
    <w:rsid w:val="003566E3"/>
    <w:rsid w:val="00385B3F"/>
    <w:rsid w:val="00390B79"/>
    <w:rsid w:val="003A1855"/>
    <w:rsid w:val="003A72DF"/>
    <w:rsid w:val="003A7CE6"/>
    <w:rsid w:val="003B0378"/>
    <w:rsid w:val="003B23EE"/>
    <w:rsid w:val="003D0C3C"/>
    <w:rsid w:val="003D26BC"/>
    <w:rsid w:val="003D3608"/>
    <w:rsid w:val="003D5E5A"/>
    <w:rsid w:val="003D67A6"/>
    <w:rsid w:val="003D7CB8"/>
    <w:rsid w:val="003F1311"/>
    <w:rsid w:val="00403A68"/>
    <w:rsid w:val="00420E95"/>
    <w:rsid w:val="004216AC"/>
    <w:rsid w:val="00425155"/>
    <w:rsid w:val="00437484"/>
    <w:rsid w:val="00463F23"/>
    <w:rsid w:val="004A660C"/>
    <w:rsid w:val="004B21F9"/>
    <w:rsid w:val="004C06B8"/>
    <w:rsid w:val="004D7D76"/>
    <w:rsid w:val="004E1EA3"/>
    <w:rsid w:val="004E2C03"/>
    <w:rsid w:val="004F4328"/>
    <w:rsid w:val="004F6EED"/>
    <w:rsid w:val="00500962"/>
    <w:rsid w:val="0051607B"/>
    <w:rsid w:val="005178B8"/>
    <w:rsid w:val="00537CE7"/>
    <w:rsid w:val="0057107B"/>
    <w:rsid w:val="00573C29"/>
    <w:rsid w:val="00586395"/>
    <w:rsid w:val="00590331"/>
    <w:rsid w:val="00591157"/>
    <w:rsid w:val="005B101C"/>
    <w:rsid w:val="005C5F87"/>
    <w:rsid w:val="005C6B9F"/>
    <w:rsid w:val="005C6E7F"/>
    <w:rsid w:val="00607299"/>
    <w:rsid w:val="00620AA9"/>
    <w:rsid w:val="00624DB2"/>
    <w:rsid w:val="00626BEE"/>
    <w:rsid w:val="006429A2"/>
    <w:rsid w:val="00647A75"/>
    <w:rsid w:val="00686E50"/>
    <w:rsid w:val="00697D08"/>
    <w:rsid w:val="006B6627"/>
    <w:rsid w:val="006B7C9C"/>
    <w:rsid w:val="006C7CD0"/>
    <w:rsid w:val="006D29E0"/>
    <w:rsid w:val="006E60CC"/>
    <w:rsid w:val="00700BE2"/>
    <w:rsid w:val="00702035"/>
    <w:rsid w:val="00740791"/>
    <w:rsid w:val="0075279F"/>
    <w:rsid w:val="00764F59"/>
    <w:rsid w:val="00776E28"/>
    <w:rsid w:val="00777A11"/>
    <w:rsid w:val="00780864"/>
    <w:rsid w:val="007848C7"/>
    <w:rsid w:val="007A0ED2"/>
    <w:rsid w:val="007B5166"/>
    <w:rsid w:val="007C3AAD"/>
    <w:rsid w:val="007F07C0"/>
    <w:rsid w:val="007F4FAC"/>
    <w:rsid w:val="008120E3"/>
    <w:rsid w:val="00823F4F"/>
    <w:rsid w:val="00833518"/>
    <w:rsid w:val="0083561C"/>
    <w:rsid w:val="008562FC"/>
    <w:rsid w:val="00863595"/>
    <w:rsid w:val="00885725"/>
    <w:rsid w:val="008901F6"/>
    <w:rsid w:val="008C78DF"/>
    <w:rsid w:val="008E682D"/>
    <w:rsid w:val="008F6CB9"/>
    <w:rsid w:val="009003DD"/>
    <w:rsid w:val="00921DB6"/>
    <w:rsid w:val="00943FD6"/>
    <w:rsid w:val="00961EF1"/>
    <w:rsid w:val="00961FBA"/>
    <w:rsid w:val="00975B45"/>
    <w:rsid w:val="00982382"/>
    <w:rsid w:val="009A7BE0"/>
    <w:rsid w:val="009B6E66"/>
    <w:rsid w:val="009B72A3"/>
    <w:rsid w:val="009C0EE9"/>
    <w:rsid w:val="009D2E89"/>
    <w:rsid w:val="009F5B48"/>
    <w:rsid w:val="00A13DB5"/>
    <w:rsid w:val="00A30728"/>
    <w:rsid w:val="00A73E66"/>
    <w:rsid w:val="00A83775"/>
    <w:rsid w:val="00A87C7B"/>
    <w:rsid w:val="00AA367B"/>
    <w:rsid w:val="00AB2379"/>
    <w:rsid w:val="00AB7164"/>
    <w:rsid w:val="00AF48C9"/>
    <w:rsid w:val="00B017CF"/>
    <w:rsid w:val="00B32BF7"/>
    <w:rsid w:val="00B3565C"/>
    <w:rsid w:val="00B62114"/>
    <w:rsid w:val="00B62B42"/>
    <w:rsid w:val="00B87411"/>
    <w:rsid w:val="00B934FB"/>
    <w:rsid w:val="00BA399E"/>
    <w:rsid w:val="00BA4FC7"/>
    <w:rsid w:val="00BC10DF"/>
    <w:rsid w:val="00BC5FCD"/>
    <w:rsid w:val="00BC75ED"/>
    <w:rsid w:val="00BD3209"/>
    <w:rsid w:val="00BF3645"/>
    <w:rsid w:val="00BF4663"/>
    <w:rsid w:val="00BF5257"/>
    <w:rsid w:val="00C02960"/>
    <w:rsid w:val="00C03484"/>
    <w:rsid w:val="00C104A4"/>
    <w:rsid w:val="00C11B2E"/>
    <w:rsid w:val="00C1516A"/>
    <w:rsid w:val="00C16833"/>
    <w:rsid w:val="00C26BC0"/>
    <w:rsid w:val="00C31A68"/>
    <w:rsid w:val="00C31B24"/>
    <w:rsid w:val="00C45928"/>
    <w:rsid w:val="00C5243B"/>
    <w:rsid w:val="00C60CCC"/>
    <w:rsid w:val="00C6613D"/>
    <w:rsid w:val="00C77A0D"/>
    <w:rsid w:val="00C81D4C"/>
    <w:rsid w:val="00C90E3B"/>
    <w:rsid w:val="00CB1784"/>
    <w:rsid w:val="00CF1373"/>
    <w:rsid w:val="00D02E7C"/>
    <w:rsid w:val="00D35AC8"/>
    <w:rsid w:val="00D44CE0"/>
    <w:rsid w:val="00D53EAC"/>
    <w:rsid w:val="00D647E0"/>
    <w:rsid w:val="00D66292"/>
    <w:rsid w:val="00D732FA"/>
    <w:rsid w:val="00DC4293"/>
    <w:rsid w:val="00DC477D"/>
    <w:rsid w:val="00DD2ECF"/>
    <w:rsid w:val="00DD50DD"/>
    <w:rsid w:val="00DE2E05"/>
    <w:rsid w:val="00DF0608"/>
    <w:rsid w:val="00E03B11"/>
    <w:rsid w:val="00E15E16"/>
    <w:rsid w:val="00E32D76"/>
    <w:rsid w:val="00E5464E"/>
    <w:rsid w:val="00E55D57"/>
    <w:rsid w:val="00E57660"/>
    <w:rsid w:val="00E71743"/>
    <w:rsid w:val="00E74FA2"/>
    <w:rsid w:val="00E80CF9"/>
    <w:rsid w:val="00E91E17"/>
    <w:rsid w:val="00EA36DC"/>
    <w:rsid w:val="00EE4737"/>
    <w:rsid w:val="00EE6555"/>
    <w:rsid w:val="00F02F47"/>
    <w:rsid w:val="00F03066"/>
    <w:rsid w:val="00F107DC"/>
    <w:rsid w:val="00F17753"/>
    <w:rsid w:val="00F2293C"/>
    <w:rsid w:val="00F26143"/>
    <w:rsid w:val="00F64E34"/>
    <w:rsid w:val="00F66D70"/>
    <w:rsid w:val="00F82AAF"/>
    <w:rsid w:val="00FA0AED"/>
    <w:rsid w:val="00FA3C12"/>
    <w:rsid w:val="00FC2E58"/>
    <w:rsid w:val="00FE003F"/>
    <w:rsid w:val="00FE1009"/>
    <w:rsid w:val="00FF4F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hapeDefaults>
    <o:shapedefaults v:ext="edit" spidmax="399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5155"/>
    <w:pPr>
      <w:keepNext/>
      <w:keepLines/>
    </w:pPr>
  </w:style>
  <w:style w:type="paragraph" w:styleId="Heading1">
    <w:name w:val="heading 1"/>
    <w:basedOn w:val="Normal"/>
    <w:next w:val="Normal"/>
    <w:qFormat/>
    <w:rsid w:val="00425155"/>
    <w:pPr>
      <w:pageBreakBefore/>
      <w:numPr>
        <w:numId w:val="1"/>
      </w:numPr>
      <w:spacing w:before="240" w:after="60"/>
      <w:outlineLvl w:val="0"/>
    </w:pPr>
    <w:rPr>
      <w:b/>
      <w:kern w:val="28"/>
      <w:sz w:val="24"/>
    </w:rPr>
  </w:style>
  <w:style w:type="paragraph" w:styleId="Heading2">
    <w:name w:val="heading 2"/>
    <w:aliases w:val="h2"/>
    <w:basedOn w:val="Normal"/>
    <w:next w:val="Normal"/>
    <w:qFormat/>
    <w:rsid w:val="00425155"/>
    <w:pPr>
      <w:numPr>
        <w:ilvl w:val="1"/>
        <w:numId w:val="1"/>
      </w:numPr>
      <w:spacing w:before="240" w:after="60"/>
      <w:outlineLvl w:val="1"/>
    </w:pPr>
    <w:rPr>
      <w:b/>
      <w:sz w:val="24"/>
    </w:rPr>
  </w:style>
  <w:style w:type="paragraph" w:styleId="Heading3">
    <w:name w:val="heading 3"/>
    <w:aliases w:val="h3"/>
    <w:basedOn w:val="Normal"/>
    <w:next w:val="Normal"/>
    <w:link w:val="Heading3Char"/>
    <w:qFormat/>
    <w:rsid w:val="00425155"/>
    <w:pPr>
      <w:numPr>
        <w:ilvl w:val="2"/>
        <w:numId w:val="1"/>
      </w:numPr>
      <w:spacing w:before="240" w:after="60"/>
      <w:outlineLvl w:val="2"/>
    </w:pPr>
    <w:rPr>
      <w:b/>
      <w:sz w:val="24"/>
    </w:rPr>
  </w:style>
  <w:style w:type="paragraph" w:styleId="Heading4">
    <w:name w:val="heading 4"/>
    <w:aliases w:val="h4"/>
    <w:basedOn w:val="Normal"/>
    <w:next w:val="Normal"/>
    <w:qFormat/>
    <w:rsid w:val="00425155"/>
    <w:pPr>
      <w:numPr>
        <w:ilvl w:val="3"/>
        <w:numId w:val="1"/>
      </w:numPr>
      <w:spacing w:before="240" w:after="60"/>
      <w:outlineLvl w:val="3"/>
    </w:pPr>
    <w:rPr>
      <w:b/>
      <w:sz w:val="24"/>
    </w:rPr>
  </w:style>
  <w:style w:type="paragraph" w:styleId="Heading5">
    <w:name w:val="heading 5"/>
    <w:aliases w:val="h5"/>
    <w:basedOn w:val="Normal"/>
    <w:next w:val="Normal"/>
    <w:qFormat/>
    <w:rsid w:val="00425155"/>
    <w:pPr>
      <w:numPr>
        <w:ilvl w:val="4"/>
        <w:numId w:val="1"/>
      </w:numPr>
      <w:spacing w:before="240" w:after="60"/>
      <w:outlineLvl w:val="4"/>
    </w:pPr>
    <w:rPr>
      <w:b/>
      <w:sz w:val="24"/>
    </w:rPr>
  </w:style>
  <w:style w:type="paragraph" w:styleId="Heading6">
    <w:name w:val="heading 6"/>
    <w:aliases w:val="h6"/>
    <w:basedOn w:val="Normal"/>
    <w:next w:val="Normal"/>
    <w:qFormat/>
    <w:rsid w:val="00425155"/>
    <w:pPr>
      <w:numPr>
        <w:ilvl w:val="5"/>
        <w:numId w:val="1"/>
      </w:numPr>
      <w:spacing w:before="240" w:after="60"/>
      <w:outlineLvl w:val="5"/>
    </w:pPr>
    <w:rPr>
      <w:b/>
      <w:sz w:val="24"/>
    </w:rPr>
  </w:style>
  <w:style w:type="paragraph" w:styleId="Heading7">
    <w:name w:val="heading 7"/>
    <w:basedOn w:val="Normal"/>
    <w:next w:val="Normal"/>
    <w:qFormat/>
    <w:rsid w:val="00425155"/>
    <w:pPr>
      <w:numPr>
        <w:ilvl w:val="6"/>
        <w:numId w:val="1"/>
      </w:numPr>
      <w:spacing w:before="240" w:after="60"/>
      <w:outlineLvl w:val="6"/>
    </w:pPr>
    <w:rPr>
      <w:b/>
      <w:sz w:val="24"/>
    </w:rPr>
  </w:style>
  <w:style w:type="paragraph" w:styleId="Heading8">
    <w:name w:val="heading 8"/>
    <w:basedOn w:val="Normal"/>
    <w:next w:val="Normal"/>
    <w:qFormat/>
    <w:rsid w:val="00425155"/>
    <w:pPr>
      <w:numPr>
        <w:ilvl w:val="7"/>
        <w:numId w:val="1"/>
      </w:numPr>
      <w:spacing w:before="240" w:after="60"/>
      <w:outlineLvl w:val="7"/>
    </w:pPr>
    <w:rPr>
      <w:b/>
      <w:sz w:val="24"/>
    </w:rPr>
  </w:style>
  <w:style w:type="paragraph" w:styleId="Heading9">
    <w:name w:val="heading 9"/>
    <w:basedOn w:val="Normal"/>
    <w:next w:val="Normal"/>
    <w:qFormat/>
    <w:rsid w:val="00425155"/>
    <w:pPr>
      <w:numPr>
        <w:ilvl w:val="8"/>
        <w:numId w:val="1"/>
      </w:numPr>
      <w:spacing w:before="240" w:after="60"/>
      <w:outlineLvl w:val="8"/>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rsid w:val="00425155"/>
    <w:pPr>
      <w:tabs>
        <w:tab w:val="right" w:leader="underscore" w:pos="9360"/>
      </w:tabs>
      <w:spacing w:before="120"/>
    </w:pPr>
    <w:rPr>
      <w:b/>
      <w:sz w:val="24"/>
    </w:rPr>
  </w:style>
  <w:style w:type="paragraph" w:styleId="TOC2">
    <w:name w:val="toc 2"/>
    <w:basedOn w:val="Normal"/>
    <w:next w:val="Normal"/>
    <w:uiPriority w:val="39"/>
    <w:rsid w:val="00425155"/>
    <w:pPr>
      <w:tabs>
        <w:tab w:val="right" w:leader="underscore" w:pos="9360"/>
      </w:tabs>
      <w:spacing w:before="120"/>
    </w:pPr>
    <w:rPr>
      <w:b/>
      <w:sz w:val="24"/>
    </w:rPr>
  </w:style>
  <w:style w:type="paragraph" w:styleId="TOC3">
    <w:name w:val="toc 3"/>
    <w:basedOn w:val="Normal"/>
    <w:next w:val="Normal"/>
    <w:uiPriority w:val="39"/>
    <w:rsid w:val="00425155"/>
    <w:pPr>
      <w:tabs>
        <w:tab w:val="right" w:leader="underscore" w:pos="9360"/>
      </w:tabs>
      <w:ind w:left="202"/>
    </w:pPr>
    <w:rPr>
      <w:b/>
      <w:sz w:val="24"/>
    </w:rPr>
  </w:style>
  <w:style w:type="paragraph" w:styleId="TOC4">
    <w:name w:val="toc 4"/>
    <w:basedOn w:val="Normal"/>
    <w:next w:val="Normal"/>
    <w:uiPriority w:val="39"/>
    <w:rsid w:val="00425155"/>
    <w:pPr>
      <w:tabs>
        <w:tab w:val="right" w:leader="underscore" w:pos="9360"/>
      </w:tabs>
      <w:ind w:left="403"/>
    </w:pPr>
    <w:rPr>
      <w:b/>
      <w:sz w:val="24"/>
    </w:rPr>
  </w:style>
  <w:style w:type="paragraph" w:styleId="TOC5">
    <w:name w:val="toc 5"/>
    <w:basedOn w:val="Normal"/>
    <w:next w:val="Normal"/>
    <w:uiPriority w:val="39"/>
    <w:rsid w:val="00425155"/>
    <w:pPr>
      <w:tabs>
        <w:tab w:val="right" w:leader="underscore" w:pos="9360"/>
      </w:tabs>
      <w:ind w:left="605"/>
    </w:pPr>
    <w:rPr>
      <w:b/>
      <w:sz w:val="24"/>
    </w:rPr>
  </w:style>
  <w:style w:type="paragraph" w:styleId="TOC6">
    <w:name w:val="toc 6"/>
    <w:basedOn w:val="Normal"/>
    <w:next w:val="Normal"/>
    <w:uiPriority w:val="39"/>
    <w:rsid w:val="00425155"/>
    <w:pPr>
      <w:tabs>
        <w:tab w:val="right" w:leader="underscore" w:pos="9360"/>
      </w:tabs>
      <w:ind w:left="806"/>
    </w:pPr>
    <w:rPr>
      <w:b/>
      <w:sz w:val="24"/>
    </w:rPr>
  </w:style>
  <w:style w:type="paragraph" w:styleId="TOC7">
    <w:name w:val="toc 7"/>
    <w:basedOn w:val="Normal"/>
    <w:next w:val="Normal"/>
    <w:uiPriority w:val="39"/>
    <w:rsid w:val="00425155"/>
    <w:pPr>
      <w:tabs>
        <w:tab w:val="right" w:leader="underscore" w:pos="9360"/>
      </w:tabs>
      <w:ind w:left="994"/>
    </w:pPr>
    <w:rPr>
      <w:b/>
      <w:sz w:val="24"/>
    </w:rPr>
  </w:style>
  <w:style w:type="paragraph" w:styleId="TOC8">
    <w:name w:val="toc 8"/>
    <w:basedOn w:val="Normal"/>
    <w:next w:val="Normal"/>
    <w:uiPriority w:val="39"/>
    <w:rsid w:val="00425155"/>
    <w:pPr>
      <w:tabs>
        <w:tab w:val="right" w:leader="underscore" w:pos="9360"/>
      </w:tabs>
      <w:ind w:left="1195"/>
    </w:pPr>
    <w:rPr>
      <w:b/>
      <w:sz w:val="24"/>
    </w:rPr>
  </w:style>
  <w:style w:type="paragraph" w:styleId="TOC9">
    <w:name w:val="toc 9"/>
    <w:basedOn w:val="Normal"/>
    <w:next w:val="Normal"/>
    <w:uiPriority w:val="39"/>
    <w:rsid w:val="00425155"/>
    <w:pPr>
      <w:tabs>
        <w:tab w:val="right" w:leader="underscore" w:pos="9360"/>
      </w:tabs>
      <w:ind w:left="1397"/>
    </w:pPr>
    <w:rPr>
      <w:b/>
      <w:sz w:val="24"/>
    </w:rPr>
  </w:style>
  <w:style w:type="paragraph" w:styleId="Header">
    <w:name w:val="header"/>
    <w:basedOn w:val="Normal"/>
    <w:rsid w:val="00425155"/>
    <w:pPr>
      <w:pageBreakBefore/>
      <w:tabs>
        <w:tab w:val="center" w:pos="4320"/>
        <w:tab w:val="right" w:pos="8640"/>
      </w:tabs>
      <w:jc w:val="center"/>
    </w:pPr>
    <w:rPr>
      <w:b/>
      <w:sz w:val="24"/>
    </w:rPr>
  </w:style>
  <w:style w:type="character" w:styleId="PageNumber">
    <w:name w:val="page number"/>
    <w:basedOn w:val="DefaultParagraphFont"/>
    <w:rsid w:val="00425155"/>
    <w:rPr>
      <w:rFonts w:ascii="Times New Roman" w:hAnsi="Times New Roman"/>
      <w:sz w:val="20"/>
    </w:rPr>
  </w:style>
  <w:style w:type="paragraph" w:styleId="Caption">
    <w:name w:val="caption"/>
    <w:basedOn w:val="Normal"/>
    <w:next w:val="Normal"/>
    <w:qFormat/>
    <w:rsid w:val="00425155"/>
    <w:pPr>
      <w:spacing w:before="120" w:after="120"/>
      <w:jc w:val="center"/>
    </w:pPr>
    <w:rPr>
      <w:b/>
    </w:rPr>
  </w:style>
  <w:style w:type="paragraph" w:styleId="TableofFigures">
    <w:name w:val="table of figures"/>
    <w:basedOn w:val="Normal"/>
    <w:next w:val="Normal"/>
    <w:uiPriority w:val="99"/>
    <w:rsid w:val="00425155"/>
    <w:pPr>
      <w:tabs>
        <w:tab w:val="right" w:leader="underscore" w:pos="9360"/>
      </w:tabs>
      <w:ind w:left="403" w:hanging="403"/>
    </w:pPr>
    <w:rPr>
      <w:b/>
      <w:sz w:val="24"/>
    </w:rPr>
  </w:style>
  <w:style w:type="paragraph" w:styleId="Footer">
    <w:name w:val="footer"/>
    <w:basedOn w:val="Normal"/>
    <w:rsid w:val="00425155"/>
    <w:pPr>
      <w:tabs>
        <w:tab w:val="center" w:pos="4320"/>
        <w:tab w:val="right" w:pos="8640"/>
      </w:tabs>
      <w:jc w:val="center"/>
    </w:pPr>
  </w:style>
  <w:style w:type="paragraph" w:styleId="FootnoteText">
    <w:name w:val="footnote text"/>
    <w:basedOn w:val="Normal"/>
    <w:link w:val="FootnoteTextChar"/>
    <w:semiHidden/>
    <w:rsid w:val="00425155"/>
    <w:rPr>
      <w:sz w:val="16"/>
    </w:rPr>
  </w:style>
  <w:style w:type="character" w:styleId="FootnoteReference">
    <w:name w:val="footnote reference"/>
    <w:basedOn w:val="DefaultParagraphFont"/>
    <w:semiHidden/>
    <w:rsid w:val="00425155"/>
    <w:rPr>
      <w:vertAlign w:val="superscript"/>
    </w:rPr>
  </w:style>
  <w:style w:type="paragraph" w:styleId="BodyText">
    <w:name w:val="Body Text"/>
    <w:basedOn w:val="Normal"/>
    <w:rsid w:val="00425155"/>
    <w:rPr>
      <w:color w:val="0000FF"/>
      <w:u w:val="single"/>
    </w:rPr>
  </w:style>
  <w:style w:type="paragraph" w:styleId="ListContinue">
    <w:name w:val="List Continue"/>
    <w:aliases w:val="list-1"/>
    <w:basedOn w:val="Normal"/>
    <w:rsid w:val="00425155"/>
    <w:pPr>
      <w:keepNext w:val="0"/>
      <w:keepLines w:val="0"/>
      <w:tabs>
        <w:tab w:val="left" w:pos="400"/>
      </w:tabs>
      <w:spacing w:after="240" w:line="230" w:lineRule="atLeast"/>
      <w:ind w:left="400" w:hanging="400"/>
      <w:jc w:val="both"/>
    </w:pPr>
    <w:rPr>
      <w:rFonts w:ascii="Arial" w:eastAsia="MS Mincho" w:hAnsi="Arial"/>
      <w:lang w:val="en-GB" w:eastAsia="ja-JP"/>
    </w:rPr>
  </w:style>
  <w:style w:type="paragraph" w:styleId="ListContinue4">
    <w:name w:val="List Continue 4"/>
    <w:basedOn w:val="ListContinue"/>
    <w:rsid w:val="00425155"/>
    <w:pPr>
      <w:tabs>
        <w:tab w:val="clear" w:pos="400"/>
        <w:tab w:val="num" w:pos="360"/>
        <w:tab w:val="left" w:pos="1600"/>
      </w:tabs>
      <w:ind w:left="0" w:firstLine="0"/>
    </w:pPr>
  </w:style>
  <w:style w:type="paragraph" w:customStyle="1" w:styleId="Arial10Justified">
    <w:name w:val="Arial10Justified"/>
    <w:basedOn w:val="Normal"/>
    <w:rsid w:val="00425155"/>
    <w:pPr>
      <w:keepNext w:val="0"/>
      <w:keepLines w:val="0"/>
      <w:jc w:val="both"/>
    </w:pPr>
  </w:style>
  <w:style w:type="paragraph" w:styleId="BodyTextIndent">
    <w:name w:val="Body Text Indent"/>
    <w:basedOn w:val="Normal"/>
    <w:rsid w:val="00425155"/>
    <w:pPr>
      <w:ind w:left="360"/>
    </w:pPr>
  </w:style>
  <w:style w:type="paragraph" w:styleId="BodyTextIndent2">
    <w:name w:val="Body Text Indent 2"/>
    <w:basedOn w:val="Normal"/>
    <w:rsid w:val="00425155"/>
    <w:pPr>
      <w:ind w:left="1080"/>
    </w:pPr>
  </w:style>
  <w:style w:type="paragraph" w:styleId="BodyTextIndent3">
    <w:name w:val="Body Text Indent 3"/>
    <w:basedOn w:val="Normal"/>
    <w:rsid w:val="00425155"/>
    <w:pPr>
      <w:ind w:left="720"/>
    </w:pPr>
  </w:style>
  <w:style w:type="paragraph" w:customStyle="1" w:styleId="TableDataByteArial9Centered">
    <w:name w:val="TableDataByteArial9Centered"/>
    <w:basedOn w:val="Normal"/>
    <w:rsid w:val="00425155"/>
    <w:pPr>
      <w:spacing w:before="60" w:after="60"/>
      <w:jc w:val="center"/>
    </w:pPr>
    <w:rPr>
      <w:rFonts w:ascii="Arial" w:hAnsi="Arial"/>
      <w:sz w:val="18"/>
      <w:lang w:val="en-GB"/>
    </w:rPr>
  </w:style>
  <w:style w:type="character" w:styleId="Hyperlink">
    <w:name w:val="Hyperlink"/>
    <w:basedOn w:val="DefaultParagraphFont"/>
    <w:uiPriority w:val="99"/>
    <w:rsid w:val="00425155"/>
    <w:rPr>
      <w:color w:val="0000FF"/>
      <w:u w:val="single"/>
    </w:rPr>
  </w:style>
  <w:style w:type="character" w:styleId="FollowedHyperlink">
    <w:name w:val="FollowedHyperlink"/>
    <w:basedOn w:val="DefaultParagraphFont"/>
    <w:rsid w:val="00425155"/>
    <w:rPr>
      <w:color w:val="800080"/>
      <w:u w:val="single"/>
    </w:rPr>
  </w:style>
  <w:style w:type="character" w:styleId="CommentReference">
    <w:name w:val="annotation reference"/>
    <w:basedOn w:val="DefaultParagraphFont"/>
    <w:semiHidden/>
    <w:rsid w:val="00425155"/>
    <w:rPr>
      <w:sz w:val="16"/>
      <w:szCs w:val="16"/>
    </w:rPr>
  </w:style>
  <w:style w:type="paragraph" w:styleId="CommentText">
    <w:name w:val="annotation text"/>
    <w:basedOn w:val="Normal"/>
    <w:semiHidden/>
    <w:rsid w:val="00425155"/>
    <w:pPr>
      <w:keepNext w:val="0"/>
      <w:keepLines w:val="0"/>
    </w:pPr>
  </w:style>
  <w:style w:type="paragraph" w:styleId="BalloonText">
    <w:name w:val="Balloon Text"/>
    <w:basedOn w:val="Normal"/>
    <w:semiHidden/>
    <w:rsid w:val="00F02F47"/>
    <w:rPr>
      <w:rFonts w:ascii="Tahoma" w:hAnsi="Tahoma" w:cs="Tahoma"/>
      <w:sz w:val="16"/>
      <w:szCs w:val="16"/>
    </w:rPr>
  </w:style>
  <w:style w:type="paragraph" w:styleId="ListParagraph">
    <w:name w:val="List Paragraph"/>
    <w:basedOn w:val="Normal"/>
    <w:uiPriority w:val="34"/>
    <w:qFormat/>
    <w:rsid w:val="0057107B"/>
    <w:pPr>
      <w:ind w:left="720"/>
      <w:contextualSpacing/>
    </w:pPr>
  </w:style>
  <w:style w:type="character" w:customStyle="1" w:styleId="Heading3Char">
    <w:name w:val="Heading 3 Char"/>
    <w:aliases w:val="h3 Char"/>
    <w:basedOn w:val="DefaultParagraphFont"/>
    <w:link w:val="Heading3"/>
    <w:rsid w:val="0057107B"/>
    <w:rPr>
      <w:b/>
      <w:sz w:val="24"/>
    </w:rPr>
  </w:style>
  <w:style w:type="character" w:customStyle="1" w:styleId="FootnoteTextChar">
    <w:name w:val="Footnote Text Char"/>
    <w:basedOn w:val="DefaultParagraphFont"/>
    <w:link w:val="FootnoteText"/>
    <w:semiHidden/>
    <w:rsid w:val="0057107B"/>
    <w:rPr>
      <w:sz w:val="16"/>
    </w:rPr>
  </w:style>
  <w:style w:type="paragraph" w:customStyle="1" w:styleId="CellBody">
    <w:name w:val="CellBody"/>
    <w:basedOn w:val="Normal"/>
    <w:rsid w:val="006D29E0"/>
    <w:pPr>
      <w:keepNext w:val="0"/>
      <w:keepLines w:val="0"/>
      <w:jc w:val="center"/>
    </w:pPr>
    <w:rPr>
      <w:rFonts w:ascii="Helvetica" w:hAnsi="Helvetica"/>
      <w:color w:val="00000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po.gm.com/dept/eng/nade/general/index.html"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CDA192-87AD-4F02-8F65-6D475A445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373</Pages>
  <Words>114162</Words>
  <Characters>650724</Characters>
  <Application>Microsoft Office Word</Application>
  <DocSecurity>0</DocSecurity>
  <Lines>5422</Lines>
  <Paragraphs>1526</Paragraphs>
  <ScaleCrop>false</ScaleCrop>
  <HeadingPairs>
    <vt:vector size="2" baseType="variant">
      <vt:variant>
        <vt:lpstr>Title</vt:lpstr>
      </vt:variant>
      <vt:variant>
        <vt:i4>1</vt:i4>
      </vt:variant>
    </vt:vector>
  </HeadingPairs>
  <TitlesOfParts>
    <vt:vector size="1" baseType="lpstr">
      <vt:lpstr>Algorithm Description for the Task Ring (TSKR)</vt:lpstr>
    </vt:vector>
  </TitlesOfParts>
  <Company>GM</Company>
  <LinksUpToDate>false</LinksUpToDate>
  <CharactersWithSpaces>763360</CharactersWithSpaces>
  <SharedDoc>false</SharedDoc>
  <HLinks>
    <vt:vector size="4386" baseType="variant">
      <vt:variant>
        <vt:i4>3801095</vt:i4>
      </vt:variant>
      <vt:variant>
        <vt:i4>4803</vt:i4>
      </vt:variant>
      <vt:variant>
        <vt:i4>0</vt:i4>
      </vt:variant>
      <vt:variant>
        <vt:i4>5</vt:i4>
      </vt:variant>
      <vt:variant>
        <vt:lpwstr/>
      </vt:variant>
      <vt:variant>
        <vt:lpwstr>_Transmission_Fast_Learn</vt:lpwstr>
      </vt:variant>
      <vt:variant>
        <vt:i4>539361309</vt:i4>
      </vt:variant>
      <vt:variant>
        <vt:i4>4800</vt:i4>
      </vt:variant>
      <vt:variant>
        <vt:i4>0</vt:i4>
      </vt:variant>
      <vt:variant>
        <vt:i4>5</vt:i4>
      </vt:variant>
      <vt:variant>
        <vt:lpwstr/>
      </vt:variant>
      <vt:variant>
        <vt:lpwstr>_–_Reverse_Inhibit_1</vt:lpwstr>
      </vt:variant>
      <vt:variant>
        <vt:i4>538378306</vt:i4>
      </vt:variant>
      <vt:variant>
        <vt:i4>4797</vt:i4>
      </vt:variant>
      <vt:variant>
        <vt:i4>0</vt:i4>
      </vt:variant>
      <vt:variant>
        <vt:i4>5</vt:i4>
      </vt:variant>
      <vt:variant>
        <vt:lpwstr/>
      </vt:variant>
      <vt:variant>
        <vt:lpwstr>_–_Reverse_Inhibit</vt:lpwstr>
      </vt:variant>
      <vt:variant>
        <vt:i4>8060973</vt:i4>
      </vt:variant>
      <vt:variant>
        <vt:i4>4770</vt:i4>
      </vt:variant>
      <vt:variant>
        <vt:i4>0</vt:i4>
      </vt:variant>
      <vt:variant>
        <vt:i4>5</vt:i4>
      </vt:variant>
      <vt:variant>
        <vt:lpwstr>http://spo.gm.com/dept/eng/nade/general/index.html</vt:lpwstr>
      </vt:variant>
      <vt:variant>
        <vt:lpwstr/>
      </vt:variant>
      <vt:variant>
        <vt:i4>1966131</vt:i4>
      </vt:variant>
      <vt:variant>
        <vt:i4>4358</vt:i4>
      </vt:variant>
      <vt:variant>
        <vt:i4>0</vt:i4>
      </vt:variant>
      <vt:variant>
        <vt:i4>5</vt:i4>
      </vt:variant>
      <vt:variant>
        <vt:lpwstr/>
      </vt:variant>
      <vt:variant>
        <vt:lpwstr>_Toc201382886</vt:lpwstr>
      </vt:variant>
      <vt:variant>
        <vt:i4>1966131</vt:i4>
      </vt:variant>
      <vt:variant>
        <vt:i4>4352</vt:i4>
      </vt:variant>
      <vt:variant>
        <vt:i4>0</vt:i4>
      </vt:variant>
      <vt:variant>
        <vt:i4>5</vt:i4>
      </vt:variant>
      <vt:variant>
        <vt:lpwstr/>
      </vt:variant>
      <vt:variant>
        <vt:lpwstr>_Toc201382885</vt:lpwstr>
      </vt:variant>
      <vt:variant>
        <vt:i4>1966131</vt:i4>
      </vt:variant>
      <vt:variant>
        <vt:i4>4346</vt:i4>
      </vt:variant>
      <vt:variant>
        <vt:i4>0</vt:i4>
      </vt:variant>
      <vt:variant>
        <vt:i4>5</vt:i4>
      </vt:variant>
      <vt:variant>
        <vt:lpwstr/>
      </vt:variant>
      <vt:variant>
        <vt:lpwstr>_Toc201382884</vt:lpwstr>
      </vt:variant>
      <vt:variant>
        <vt:i4>1966131</vt:i4>
      </vt:variant>
      <vt:variant>
        <vt:i4>4340</vt:i4>
      </vt:variant>
      <vt:variant>
        <vt:i4>0</vt:i4>
      </vt:variant>
      <vt:variant>
        <vt:i4>5</vt:i4>
      </vt:variant>
      <vt:variant>
        <vt:lpwstr/>
      </vt:variant>
      <vt:variant>
        <vt:lpwstr>_Toc201382883</vt:lpwstr>
      </vt:variant>
      <vt:variant>
        <vt:i4>1966131</vt:i4>
      </vt:variant>
      <vt:variant>
        <vt:i4>4334</vt:i4>
      </vt:variant>
      <vt:variant>
        <vt:i4>0</vt:i4>
      </vt:variant>
      <vt:variant>
        <vt:i4>5</vt:i4>
      </vt:variant>
      <vt:variant>
        <vt:lpwstr/>
      </vt:variant>
      <vt:variant>
        <vt:lpwstr>_Toc201382882</vt:lpwstr>
      </vt:variant>
      <vt:variant>
        <vt:i4>1966131</vt:i4>
      </vt:variant>
      <vt:variant>
        <vt:i4>4328</vt:i4>
      </vt:variant>
      <vt:variant>
        <vt:i4>0</vt:i4>
      </vt:variant>
      <vt:variant>
        <vt:i4>5</vt:i4>
      </vt:variant>
      <vt:variant>
        <vt:lpwstr/>
      </vt:variant>
      <vt:variant>
        <vt:lpwstr>_Toc201382881</vt:lpwstr>
      </vt:variant>
      <vt:variant>
        <vt:i4>1966131</vt:i4>
      </vt:variant>
      <vt:variant>
        <vt:i4>4322</vt:i4>
      </vt:variant>
      <vt:variant>
        <vt:i4>0</vt:i4>
      </vt:variant>
      <vt:variant>
        <vt:i4>5</vt:i4>
      </vt:variant>
      <vt:variant>
        <vt:lpwstr/>
      </vt:variant>
      <vt:variant>
        <vt:lpwstr>_Toc201382880</vt:lpwstr>
      </vt:variant>
      <vt:variant>
        <vt:i4>1114163</vt:i4>
      </vt:variant>
      <vt:variant>
        <vt:i4>4316</vt:i4>
      </vt:variant>
      <vt:variant>
        <vt:i4>0</vt:i4>
      </vt:variant>
      <vt:variant>
        <vt:i4>5</vt:i4>
      </vt:variant>
      <vt:variant>
        <vt:lpwstr/>
      </vt:variant>
      <vt:variant>
        <vt:lpwstr>_Toc201382879</vt:lpwstr>
      </vt:variant>
      <vt:variant>
        <vt:i4>1114163</vt:i4>
      </vt:variant>
      <vt:variant>
        <vt:i4>4310</vt:i4>
      </vt:variant>
      <vt:variant>
        <vt:i4>0</vt:i4>
      </vt:variant>
      <vt:variant>
        <vt:i4>5</vt:i4>
      </vt:variant>
      <vt:variant>
        <vt:lpwstr/>
      </vt:variant>
      <vt:variant>
        <vt:lpwstr>_Toc201382878</vt:lpwstr>
      </vt:variant>
      <vt:variant>
        <vt:i4>1114163</vt:i4>
      </vt:variant>
      <vt:variant>
        <vt:i4>4304</vt:i4>
      </vt:variant>
      <vt:variant>
        <vt:i4>0</vt:i4>
      </vt:variant>
      <vt:variant>
        <vt:i4>5</vt:i4>
      </vt:variant>
      <vt:variant>
        <vt:lpwstr/>
      </vt:variant>
      <vt:variant>
        <vt:lpwstr>_Toc201382877</vt:lpwstr>
      </vt:variant>
      <vt:variant>
        <vt:i4>1114163</vt:i4>
      </vt:variant>
      <vt:variant>
        <vt:i4>4298</vt:i4>
      </vt:variant>
      <vt:variant>
        <vt:i4>0</vt:i4>
      </vt:variant>
      <vt:variant>
        <vt:i4>5</vt:i4>
      </vt:variant>
      <vt:variant>
        <vt:lpwstr/>
      </vt:variant>
      <vt:variant>
        <vt:lpwstr>_Toc201382876</vt:lpwstr>
      </vt:variant>
      <vt:variant>
        <vt:i4>1114163</vt:i4>
      </vt:variant>
      <vt:variant>
        <vt:i4>4292</vt:i4>
      </vt:variant>
      <vt:variant>
        <vt:i4>0</vt:i4>
      </vt:variant>
      <vt:variant>
        <vt:i4>5</vt:i4>
      </vt:variant>
      <vt:variant>
        <vt:lpwstr/>
      </vt:variant>
      <vt:variant>
        <vt:lpwstr>_Toc201382875</vt:lpwstr>
      </vt:variant>
      <vt:variant>
        <vt:i4>1114163</vt:i4>
      </vt:variant>
      <vt:variant>
        <vt:i4>4286</vt:i4>
      </vt:variant>
      <vt:variant>
        <vt:i4>0</vt:i4>
      </vt:variant>
      <vt:variant>
        <vt:i4>5</vt:i4>
      </vt:variant>
      <vt:variant>
        <vt:lpwstr/>
      </vt:variant>
      <vt:variant>
        <vt:lpwstr>_Toc201382874</vt:lpwstr>
      </vt:variant>
      <vt:variant>
        <vt:i4>1114163</vt:i4>
      </vt:variant>
      <vt:variant>
        <vt:i4>4280</vt:i4>
      </vt:variant>
      <vt:variant>
        <vt:i4>0</vt:i4>
      </vt:variant>
      <vt:variant>
        <vt:i4>5</vt:i4>
      </vt:variant>
      <vt:variant>
        <vt:lpwstr/>
      </vt:variant>
      <vt:variant>
        <vt:lpwstr>_Toc201382873</vt:lpwstr>
      </vt:variant>
      <vt:variant>
        <vt:i4>1114163</vt:i4>
      </vt:variant>
      <vt:variant>
        <vt:i4>4274</vt:i4>
      </vt:variant>
      <vt:variant>
        <vt:i4>0</vt:i4>
      </vt:variant>
      <vt:variant>
        <vt:i4>5</vt:i4>
      </vt:variant>
      <vt:variant>
        <vt:lpwstr/>
      </vt:variant>
      <vt:variant>
        <vt:lpwstr>_Toc201382872</vt:lpwstr>
      </vt:variant>
      <vt:variant>
        <vt:i4>1114163</vt:i4>
      </vt:variant>
      <vt:variant>
        <vt:i4>4268</vt:i4>
      </vt:variant>
      <vt:variant>
        <vt:i4>0</vt:i4>
      </vt:variant>
      <vt:variant>
        <vt:i4>5</vt:i4>
      </vt:variant>
      <vt:variant>
        <vt:lpwstr/>
      </vt:variant>
      <vt:variant>
        <vt:lpwstr>_Toc201382871</vt:lpwstr>
      </vt:variant>
      <vt:variant>
        <vt:i4>1114163</vt:i4>
      </vt:variant>
      <vt:variant>
        <vt:i4>4262</vt:i4>
      </vt:variant>
      <vt:variant>
        <vt:i4>0</vt:i4>
      </vt:variant>
      <vt:variant>
        <vt:i4>5</vt:i4>
      </vt:variant>
      <vt:variant>
        <vt:lpwstr/>
      </vt:variant>
      <vt:variant>
        <vt:lpwstr>_Toc201382870</vt:lpwstr>
      </vt:variant>
      <vt:variant>
        <vt:i4>1048627</vt:i4>
      </vt:variant>
      <vt:variant>
        <vt:i4>4256</vt:i4>
      </vt:variant>
      <vt:variant>
        <vt:i4>0</vt:i4>
      </vt:variant>
      <vt:variant>
        <vt:i4>5</vt:i4>
      </vt:variant>
      <vt:variant>
        <vt:lpwstr/>
      </vt:variant>
      <vt:variant>
        <vt:lpwstr>_Toc201382869</vt:lpwstr>
      </vt:variant>
      <vt:variant>
        <vt:i4>1048627</vt:i4>
      </vt:variant>
      <vt:variant>
        <vt:i4>4250</vt:i4>
      </vt:variant>
      <vt:variant>
        <vt:i4>0</vt:i4>
      </vt:variant>
      <vt:variant>
        <vt:i4>5</vt:i4>
      </vt:variant>
      <vt:variant>
        <vt:lpwstr/>
      </vt:variant>
      <vt:variant>
        <vt:lpwstr>_Toc201382868</vt:lpwstr>
      </vt:variant>
      <vt:variant>
        <vt:i4>1048627</vt:i4>
      </vt:variant>
      <vt:variant>
        <vt:i4>4244</vt:i4>
      </vt:variant>
      <vt:variant>
        <vt:i4>0</vt:i4>
      </vt:variant>
      <vt:variant>
        <vt:i4>5</vt:i4>
      </vt:variant>
      <vt:variant>
        <vt:lpwstr/>
      </vt:variant>
      <vt:variant>
        <vt:lpwstr>_Toc201382867</vt:lpwstr>
      </vt:variant>
      <vt:variant>
        <vt:i4>1048627</vt:i4>
      </vt:variant>
      <vt:variant>
        <vt:i4>4238</vt:i4>
      </vt:variant>
      <vt:variant>
        <vt:i4>0</vt:i4>
      </vt:variant>
      <vt:variant>
        <vt:i4>5</vt:i4>
      </vt:variant>
      <vt:variant>
        <vt:lpwstr/>
      </vt:variant>
      <vt:variant>
        <vt:lpwstr>_Toc201382866</vt:lpwstr>
      </vt:variant>
      <vt:variant>
        <vt:i4>1048627</vt:i4>
      </vt:variant>
      <vt:variant>
        <vt:i4>4232</vt:i4>
      </vt:variant>
      <vt:variant>
        <vt:i4>0</vt:i4>
      </vt:variant>
      <vt:variant>
        <vt:i4>5</vt:i4>
      </vt:variant>
      <vt:variant>
        <vt:lpwstr/>
      </vt:variant>
      <vt:variant>
        <vt:lpwstr>_Toc201382865</vt:lpwstr>
      </vt:variant>
      <vt:variant>
        <vt:i4>1048627</vt:i4>
      </vt:variant>
      <vt:variant>
        <vt:i4>4226</vt:i4>
      </vt:variant>
      <vt:variant>
        <vt:i4>0</vt:i4>
      </vt:variant>
      <vt:variant>
        <vt:i4>5</vt:i4>
      </vt:variant>
      <vt:variant>
        <vt:lpwstr/>
      </vt:variant>
      <vt:variant>
        <vt:lpwstr>_Toc201382864</vt:lpwstr>
      </vt:variant>
      <vt:variant>
        <vt:i4>1048627</vt:i4>
      </vt:variant>
      <vt:variant>
        <vt:i4>4220</vt:i4>
      </vt:variant>
      <vt:variant>
        <vt:i4>0</vt:i4>
      </vt:variant>
      <vt:variant>
        <vt:i4>5</vt:i4>
      </vt:variant>
      <vt:variant>
        <vt:lpwstr/>
      </vt:variant>
      <vt:variant>
        <vt:lpwstr>_Toc201382863</vt:lpwstr>
      </vt:variant>
      <vt:variant>
        <vt:i4>1048627</vt:i4>
      </vt:variant>
      <vt:variant>
        <vt:i4>4214</vt:i4>
      </vt:variant>
      <vt:variant>
        <vt:i4>0</vt:i4>
      </vt:variant>
      <vt:variant>
        <vt:i4>5</vt:i4>
      </vt:variant>
      <vt:variant>
        <vt:lpwstr/>
      </vt:variant>
      <vt:variant>
        <vt:lpwstr>_Toc201382862</vt:lpwstr>
      </vt:variant>
      <vt:variant>
        <vt:i4>1048627</vt:i4>
      </vt:variant>
      <vt:variant>
        <vt:i4>4208</vt:i4>
      </vt:variant>
      <vt:variant>
        <vt:i4>0</vt:i4>
      </vt:variant>
      <vt:variant>
        <vt:i4>5</vt:i4>
      </vt:variant>
      <vt:variant>
        <vt:lpwstr/>
      </vt:variant>
      <vt:variant>
        <vt:lpwstr>_Toc201382861</vt:lpwstr>
      </vt:variant>
      <vt:variant>
        <vt:i4>1048627</vt:i4>
      </vt:variant>
      <vt:variant>
        <vt:i4>4202</vt:i4>
      </vt:variant>
      <vt:variant>
        <vt:i4>0</vt:i4>
      </vt:variant>
      <vt:variant>
        <vt:i4>5</vt:i4>
      </vt:variant>
      <vt:variant>
        <vt:lpwstr/>
      </vt:variant>
      <vt:variant>
        <vt:lpwstr>_Toc201382860</vt:lpwstr>
      </vt:variant>
      <vt:variant>
        <vt:i4>1245235</vt:i4>
      </vt:variant>
      <vt:variant>
        <vt:i4>4196</vt:i4>
      </vt:variant>
      <vt:variant>
        <vt:i4>0</vt:i4>
      </vt:variant>
      <vt:variant>
        <vt:i4>5</vt:i4>
      </vt:variant>
      <vt:variant>
        <vt:lpwstr/>
      </vt:variant>
      <vt:variant>
        <vt:lpwstr>_Toc201382859</vt:lpwstr>
      </vt:variant>
      <vt:variant>
        <vt:i4>1245235</vt:i4>
      </vt:variant>
      <vt:variant>
        <vt:i4>4190</vt:i4>
      </vt:variant>
      <vt:variant>
        <vt:i4>0</vt:i4>
      </vt:variant>
      <vt:variant>
        <vt:i4>5</vt:i4>
      </vt:variant>
      <vt:variant>
        <vt:lpwstr/>
      </vt:variant>
      <vt:variant>
        <vt:lpwstr>_Toc201382858</vt:lpwstr>
      </vt:variant>
      <vt:variant>
        <vt:i4>1245235</vt:i4>
      </vt:variant>
      <vt:variant>
        <vt:i4>4184</vt:i4>
      </vt:variant>
      <vt:variant>
        <vt:i4>0</vt:i4>
      </vt:variant>
      <vt:variant>
        <vt:i4>5</vt:i4>
      </vt:variant>
      <vt:variant>
        <vt:lpwstr/>
      </vt:variant>
      <vt:variant>
        <vt:lpwstr>_Toc201382857</vt:lpwstr>
      </vt:variant>
      <vt:variant>
        <vt:i4>1245235</vt:i4>
      </vt:variant>
      <vt:variant>
        <vt:i4>4178</vt:i4>
      </vt:variant>
      <vt:variant>
        <vt:i4>0</vt:i4>
      </vt:variant>
      <vt:variant>
        <vt:i4>5</vt:i4>
      </vt:variant>
      <vt:variant>
        <vt:lpwstr/>
      </vt:variant>
      <vt:variant>
        <vt:lpwstr>_Toc201382856</vt:lpwstr>
      </vt:variant>
      <vt:variant>
        <vt:i4>1245235</vt:i4>
      </vt:variant>
      <vt:variant>
        <vt:i4>4172</vt:i4>
      </vt:variant>
      <vt:variant>
        <vt:i4>0</vt:i4>
      </vt:variant>
      <vt:variant>
        <vt:i4>5</vt:i4>
      </vt:variant>
      <vt:variant>
        <vt:lpwstr/>
      </vt:variant>
      <vt:variant>
        <vt:lpwstr>_Toc201382855</vt:lpwstr>
      </vt:variant>
      <vt:variant>
        <vt:i4>1245235</vt:i4>
      </vt:variant>
      <vt:variant>
        <vt:i4>4166</vt:i4>
      </vt:variant>
      <vt:variant>
        <vt:i4>0</vt:i4>
      </vt:variant>
      <vt:variant>
        <vt:i4>5</vt:i4>
      </vt:variant>
      <vt:variant>
        <vt:lpwstr/>
      </vt:variant>
      <vt:variant>
        <vt:lpwstr>_Toc201382854</vt:lpwstr>
      </vt:variant>
      <vt:variant>
        <vt:i4>1245235</vt:i4>
      </vt:variant>
      <vt:variant>
        <vt:i4>4160</vt:i4>
      </vt:variant>
      <vt:variant>
        <vt:i4>0</vt:i4>
      </vt:variant>
      <vt:variant>
        <vt:i4>5</vt:i4>
      </vt:variant>
      <vt:variant>
        <vt:lpwstr/>
      </vt:variant>
      <vt:variant>
        <vt:lpwstr>_Toc201382853</vt:lpwstr>
      </vt:variant>
      <vt:variant>
        <vt:i4>1245235</vt:i4>
      </vt:variant>
      <vt:variant>
        <vt:i4>4154</vt:i4>
      </vt:variant>
      <vt:variant>
        <vt:i4>0</vt:i4>
      </vt:variant>
      <vt:variant>
        <vt:i4>5</vt:i4>
      </vt:variant>
      <vt:variant>
        <vt:lpwstr/>
      </vt:variant>
      <vt:variant>
        <vt:lpwstr>_Toc201382852</vt:lpwstr>
      </vt:variant>
      <vt:variant>
        <vt:i4>1245235</vt:i4>
      </vt:variant>
      <vt:variant>
        <vt:i4>4148</vt:i4>
      </vt:variant>
      <vt:variant>
        <vt:i4>0</vt:i4>
      </vt:variant>
      <vt:variant>
        <vt:i4>5</vt:i4>
      </vt:variant>
      <vt:variant>
        <vt:lpwstr/>
      </vt:variant>
      <vt:variant>
        <vt:lpwstr>_Toc201382851</vt:lpwstr>
      </vt:variant>
      <vt:variant>
        <vt:i4>1245235</vt:i4>
      </vt:variant>
      <vt:variant>
        <vt:i4>4142</vt:i4>
      </vt:variant>
      <vt:variant>
        <vt:i4>0</vt:i4>
      </vt:variant>
      <vt:variant>
        <vt:i4>5</vt:i4>
      </vt:variant>
      <vt:variant>
        <vt:lpwstr/>
      </vt:variant>
      <vt:variant>
        <vt:lpwstr>_Toc201382850</vt:lpwstr>
      </vt:variant>
      <vt:variant>
        <vt:i4>1179699</vt:i4>
      </vt:variant>
      <vt:variant>
        <vt:i4>4136</vt:i4>
      </vt:variant>
      <vt:variant>
        <vt:i4>0</vt:i4>
      </vt:variant>
      <vt:variant>
        <vt:i4>5</vt:i4>
      </vt:variant>
      <vt:variant>
        <vt:lpwstr/>
      </vt:variant>
      <vt:variant>
        <vt:lpwstr>_Toc201382849</vt:lpwstr>
      </vt:variant>
      <vt:variant>
        <vt:i4>1179699</vt:i4>
      </vt:variant>
      <vt:variant>
        <vt:i4>4130</vt:i4>
      </vt:variant>
      <vt:variant>
        <vt:i4>0</vt:i4>
      </vt:variant>
      <vt:variant>
        <vt:i4>5</vt:i4>
      </vt:variant>
      <vt:variant>
        <vt:lpwstr/>
      </vt:variant>
      <vt:variant>
        <vt:lpwstr>_Toc201382848</vt:lpwstr>
      </vt:variant>
      <vt:variant>
        <vt:i4>1179699</vt:i4>
      </vt:variant>
      <vt:variant>
        <vt:i4>4124</vt:i4>
      </vt:variant>
      <vt:variant>
        <vt:i4>0</vt:i4>
      </vt:variant>
      <vt:variant>
        <vt:i4>5</vt:i4>
      </vt:variant>
      <vt:variant>
        <vt:lpwstr/>
      </vt:variant>
      <vt:variant>
        <vt:lpwstr>_Toc201382847</vt:lpwstr>
      </vt:variant>
      <vt:variant>
        <vt:i4>1179699</vt:i4>
      </vt:variant>
      <vt:variant>
        <vt:i4>4118</vt:i4>
      </vt:variant>
      <vt:variant>
        <vt:i4>0</vt:i4>
      </vt:variant>
      <vt:variant>
        <vt:i4>5</vt:i4>
      </vt:variant>
      <vt:variant>
        <vt:lpwstr/>
      </vt:variant>
      <vt:variant>
        <vt:lpwstr>_Toc201382846</vt:lpwstr>
      </vt:variant>
      <vt:variant>
        <vt:i4>1179699</vt:i4>
      </vt:variant>
      <vt:variant>
        <vt:i4>4112</vt:i4>
      </vt:variant>
      <vt:variant>
        <vt:i4>0</vt:i4>
      </vt:variant>
      <vt:variant>
        <vt:i4>5</vt:i4>
      </vt:variant>
      <vt:variant>
        <vt:lpwstr/>
      </vt:variant>
      <vt:variant>
        <vt:lpwstr>_Toc201382845</vt:lpwstr>
      </vt:variant>
      <vt:variant>
        <vt:i4>1179699</vt:i4>
      </vt:variant>
      <vt:variant>
        <vt:i4>4106</vt:i4>
      </vt:variant>
      <vt:variant>
        <vt:i4>0</vt:i4>
      </vt:variant>
      <vt:variant>
        <vt:i4>5</vt:i4>
      </vt:variant>
      <vt:variant>
        <vt:lpwstr/>
      </vt:variant>
      <vt:variant>
        <vt:lpwstr>_Toc201382844</vt:lpwstr>
      </vt:variant>
      <vt:variant>
        <vt:i4>1179699</vt:i4>
      </vt:variant>
      <vt:variant>
        <vt:i4>4100</vt:i4>
      </vt:variant>
      <vt:variant>
        <vt:i4>0</vt:i4>
      </vt:variant>
      <vt:variant>
        <vt:i4>5</vt:i4>
      </vt:variant>
      <vt:variant>
        <vt:lpwstr/>
      </vt:variant>
      <vt:variant>
        <vt:lpwstr>_Toc201382843</vt:lpwstr>
      </vt:variant>
      <vt:variant>
        <vt:i4>1179699</vt:i4>
      </vt:variant>
      <vt:variant>
        <vt:i4>4094</vt:i4>
      </vt:variant>
      <vt:variant>
        <vt:i4>0</vt:i4>
      </vt:variant>
      <vt:variant>
        <vt:i4>5</vt:i4>
      </vt:variant>
      <vt:variant>
        <vt:lpwstr/>
      </vt:variant>
      <vt:variant>
        <vt:lpwstr>_Toc201382842</vt:lpwstr>
      </vt:variant>
      <vt:variant>
        <vt:i4>1179699</vt:i4>
      </vt:variant>
      <vt:variant>
        <vt:i4>4088</vt:i4>
      </vt:variant>
      <vt:variant>
        <vt:i4>0</vt:i4>
      </vt:variant>
      <vt:variant>
        <vt:i4>5</vt:i4>
      </vt:variant>
      <vt:variant>
        <vt:lpwstr/>
      </vt:variant>
      <vt:variant>
        <vt:lpwstr>_Toc201382841</vt:lpwstr>
      </vt:variant>
      <vt:variant>
        <vt:i4>1179699</vt:i4>
      </vt:variant>
      <vt:variant>
        <vt:i4>4082</vt:i4>
      </vt:variant>
      <vt:variant>
        <vt:i4>0</vt:i4>
      </vt:variant>
      <vt:variant>
        <vt:i4>5</vt:i4>
      </vt:variant>
      <vt:variant>
        <vt:lpwstr/>
      </vt:variant>
      <vt:variant>
        <vt:lpwstr>_Toc201382840</vt:lpwstr>
      </vt:variant>
      <vt:variant>
        <vt:i4>1376307</vt:i4>
      </vt:variant>
      <vt:variant>
        <vt:i4>4076</vt:i4>
      </vt:variant>
      <vt:variant>
        <vt:i4>0</vt:i4>
      </vt:variant>
      <vt:variant>
        <vt:i4>5</vt:i4>
      </vt:variant>
      <vt:variant>
        <vt:lpwstr/>
      </vt:variant>
      <vt:variant>
        <vt:lpwstr>_Toc201382839</vt:lpwstr>
      </vt:variant>
      <vt:variant>
        <vt:i4>1376307</vt:i4>
      </vt:variant>
      <vt:variant>
        <vt:i4>4070</vt:i4>
      </vt:variant>
      <vt:variant>
        <vt:i4>0</vt:i4>
      </vt:variant>
      <vt:variant>
        <vt:i4>5</vt:i4>
      </vt:variant>
      <vt:variant>
        <vt:lpwstr/>
      </vt:variant>
      <vt:variant>
        <vt:lpwstr>_Toc201382838</vt:lpwstr>
      </vt:variant>
      <vt:variant>
        <vt:i4>1376307</vt:i4>
      </vt:variant>
      <vt:variant>
        <vt:i4>4064</vt:i4>
      </vt:variant>
      <vt:variant>
        <vt:i4>0</vt:i4>
      </vt:variant>
      <vt:variant>
        <vt:i4>5</vt:i4>
      </vt:variant>
      <vt:variant>
        <vt:lpwstr/>
      </vt:variant>
      <vt:variant>
        <vt:lpwstr>_Toc201382837</vt:lpwstr>
      </vt:variant>
      <vt:variant>
        <vt:i4>1376307</vt:i4>
      </vt:variant>
      <vt:variant>
        <vt:i4>4058</vt:i4>
      </vt:variant>
      <vt:variant>
        <vt:i4>0</vt:i4>
      </vt:variant>
      <vt:variant>
        <vt:i4>5</vt:i4>
      </vt:variant>
      <vt:variant>
        <vt:lpwstr/>
      </vt:variant>
      <vt:variant>
        <vt:lpwstr>_Toc201382836</vt:lpwstr>
      </vt:variant>
      <vt:variant>
        <vt:i4>1376307</vt:i4>
      </vt:variant>
      <vt:variant>
        <vt:i4>4052</vt:i4>
      </vt:variant>
      <vt:variant>
        <vt:i4>0</vt:i4>
      </vt:variant>
      <vt:variant>
        <vt:i4>5</vt:i4>
      </vt:variant>
      <vt:variant>
        <vt:lpwstr/>
      </vt:variant>
      <vt:variant>
        <vt:lpwstr>_Toc201382835</vt:lpwstr>
      </vt:variant>
      <vt:variant>
        <vt:i4>1376307</vt:i4>
      </vt:variant>
      <vt:variant>
        <vt:i4>4046</vt:i4>
      </vt:variant>
      <vt:variant>
        <vt:i4>0</vt:i4>
      </vt:variant>
      <vt:variant>
        <vt:i4>5</vt:i4>
      </vt:variant>
      <vt:variant>
        <vt:lpwstr/>
      </vt:variant>
      <vt:variant>
        <vt:lpwstr>_Toc201382834</vt:lpwstr>
      </vt:variant>
      <vt:variant>
        <vt:i4>1376307</vt:i4>
      </vt:variant>
      <vt:variant>
        <vt:i4>4040</vt:i4>
      </vt:variant>
      <vt:variant>
        <vt:i4>0</vt:i4>
      </vt:variant>
      <vt:variant>
        <vt:i4>5</vt:i4>
      </vt:variant>
      <vt:variant>
        <vt:lpwstr/>
      </vt:variant>
      <vt:variant>
        <vt:lpwstr>_Toc201382833</vt:lpwstr>
      </vt:variant>
      <vt:variant>
        <vt:i4>1376307</vt:i4>
      </vt:variant>
      <vt:variant>
        <vt:i4>4034</vt:i4>
      </vt:variant>
      <vt:variant>
        <vt:i4>0</vt:i4>
      </vt:variant>
      <vt:variant>
        <vt:i4>5</vt:i4>
      </vt:variant>
      <vt:variant>
        <vt:lpwstr/>
      </vt:variant>
      <vt:variant>
        <vt:lpwstr>_Toc201382832</vt:lpwstr>
      </vt:variant>
      <vt:variant>
        <vt:i4>1376307</vt:i4>
      </vt:variant>
      <vt:variant>
        <vt:i4>4028</vt:i4>
      </vt:variant>
      <vt:variant>
        <vt:i4>0</vt:i4>
      </vt:variant>
      <vt:variant>
        <vt:i4>5</vt:i4>
      </vt:variant>
      <vt:variant>
        <vt:lpwstr/>
      </vt:variant>
      <vt:variant>
        <vt:lpwstr>_Toc201382831</vt:lpwstr>
      </vt:variant>
      <vt:variant>
        <vt:i4>1376307</vt:i4>
      </vt:variant>
      <vt:variant>
        <vt:i4>4022</vt:i4>
      </vt:variant>
      <vt:variant>
        <vt:i4>0</vt:i4>
      </vt:variant>
      <vt:variant>
        <vt:i4>5</vt:i4>
      </vt:variant>
      <vt:variant>
        <vt:lpwstr/>
      </vt:variant>
      <vt:variant>
        <vt:lpwstr>_Toc201382830</vt:lpwstr>
      </vt:variant>
      <vt:variant>
        <vt:i4>1310771</vt:i4>
      </vt:variant>
      <vt:variant>
        <vt:i4>4016</vt:i4>
      </vt:variant>
      <vt:variant>
        <vt:i4>0</vt:i4>
      </vt:variant>
      <vt:variant>
        <vt:i4>5</vt:i4>
      </vt:variant>
      <vt:variant>
        <vt:lpwstr/>
      </vt:variant>
      <vt:variant>
        <vt:lpwstr>_Toc201382829</vt:lpwstr>
      </vt:variant>
      <vt:variant>
        <vt:i4>1310771</vt:i4>
      </vt:variant>
      <vt:variant>
        <vt:i4>4010</vt:i4>
      </vt:variant>
      <vt:variant>
        <vt:i4>0</vt:i4>
      </vt:variant>
      <vt:variant>
        <vt:i4>5</vt:i4>
      </vt:variant>
      <vt:variant>
        <vt:lpwstr/>
      </vt:variant>
      <vt:variant>
        <vt:lpwstr>_Toc201382828</vt:lpwstr>
      </vt:variant>
      <vt:variant>
        <vt:i4>1310771</vt:i4>
      </vt:variant>
      <vt:variant>
        <vt:i4>4004</vt:i4>
      </vt:variant>
      <vt:variant>
        <vt:i4>0</vt:i4>
      </vt:variant>
      <vt:variant>
        <vt:i4>5</vt:i4>
      </vt:variant>
      <vt:variant>
        <vt:lpwstr/>
      </vt:variant>
      <vt:variant>
        <vt:lpwstr>_Toc201382827</vt:lpwstr>
      </vt:variant>
      <vt:variant>
        <vt:i4>1310771</vt:i4>
      </vt:variant>
      <vt:variant>
        <vt:i4>3998</vt:i4>
      </vt:variant>
      <vt:variant>
        <vt:i4>0</vt:i4>
      </vt:variant>
      <vt:variant>
        <vt:i4>5</vt:i4>
      </vt:variant>
      <vt:variant>
        <vt:lpwstr/>
      </vt:variant>
      <vt:variant>
        <vt:lpwstr>_Toc201382826</vt:lpwstr>
      </vt:variant>
      <vt:variant>
        <vt:i4>1310771</vt:i4>
      </vt:variant>
      <vt:variant>
        <vt:i4>3992</vt:i4>
      </vt:variant>
      <vt:variant>
        <vt:i4>0</vt:i4>
      </vt:variant>
      <vt:variant>
        <vt:i4>5</vt:i4>
      </vt:variant>
      <vt:variant>
        <vt:lpwstr/>
      </vt:variant>
      <vt:variant>
        <vt:lpwstr>_Toc201382825</vt:lpwstr>
      </vt:variant>
      <vt:variant>
        <vt:i4>1310771</vt:i4>
      </vt:variant>
      <vt:variant>
        <vt:i4>3986</vt:i4>
      </vt:variant>
      <vt:variant>
        <vt:i4>0</vt:i4>
      </vt:variant>
      <vt:variant>
        <vt:i4>5</vt:i4>
      </vt:variant>
      <vt:variant>
        <vt:lpwstr/>
      </vt:variant>
      <vt:variant>
        <vt:lpwstr>_Toc201382824</vt:lpwstr>
      </vt:variant>
      <vt:variant>
        <vt:i4>1310771</vt:i4>
      </vt:variant>
      <vt:variant>
        <vt:i4>3980</vt:i4>
      </vt:variant>
      <vt:variant>
        <vt:i4>0</vt:i4>
      </vt:variant>
      <vt:variant>
        <vt:i4>5</vt:i4>
      </vt:variant>
      <vt:variant>
        <vt:lpwstr/>
      </vt:variant>
      <vt:variant>
        <vt:lpwstr>_Toc201382823</vt:lpwstr>
      </vt:variant>
      <vt:variant>
        <vt:i4>1310771</vt:i4>
      </vt:variant>
      <vt:variant>
        <vt:i4>3974</vt:i4>
      </vt:variant>
      <vt:variant>
        <vt:i4>0</vt:i4>
      </vt:variant>
      <vt:variant>
        <vt:i4>5</vt:i4>
      </vt:variant>
      <vt:variant>
        <vt:lpwstr/>
      </vt:variant>
      <vt:variant>
        <vt:lpwstr>_Toc201382822</vt:lpwstr>
      </vt:variant>
      <vt:variant>
        <vt:i4>1310771</vt:i4>
      </vt:variant>
      <vt:variant>
        <vt:i4>3968</vt:i4>
      </vt:variant>
      <vt:variant>
        <vt:i4>0</vt:i4>
      </vt:variant>
      <vt:variant>
        <vt:i4>5</vt:i4>
      </vt:variant>
      <vt:variant>
        <vt:lpwstr/>
      </vt:variant>
      <vt:variant>
        <vt:lpwstr>_Toc201382821</vt:lpwstr>
      </vt:variant>
      <vt:variant>
        <vt:i4>1310771</vt:i4>
      </vt:variant>
      <vt:variant>
        <vt:i4>3962</vt:i4>
      </vt:variant>
      <vt:variant>
        <vt:i4>0</vt:i4>
      </vt:variant>
      <vt:variant>
        <vt:i4>5</vt:i4>
      </vt:variant>
      <vt:variant>
        <vt:lpwstr/>
      </vt:variant>
      <vt:variant>
        <vt:lpwstr>_Toc201382820</vt:lpwstr>
      </vt:variant>
      <vt:variant>
        <vt:i4>1507379</vt:i4>
      </vt:variant>
      <vt:variant>
        <vt:i4>3956</vt:i4>
      </vt:variant>
      <vt:variant>
        <vt:i4>0</vt:i4>
      </vt:variant>
      <vt:variant>
        <vt:i4>5</vt:i4>
      </vt:variant>
      <vt:variant>
        <vt:lpwstr/>
      </vt:variant>
      <vt:variant>
        <vt:lpwstr>_Toc201382819</vt:lpwstr>
      </vt:variant>
      <vt:variant>
        <vt:i4>1507379</vt:i4>
      </vt:variant>
      <vt:variant>
        <vt:i4>3950</vt:i4>
      </vt:variant>
      <vt:variant>
        <vt:i4>0</vt:i4>
      </vt:variant>
      <vt:variant>
        <vt:i4>5</vt:i4>
      </vt:variant>
      <vt:variant>
        <vt:lpwstr/>
      </vt:variant>
      <vt:variant>
        <vt:lpwstr>_Toc201382818</vt:lpwstr>
      </vt:variant>
      <vt:variant>
        <vt:i4>1507379</vt:i4>
      </vt:variant>
      <vt:variant>
        <vt:i4>3944</vt:i4>
      </vt:variant>
      <vt:variant>
        <vt:i4>0</vt:i4>
      </vt:variant>
      <vt:variant>
        <vt:i4>5</vt:i4>
      </vt:variant>
      <vt:variant>
        <vt:lpwstr/>
      </vt:variant>
      <vt:variant>
        <vt:lpwstr>_Toc201382817</vt:lpwstr>
      </vt:variant>
      <vt:variant>
        <vt:i4>1507379</vt:i4>
      </vt:variant>
      <vt:variant>
        <vt:i4>3938</vt:i4>
      </vt:variant>
      <vt:variant>
        <vt:i4>0</vt:i4>
      </vt:variant>
      <vt:variant>
        <vt:i4>5</vt:i4>
      </vt:variant>
      <vt:variant>
        <vt:lpwstr/>
      </vt:variant>
      <vt:variant>
        <vt:lpwstr>_Toc201382816</vt:lpwstr>
      </vt:variant>
      <vt:variant>
        <vt:i4>1507379</vt:i4>
      </vt:variant>
      <vt:variant>
        <vt:i4>3932</vt:i4>
      </vt:variant>
      <vt:variant>
        <vt:i4>0</vt:i4>
      </vt:variant>
      <vt:variant>
        <vt:i4>5</vt:i4>
      </vt:variant>
      <vt:variant>
        <vt:lpwstr/>
      </vt:variant>
      <vt:variant>
        <vt:lpwstr>_Toc201382815</vt:lpwstr>
      </vt:variant>
      <vt:variant>
        <vt:i4>1507379</vt:i4>
      </vt:variant>
      <vt:variant>
        <vt:i4>3926</vt:i4>
      </vt:variant>
      <vt:variant>
        <vt:i4>0</vt:i4>
      </vt:variant>
      <vt:variant>
        <vt:i4>5</vt:i4>
      </vt:variant>
      <vt:variant>
        <vt:lpwstr/>
      </vt:variant>
      <vt:variant>
        <vt:lpwstr>_Toc201382814</vt:lpwstr>
      </vt:variant>
      <vt:variant>
        <vt:i4>1507379</vt:i4>
      </vt:variant>
      <vt:variant>
        <vt:i4>3920</vt:i4>
      </vt:variant>
      <vt:variant>
        <vt:i4>0</vt:i4>
      </vt:variant>
      <vt:variant>
        <vt:i4>5</vt:i4>
      </vt:variant>
      <vt:variant>
        <vt:lpwstr/>
      </vt:variant>
      <vt:variant>
        <vt:lpwstr>_Toc201382813</vt:lpwstr>
      </vt:variant>
      <vt:variant>
        <vt:i4>1507379</vt:i4>
      </vt:variant>
      <vt:variant>
        <vt:i4>3914</vt:i4>
      </vt:variant>
      <vt:variant>
        <vt:i4>0</vt:i4>
      </vt:variant>
      <vt:variant>
        <vt:i4>5</vt:i4>
      </vt:variant>
      <vt:variant>
        <vt:lpwstr/>
      </vt:variant>
      <vt:variant>
        <vt:lpwstr>_Toc201382812</vt:lpwstr>
      </vt:variant>
      <vt:variant>
        <vt:i4>1507379</vt:i4>
      </vt:variant>
      <vt:variant>
        <vt:i4>3908</vt:i4>
      </vt:variant>
      <vt:variant>
        <vt:i4>0</vt:i4>
      </vt:variant>
      <vt:variant>
        <vt:i4>5</vt:i4>
      </vt:variant>
      <vt:variant>
        <vt:lpwstr/>
      </vt:variant>
      <vt:variant>
        <vt:lpwstr>_Toc201382811</vt:lpwstr>
      </vt:variant>
      <vt:variant>
        <vt:i4>1507379</vt:i4>
      </vt:variant>
      <vt:variant>
        <vt:i4>3902</vt:i4>
      </vt:variant>
      <vt:variant>
        <vt:i4>0</vt:i4>
      </vt:variant>
      <vt:variant>
        <vt:i4>5</vt:i4>
      </vt:variant>
      <vt:variant>
        <vt:lpwstr/>
      </vt:variant>
      <vt:variant>
        <vt:lpwstr>_Toc201382810</vt:lpwstr>
      </vt:variant>
      <vt:variant>
        <vt:i4>1441843</vt:i4>
      </vt:variant>
      <vt:variant>
        <vt:i4>3896</vt:i4>
      </vt:variant>
      <vt:variant>
        <vt:i4>0</vt:i4>
      </vt:variant>
      <vt:variant>
        <vt:i4>5</vt:i4>
      </vt:variant>
      <vt:variant>
        <vt:lpwstr/>
      </vt:variant>
      <vt:variant>
        <vt:lpwstr>_Toc201382809</vt:lpwstr>
      </vt:variant>
      <vt:variant>
        <vt:i4>1441843</vt:i4>
      </vt:variant>
      <vt:variant>
        <vt:i4>3890</vt:i4>
      </vt:variant>
      <vt:variant>
        <vt:i4>0</vt:i4>
      </vt:variant>
      <vt:variant>
        <vt:i4>5</vt:i4>
      </vt:variant>
      <vt:variant>
        <vt:lpwstr/>
      </vt:variant>
      <vt:variant>
        <vt:lpwstr>_Toc201382808</vt:lpwstr>
      </vt:variant>
      <vt:variant>
        <vt:i4>1441843</vt:i4>
      </vt:variant>
      <vt:variant>
        <vt:i4>3884</vt:i4>
      </vt:variant>
      <vt:variant>
        <vt:i4>0</vt:i4>
      </vt:variant>
      <vt:variant>
        <vt:i4>5</vt:i4>
      </vt:variant>
      <vt:variant>
        <vt:lpwstr/>
      </vt:variant>
      <vt:variant>
        <vt:lpwstr>_Toc201382807</vt:lpwstr>
      </vt:variant>
      <vt:variant>
        <vt:i4>1441843</vt:i4>
      </vt:variant>
      <vt:variant>
        <vt:i4>3878</vt:i4>
      </vt:variant>
      <vt:variant>
        <vt:i4>0</vt:i4>
      </vt:variant>
      <vt:variant>
        <vt:i4>5</vt:i4>
      </vt:variant>
      <vt:variant>
        <vt:lpwstr/>
      </vt:variant>
      <vt:variant>
        <vt:lpwstr>_Toc201382806</vt:lpwstr>
      </vt:variant>
      <vt:variant>
        <vt:i4>1441843</vt:i4>
      </vt:variant>
      <vt:variant>
        <vt:i4>3872</vt:i4>
      </vt:variant>
      <vt:variant>
        <vt:i4>0</vt:i4>
      </vt:variant>
      <vt:variant>
        <vt:i4>5</vt:i4>
      </vt:variant>
      <vt:variant>
        <vt:lpwstr/>
      </vt:variant>
      <vt:variant>
        <vt:lpwstr>_Toc201382805</vt:lpwstr>
      </vt:variant>
      <vt:variant>
        <vt:i4>1441843</vt:i4>
      </vt:variant>
      <vt:variant>
        <vt:i4>3866</vt:i4>
      </vt:variant>
      <vt:variant>
        <vt:i4>0</vt:i4>
      </vt:variant>
      <vt:variant>
        <vt:i4>5</vt:i4>
      </vt:variant>
      <vt:variant>
        <vt:lpwstr/>
      </vt:variant>
      <vt:variant>
        <vt:lpwstr>_Toc201382804</vt:lpwstr>
      </vt:variant>
      <vt:variant>
        <vt:i4>1441843</vt:i4>
      </vt:variant>
      <vt:variant>
        <vt:i4>3860</vt:i4>
      </vt:variant>
      <vt:variant>
        <vt:i4>0</vt:i4>
      </vt:variant>
      <vt:variant>
        <vt:i4>5</vt:i4>
      </vt:variant>
      <vt:variant>
        <vt:lpwstr/>
      </vt:variant>
      <vt:variant>
        <vt:lpwstr>_Toc201382803</vt:lpwstr>
      </vt:variant>
      <vt:variant>
        <vt:i4>1441843</vt:i4>
      </vt:variant>
      <vt:variant>
        <vt:i4>3854</vt:i4>
      </vt:variant>
      <vt:variant>
        <vt:i4>0</vt:i4>
      </vt:variant>
      <vt:variant>
        <vt:i4>5</vt:i4>
      </vt:variant>
      <vt:variant>
        <vt:lpwstr/>
      </vt:variant>
      <vt:variant>
        <vt:lpwstr>_Toc201382802</vt:lpwstr>
      </vt:variant>
      <vt:variant>
        <vt:i4>1441843</vt:i4>
      </vt:variant>
      <vt:variant>
        <vt:i4>3848</vt:i4>
      </vt:variant>
      <vt:variant>
        <vt:i4>0</vt:i4>
      </vt:variant>
      <vt:variant>
        <vt:i4>5</vt:i4>
      </vt:variant>
      <vt:variant>
        <vt:lpwstr/>
      </vt:variant>
      <vt:variant>
        <vt:lpwstr>_Toc201382801</vt:lpwstr>
      </vt:variant>
      <vt:variant>
        <vt:i4>1441843</vt:i4>
      </vt:variant>
      <vt:variant>
        <vt:i4>3842</vt:i4>
      </vt:variant>
      <vt:variant>
        <vt:i4>0</vt:i4>
      </vt:variant>
      <vt:variant>
        <vt:i4>5</vt:i4>
      </vt:variant>
      <vt:variant>
        <vt:lpwstr/>
      </vt:variant>
      <vt:variant>
        <vt:lpwstr>_Toc201382800</vt:lpwstr>
      </vt:variant>
      <vt:variant>
        <vt:i4>2031676</vt:i4>
      </vt:variant>
      <vt:variant>
        <vt:i4>3836</vt:i4>
      </vt:variant>
      <vt:variant>
        <vt:i4>0</vt:i4>
      </vt:variant>
      <vt:variant>
        <vt:i4>5</vt:i4>
      </vt:variant>
      <vt:variant>
        <vt:lpwstr/>
      </vt:variant>
      <vt:variant>
        <vt:lpwstr>_Toc201382799</vt:lpwstr>
      </vt:variant>
      <vt:variant>
        <vt:i4>2031676</vt:i4>
      </vt:variant>
      <vt:variant>
        <vt:i4>3830</vt:i4>
      </vt:variant>
      <vt:variant>
        <vt:i4>0</vt:i4>
      </vt:variant>
      <vt:variant>
        <vt:i4>5</vt:i4>
      </vt:variant>
      <vt:variant>
        <vt:lpwstr/>
      </vt:variant>
      <vt:variant>
        <vt:lpwstr>_Toc201382798</vt:lpwstr>
      </vt:variant>
      <vt:variant>
        <vt:i4>2031676</vt:i4>
      </vt:variant>
      <vt:variant>
        <vt:i4>3824</vt:i4>
      </vt:variant>
      <vt:variant>
        <vt:i4>0</vt:i4>
      </vt:variant>
      <vt:variant>
        <vt:i4>5</vt:i4>
      </vt:variant>
      <vt:variant>
        <vt:lpwstr/>
      </vt:variant>
      <vt:variant>
        <vt:lpwstr>_Toc201382797</vt:lpwstr>
      </vt:variant>
      <vt:variant>
        <vt:i4>2031676</vt:i4>
      </vt:variant>
      <vt:variant>
        <vt:i4>3818</vt:i4>
      </vt:variant>
      <vt:variant>
        <vt:i4>0</vt:i4>
      </vt:variant>
      <vt:variant>
        <vt:i4>5</vt:i4>
      </vt:variant>
      <vt:variant>
        <vt:lpwstr/>
      </vt:variant>
      <vt:variant>
        <vt:lpwstr>_Toc201382796</vt:lpwstr>
      </vt:variant>
      <vt:variant>
        <vt:i4>2031676</vt:i4>
      </vt:variant>
      <vt:variant>
        <vt:i4>3812</vt:i4>
      </vt:variant>
      <vt:variant>
        <vt:i4>0</vt:i4>
      </vt:variant>
      <vt:variant>
        <vt:i4>5</vt:i4>
      </vt:variant>
      <vt:variant>
        <vt:lpwstr/>
      </vt:variant>
      <vt:variant>
        <vt:lpwstr>_Toc201382795</vt:lpwstr>
      </vt:variant>
      <vt:variant>
        <vt:i4>2031676</vt:i4>
      </vt:variant>
      <vt:variant>
        <vt:i4>3806</vt:i4>
      </vt:variant>
      <vt:variant>
        <vt:i4>0</vt:i4>
      </vt:variant>
      <vt:variant>
        <vt:i4>5</vt:i4>
      </vt:variant>
      <vt:variant>
        <vt:lpwstr/>
      </vt:variant>
      <vt:variant>
        <vt:lpwstr>_Toc201382794</vt:lpwstr>
      </vt:variant>
      <vt:variant>
        <vt:i4>2031676</vt:i4>
      </vt:variant>
      <vt:variant>
        <vt:i4>3800</vt:i4>
      </vt:variant>
      <vt:variant>
        <vt:i4>0</vt:i4>
      </vt:variant>
      <vt:variant>
        <vt:i4>5</vt:i4>
      </vt:variant>
      <vt:variant>
        <vt:lpwstr/>
      </vt:variant>
      <vt:variant>
        <vt:lpwstr>_Toc201382793</vt:lpwstr>
      </vt:variant>
      <vt:variant>
        <vt:i4>2031676</vt:i4>
      </vt:variant>
      <vt:variant>
        <vt:i4>3794</vt:i4>
      </vt:variant>
      <vt:variant>
        <vt:i4>0</vt:i4>
      </vt:variant>
      <vt:variant>
        <vt:i4>5</vt:i4>
      </vt:variant>
      <vt:variant>
        <vt:lpwstr/>
      </vt:variant>
      <vt:variant>
        <vt:lpwstr>_Toc201382792</vt:lpwstr>
      </vt:variant>
      <vt:variant>
        <vt:i4>2031676</vt:i4>
      </vt:variant>
      <vt:variant>
        <vt:i4>3788</vt:i4>
      </vt:variant>
      <vt:variant>
        <vt:i4>0</vt:i4>
      </vt:variant>
      <vt:variant>
        <vt:i4>5</vt:i4>
      </vt:variant>
      <vt:variant>
        <vt:lpwstr/>
      </vt:variant>
      <vt:variant>
        <vt:lpwstr>_Toc201382791</vt:lpwstr>
      </vt:variant>
      <vt:variant>
        <vt:i4>2031676</vt:i4>
      </vt:variant>
      <vt:variant>
        <vt:i4>3782</vt:i4>
      </vt:variant>
      <vt:variant>
        <vt:i4>0</vt:i4>
      </vt:variant>
      <vt:variant>
        <vt:i4>5</vt:i4>
      </vt:variant>
      <vt:variant>
        <vt:lpwstr/>
      </vt:variant>
      <vt:variant>
        <vt:lpwstr>_Toc201382790</vt:lpwstr>
      </vt:variant>
      <vt:variant>
        <vt:i4>1966140</vt:i4>
      </vt:variant>
      <vt:variant>
        <vt:i4>3776</vt:i4>
      </vt:variant>
      <vt:variant>
        <vt:i4>0</vt:i4>
      </vt:variant>
      <vt:variant>
        <vt:i4>5</vt:i4>
      </vt:variant>
      <vt:variant>
        <vt:lpwstr/>
      </vt:variant>
      <vt:variant>
        <vt:lpwstr>_Toc201382789</vt:lpwstr>
      </vt:variant>
      <vt:variant>
        <vt:i4>1966140</vt:i4>
      </vt:variant>
      <vt:variant>
        <vt:i4>3770</vt:i4>
      </vt:variant>
      <vt:variant>
        <vt:i4>0</vt:i4>
      </vt:variant>
      <vt:variant>
        <vt:i4>5</vt:i4>
      </vt:variant>
      <vt:variant>
        <vt:lpwstr/>
      </vt:variant>
      <vt:variant>
        <vt:lpwstr>_Toc201382788</vt:lpwstr>
      </vt:variant>
      <vt:variant>
        <vt:i4>1966140</vt:i4>
      </vt:variant>
      <vt:variant>
        <vt:i4>3764</vt:i4>
      </vt:variant>
      <vt:variant>
        <vt:i4>0</vt:i4>
      </vt:variant>
      <vt:variant>
        <vt:i4>5</vt:i4>
      </vt:variant>
      <vt:variant>
        <vt:lpwstr/>
      </vt:variant>
      <vt:variant>
        <vt:lpwstr>_Toc201382787</vt:lpwstr>
      </vt:variant>
      <vt:variant>
        <vt:i4>1966140</vt:i4>
      </vt:variant>
      <vt:variant>
        <vt:i4>3758</vt:i4>
      </vt:variant>
      <vt:variant>
        <vt:i4>0</vt:i4>
      </vt:variant>
      <vt:variant>
        <vt:i4>5</vt:i4>
      </vt:variant>
      <vt:variant>
        <vt:lpwstr/>
      </vt:variant>
      <vt:variant>
        <vt:lpwstr>_Toc201382786</vt:lpwstr>
      </vt:variant>
      <vt:variant>
        <vt:i4>1966140</vt:i4>
      </vt:variant>
      <vt:variant>
        <vt:i4>3752</vt:i4>
      </vt:variant>
      <vt:variant>
        <vt:i4>0</vt:i4>
      </vt:variant>
      <vt:variant>
        <vt:i4>5</vt:i4>
      </vt:variant>
      <vt:variant>
        <vt:lpwstr/>
      </vt:variant>
      <vt:variant>
        <vt:lpwstr>_Toc201382785</vt:lpwstr>
      </vt:variant>
      <vt:variant>
        <vt:i4>1966140</vt:i4>
      </vt:variant>
      <vt:variant>
        <vt:i4>3746</vt:i4>
      </vt:variant>
      <vt:variant>
        <vt:i4>0</vt:i4>
      </vt:variant>
      <vt:variant>
        <vt:i4>5</vt:i4>
      </vt:variant>
      <vt:variant>
        <vt:lpwstr/>
      </vt:variant>
      <vt:variant>
        <vt:lpwstr>_Toc201382784</vt:lpwstr>
      </vt:variant>
      <vt:variant>
        <vt:i4>1966140</vt:i4>
      </vt:variant>
      <vt:variant>
        <vt:i4>3740</vt:i4>
      </vt:variant>
      <vt:variant>
        <vt:i4>0</vt:i4>
      </vt:variant>
      <vt:variant>
        <vt:i4>5</vt:i4>
      </vt:variant>
      <vt:variant>
        <vt:lpwstr/>
      </vt:variant>
      <vt:variant>
        <vt:lpwstr>_Toc201382783</vt:lpwstr>
      </vt:variant>
      <vt:variant>
        <vt:i4>1966140</vt:i4>
      </vt:variant>
      <vt:variant>
        <vt:i4>3734</vt:i4>
      </vt:variant>
      <vt:variant>
        <vt:i4>0</vt:i4>
      </vt:variant>
      <vt:variant>
        <vt:i4>5</vt:i4>
      </vt:variant>
      <vt:variant>
        <vt:lpwstr/>
      </vt:variant>
      <vt:variant>
        <vt:lpwstr>_Toc201382782</vt:lpwstr>
      </vt:variant>
      <vt:variant>
        <vt:i4>1966140</vt:i4>
      </vt:variant>
      <vt:variant>
        <vt:i4>3728</vt:i4>
      </vt:variant>
      <vt:variant>
        <vt:i4>0</vt:i4>
      </vt:variant>
      <vt:variant>
        <vt:i4>5</vt:i4>
      </vt:variant>
      <vt:variant>
        <vt:lpwstr/>
      </vt:variant>
      <vt:variant>
        <vt:lpwstr>_Toc201382781</vt:lpwstr>
      </vt:variant>
      <vt:variant>
        <vt:i4>1966140</vt:i4>
      </vt:variant>
      <vt:variant>
        <vt:i4>3722</vt:i4>
      </vt:variant>
      <vt:variant>
        <vt:i4>0</vt:i4>
      </vt:variant>
      <vt:variant>
        <vt:i4>5</vt:i4>
      </vt:variant>
      <vt:variant>
        <vt:lpwstr/>
      </vt:variant>
      <vt:variant>
        <vt:lpwstr>_Toc201382780</vt:lpwstr>
      </vt:variant>
      <vt:variant>
        <vt:i4>1114172</vt:i4>
      </vt:variant>
      <vt:variant>
        <vt:i4>3716</vt:i4>
      </vt:variant>
      <vt:variant>
        <vt:i4>0</vt:i4>
      </vt:variant>
      <vt:variant>
        <vt:i4>5</vt:i4>
      </vt:variant>
      <vt:variant>
        <vt:lpwstr/>
      </vt:variant>
      <vt:variant>
        <vt:lpwstr>_Toc201382779</vt:lpwstr>
      </vt:variant>
      <vt:variant>
        <vt:i4>1114172</vt:i4>
      </vt:variant>
      <vt:variant>
        <vt:i4>3710</vt:i4>
      </vt:variant>
      <vt:variant>
        <vt:i4>0</vt:i4>
      </vt:variant>
      <vt:variant>
        <vt:i4>5</vt:i4>
      </vt:variant>
      <vt:variant>
        <vt:lpwstr/>
      </vt:variant>
      <vt:variant>
        <vt:lpwstr>_Toc201382778</vt:lpwstr>
      </vt:variant>
      <vt:variant>
        <vt:i4>1114172</vt:i4>
      </vt:variant>
      <vt:variant>
        <vt:i4>3704</vt:i4>
      </vt:variant>
      <vt:variant>
        <vt:i4>0</vt:i4>
      </vt:variant>
      <vt:variant>
        <vt:i4>5</vt:i4>
      </vt:variant>
      <vt:variant>
        <vt:lpwstr/>
      </vt:variant>
      <vt:variant>
        <vt:lpwstr>_Toc201382777</vt:lpwstr>
      </vt:variant>
      <vt:variant>
        <vt:i4>1114172</vt:i4>
      </vt:variant>
      <vt:variant>
        <vt:i4>3698</vt:i4>
      </vt:variant>
      <vt:variant>
        <vt:i4>0</vt:i4>
      </vt:variant>
      <vt:variant>
        <vt:i4>5</vt:i4>
      </vt:variant>
      <vt:variant>
        <vt:lpwstr/>
      </vt:variant>
      <vt:variant>
        <vt:lpwstr>_Toc201382776</vt:lpwstr>
      </vt:variant>
      <vt:variant>
        <vt:i4>1114172</vt:i4>
      </vt:variant>
      <vt:variant>
        <vt:i4>3692</vt:i4>
      </vt:variant>
      <vt:variant>
        <vt:i4>0</vt:i4>
      </vt:variant>
      <vt:variant>
        <vt:i4>5</vt:i4>
      </vt:variant>
      <vt:variant>
        <vt:lpwstr/>
      </vt:variant>
      <vt:variant>
        <vt:lpwstr>_Toc201382775</vt:lpwstr>
      </vt:variant>
      <vt:variant>
        <vt:i4>1114172</vt:i4>
      </vt:variant>
      <vt:variant>
        <vt:i4>3686</vt:i4>
      </vt:variant>
      <vt:variant>
        <vt:i4>0</vt:i4>
      </vt:variant>
      <vt:variant>
        <vt:i4>5</vt:i4>
      </vt:variant>
      <vt:variant>
        <vt:lpwstr/>
      </vt:variant>
      <vt:variant>
        <vt:lpwstr>_Toc201382774</vt:lpwstr>
      </vt:variant>
      <vt:variant>
        <vt:i4>1114172</vt:i4>
      </vt:variant>
      <vt:variant>
        <vt:i4>3680</vt:i4>
      </vt:variant>
      <vt:variant>
        <vt:i4>0</vt:i4>
      </vt:variant>
      <vt:variant>
        <vt:i4>5</vt:i4>
      </vt:variant>
      <vt:variant>
        <vt:lpwstr/>
      </vt:variant>
      <vt:variant>
        <vt:lpwstr>_Toc201382773</vt:lpwstr>
      </vt:variant>
      <vt:variant>
        <vt:i4>1114172</vt:i4>
      </vt:variant>
      <vt:variant>
        <vt:i4>3674</vt:i4>
      </vt:variant>
      <vt:variant>
        <vt:i4>0</vt:i4>
      </vt:variant>
      <vt:variant>
        <vt:i4>5</vt:i4>
      </vt:variant>
      <vt:variant>
        <vt:lpwstr/>
      </vt:variant>
      <vt:variant>
        <vt:lpwstr>_Toc201382772</vt:lpwstr>
      </vt:variant>
      <vt:variant>
        <vt:i4>1114172</vt:i4>
      </vt:variant>
      <vt:variant>
        <vt:i4>3668</vt:i4>
      </vt:variant>
      <vt:variant>
        <vt:i4>0</vt:i4>
      </vt:variant>
      <vt:variant>
        <vt:i4>5</vt:i4>
      </vt:variant>
      <vt:variant>
        <vt:lpwstr/>
      </vt:variant>
      <vt:variant>
        <vt:lpwstr>_Toc201382771</vt:lpwstr>
      </vt:variant>
      <vt:variant>
        <vt:i4>1114172</vt:i4>
      </vt:variant>
      <vt:variant>
        <vt:i4>3662</vt:i4>
      </vt:variant>
      <vt:variant>
        <vt:i4>0</vt:i4>
      </vt:variant>
      <vt:variant>
        <vt:i4>5</vt:i4>
      </vt:variant>
      <vt:variant>
        <vt:lpwstr/>
      </vt:variant>
      <vt:variant>
        <vt:lpwstr>_Toc201382770</vt:lpwstr>
      </vt:variant>
      <vt:variant>
        <vt:i4>1048636</vt:i4>
      </vt:variant>
      <vt:variant>
        <vt:i4>3656</vt:i4>
      </vt:variant>
      <vt:variant>
        <vt:i4>0</vt:i4>
      </vt:variant>
      <vt:variant>
        <vt:i4>5</vt:i4>
      </vt:variant>
      <vt:variant>
        <vt:lpwstr/>
      </vt:variant>
      <vt:variant>
        <vt:lpwstr>_Toc201382769</vt:lpwstr>
      </vt:variant>
      <vt:variant>
        <vt:i4>1048636</vt:i4>
      </vt:variant>
      <vt:variant>
        <vt:i4>3650</vt:i4>
      </vt:variant>
      <vt:variant>
        <vt:i4>0</vt:i4>
      </vt:variant>
      <vt:variant>
        <vt:i4>5</vt:i4>
      </vt:variant>
      <vt:variant>
        <vt:lpwstr/>
      </vt:variant>
      <vt:variant>
        <vt:lpwstr>_Toc201382768</vt:lpwstr>
      </vt:variant>
      <vt:variant>
        <vt:i4>1048636</vt:i4>
      </vt:variant>
      <vt:variant>
        <vt:i4>3644</vt:i4>
      </vt:variant>
      <vt:variant>
        <vt:i4>0</vt:i4>
      </vt:variant>
      <vt:variant>
        <vt:i4>5</vt:i4>
      </vt:variant>
      <vt:variant>
        <vt:lpwstr/>
      </vt:variant>
      <vt:variant>
        <vt:lpwstr>_Toc201382767</vt:lpwstr>
      </vt:variant>
      <vt:variant>
        <vt:i4>1048636</vt:i4>
      </vt:variant>
      <vt:variant>
        <vt:i4>3638</vt:i4>
      </vt:variant>
      <vt:variant>
        <vt:i4>0</vt:i4>
      </vt:variant>
      <vt:variant>
        <vt:i4>5</vt:i4>
      </vt:variant>
      <vt:variant>
        <vt:lpwstr/>
      </vt:variant>
      <vt:variant>
        <vt:lpwstr>_Toc201382766</vt:lpwstr>
      </vt:variant>
      <vt:variant>
        <vt:i4>1048636</vt:i4>
      </vt:variant>
      <vt:variant>
        <vt:i4>3632</vt:i4>
      </vt:variant>
      <vt:variant>
        <vt:i4>0</vt:i4>
      </vt:variant>
      <vt:variant>
        <vt:i4>5</vt:i4>
      </vt:variant>
      <vt:variant>
        <vt:lpwstr/>
      </vt:variant>
      <vt:variant>
        <vt:lpwstr>_Toc201382765</vt:lpwstr>
      </vt:variant>
      <vt:variant>
        <vt:i4>1048636</vt:i4>
      </vt:variant>
      <vt:variant>
        <vt:i4>3626</vt:i4>
      </vt:variant>
      <vt:variant>
        <vt:i4>0</vt:i4>
      </vt:variant>
      <vt:variant>
        <vt:i4>5</vt:i4>
      </vt:variant>
      <vt:variant>
        <vt:lpwstr/>
      </vt:variant>
      <vt:variant>
        <vt:lpwstr>_Toc201382764</vt:lpwstr>
      </vt:variant>
      <vt:variant>
        <vt:i4>1048636</vt:i4>
      </vt:variant>
      <vt:variant>
        <vt:i4>3620</vt:i4>
      </vt:variant>
      <vt:variant>
        <vt:i4>0</vt:i4>
      </vt:variant>
      <vt:variant>
        <vt:i4>5</vt:i4>
      </vt:variant>
      <vt:variant>
        <vt:lpwstr/>
      </vt:variant>
      <vt:variant>
        <vt:lpwstr>_Toc201382763</vt:lpwstr>
      </vt:variant>
      <vt:variant>
        <vt:i4>1048636</vt:i4>
      </vt:variant>
      <vt:variant>
        <vt:i4>3614</vt:i4>
      </vt:variant>
      <vt:variant>
        <vt:i4>0</vt:i4>
      </vt:variant>
      <vt:variant>
        <vt:i4>5</vt:i4>
      </vt:variant>
      <vt:variant>
        <vt:lpwstr/>
      </vt:variant>
      <vt:variant>
        <vt:lpwstr>_Toc201382762</vt:lpwstr>
      </vt:variant>
      <vt:variant>
        <vt:i4>1048636</vt:i4>
      </vt:variant>
      <vt:variant>
        <vt:i4>3608</vt:i4>
      </vt:variant>
      <vt:variant>
        <vt:i4>0</vt:i4>
      </vt:variant>
      <vt:variant>
        <vt:i4>5</vt:i4>
      </vt:variant>
      <vt:variant>
        <vt:lpwstr/>
      </vt:variant>
      <vt:variant>
        <vt:lpwstr>_Toc201382761</vt:lpwstr>
      </vt:variant>
      <vt:variant>
        <vt:i4>1048636</vt:i4>
      </vt:variant>
      <vt:variant>
        <vt:i4>3602</vt:i4>
      </vt:variant>
      <vt:variant>
        <vt:i4>0</vt:i4>
      </vt:variant>
      <vt:variant>
        <vt:i4>5</vt:i4>
      </vt:variant>
      <vt:variant>
        <vt:lpwstr/>
      </vt:variant>
      <vt:variant>
        <vt:lpwstr>_Toc201382760</vt:lpwstr>
      </vt:variant>
      <vt:variant>
        <vt:i4>1245244</vt:i4>
      </vt:variant>
      <vt:variant>
        <vt:i4>3596</vt:i4>
      </vt:variant>
      <vt:variant>
        <vt:i4>0</vt:i4>
      </vt:variant>
      <vt:variant>
        <vt:i4>5</vt:i4>
      </vt:variant>
      <vt:variant>
        <vt:lpwstr/>
      </vt:variant>
      <vt:variant>
        <vt:lpwstr>_Toc201382759</vt:lpwstr>
      </vt:variant>
      <vt:variant>
        <vt:i4>1245244</vt:i4>
      </vt:variant>
      <vt:variant>
        <vt:i4>3590</vt:i4>
      </vt:variant>
      <vt:variant>
        <vt:i4>0</vt:i4>
      </vt:variant>
      <vt:variant>
        <vt:i4>5</vt:i4>
      </vt:variant>
      <vt:variant>
        <vt:lpwstr/>
      </vt:variant>
      <vt:variant>
        <vt:lpwstr>_Toc201382758</vt:lpwstr>
      </vt:variant>
      <vt:variant>
        <vt:i4>1245244</vt:i4>
      </vt:variant>
      <vt:variant>
        <vt:i4>3584</vt:i4>
      </vt:variant>
      <vt:variant>
        <vt:i4>0</vt:i4>
      </vt:variant>
      <vt:variant>
        <vt:i4>5</vt:i4>
      </vt:variant>
      <vt:variant>
        <vt:lpwstr/>
      </vt:variant>
      <vt:variant>
        <vt:lpwstr>_Toc201382757</vt:lpwstr>
      </vt:variant>
      <vt:variant>
        <vt:i4>1245244</vt:i4>
      </vt:variant>
      <vt:variant>
        <vt:i4>3578</vt:i4>
      </vt:variant>
      <vt:variant>
        <vt:i4>0</vt:i4>
      </vt:variant>
      <vt:variant>
        <vt:i4>5</vt:i4>
      </vt:variant>
      <vt:variant>
        <vt:lpwstr/>
      </vt:variant>
      <vt:variant>
        <vt:lpwstr>_Toc201382756</vt:lpwstr>
      </vt:variant>
      <vt:variant>
        <vt:i4>1245244</vt:i4>
      </vt:variant>
      <vt:variant>
        <vt:i4>3572</vt:i4>
      </vt:variant>
      <vt:variant>
        <vt:i4>0</vt:i4>
      </vt:variant>
      <vt:variant>
        <vt:i4>5</vt:i4>
      </vt:variant>
      <vt:variant>
        <vt:lpwstr/>
      </vt:variant>
      <vt:variant>
        <vt:lpwstr>_Toc201382755</vt:lpwstr>
      </vt:variant>
      <vt:variant>
        <vt:i4>1245244</vt:i4>
      </vt:variant>
      <vt:variant>
        <vt:i4>3566</vt:i4>
      </vt:variant>
      <vt:variant>
        <vt:i4>0</vt:i4>
      </vt:variant>
      <vt:variant>
        <vt:i4>5</vt:i4>
      </vt:variant>
      <vt:variant>
        <vt:lpwstr/>
      </vt:variant>
      <vt:variant>
        <vt:lpwstr>_Toc201382754</vt:lpwstr>
      </vt:variant>
      <vt:variant>
        <vt:i4>1245244</vt:i4>
      </vt:variant>
      <vt:variant>
        <vt:i4>3560</vt:i4>
      </vt:variant>
      <vt:variant>
        <vt:i4>0</vt:i4>
      </vt:variant>
      <vt:variant>
        <vt:i4>5</vt:i4>
      </vt:variant>
      <vt:variant>
        <vt:lpwstr/>
      </vt:variant>
      <vt:variant>
        <vt:lpwstr>_Toc201382753</vt:lpwstr>
      </vt:variant>
      <vt:variant>
        <vt:i4>1245244</vt:i4>
      </vt:variant>
      <vt:variant>
        <vt:i4>3554</vt:i4>
      </vt:variant>
      <vt:variant>
        <vt:i4>0</vt:i4>
      </vt:variant>
      <vt:variant>
        <vt:i4>5</vt:i4>
      </vt:variant>
      <vt:variant>
        <vt:lpwstr/>
      </vt:variant>
      <vt:variant>
        <vt:lpwstr>_Toc201382752</vt:lpwstr>
      </vt:variant>
      <vt:variant>
        <vt:i4>1245244</vt:i4>
      </vt:variant>
      <vt:variant>
        <vt:i4>3548</vt:i4>
      </vt:variant>
      <vt:variant>
        <vt:i4>0</vt:i4>
      </vt:variant>
      <vt:variant>
        <vt:i4>5</vt:i4>
      </vt:variant>
      <vt:variant>
        <vt:lpwstr/>
      </vt:variant>
      <vt:variant>
        <vt:lpwstr>_Toc201382751</vt:lpwstr>
      </vt:variant>
      <vt:variant>
        <vt:i4>1245244</vt:i4>
      </vt:variant>
      <vt:variant>
        <vt:i4>3542</vt:i4>
      </vt:variant>
      <vt:variant>
        <vt:i4>0</vt:i4>
      </vt:variant>
      <vt:variant>
        <vt:i4>5</vt:i4>
      </vt:variant>
      <vt:variant>
        <vt:lpwstr/>
      </vt:variant>
      <vt:variant>
        <vt:lpwstr>_Toc201382750</vt:lpwstr>
      </vt:variant>
      <vt:variant>
        <vt:i4>1179708</vt:i4>
      </vt:variant>
      <vt:variant>
        <vt:i4>3536</vt:i4>
      </vt:variant>
      <vt:variant>
        <vt:i4>0</vt:i4>
      </vt:variant>
      <vt:variant>
        <vt:i4>5</vt:i4>
      </vt:variant>
      <vt:variant>
        <vt:lpwstr/>
      </vt:variant>
      <vt:variant>
        <vt:lpwstr>_Toc201382749</vt:lpwstr>
      </vt:variant>
      <vt:variant>
        <vt:i4>1179708</vt:i4>
      </vt:variant>
      <vt:variant>
        <vt:i4>3530</vt:i4>
      </vt:variant>
      <vt:variant>
        <vt:i4>0</vt:i4>
      </vt:variant>
      <vt:variant>
        <vt:i4>5</vt:i4>
      </vt:variant>
      <vt:variant>
        <vt:lpwstr/>
      </vt:variant>
      <vt:variant>
        <vt:lpwstr>_Toc201382748</vt:lpwstr>
      </vt:variant>
      <vt:variant>
        <vt:i4>1179708</vt:i4>
      </vt:variant>
      <vt:variant>
        <vt:i4>3524</vt:i4>
      </vt:variant>
      <vt:variant>
        <vt:i4>0</vt:i4>
      </vt:variant>
      <vt:variant>
        <vt:i4>5</vt:i4>
      </vt:variant>
      <vt:variant>
        <vt:lpwstr/>
      </vt:variant>
      <vt:variant>
        <vt:lpwstr>_Toc201382747</vt:lpwstr>
      </vt:variant>
      <vt:variant>
        <vt:i4>1179708</vt:i4>
      </vt:variant>
      <vt:variant>
        <vt:i4>3518</vt:i4>
      </vt:variant>
      <vt:variant>
        <vt:i4>0</vt:i4>
      </vt:variant>
      <vt:variant>
        <vt:i4>5</vt:i4>
      </vt:variant>
      <vt:variant>
        <vt:lpwstr/>
      </vt:variant>
      <vt:variant>
        <vt:lpwstr>_Toc201382746</vt:lpwstr>
      </vt:variant>
      <vt:variant>
        <vt:i4>1179708</vt:i4>
      </vt:variant>
      <vt:variant>
        <vt:i4>3512</vt:i4>
      </vt:variant>
      <vt:variant>
        <vt:i4>0</vt:i4>
      </vt:variant>
      <vt:variant>
        <vt:i4>5</vt:i4>
      </vt:variant>
      <vt:variant>
        <vt:lpwstr/>
      </vt:variant>
      <vt:variant>
        <vt:lpwstr>_Toc201382745</vt:lpwstr>
      </vt:variant>
      <vt:variant>
        <vt:i4>1179708</vt:i4>
      </vt:variant>
      <vt:variant>
        <vt:i4>3506</vt:i4>
      </vt:variant>
      <vt:variant>
        <vt:i4>0</vt:i4>
      </vt:variant>
      <vt:variant>
        <vt:i4>5</vt:i4>
      </vt:variant>
      <vt:variant>
        <vt:lpwstr/>
      </vt:variant>
      <vt:variant>
        <vt:lpwstr>_Toc201382744</vt:lpwstr>
      </vt:variant>
      <vt:variant>
        <vt:i4>1179708</vt:i4>
      </vt:variant>
      <vt:variant>
        <vt:i4>3500</vt:i4>
      </vt:variant>
      <vt:variant>
        <vt:i4>0</vt:i4>
      </vt:variant>
      <vt:variant>
        <vt:i4>5</vt:i4>
      </vt:variant>
      <vt:variant>
        <vt:lpwstr/>
      </vt:variant>
      <vt:variant>
        <vt:lpwstr>_Toc201382743</vt:lpwstr>
      </vt:variant>
      <vt:variant>
        <vt:i4>1179708</vt:i4>
      </vt:variant>
      <vt:variant>
        <vt:i4>3494</vt:i4>
      </vt:variant>
      <vt:variant>
        <vt:i4>0</vt:i4>
      </vt:variant>
      <vt:variant>
        <vt:i4>5</vt:i4>
      </vt:variant>
      <vt:variant>
        <vt:lpwstr/>
      </vt:variant>
      <vt:variant>
        <vt:lpwstr>_Toc201382742</vt:lpwstr>
      </vt:variant>
      <vt:variant>
        <vt:i4>1179708</vt:i4>
      </vt:variant>
      <vt:variant>
        <vt:i4>3488</vt:i4>
      </vt:variant>
      <vt:variant>
        <vt:i4>0</vt:i4>
      </vt:variant>
      <vt:variant>
        <vt:i4>5</vt:i4>
      </vt:variant>
      <vt:variant>
        <vt:lpwstr/>
      </vt:variant>
      <vt:variant>
        <vt:lpwstr>_Toc201382741</vt:lpwstr>
      </vt:variant>
      <vt:variant>
        <vt:i4>1179708</vt:i4>
      </vt:variant>
      <vt:variant>
        <vt:i4>3482</vt:i4>
      </vt:variant>
      <vt:variant>
        <vt:i4>0</vt:i4>
      </vt:variant>
      <vt:variant>
        <vt:i4>5</vt:i4>
      </vt:variant>
      <vt:variant>
        <vt:lpwstr/>
      </vt:variant>
      <vt:variant>
        <vt:lpwstr>_Toc201382740</vt:lpwstr>
      </vt:variant>
      <vt:variant>
        <vt:i4>1376316</vt:i4>
      </vt:variant>
      <vt:variant>
        <vt:i4>3476</vt:i4>
      </vt:variant>
      <vt:variant>
        <vt:i4>0</vt:i4>
      </vt:variant>
      <vt:variant>
        <vt:i4>5</vt:i4>
      </vt:variant>
      <vt:variant>
        <vt:lpwstr/>
      </vt:variant>
      <vt:variant>
        <vt:lpwstr>_Toc201382739</vt:lpwstr>
      </vt:variant>
      <vt:variant>
        <vt:i4>1376316</vt:i4>
      </vt:variant>
      <vt:variant>
        <vt:i4>3470</vt:i4>
      </vt:variant>
      <vt:variant>
        <vt:i4>0</vt:i4>
      </vt:variant>
      <vt:variant>
        <vt:i4>5</vt:i4>
      </vt:variant>
      <vt:variant>
        <vt:lpwstr/>
      </vt:variant>
      <vt:variant>
        <vt:lpwstr>_Toc201382738</vt:lpwstr>
      </vt:variant>
      <vt:variant>
        <vt:i4>1376316</vt:i4>
      </vt:variant>
      <vt:variant>
        <vt:i4>3464</vt:i4>
      </vt:variant>
      <vt:variant>
        <vt:i4>0</vt:i4>
      </vt:variant>
      <vt:variant>
        <vt:i4>5</vt:i4>
      </vt:variant>
      <vt:variant>
        <vt:lpwstr/>
      </vt:variant>
      <vt:variant>
        <vt:lpwstr>_Toc201382737</vt:lpwstr>
      </vt:variant>
      <vt:variant>
        <vt:i4>1376316</vt:i4>
      </vt:variant>
      <vt:variant>
        <vt:i4>3458</vt:i4>
      </vt:variant>
      <vt:variant>
        <vt:i4>0</vt:i4>
      </vt:variant>
      <vt:variant>
        <vt:i4>5</vt:i4>
      </vt:variant>
      <vt:variant>
        <vt:lpwstr/>
      </vt:variant>
      <vt:variant>
        <vt:lpwstr>_Toc201382736</vt:lpwstr>
      </vt:variant>
      <vt:variant>
        <vt:i4>1376316</vt:i4>
      </vt:variant>
      <vt:variant>
        <vt:i4>3452</vt:i4>
      </vt:variant>
      <vt:variant>
        <vt:i4>0</vt:i4>
      </vt:variant>
      <vt:variant>
        <vt:i4>5</vt:i4>
      </vt:variant>
      <vt:variant>
        <vt:lpwstr/>
      </vt:variant>
      <vt:variant>
        <vt:lpwstr>_Toc201382735</vt:lpwstr>
      </vt:variant>
      <vt:variant>
        <vt:i4>1376316</vt:i4>
      </vt:variant>
      <vt:variant>
        <vt:i4>3446</vt:i4>
      </vt:variant>
      <vt:variant>
        <vt:i4>0</vt:i4>
      </vt:variant>
      <vt:variant>
        <vt:i4>5</vt:i4>
      </vt:variant>
      <vt:variant>
        <vt:lpwstr/>
      </vt:variant>
      <vt:variant>
        <vt:lpwstr>_Toc201382734</vt:lpwstr>
      </vt:variant>
      <vt:variant>
        <vt:i4>1376316</vt:i4>
      </vt:variant>
      <vt:variant>
        <vt:i4>3440</vt:i4>
      </vt:variant>
      <vt:variant>
        <vt:i4>0</vt:i4>
      </vt:variant>
      <vt:variant>
        <vt:i4>5</vt:i4>
      </vt:variant>
      <vt:variant>
        <vt:lpwstr/>
      </vt:variant>
      <vt:variant>
        <vt:lpwstr>_Toc201382733</vt:lpwstr>
      </vt:variant>
      <vt:variant>
        <vt:i4>1376316</vt:i4>
      </vt:variant>
      <vt:variant>
        <vt:i4>3434</vt:i4>
      </vt:variant>
      <vt:variant>
        <vt:i4>0</vt:i4>
      </vt:variant>
      <vt:variant>
        <vt:i4>5</vt:i4>
      </vt:variant>
      <vt:variant>
        <vt:lpwstr/>
      </vt:variant>
      <vt:variant>
        <vt:lpwstr>_Toc201382732</vt:lpwstr>
      </vt:variant>
      <vt:variant>
        <vt:i4>1376316</vt:i4>
      </vt:variant>
      <vt:variant>
        <vt:i4>3428</vt:i4>
      </vt:variant>
      <vt:variant>
        <vt:i4>0</vt:i4>
      </vt:variant>
      <vt:variant>
        <vt:i4>5</vt:i4>
      </vt:variant>
      <vt:variant>
        <vt:lpwstr/>
      </vt:variant>
      <vt:variant>
        <vt:lpwstr>_Toc201382731</vt:lpwstr>
      </vt:variant>
      <vt:variant>
        <vt:i4>1376316</vt:i4>
      </vt:variant>
      <vt:variant>
        <vt:i4>3422</vt:i4>
      </vt:variant>
      <vt:variant>
        <vt:i4>0</vt:i4>
      </vt:variant>
      <vt:variant>
        <vt:i4>5</vt:i4>
      </vt:variant>
      <vt:variant>
        <vt:lpwstr/>
      </vt:variant>
      <vt:variant>
        <vt:lpwstr>_Toc201382730</vt:lpwstr>
      </vt:variant>
      <vt:variant>
        <vt:i4>1310780</vt:i4>
      </vt:variant>
      <vt:variant>
        <vt:i4>3416</vt:i4>
      </vt:variant>
      <vt:variant>
        <vt:i4>0</vt:i4>
      </vt:variant>
      <vt:variant>
        <vt:i4>5</vt:i4>
      </vt:variant>
      <vt:variant>
        <vt:lpwstr/>
      </vt:variant>
      <vt:variant>
        <vt:lpwstr>_Toc201382729</vt:lpwstr>
      </vt:variant>
      <vt:variant>
        <vt:i4>1310780</vt:i4>
      </vt:variant>
      <vt:variant>
        <vt:i4>3410</vt:i4>
      </vt:variant>
      <vt:variant>
        <vt:i4>0</vt:i4>
      </vt:variant>
      <vt:variant>
        <vt:i4>5</vt:i4>
      </vt:variant>
      <vt:variant>
        <vt:lpwstr/>
      </vt:variant>
      <vt:variant>
        <vt:lpwstr>_Toc201382728</vt:lpwstr>
      </vt:variant>
      <vt:variant>
        <vt:i4>1310780</vt:i4>
      </vt:variant>
      <vt:variant>
        <vt:i4>3404</vt:i4>
      </vt:variant>
      <vt:variant>
        <vt:i4>0</vt:i4>
      </vt:variant>
      <vt:variant>
        <vt:i4>5</vt:i4>
      </vt:variant>
      <vt:variant>
        <vt:lpwstr/>
      </vt:variant>
      <vt:variant>
        <vt:lpwstr>_Toc201382727</vt:lpwstr>
      </vt:variant>
      <vt:variant>
        <vt:i4>1310780</vt:i4>
      </vt:variant>
      <vt:variant>
        <vt:i4>3398</vt:i4>
      </vt:variant>
      <vt:variant>
        <vt:i4>0</vt:i4>
      </vt:variant>
      <vt:variant>
        <vt:i4>5</vt:i4>
      </vt:variant>
      <vt:variant>
        <vt:lpwstr/>
      </vt:variant>
      <vt:variant>
        <vt:lpwstr>_Toc201382726</vt:lpwstr>
      </vt:variant>
      <vt:variant>
        <vt:i4>1310780</vt:i4>
      </vt:variant>
      <vt:variant>
        <vt:i4>3392</vt:i4>
      </vt:variant>
      <vt:variant>
        <vt:i4>0</vt:i4>
      </vt:variant>
      <vt:variant>
        <vt:i4>5</vt:i4>
      </vt:variant>
      <vt:variant>
        <vt:lpwstr/>
      </vt:variant>
      <vt:variant>
        <vt:lpwstr>_Toc201382725</vt:lpwstr>
      </vt:variant>
      <vt:variant>
        <vt:i4>1310780</vt:i4>
      </vt:variant>
      <vt:variant>
        <vt:i4>3386</vt:i4>
      </vt:variant>
      <vt:variant>
        <vt:i4>0</vt:i4>
      </vt:variant>
      <vt:variant>
        <vt:i4>5</vt:i4>
      </vt:variant>
      <vt:variant>
        <vt:lpwstr/>
      </vt:variant>
      <vt:variant>
        <vt:lpwstr>_Toc201382724</vt:lpwstr>
      </vt:variant>
      <vt:variant>
        <vt:i4>1310780</vt:i4>
      </vt:variant>
      <vt:variant>
        <vt:i4>3380</vt:i4>
      </vt:variant>
      <vt:variant>
        <vt:i4>0</vt:i4>
      </vt:variant>
      <vt:variant>
        <vt:i4>5</vt:i4>
      </vt:variant>
      <vt:variant>
        <vt:lpwstr/>
      </vt:variant>
      <vt:variant>
        <vt:lpwstr>_Toc201382723</vt:lpwstr>
      </vt:variant>
      <vt:variant>
        <vt:i4>1310780</vt:i4>
      </vt:variant>
      <vt:variant>
        <vt:i4>3374</vt:i4>
      </vt:variant>
      <vt:variant>
        <vt:i4>0</vt:i4>
      </vt:variant>
      <vt:variant>
        <vt:i4>5</vt:i4>
      </vt:variant>
      <vt:variant>
        <vt:lpwstr/>
      </vt:variant>
      <vt:variant>
        <vt:lpwstr>_Toc201382722</vt:lpwstr>
      </vt:variant>
      <vt:variant>
        <vt:i4>1310780</vt:i4>
      </vt:variant>
      <vt:variant>
        <vt:i4>3368</vt:i4>
      </vt:variant>
      <vt:variant>
        <vt:i4>0</vt:i4>
      </vt:variant>
      <vt:variant>
        <vt:i4>5</vt:i4>
      </vt:variant>
      <vt:variant>
        <vt:lpwstr/>
      </vt:variant>
      <vt:variant>
        <vt:lpwstr>_Toc201382721</vt:lpwstr>
      </vt:variant>
      <vt:variant>
        <vt:i4>1310780</vt:i4>
      </vt:variant>
      <vt:variant>
        <vt:i4>3362</vt:i4>
      </vt:variant>
      <vt:variant>
        <vt:i4>0</vt:i4>
      </vt:variant>
      <vt:variant>
        <vt:i4>5</vt:i4>
      </vt:variant>
      <vt:variant>
        <vt:lpwstr/>
      </vt:variant>
      <vt:variant>
        <vt:lpwstr>_Toc201382720</vt:lpwstr>
      </vt:variant>
      <vt:variant>
        <vt:i4>1507388</vt:i4>
      </vt:variant>
      <vt:variant>
        <vt:i4>3356</vt:i4>
      </vt:variant>
      <vt:variant>
        <vt:i4>0</vt:i4>
      </vt:variant>
      <vt:variant>
        <vt:i4>5</vt:i4>
      </vt:variant>
      <vt:variant>
        <vt:lpwstr/>
      </vt:variant>
      <vt:variant>
        <vt:lpwstr>_Toc201382719</vt:lpwstr>
      </vt:variant>
      <vt:variant>
        <vt:i4>1507388</vt:i4>
      </vt:variant>
      <vt:variant>
        <vt:i4>3350</vt:i4>
      </vt:variant>
      <vt:variant>
        <vt:i4>0</vt:i4>
      </vt:variant>
      <vt:variant>
        <vt:i4>5</vt:i4>
      </vt:variant>
      <vt:variant>
        <vt:lpwstr/>
      </vt:variant>
      <vt:variant>
        <vt:lpwstr>_Toc201382718</vt:lpwstr>
      </vt:variant>
      <vt:variant>
        <vt:i4>1507388</vt:i4>
      </vt:variant>
      <vt:variant>
        <vt:i4>3344</vt:i4>
      </vt:variant>
      <vt:variant>
        <vt:i4>0</vt:i4>
      </vt:variant>
      <vt:variant>
        <vt:i4>5</vt:i4>
      </vt:variant>
      <vt:variant>
        <vt:lpwstr/>
      </vt:variant>
      <vt:variant>
        <vt:lpwstr>_Toc201382717</vt:lpwstr>
      </vt:variant>
      <vt:variant>
        <vt:i4>1507388</vt:i4>
      </vt:variant>
      <vt:variant>
        <vt:i4>3338</vt:i4>
      </vt:variant>
      <vt:variant>
        <vt:i4>0</vt:i4>
      </vt:variant>
      <vt:variant>
        <vt:i4>5</vt:i4>
      </vt:variant>
      <vt:variant>
        <vt:lpwstr/>
      </vt:variant>
      <vt:variant>
        <vt:lpwstr>_Toc201382716</vt:lpwstr>
      </vt:variant>
      <vt:variant>
        <vt:i4>1507388</vt:i4>
      </vt:variant>
      <vt:variant>
        <vt:i4>3332</vt:i4>
      </vt:variant>
      <vt:variant>
        <vt:i4>0</vt:i4>
      </vt:variant>
      <vt:variant>
        <vt:i4>5</vt:i4>
      </vt:variant>
      <vt:variant>
        <vt:lpwstr/>
      </vt:variant>
      <vt:variant>
        <vt:lpwstr>_Toc201382715</vt:lpwstr>
      </vt:variant>
      <vt:variant>
        <vt:i4>1507388</vt:i4>
      </vt:variant>
      <vt:variant>
        <vt:i4>3326</vt:i4>
      </vt:variant>
      <vt:variant>
        <vt:i4>0</vt:i4>
      </vt:variant>
      <vt:variant>
        <vt:i4>5</vt:i4>
      </vt:variant>
      <vt:variant>
        <vt:lpwstr/>
      </vt:variant>
      <vt:variant>
        <vt:lpwstr>_Toc201382714</vt:lpwstr>
      </vt:variant>
      <vt:variant>
        <vt:i4>1507388</vt:i4>
      </vt:variant>
      <vt:variant>
        <vt:i4>3320</vt:i4>
      </vt:variant>
      <vt:variant>
        <vt:i4>0</vt:i4>
      </vt:variant>
      <vt:variant>
        <vt:i4>5</vt:i4>
      </vt:variant>
      <vt:variant>
        <vt:lpwstr/>
      </vt:variant>
      <vt:variant>
        <vt:lpwstr>_Toc201382713</vt:lpwstr>
      </vt:variant>
      <vt:variant>
        <vt:i4>1507388</vt:i4>
      </vt:variant>
      <vt:variant>
        <vt:i4>3314</vt:i4>
      </vt:variant>
      <vt:variant>
        <vt:i4>0</vt:i4>
      </vt:variant>
      <vt:variant>
        <vt:i4>5</vt:i4>
      </vt:variant>
      <vt:variant>
        <vt:lpwstr/>
      </vt:variant>
      <vt:variant>
        <vt:lpwstr>_Toc201382712</vt:lpwstr>
      </vt:variant>
      <vt:variant>
        <vt:i4>1507388</vt:i4>
      </vt:variant>
      <vt:variant>
        <vt:i4>3308</vt:i4>
      </vt:variant>
      <vt:variant>
        <vt:i4>0</vt:i4>
      </vt:variant>
      <vt:variant>
        <vt:i4>5</vt:i4>
      </vt:variant>
      <vt:variant>
        <vt:lpwstr/>
      </vt:variant>
      <vt:variant>
        <vt:lpwstr>_Toc201382711</vt:lpwstr>
      </vt:variant>
      <vt:variant>
        <vt:i4>1507388</vt:i4>
      </vt:variant>
      <vt:variant>
        <vt:i4>3302</vt:i4>
      </vt:variant>
      <vt:variant>
        <vt:i4>0</vt:i4>
      </vt:variant>
      <vt:variant>
        <vt:i4>5</vt:i4>
      </vt:variant>
      <vt:variant>
        <vt:lpwstr/>
      </vt:variant>
      <vt:variant>
        <vt:lpwstr>_Toc201382710</vt:lpwstr>
      </vt:variant>
      <vt:variant>
        <vt:i4>1441852</vt:i4>
      </vt:variant>
      <vt:variant>
        <vt:i4>3296</vt:i4>
      </vt:variant>
      <vt:variant>
        <vt:i4>0</vt:i4>
      </vt:variant>
      <vt:variant>
        <vt:i4>5</vt:i4>
      </vt:variant>
      <vt:variant>
        <vt:lpwstr/>
      </vt:variant>
      <vt:variant>
        <vt:lpwstr>_Toc201382709</vt:lpwstr>
      </vt:variant>
      <vt:variant>
        <vt:i4>1441852</vt:i4>
      </vt:variant>
      <vt:variant>
        <vt:i4>3290</vt:i4>
      </vt:variant>
      <vt:variant>
        <vt:i4>0</vt:i4>
      </vt:variant>
      <vt:variant>
        <vt:i4>5</vt:i4>
      </vt:variant>
      <vt:variant>
        <vt:lpwstr/>
      </vt:variant>
      <vt:variant>
        <vt:lpwstr>_Toc201382708</vt:lpwstr>
      </vt:variant>
      <vt:variant>
        <vt:i4>1441852</vt:i4>
      </vt:variant>
      <vt:variant>
        <vt:i4>3284</vt:i4>
      </vt:variant>
      <vt:variant>
        <vt:i4>0</vt:i4>
      </vt:variant>
      <vt:variant>
        <vt:i4>5</vt:i4>
      </vt:variant>
      <vt:variant>
        <vt:lpwstr/>
      </vt:variant>
      <vt:variant>
        <vt:lpwstr>_Toc201382707</vt:lpwstr>
      </vt:variant>
      <vt:variant>
        <vt:i4>1441852</vt:i4>
      </vt:variant>
      <vt:variant>
        <vt:i4>3278</vt:i4>
      </vt:variant>
      <vt:variant>
        <vt:i4>0</vt:i4>
      </vt:variant>
      <vt:variant>
        <vt:i4>5</vt:i4>
      </vt:variant>
      <vt:variant>
        <vt:lpwstr/>
      </vt:variant>
      <vt:variant>
        <vt:lpwstr>_Toc201382706</vt:lpwstr>
      </vt:variant>
      <vt:variant>
        <vt:i4>1441852</vt:i4>
      </vt:variant>
      <vt:variant>
        <vt:i4>3272</vt:i4>
      </vt:variant>
      <vt:variant>
        <vt:i4>0</vt:i4>
      </vt:variant>
      <vt:variant>
        <vt:i4>5</vt:i4>
      </vt:variant>
      <vt:variant>
        <vt:lpwstr/>
      </vt:variant>
      <vt:variant>
        <vt:lpwstr>_Toc201382705</vt:lpwstr>
      </vt:variant>
      <vt:variant>
        <vt:i4>1441852</vt:i4>
      </vt:variant>
      <vt:variant>
        <vt:i4>3266</vt:i4>
      </vt:variant>
      <vt:variant>
        <vt:i4>0</vt:i4>
      </vt:variant>
      <vt:variant>
        <vt:i4>5</vt:i4>
      </vt:variant>
      <vt:variant>
        <vt:lpwstr/>
      </vt:variant>
      <vt:variant>
        <vt:lpwstr>_Toc201382704</vt:lpwstr>
      </vt:variant>
      <vt:variant>
        <vt:i4>1441852</vt:i4>
      </vt:variant>
      <vt:variant>
        <vt:i4>3260</vt:i4>
      </vt:variant>
      <vt:variant>
        <vt:i4>0</vt:i4>
      </vt:variant>
      <vt:variant>
        <vt:i4>5</vt:i4>
      </vt:variant>
      <vt:variant>
        <vt:lpwstr/>
      </vt:variant>
      <vt:variant>
        <vt:lpwstr>_Toc201382703</vt:lpwstr>
      </vt:variant>
      <vt:variant>
        <vt:i4>1441852</vt:i4>
      </vt:variant>
      <vt:variant>
        <vt:i4>3254</vt:i4>
      </vt:variant>
      <vt:variant>
        <vt:i4>0</vt:i4>
      </vt:variant>
      <vt:variant>
        <vt:i4>5</vt:i4>
      </vt:variant>
      <vt:variant>
        <vt:lpwstr/>
      </vt:variant>
      <vt:variant>
        <vt:lpwstr>_Toc201382702</vt:lpwstr>
      </vt:variant>
      <vt:variant>
        <vt:i4>1441852</vt:i4>
      </vt:variant>
      <vt:variant>
        <vt:i4>3248</vt:i4>
      </vt:variant>
      <vt:variant>
        <vt:i4>0</vt:i4>
      </vt:variant>
      <vt:variant>
        <vt:i4>5</vt:i4>
      </vt:variant>
      <vt:variant>
        <vt:lpwstr/>
      </vt:variant>
      <vt:variant>
        <vt:lpwstr>_Toc201382701</vt:lpwstr>
      </vt:variant>
      <vt:variant>
        <vt:i4>1441852</vt:i4>
      </vt:variant>
      <vt:variant>
        <vt:i4>3242</vt:i4>
      </vt:variant>
      <vt:variant>
        <vt:i4>0</vt:i4>
      </vt:variant>
      <vt:variant>
        <vt:i4>5</vt:i4>
      </vt:variant>
      <vt:variant>
        <vt:lpwstr/>
      </vt:variant>
      <vt:variant>
        <vt:lpwstr>_Toc201382700</vt:lpwstr>
      </vt:variant>
      <vt:variant>
        <vt:i4>2031677</vt:i4>
      </vt:variant>
      <vt:variant>
        <vt:i4>3236</vt:i4>
      </vt:variant>
      <vt:variant>
        <vt:i4>0</vt:i4>
      </vt:variant>
      <vt:variant>
        <vt:i4>5</vt:i4>
      </vt:variant>
      <vt:variant>
        <vt:lpwstr/>
      </vt:variant>
      <vt:variant>
        <vt:lpwstr>_Toc201382699</vt:lpwstr>
      </vt:variant>
      <vt:variant>
        <vt:i4>2031677</vt:i4>
      </vt:variant>
      <vt:variant>
        <vt:i4>3230</vt:i4>
      </vt:variant>
      <vt:variant>
        <vt:i4>0</vt:i4>
      </vt:variant>
      <vt:variant>
        <vt:i4>5</vt:i4>
      </vt:variant>
      <vt:variant>
        <vt:lpwstr/>
      </vt:variant>
      <vt:variant>
        <vt:lpwstr>_Toc201382698</vt:lpwstr>
      </vt:variant>
      <vt:variant>
        <vt:i4>2031677</vt:i4>
      </vt:variant>
      <vt:variant>
        <vt:i4>3224</vt:i4>
      </vt:variant>
      <vt:variant>
        <vt:i4>0</vt:i4>
      </vt:variant>
      <vt:variant>
        <vt:i4>5</vt:i4>
      </vt:variant>
      <vt:variant>
        <vt:lpwstr/>
      </vt:variant>
      <vt:variant>
        <vt:lpwstr>_Toc201382697</vt:lpwstr>
      </vt:variant>
      <vt:variant>
        <vt:i4>2031677</vt:i4>
      </vt:variant>
      <vt:variant>
        <vt:i4>3218</vt:i4>
      </vt:variant>
      <vt:variant>
        <vt:i4>0</vt:i4>
      </vt:variant>
      <vt:variant>
        <vt:i4>5</vt:i4>
      </vt:variant>
      <vt:variant>
        <vt:lpwstr/>
      </vt:variant>
      <vt:variant>
        <vt:lpwstr>_Toc201382696</vt:lpwstr>
      </vt:variant>
      <vt:variant>
        <vt:i4>2031677</vt:i4>
      </vt:variant>
      <vt:variant>
        <vt:i4>3212</vt:i4>
      </vt:variant>
      <vt:variant>
        <vt:i4>0</vt:i4>
      </vt:variant>
      <vt:variant>
        <vt:i4>5</vt:i4>
      </vt:variant>
      <vt:variant>
        <vt:lpwstr/>
      </vt:variant>
      <vt:variant>
        <vt:lpwstr>_Toc201382695</vt:lpwstr>
      </vt:variant>
      <vt:variant>
        <vt:i4>2031677</vt:i4>
      </vt:variant>
      <vt:variant>
        <vt:i4>3206</vt:i4>
      </vt:variant>
      <vt:variant>
        <vt:i4>0</vt:i4>
      </vt:variant>
      <vt:variant>
        <vt:i4>5</vt:i4>
      </vt:variant>
      <vt:variant>
        <vt:lpwstr/>
      </vt:variant>
      <vt:variant>
        <vt:lpwstr>_Toc201382694</vt:lpwstr>
      </vt:variant>
      <vt:variant>
        <vt:i4>2031677</vt:i4>
      </vt:variant>
      <vt:variant>
        <vt:i4>3200</vt:i4>
      </vt:variant>
      <vt:variant>
        <vt:i4>0</vt:i4>
      </vt:variant>
      <vt:variant>
        <vt:i4>5</vt:i4>
      </vt:variant>
      <vt:variant>
        <vt:lpwstr/>
      </vt:variant>
      <vt:variant>
        <vt:lpwstr>_Toc201382693</vt:lpwstr>
      </vt:variant>
      <vt:variant>
        <vt:i4>2031677</vt:i4>
      </vt:variant>
      <vt:variant>
        <vt:i4>3194</vt:i4>
      </vt:variant>
      <vt:variant>
        <vt:i4>0</vt:i4>
      </vt:variant>
      <vt:variant>
        <vt:i4>5</vt:i4>
      </vt:variant>
      <vt:variant>
        <vt:lpwstr/>
      </vt:variant>
      <vt:variant>
        <vt:lpwstr>_Toc201382692</vt:lpwstr>
      </vt:variant>
      <vt:variant>
        <vt:i4>2031677</vt:i4>
      </vt:variant>
      <vt:variant>
        <vt:i4>3188</vt:i4>
      </vt:variant>
      <vt:variant>
        <vt:i4>0</vt:i4>
      </vt:variant>
      <vt:variant>
        <vt:i4>5</vt:i4>
      </vt:variant>
      <vt:variant>
        <vt:lpwstr/>
      </vt:variant>
      <vt:variant>
        <vt:lpwstr>_Toc201382691</vt:lpwstr>
      </vt:variant>
      <vt:variant>
        <vt:i4>2031677</vt:i4>
      </vt:variant>
      <vt:variant>
        <vt:i4>3182</vt:i4>
      </vt:variant>
      <vt:variant>
        <vt:i4>0</vt:i4>
      </vt:variant>
      <vt:variant>
        <vt:i4>5</vt:i4>
      </vt:variant>
      <vt:variant>
        <vt:lpwstr/>
      </vt:variant>
      <vt:variant>
        <vt:lpwstr>_Toc201382690</vt:lpwstr>
      </vt:variant>
      <vt:variant>
        <vt:i4>1966141</vt:i4>
      </vt:variant>
      <vt:variant>
        <vt:i4>3176</vt:i4>
      </vt:variant>
      <vt:variant>
        <vt:i4>0</vt:i4>
      </vt:variant>
      <vt:variant>
        <vt:i4>5</vt:i4>
      </vt:variant>
      <vt:variant>
        <vt:lpwstr/>
      </vt:variant>
      <vt:variant>
        <vt:lpwstr>_Toc201382689</vt:lpwstr>
      </vt:variant>
      <vt:variant>
        <vt:i4>1966141</vt:i4>
      </vt:variant>
      <vt:variant>
        <vt:i4>3170</vt:i4>
      </vt:variant>
      <vt:variant>
        <vt:i4>0</vt:i4>
      </vt:variant>
      <vt:variant>
        <vt:i4>5</vt:i4>
      </vt:variant>
      <vt:variant>
        <vt:lpwstr/>
      </vt:variant>
      <vt:variant>
        <vt:lpwstr>_Toc201382688</vt:lpwstr>
      </vt:variant>
      <vt:variant>
        <vt:i4>1966141</vt:i4>
      </vt:variant>
      <vt:variant>
        <vt:i4>3164</vt:i4>
      </vt:variant>
      <vt:variant>
        <vt:i4>0</vt:i4>
      </vt:variant>
      <vt:variant>
        <vt:i4>5</vt:i4>
      </vt:variant>
      <vt:variant>
        <vt:lpwstr/>
      </vt:variant>
      <vt:variant>
        <vt:lpwstr>_Toc201382687</vt:lpwstr>
      </vt:variant>
      <vt:variant>
        <vt:i4>1966141</vt:i4>
      </vt:variant>
      <vt:variant>
        <vt:i4>3158</vt:i4>
      </vt:variant>
      <vt:variant>
        <vt:i4>0</vt:i4>
      </vt:variant>
      <vt:variant>
        <vt:i4>5</vt:i4>
      </vt:variant>
      <vt:variant>
        <vt:lpwstr/>
      </vt:variant>
      <vt:variant>
        <vt:lpwstr>_Toc201382686</vt:lpwstr>
      </vt:variant>
      <vt:variant>
        <vt:i4>1966141</vt:i4>
      </vt:variant>
      <vt:variant>
        <vt:i4>3152</vt:i4>
      </vt:variant>
      <vt:variant>
        <vt:i4>0</vt:i4>
      </vt:variant>
      <vt:variant>
        <vt:i4>5</vt:i4>
      </vt:variant>
      <vt:variant>
        <vt:lpwstr/>
      </vt:variant>
      <vt:variant>
        <vt:lpwstr>_Toc201382685</vt:lpwstr>
      </vt:variant>
      <vt:variant>
        <vt:i4>1966141</vt:i4>
      </vt:variant>
      <vt:variant>
        <vt:i4>3146</vt:i4>
      </vt:variant>
      <vt:variant>
        <vt:i4>0</vt:i4>
      </vt:variant>
      <vt:variant>
        <vt:i4>5</vt:i4>
      </vt:variant>
      <vt:variant>
        <vt:lpwstr/>
      </vt:variant>
      <vt:variant>
        <vt:lpwstr>_Toc201382684</vt:lpwstr>
      </vt:variant>
      <vt:variant>
        <vt:i4>1966141</vt:i4>
      </vt:variant>
      <vt:variant>
        <vt:i4>3140</vt:i4>
      </vt:variant>
      <vt:variant>
        <vt:i4>0</vt:i4>
      </vt:variant>
      <vt:variant>
        <vt:i4>5</vt:i4>
      </vt:variant>
      <vt:variant>
        <vt:lpwstr/>
      </vt:variant>
      <vt:variant>
        <vt:lpwstr>_Toc201382683</vt:lpwstr>
      </vt:variant>
      <vt:variant>
        <vt:i4>1966141</vt:i4>
      </vt:variant>
      <vt:variant>
        <vt:i4>3134</vt:i4>
      </vt:variant>
      <vt:variant>
        <vt:i4>0</vt:i4>
      </vt:variant>
      <vt:variant>
        <vt:i4>5</vt:i4>
      </vt:variant>
      <vt:variant>
        <vt:lpwstr/>
      </vt:variant>
      <vt:variant>
        <vt:lpwstr>_Toc201382682</vt:lpwstr>
      </vt:variant>
      <vt:variant>
        <vt:i4>1966141</vt:i4>
      </vt:variant>
      <vt:variant>
        <vt:i4>3128</vt:i4>
      </vt:variant>
      <vt:variant>
        <vt:i4>0</vt:i4>
      </vt:variant>
      <vt:variant>
        <vt:i4>5</vt:i4>
      </vt:variant>
      <vt:variant>
        <vt:lpwstr/>
      </vt:variant>
      <vt:variant>
        <vt:lpwstr>_Toc201382681</vt:lpwstr>
      </vt:variant>
      <vt:variant>
        <vt:i4>1966141</vt:i4>
      </vt:variant>
      <vt:variant>
        <vt:i4>3122</vt:i4>
      </vt:variant>
      <vt:variant>
        <vt:i4>0</vt:i4>
      </vt:variant>
      <vt:variant>
        <vt:i4>5</vt:i4>
      </vt:variant>
      <vt:variant>
        <vt:lpwstr/>
      </vt:variant>
      <vt:variant>
        <vt:lpwstr>_Toc201382680</vt:lpwstr>
      </vt:variant>
      <vt:variant>
        <vt:i4>1114173</vt:i4>
      </vt:variant>
      <vt:variant>
        <vt:i4>3116</vt:i4>
      </vt:variant>
      <vt:variant>
        <vt:i4>0</vt:i4>
      </vt:variant>
      <vt:variant>
        <vt:i4>5</vt:i4>
      </vt:variant>
      <vt:variant>
        <vt:lpwstr/>
      </vt:variant>
      <vt:variant>
        <vt:lpwstr>_Toc201382679</vt:lpwstr>
      </vt:variant>
      <vt:variant>
        <vt:i4>1114173</vt:i4>
      </vt:variant>
      <vt:variant>
        <vt:i4>3110</vt:i4>
      </vt:variant>
      <vt:variant>
        <vt:i4>0</vt:i4>
      </vt:variant>
      <vt:variant>
        <vt:i4>5</vt:i4>
      </vt:variant>
      <vt:variant>
        <vt:lpwstr/>
      </vt:variant>
      <vt:variant>
        <vt:lpwstr>_Toc201382678</vt:lpwstr>
      </vt:variant>
      <vt:variant>
        <vt:i4>1114173</vt:i4>
      </vt:variant>
      <vt:variant>
        <vt:i4>3104</vt:i4>
      </vt:variant>
      <vt:variant>
        <vt:i4>0</vt:i4>
      </vt:variant>
      <vt:variant>
        <vt:i4>5</vt:i4>
      </vt:variant>
      <vt:variant>
        <vt:lpwstr/>
      </vt:variant>
      <vt:variant>
        <vt:lpwstr>_Toc201382677</vt:lpwstr>
      </vt:variant>
      <vt:variant>
        <vt:i4>1114173</vt:i4>
      </vt:variant>
      <vt:variant>
        <vt:i4>3098</vt:i4>
      </vt:variant>
      <vt:variant>
        <vt:i4>0</vt:i4>
      </vt:variant>
      <vt:variant>
        <vt:i4>5</vt:i4>
      </vt:variant>
      <vt:variant>
        <vt:lpwstr/>
      </vt:variant>
      <vt:variant>
        <vt:lpwstr>_Toc201382676</vt:lpwstr>
      </vt:variant>
      <vt:variant>
        <vt:i4>1114173</vt:i4>
      </vt:variant>
      <vt:variant>
        <vt:i4>3092</vt:i4>
      </vt:variant>
      <vt:variant>
        <vt:i4>0</vt:i4>
      </vt:variant>
      <vt:variant>
        <vt:i4>5</vt:i4>
      </vt:variant>
      <vt:variant>
        <vt:lpwstr/>
      </vt:variant>
      <vt:variant>
        <vt:lpwstr>_Toc201382675</vt:lpwstr>
      </vt:variant>
      <vt:variant>
        <vt:i4>1114173</vt:i4>
      </vt:variant>
      <vt:variant>
        <vt:i4>3086</vt:i4>
      </vt:variant>
      <vt:variant>
        <vt:i4>0</vt:i4>
      </vt:variant>
      <vt:variant>
        <vt:i4>5</vt:i4>
      </vt:variant>
      <vt:variant>
        <vt:lpwstr/>
      </vt:variant>
      <vt:variant>
        <vt:lpwstr>_Toc201382674</vt:lpwstr>
      </vt:variant>
      <vt:variant>
        <vt:i4>1114173</vt:i4>
      </vt:variant>
      <vt:variant>
        <vt:i4>3080</vt:i4>
      </vt:variant>
      <vt:variant>
        <vt:i4>0</vt:i4>
      </vt:variant>
      <vt:variant>
        <vt:i4>5</vt:i4>
      </vt:variant>
      <vt:variant>
        <vt:lpwstr/>
      </vt:variant>
      <vt:variant>
        <vt:lpwstr>_Toc201382673</vt:lpwstr>
      </vt:variant>
      <vt:variant>
        <vt:i4>1114173</vt:i4>
      </vt:variant>
      <vt:variant>
        <vt:i4>3074</vt:i4>
      </vt:variant>
      <vt:variant>
        <vt:i4>0</vt:i4>
      </vt:variant>
      <vt:variant>
        <vt:i4>5</vt:i4>
      </vt:variant>
      <vt:variant>
        <vt:lpwstr/>
      </vt:variant>
      <vt:variant>
        <vt:lpwstr>_Toc201382672</vt:lpwstr>
      </vt:variant>
      <vt:variant>
        <vt:i4>1114173</vt:i4>
      </vt:variant>
      <vt:variant>
        <vt:i4>3068</vt:i4>
      </vt:variant>
      <vt:variant>
        <vt:i4>0</vt:i4>
      </vt:variant>
      <vt:variant>
        <vt:i4>5</vt:i4>
      </vt:variant>
      <vt:variant>
        <vt:lpwstr/>
      </vt:variant>
      <vt:variant>
        <vt:lpwstr>_Toc201382671</vt:lpwstr>
      </vt:variant>
      <vt:variant>
        <vt:i4>1114173</vt:i4>
      </vt:variant>
      <vt:variant>
        <vt:i4>3062</vt:i4>
      </vt:variant>
      <vt:variant>
        <vt:i4>0</vt:i4>
      </vt:variant>
      <vt:variant>
        <vt:i4>5</vt:i4>
      </vt:variant>
      <vt:variant>
        <vt:lpwstr/>
      </vt:variant>
      <vt:variant>
        <vt:lpwstr>_Toc201382670</vt:lpwstr>
      </vt:variant>
      <vt:variant>
        <vt:i4>1048637</vt:i4>
      </vt:variant>
      <vt:variant>
        <vt:i4>3056</vt:i4>
      </vt:variant>
      <vt:variant>
        <vt:i4>0</vt:i4>
      </vt:variant>
      <vt:variant>
        <vt:i4>5</vt:i4>
      </vt:variant>
      <vt:variant>
        <vt:lpwstr/>
      </vt:variant>
      <vt:variant>
        <vt:lpwstr>_Toc201382669</vt:lpwstr>
      </vt:variant>
      <vt:variant>
        <vt:i4>1048637</vt:i4>
      </vt:variant>
      <vt:variant>
        <vt:i4>3050</vt:i4>
      </vt:variant>
      <vt:variant>
        <vt:i4>0</vt:i4>
      </vt:variant>
      <vt:variant>
        <vt:i4>5</vt:i4>
      </vt:variant>
      <vt:variant>
        <vt:lpwstr/>
      </vt:variant>
      <vt:variant>
        <vt:lpwstr>_Toc201382668</vt:lpwstr>
      </vt:variant>
      <vt:variant>
        <vt:i4>1048637</vt:i4>
      </vt:variant>
      <vt:variant>
        <vt:i4>3044</vt:i4>
      </vt:variant>
      <vt:variant>
        <vt:i4>0</vt:i4>
      </vt:variant>
      <vt:variant>
        <vt:i4>5</vt:i4>
      </vt:variant>
      <vt:variant>
        <vt:lpwstr/>
      </vt:variant>
      <vt:variant>
        <vt:lpwstr>_Toc201382667</vt:lpwstr>
      </vt:variant>
      <vt:variant>
        <vt:i4>1048637</vt:i4>
      </vt:variant>
      <vt:variant>
        <vt:i4>3038</vt:i4>
      </vt:variant>
      <vt:variant>
        <vt:i4>0</vt:i4>
      </vt:variant>
      <vt:variant>
        <vt:i4>5</vt:i4>
      </vt:variant>
      <vt:variant>
        <vt:lpwstr/>
      </vt:variant>
      <vt:variant>
        <vt:lpwstr>_Toc201382666</vt:lpwstr>
      </vt:variant>
      <vt:variant>
        <vt:i4>1048637</vt:i4>
      </vt:variant>
      <vt:variant>
        <vt:i4>3032</vt:i4>
      </vt:variant>
      <vt:variant>
        <vt:i4>0</vt:i4>
      </vt:variant>
      <vt:variant>
        <vt:i4>5</vt:i4>
      </vt:variant>
      <vt:variant>
        <vt:lpwstr/>
      </vt:variant>
      <vt:variant>
        <vt:lpwstr>_Toc201382665</vt:lpwstr>
      </vt:variant>
      <vt:variant>
        <vt:i4>1048637</vt:i4>
      </vt:variant>
      <vt:variant>
        <vt:i4>3026</vt:i4>
      </vt:variant>
      <vt:variant>
        <vt:i4>0</vt:i4>
      </vt:variant>
      <vt:variant>
        <vt:i4>5</vt:i4>
      </vt:variant>
      <vt:variant>
        <vt:lpwstr/>
      </vt:variant>
      <vt:variant>
        <vt:lpwstr>_Toc201382664</vt:lpwstr>
      </vt:variant>
      <vt:variant>
        <vt:i4>1048637</vt:i4>
      </vt:variant>
      <vt:variant>
        <vt:i4>3020</vt:i4>
      </vt:variant>
      <vt:variant>
        <vt:i4>0</vt:i4>
      </vt:variant>
      <vt:variant>
        <vt:i4>5</vt:i4>
      </vt:variant>
      <vt:variant>
        <vt:lpwstr/>
      </vt:variant>
      <vt:variant>
        <vt:lpwstr>_Toc201382663</vt:lpwstr>
      </vt:variant>
      <vt:variant>
        <vt:i4>1048637</vt:i4>
      </vt:variant>
      <vt:variant>
        <vt:i4>3014</vt:i4>
      </vt:variant>
      <vt:variant>
        <vt:i4>0</vt:i4>
      </vt:variant>
      <vt:variant>
        <vt:i4>5</vt:i4>
      </vt:variant>
      <vt:variant>
        <vt:lpwstr/>
      </vt:variant>
      <vt:variant>
        <vt:lpwstr>_Toc201382662</vt:lpwstr>
      </vt:variant>
      <vt:variant>
        <vt:i4>1048637</vt:i4>
      </vt:variant>
      <vt:variant>
        <vt:i4>3008</vt:i4>
      </vt:variant>
      <vt:variant>
        <vt:i4>0</vt:i4>
      </vt:variant>
      <vt:variant>
        <vt:i4>5</vt:i4>
      </vt:variant>
      <vt:variant>
        <vt:lpwstr/>
      </vt:variant>
      <vt:variant>
        <vt:lpwstr>_Toc201382661</vt:lpwstr>
      </vt:variant>
      <vt:variant>
        <vt:i4>1048637</vt:i4>
      </vt:variant>
      <vt:variant>
        <vt:i4>3002</vt:i4>
      </vt:variant>
      <vt:variant>
        <vt:i4>0</vt:i4>
      </vt:variant>
      <vt:variant>
        <vt:i4>5</vt:i4>
      </vt:variant>
      <vt:variant>
        <vt:lpwstr/>
      </vt:variant>
      <vt:variant>
        <vt:lpwstr>_Toc201382660</vt:lpwstr>
      </vt:variant>
      <vt:variant>
        <vt:i4>1245245</vt:i4>
      </vt:variant>
      <vt:variant>
        <vt:i4>2996</vt:i4>
      </vt:variant>
      <vt:variant>
        <vt:i4>0</vt:i4>
      </vt:variant>
      <vt:variant>
        <vt:i4>5</vt:i4>
      </vt:variant>
      <vt:variant>
        <vt:lpwstr/>
      </vt:variant>
      <vt:variant>
        <vt:lpwstr>_Toc201382659</vt:lpwstr>
      </vt:variant>
      <vt:variant>
        <vt:i4>1245245</vt:i4>
      </vt:variant>
      <vt:variant>
        <vt:i4>2990</vt:i4>
      </vt:variant>
      <vt:variant>
        <vt:i4>0</vt:i4>
      </vt:variant>
      <vt:variant>
        <vt:i4>5</vt:i4>
      </vt:variant>
      <vt:variant>
        <vt:lpwstr/>
      </vt:variant>
      <vt:variant>
        <vt:lpwstr>_Toc201382658</vt:lpwstr>
      </vt:variant>
      <vt:variant>
        <vt:i4>1245245</vt:i4>
      </vt:variant>
      <vt:variant>
        <vt:i4>2984</vt:i4>
      </vt:variant>
      <vt:variant>
        <vt:i4>0</vt:i4>
      </vt:variant>
      <vt:variant>
        <vt:i4>5</vt:i4>
      </vt:variant>
      <vt:variant>
        <vt:lpwstr/>
      </vt:variant>
      <vt:variant>
        <vt:lpwstr>_Toc201382657</vt:lpwstr>
      </vt:variant>
      <vt:variant>
        <vt:i4>1245245</vt:i4>
      </vt:variant>
      <vt:variant>
        <vt:i4>2978</vt:i4>
      </vt:variant>
      <vt:variant>
        <vt:i4>0</vt:i4>
      </vt:variant>
      <vt:variant>
        <vt:i4>5</vt:i4>
      </vt:variant>
      <vt:variant>
        <vt:lpwstr/>
      </vt:variant>
      <vt:variant>
        <vt:lpwstr>_Toc201382656</vt:lpwstr>
      </vt:variant>
      <vt:variant>
        <vt:i4>1245245</vt:i4>
      </vt:variant>
      <vt:variant>
        <vt:i4>2972</vt:i4>
      </vt:variant>
      <vt:variant>
        <vt:i4>0</vt:i4>
      </vt:variant>
      <vt:variant>
        <vt:i4>5</vt:i4>
      </vt:variant>
      <vt:variant>
        <vt:lpwstr/>
      </vt:variant>
      <vt:variant>
        <vt:lpwstr>_Toc201382655</vt:lpwstr>
      </vt:variant>
      <vt:variant>
        <vt:i4>1245245</vt:i4>
      </vt:variant>
      <vt:variant>
        <vt:i4>2966</vt:i4>
      </vt:variant>
      <vt:variant>
        <vt:i4>0</vt:i4>
      </vt:variant>
      <vt:variant>
        <vt:i4>5</vt:i4>
      </vt:variant>
      <vt:variant>
        <vt:lpwstr/>
      </vt:variant>
      <vt:variant>
        <vt:lpwstr>_Toc201382654</vt:lpwstr>
      </vt:variant>
      <vt:variant>
        <vt:i4>1245245</vt:i4>
      </vt:variant>
      <vt:variant>
        <vt:i4>2960</vt:i4>
      </vt:variant>
      <vt:variant>
        <vt:i4>0</vt:i4>
      </vt:variant>
      <vt:variant>
        <vt:i4>5</vt:i4>
      </vt:variant>
      <vt:variant>
        <vt:lpwstr/>
      </vt:variant>
      <vt:variant>
        <vt:lpwstr>_Toc201382653</vt:lpwstr>
      </vt:variant>
      <vt:variant>
        <vt:i4>1245245</vt:i4>
      </vt:variant>
      <vt:variant>
        <vt:i4>2954</vt:i4>
      </vt:variant>
      <vt:variant>
        <vt:i4>0</vt:i4>
      </vt:variant>
      <vt:variant>
        <vt:i4>5</vt:i4>
      </vt:variant>
      <vt:variant>
        <vt:lpwstr/>
      </vt:variant>
      <vt:variant>
        <vt:lpwstr>_Toc201382652</vt:lpwstr>
      </vt:variant>
      <vt:variant>
        <vt:i4>1245245</vt:i4>
      </vt:variant>
      <vt:variant>
        <vt:i4>2948</vt:i4>
      </vt:variant>
      <vt:variant>
        <vt:i4>0</vt:i4>
      </vt:variant>
      <vt:variant>
        <vt:i4>5</vt:i4>
      </vt:variant>
      <vt:variant>
        <vt:lpwstr/>
      </vt:variant>
      <vt:variant>
        <vt:lpwstr>_Toc201382651</vt:lpwstr>
      </vt:variant>
      <vt:variant>
        <vt:i4>1245245</vt:i4>
      </vt:variant>
      <vt:variant>
        <vt:i4>2942</vt:i4>
      </vt:variant>
      <vt:variant>
        <vt:i4>0</vt:i4>
      </vt:variant>
      <vt:variant>
        <vt:i4>5</vt:i4>
      </vt:variant>
      <vt:variant>
        <vt:lpwstr/>
      </vt:variant>
      <vt:variant>
        <vt:lpwstr>_Toc201382650</vt:lpwstr>
      </vt:variant>
      <vt:variant>
        <vt:i4>1179709</vt:i4>
      </vt:variant>
      <vt:variant>
        <vt:i4>2936</vt:i4>
      </vt:variant>
      <vt:variant>
        <vt:i4>0</vt:i4>
      </vt:variant>
      <vt:variant>
        <vt:i4>5</vt:i4>
      </vt:variant>
      <vt:variant>
        <vt:lpwstr/>
      </vt:variant>
      <vt:variant>
        <vt:lpwstr>_Toc201382649</vt:lpwstr>
      </vt:variant>
      <vt:variant>
        <vt:i4>1179709</vt:i4>
      </vt:variant>
      <vt:variant>
        <vt:i4>2930</vt:i4>
      </vt:variant>
      <vt:variant>
        <vt:i4>0</vt:i4>
      </vt:variant>
      <vt:variant>
        <vt:i4>5</vt:i4>
      </vt:variant>
      <vt:variant>
        <vt:lpwstr/>
      </vt:variant>
      <vt:variant>
        <vt:lpwstr>_Toc201382648</vt:lpwstr>
      </vt:variant>
      <vt:variant>
        <vt:i4>1179709</vt:i4>
      </vt:variant>
      <vt:variant>
        <vt:i4>2924</vt:i4>
      </vt:variant>
      <vt:variant>
        <vt:i4>0</vt:i4>
      </vt:variant>
      <vt:variant>
        <vt:i4>5</vt:i4>
      </vt:variant>
      <vt:variant>
        <vt:lpwstr/>
      </vt:variant>
      <vt:variant>
        <vt:lpwstr>_Toc201382647</vt:lpwstr>
      </vt:variant>
      <vt:variant>
        <vt:i4>1179709</vt:i4>
      </vt:variant>
      <vt:variant>
        <vt:i4>2918</vt:i4>
      </vt:variant>
      <vt:variant>
        <vt:i4>0</vt:i4>
      </vt:variant>
      <vt:variant>
        <vt:i4>5</vt:i4>
      </vt:variant>
      <vt:variant>
        <vt:lpwstr/>
      </vt:variant>
      <vt:variant>
        <vt:lpwstr>_Toc201382646</vt:lpwstr>
      </vt:variant>
      <vt:variant>
        <vt:i4>1179709</vt:i4>
      </vt:variant>
      <vt:variant>
        <vt:i4>2912</vt:i4>
      </vt:variant>
      <vt:variant>
        <vt:i4>0</vt:i4>
      </vt:variant>
      <vt:variant>
        <vt:i4>5</vt:i4>
      </vt:variant>
      <vt:variant>
        <vt:lpwstr/>
      </vt:variant>
      <vt:variant>
        <vt:lpwstr>_Toc201382645</vt:lpwstr>
      </vt:variant>
      <vt:variant>
        <vt:i4>1179709</vt:i4>
      </vt:variant>
      <vt:variant>
        <vt:i4>2906</vt:i4>
      </vt:variant>
      <vt:variant>
        <vt:i4>0</vt:i4>
      </vt:variant>
      <vt:variant>
        <vt:i4>5</vt:i4>
      </vt:variant>
      <vt:variant>
        <vt:lpwstr/>
      </vt:variant>
      <vt:variant>
        <vt:lpwstr>_Toc201382644</vt:lpwstr>
      </vt:variant>
      <vt:variant>
        <vt:i4>1179709</vt:i4>
      </vt:variant>
      <vt:variant>
        <vt:i4>2900</vt:i4>
      </vt:variant>
      <vt:variant>
        <vt:i4>0</vt:i4>
      </vt:variant>
      <vt:variant>
        <vt:i4>5</vt:i4>
      </vt:variant>
      <vt:variant>
        <vt:lpwstr/>
      </vt:variant>
      <vt:variant>
        <vt:lpwstr>_Toc201382643</vt:lpwstr>
      </vt:variant>
      <vt:variant>
        <vt:i4>1179709</vt:i4>
      </vt:variant>
      <vt:variant>
        <vt:i4>2894</vt:i4>
      </vt:variant>
      <vt:variant>
        <vt:i4>0</vt:i4>
      </vt:variant>
      <vt:variant>
        <vt:i4>5</vt:i4>
      </vt:variant>
      <vt:variant>
        <vt:lpwstr/>
      </vt:variant>
      <vt:variant>
        <vt:lpwstr>_Toc201382642</vt:lpwstr>
      </vt:variant>
      <vt:variant>
        <vt:i4>1179709</vt:i4>
      </vt:variant>
      <vt:variant>
        <vt:i4>2888</vt:i4>
      </vt:variant>
      <vt:variant>
        <vt:i4>0</vt:i4>
      </vt:variant>
      <vt:variant>
        <vt:i4>5</vt:i4>
      </vt:variant>
      <vt:variant>
        <vt:lpwstr/>
      </vt:variant>
      <vt:variant>
        <vt:lpwstr>_Toc201382641</vt:lpwstr>
      </vt:variant>
      <vt:variant>
        <vt:i4>1179709</vt:i4>
      </vt:variant>
      <vt:variant>
        <vt:i4>2882</vt:i4>
      </vt:variant>
      <vt:variant>
        <vt:i4>0</vt:i4>
      </vt:variant>
      <vt:variant>
        <vt:i4>5</vt:i4>
      </vt:variant>
      <vt:variant>
        <vt:lpwstr/>
      </vt:variant>
      <vt:variant>
        <vt:lpwstr>_Toc201382640</vt:lpwstr>
      </vt:variant>
      <vt:variant>
        <vt:i4>1376317</vt:i4>
      </vt:variant>
      <vt:variant>
        <vt:i4>2876</vt:i4>
      </vt:variant>
      <vt:variant>
        <vt:i4>0</vt:i4>
      </vt:variant>
      <vt:variant>
        <vt:i4>5</vt:i4>
      </vt:variant>
      <vt:variant>
        <vt:lpwstr/>
      </vt:variant>
      <vt:variant>
        <vt:lpwstr>_Toc201382639</vt:lpwstr>
      </vt:variant>
      <vt:variant>
        <vt:i4>1376317</vt:i4>
      </vt:variant>
      <vt:variant>
        <vt:i4>2870</vt:i4>
      </vt:variant>
      <vt:variant>
        <vt:i4>0</vt:i4>
      </vt:variant>
      <vt:variant>
        <vt:i4>5</vt:i4>
      </vt:variant>
      <vt:variant>
        <vt:lpwstr/>
      </vt:variant>
      <vt:variant>
        <vt:lpwstr>_Toc201382638</vt:lpwstr>
      </vt:variant>
      <vt:variant>
        <vt:i4>1376317</vt:i4>
      </vt:variant>
      <vt:variant>
        <vt:i4>2864</vt:i4>
      </vt:variant>
      <vt:variant>
        <vt:i4>0</vt:i4>
      </vt:variant>
      <vt:variant>
        <vt:i4>5</vt:i4>
      </vt:variant>
      <vt:variant>
        <vt:lpwstr/>
      </vt:variant>
      <vt:variant>
        <vt:lpwstr>_Toc201382637</vt:lpwstr>
      </vt:variant>
      <vt:variant>
        <vt:i4>1376317</vt:i4>
      </vt:variant>
      <vt:variant>
        <vt:i4>2858</vt:i4>
      </vt:variant>
      <vt:variant>
        <vt:i4>0</vt:i4>
      </vt:variant>
      <vt:variant>
        <vt:i4>5</vt:i4>
      </vt:variant>
      <vt:variant>
        <vt:lpwstr/>
      </vt:variant>
      <vt:variant>
        <vt:lpwstr>_Toc201382636</vt:lpwstr>
      </vt:variant>
      <vt:variant>
        <vt:i4>1376317</vt:i4>
      </vt:variant>
      <vt:variant>
        <vt:i4>2852</vt:i4>
      </vt:variant>
      <vt:variant>
        <vt:i4>0</vt:i4>
      </vt:variant>
      <vt:variant>
        <vt:i4>5</vt:i4>
      </vt:variant>
      <vt:variant>
        <vt:lpwstr/>
      </vt:variant>
      <vt:variant>
        <vt:lpwstr>_Toc201382635</vt:lpwstr>
      </vt:variant>
      <vt:variant>
        <vt:i4>1376317</vt:i4>
      </vt:variant>
      <vt:variant>
        <vt:i4>2846</vt:i4>
      </vt:variant>
      <vt:variant>
        <vt:i4>0</vt:i4>
      </vt:variant>
      <vt:variant>
        <vt:i4>5</vt:i4>
      </vt:variant>
      <vt:variant>
        <vt:lpwstr/>
      </vt:variant>
      <vt:variant>
        <vt:lpwstr>_Toc201382634</vt:lpwstr>
      </vt:variant>
      <vt:variant>
        <vt:i4>1376317</vt:i4>
      </vt:variant>
      <vt:variant>
        <vt:i4>2840</vt:i4>
      </vt:variant>
      <vt:variant>
        <vt:i4>0</vt:i4>
      </vt:variant>
      <vt:variant>
        <vt:i4>5</vt:i4>
      </vt:variant>
      <vt:variant>
        <vt:lpwstr/>
      </vt:variant>
      <vt:variant>
        <vt:lpwstr>_Toc201382633</vt:lpwstr>
      </vt:variant>
      <vt:variant>
        <vt:i4>1376317</vt:i4>
      </vt:variant>
      <vt:variant>
        <vt:i4>2834</vt:i4>
      </vt:variant>
      <vt:variant>
        <vt:i4>0</vt:i4>
      </vt:variant>
      <vt:variant>
        <vt:i4>5</vt:i4>
      </vt:variant>
      <vt:variant>
        <vt:lpwstr/>
      </vt:variant>
      <vt:variant>
        <vt:lpwstr>_Toc201382632</vt:lpwstr>
      </vt:variant>
      <vt:variant>
        <vt:i4>1376317</vt:i4>
      </vt:variant>
      <vt:variant>
        <vt:i4>2828</vt:i4>
      </vt:variant>
      <vt:variant>
        <vt:i4>0</vt:i4>
      </vt:variant>
      <vt:variant>
        <vt:i4>5</vt:i4>
      </vt:variant>
      <vt:variant>
        <vt:lpwstr/>
      </vt:variant>
      <vt:variant>
        <vt:lpwstr>_Toc201382631</vt:lpwstr>
      </vt:variant>
      <vt:variant>
        <vt:i4>1376317</vt:i4>
      </vt:variant>
      <vt:variant>
        <vt:i4>2822</vt:i4>
      </vt:variant>
      <vt:variant>
        <vt:i4>0</vt:i4>
      </vt:variant>
      <vt:variant>
        <vt:i4>5</vt:i4>
      </vt:variant>
      <vt:variant>
        <vt:lpwstr/>
      </vt:variant>
      <vt:variant>
        <vt:lpwstr>_Toc201382630</vt:lpwstr>
      </vt:variant>
      <vt:variant>
        <vt:i4>1310781</vt:i4>
      </vt:variant>
      <vt:variant>
        <vt:i4>2816</vt:i4>
      </vt:variant>
      <vt:variant>
        <vt:i4>0</vt:i4>
      </vt:variant>
      <vt:variant>
        <vt:i4>5</vt:i4>
      </vt:variant>
      <vt:variant>
        <vt:lpwstr/>
      </vt:variant>
      <vt:variant>
        <vt:lpwstr>_Toc201382629</vt:lpwstr>
      </vt:variant>
      <vt:variant>
        <vt:i4>1310781</vt:i4>
      </vt:variant>
      <vt:variant>
        <vt:i4>2810</vt:i4>
      </vt:variant>
      <vt:variant>
        <vt:i4>0</vt:i4>
      </vt:variant>
      <vt:variant>
        <vt:i4>5</vt:i4>
      </vt:variant>
      <vt:variant>
        <vt:lpwstr/>
      </vt:variant>
      <vt:variant>
        <vt:lpwstr>_Toc201382628</vt:lpwstr>
      </vt:variant>
      <vt:variant>
        <vt:i4>1310781</vt:i4>
      </vt:variant>
      <vt:variant>
        <vt:i4>2804</vt:i4>
      </vt:variant>
      <vt:variant>
        <vt:i4>0</vt:i4>
      </vt:variant>
      <vt:variant>
        <vt:i4>5</vt:i4>
      </vt:variant>
      <vt:variant>
        <vt:lpwstr/>
      </vt:variant>
      <vt:variant>
        <vt:lpwstr>_Toc201382627</vt:lpwstr>
      </vt:variant>
      <vt:variant>
        <vt:i4>1310781</vt:i4>
      </vt:variant>
      <vt:variant>
        <vt:i4>2798</vt:i4>
      </vt:variant>
      <vt:variant>
        <vt:i4>0</vt:i4>
      </vt:variant>
      <vt:variant>
        <vt:i4>5</vt:i4>
      </vt:variant>
      <vt:variant>
        <vt:lpwstr/>
      </vt:variant>
      <vt:variant>
        <vt:lpwstr>_Toc201382626</vt:lpwstr>
      </vt:variant>
      <vt:variant>
        <vt:i4>1310781</vt:i4>
      </vt:variant>
      <vt:variant>
        <vt:i4>2792</vt:i4>
      </vt:variant>
      <vt:variant>
        <vt:i4>0</vt:i4>
      </vt:variant>
      <vt:variant>
        <vt:i4>5</vt:i4>
      </vt:variant>
      <vt:variant>
        <vt:lpwstr/>
      </vt:variant>
      <vt:variant>
        <vt:lpwstr>_Toc201382625</vt:lpwstr>
      </vt:variant>
      <vt:variant>
        <vt:i4>1310781</vt:i4>
      </vt:variant>
      <vt:variant>
        <vt:i4>2786</vt:i4>
      </vt:variant>
      <vt:variant>
        <vt:i4>0</vt:i4>
      </vt:variant>
      <vt:variant>
        <vt:i4>5</vt:i4>
      </vt:variant>
      <vt:variant>
        <vt:lpwstr/>
      </vt:variant>
      <vt:variant>
        <vt:lpwstr>_Toc201382624</vt:lpwstr>
      </vt:variant>
      <vt:variant>
        <vt:i4>1310781</vt:i4>
      </vt:variant>
      <vt:variant>
        <vt:i4>2780</vt:i4>
      </vt:variant>
      <vt:variant>
        <vt:i4>0</vt:i4>
      </vt:variant>
      <vt:variant>
        <vt:i4>5</vt:i4>
      </vt:variant>
      <vt:variant>
        <vt:lpwstr/>
      </vt:variant>
      <vt:variant>
        <vt:lpwstr>_Toc201382623</vt:lpwstr>
      </vt:variant>
      <vt:variant>
        <vt:i4>1310781</vt:i4>
      </vt:variant>
      <vt:variant>
        <vt:i4>2774</vt:i4>
      </vt:variant>
      <vt:variant>
        <vt:i4>0</vt:i4>
      </vt:variant>
      <vt:variant>
        <vt:i4>5</vt:i4>
      </vt:variant>
      <vt:variant>
        <vt:lpwstr/>
      </vt:variant>
      <vt:variant>
        <vt:lpwstr>_Toc201382622</vt:lpwstr>
      </vt:variant>
      <vt:variant>
        <vt:i4>1310781</vt:i4>
      </vt:variant>
      <vt:variant>
        <vt:i4>2768</vt:i4>
      </vt:variant>
      <vt:variant>
        <vt:i4>0</vt:i4>
      </vt:variant>
      <vt:variant>
        <vt:i4>5</vt:i4>
      </vt:variant>
      <vt:variant>
        <vt:lpwstr/>
      </vt:variant>
      <vt:variant>
        <vt:lpwstr>_Toc201382621</vt:lpwstr>
      </vt:variant>
      <vt:variant>
        <vt:i4>1310781</vt:i4>
      </vt:variant>
      <vt:variant>
        <vt:i4>2762</vt:i4>
      </vt:variant>
      <vt:variant>
        <vt:i4>0</vt:i4>
      </vt:variant>
      <vt:variant>
        <vt:i4>5</vt:i4>
      </vt:variant>
      <vt:variant>
        <vt:lpwstr/>
      </vt:variant>
      <vt:variant>
        <vt:lpwstr>_Toc201382620</vt:lpwstr>
      </vt:variant>
      <vt:variant>
        <vt:i4>1507389</vt:i4>
      </vt:variant>
      <vt:variant>
        <vt:i4>2756</vt:i4>
      </vt:variant>
      <vt:variant>
        <vt:i4>0</vt:i4>
      </vt:variant>
      <vt:variant>
        <vt:i4>5</vt:i4>
      </vt:variant>
      <vt:variant>
        <vt:lpwstr/>
      </vt:variant>
      <vt:variant>
        <vt:lpwstr>_Toc201382619</vt:lpwstr>
      </vt:variant>
      <vt:variant>
        <vt:i4>1507389</vt:i4>
      </vt:variant>
      <vt:variant>
        <vt:i4>2750</vt:i4>
      </vt:variant>
      <vt:variant>
        <vt:i4>0</vt:i4>
      </vt:variant>
      <vt:variant>
        <vt:i4>5</vt:i4>
      </vt:variant>
      <vt:variant>
        <vt:lpwstr/>
      </vt:variant>
      <vt:variant>
        <vt:lpwstr>_Toc201382618</vt:lpwstr>
      </vt:variant>
      <vt:variant>
        <vt:i4>1507389</vt:i4>
      </vt:variant>
      <vt:variant>
        <vt:i4>2744</vt:i4>
      </vt:variant>
      <vt:variant>
        <vt:i4>0</vt:i4>
      </vt:variant>
      <vt:variant>
        <vt:i4>5</vt:i4>
      </vt:variant>
      <vt:variant>
        <vt:lpwstr/>
      </vt:variant>
      <vt:variant>
        <vt:lpwstr>_Toc201382617</vt:lpwstr>
      </vt:variant>
      <vt:variant>
        <vt:i4>1507389</vt:i4>
      </vt:variant>
      <vt:variant>
        <vt:i4>2738</vt:i4>
      </vt:variant>
      <vt:variant>
        <vt:i4>0</vt:i4>
      </vt:variant>
      <vt:variant>
        <vt:i4>5</vt:i4>
      </vt:variant>
      <vt:variant>
        <vt:lpwstr/>
      </vt:variant>
      <vt:variant>
        <vt:lpwstr>_Toc201382616</vt:lpwstr>
      </vt:variant>
      <vt:variant>
        <vt:i4>1507389</vt:i4>
      </vt:variant>
      <vt:variant>
        <vt:i4>2732</vt:i4>
      </vt:variant>
      <vt:variant>
        <vt:i4>0</vt:i4>
      </vt:variant>
      <vt:variant>
        <vt:i4>5</vt:i4>
      </vt:variant>
      <vt:variant>
        <vt:lpwstr/>
      </vt:variant>
      <vt:variant>
        <vt:lpwstr>_Toc201382615</vt:lpwstr>
      </vt:variant>
      <vt:variant>
        <vt:i4>1507389</vt:i4>
      </vt:variant>
      <vt:variant>
        <vt:i4>2726</vt:i4>
      </vt:variant>
      <vt:variant>
        <vt:i4>0</vt:i4>
      </vt:variant>
      <vt:variant>
        <vt:i4>5</vt:i4>
      </vt:variant>
      <vt:variant>
        <vt:lpwstr/>
      </vt:variant>
      <vt:variant>
        <vt:lpwstr>_Toc201382614</vt:lpwstr>
      </vt:variant>
      <vt:variant>
        <vt:i4>1507389</vt:i4>
      </vt:variant>
      <vt:variant>
        <vt:i4>2720</vt:i4>
      </vt:variant>
      <vt:variant>
        <vt:i4>0</vt:i4>
      </vt:variant>
      <vt:variant>
        <vt:i4>5</vt:i4>
      </vt:variant>
      <vt:variant>
        <vt:lpwstr/>
      </vt:variant>
      <vt:variant>
        <vt:lpwstr>_Toc201382613</vt:lpwstr>
      </vt:variant>
      <vt:variant>
        <vt:i4>1507389</vt:i4>
      </vt:variant>
      <vt:variant>
        <vt:i4>2714</vt:i4>
      </vt:variant>
      <vt:variant>
        <vt:i4>0</vt:i4>
      </vt:variant>
      <vt:variant>
        <vt:i4>5</vt:i4>
      </vt:variant>
      <vt:variant>
        <vt:lpwstr/>
      </vt:variant>
      <vt:variant>
        <vt:lpwstr>_Toc201382612</vt:lpwstr>
      </vt:variant>
      <vt:variant>
        <vt:i4>1507389</vt:i4>
      </vt:variant>
      <vt:variant>
        <vt:i4>2708</vt:i4>
      </vt:variant>
      <vt:variant>
        <vt:i4>0</vt:i4>
      </vt:variant>
      <vt:variant>
        <vt:i4>5</vt:i4>
      </vt:variant>
      <vt:variant>
        <vt:lpwstr/>
      </vt:variant>
      <vt:variant>
        <vt:lpwstr>_Toc201382611</vt:lpwstr>
      </vt:variant>
      <vt:variant>
        <vt:i4>1507389</vt:i4>
      </vt:variant>
      <vt:variant>
        <vt:i4>2702</vt:i4>
      </vt:variant>
      <vt:variant>
        <vt:i4>0</vt:i4>
      </vt:variant>
      <vt:variant>
        <vt:i4>5</vt:i4>
      </vt:variant>
      <vt:variant>
        <vt:lpwstr/>
      </vt:variant>
      <vt:variant>
        <vt:lpwstr>_Toc201382610</vt:lpwstr>
      </vt:variant>
      <vt:variant>
        <vt:i4>1441853</vt:i4>
      </vt:variant>
      <vt:variant>
        <vt:i4>2696</vt:i4>
      </vt:variant>
      <vt:variant>
        <vt:i4>0</vt:i4>
      </vt:variant>
      <vt:variant>
        <vt:i4>5</vt:i4>
      </vt:variant>
      <vt:variant>
        <vt:lpwstr/>
      </vt:variant>
      <vt:variant>
        <vt:lpwstr>_Toc201382609</vt:lpwstr>
      </vt:variant>
      <vt:variant>
        <vt:i4>1441853</vt:i4>
      </vt:variant>
      <vt:variant>
        <vt:i4>2690</vt:i4>
      </vt:variant>
      <vt:variant>
        <vt:i4>0</vt:i4>
      </vt:variant>
      <vt:variant>
        <vt:i4>5</vt:i4>
      </vt:variant>
      <vt:variant>
        <vt:lpwstr/>
      </vt:variant>
      <vt:variant>
        <vt:lpwstr>_Toc201382608</vt:lpwstr>
      </vt:variant>
      <vt:variant>
        <vt:i4>1441853</vt:i4>
      </vt:variant>
      <vt:variant>
        <vt:i4>2684</vt:i4>
      </vt:variant>
      <vt:variant>
        <vt:i4>0</vt:i4>
      </vt:variant>
      <vt:variant>
        <vt:i4>5</vt:i4>
      </vt:variant>
      <vt:variant>
        <vt:lpwstr/>
      </vt:variant>
      <vt:variant>
        <vt:lpwstr>_Toc201382607</vt:lpwstr>
      </vt:variant>
      <vt:variant>
        <vt:i4>1441853</vt:i4>
      </vt:variant>
      <vt:variant>
        <vt:i4>2678</vt:i4>
      </vt:variant>
      <vt:variant>
        <vt:i4>0</vt:i4>
      </vt:variant>
      <vt:variant>
        <vt:i4>5</vt:i4>
      </vt:variant>
      <vt:variant>
        <vt:lpwstr/>
      </vt:variant>
      <vt:variant>
        <vt:lpwstr>_Toc201382606</vt:lpwstr>
      </vt:variant>
      <vt:variant>
        <vt:i4>1441853</vt:i4>
      </vt:variant>
      <vt:variant>
        <vt:i4>2672</vt:i4>
      </vt:variant>
      <vt:variant>
        <vt:i4>0</vt:i4>
      </vt:variant>
      <vt:variant>
        <vt:i4>5</vt:i4>
      </vt:variant>
      <vt:variant>
        <vt:lpwstr/>
      </vt:variant>
      <vt:variant>
        <vt:lpwstr>_Toc201382605</vt:lpwstr>
      </vt:variant>
      <vt:variant>
        <vt:i4>1441853</vt:i4>
      </vt:variant>
      <vt:variant>
        <vt:i4>2666</vt:i4>
      </vt:variant>
      <vt:variant>
        <vt:i4>0</vt:i4>
      </vt:variant>
      <vt:variant>
        <vt:i4>5</vt:i4>
      </vt:variant>
      <vt:variant>
        <vt:lpwstr/>
      </vt:variant>
      <vt:variant>
        <vt:lpwstr>_Toc201382604</vt:lpwstr>
      </vt:variant>
      <vt:variant>
        <vt:i4>1441853</vt:i4>
      </vt:variant>
      <vt:variant>
        <vt:i4>2660</vt:i4>
      </vt:variant>
      <vt:variant>
        <vt:i4>0</vt:i4>
      </vt:variant>
      <vt:variant>
        <vt:i4>5</vt:i4>
      </vt:variant>
      <vt:variant>
        <vt:lpwstr/>
      </vt:variant>
      <vt:variant>
        <vt:lpwstr>_Toc201382603</vt:lpwstr>
      </vt:variant>
      <vt:variant>
        <vt:i4>1441853</vt:i4>
      </vt:variant>
      <vt:variant>
        <vt:i4>2654</vt:i4>
      </vt:variant>
      <vt:variant>
        <vt:i4>0</vt:i4>
      </vt:variant>
      <vt:variant>
        <vt:i4>5</vt:i4>
      </vt:variant>
      <vt:variant>
        <vt:lpwstr/>
      </vt:variant>
      <vt:variant>
        <vt:lpwstr>_Toc201382602</vt:lpwstr>
      </vt:variant>
      <vt:variant>
        <vt:i4>1441853</vt:i4>
      </vt:variant>
      <vt:variant>
        <vt:i4>2648</vt:i4>
      </vt:variant>
      <vt:variant>
        <vt:i4>0</vt:i4>
      </vt:variant>
      <vt:variant>
        <vt:i4>5</vt:i4>
      </vt:variant>
      <vt:variant>
        <vt:lpwstr/>
      </vt:variant>
      <vt:variant>
        <vt:lpwstr>_Toc201382601</vt:lpwstr>
      </vt:variant>
      <vt:variant>
        <vt:i4>1441853</vt:i4>
      </vt:variant>
      <vt:variant>
        <vt:i4>2642</vt:i4>
      </vt:variant>
      <vt:variant>
        <vt:i4>0</vt:i4>
      </vt:variant>
      <vt:variant>
        <vt:i4>5</vt:i4>
      </vt:variant>
      <vt:variant>
        <vt:lpwstr/>
      </vt:variant>
      <vt:variant>
        <vt:lpwstr>_Toc201382600</vt:lpwstr>
      </vt:variant>
      <vt:variant>
        <vt:i4>2031678</vt:i4>
      </vt:variant>
      <vt:variant>
        <vt:i4>2636</vt:i4>
      </vt:variant>
      <vt:variant>
        <vt:i4>0</vt:i4>
      </vt:variant>
      <vt:variant>
        <vt:i4>5</vt:i4>
      </vt:variant>
      <vt:variant>
        <vt:lpwstr/>
      </vt:variant>
      <vt:variant>
        <vt:lpwstr>_Toc201382599</vt:lpwstr>
      </vt:variant>
      <vt:variant>
        <vt:i4>2031678</vt:i4>
      </vt:variant>
      <vt:variant>
        <vt:i4>2630</vt:i4>
      </vt:variant>
      <vt:variant>
        <vt:i4>0</vt:i4>
      </vt:variant>
      <vt:variant>
        <vt:i4>5</vt:i4>
      </vt:variant>
      <vt:variant>
        <vt:lpwstr/>
      </vt:variant>
      <vt:variant>
        <vt:lpwstr>_Toc201382598</vt:lpwstr>
      </vt:variant>
      <vt:variant>
        <vt:i4>2031678</vt:i4>
      </vt:variant>
      <vt:variant>
        <vt:i4>2624</vt:i4>
      </vt:variant>
      <vt:variant>
        <vt:i4>0</vt:i4>
      </vt:variant>
      <vt:variant>
        <vt:i4>5</vt:i4>
      </vt:variant>
      <vt:variant>
        <vt:lpwstr/>
      </vt:variant>
      <vt:variant>
        <vt:lpwstr>_Toc201382597</vt:lpwstr>
      </vt:variant>
      <vt:variant>
        <vt:i4>2031678</vt:i4>
      </vt:variant>
      <vt:variant>
        <vt:i4>2618</vt:i4>
      </vt:variant>
      <vt:variant>
        <vt:i4>0</vt:i4>
      </vt:variant>
      <vt:variant>
        <vt:i4>5</vt:i4>
      </vt:variant>
      <vt:variant>
        <vt:lpwstr/>
      </vt:variant>
      <vt:variant>
        <vt:lpwstr>_Toc201382596</vt:lpwstr>
      </vt:variant>
      <vt:variant>
        <vt:i4>2031678</vt:i4>
      </vt:variant>
      <vt:variant>
        <vt:i4>2612</vt:i4>
      </vt:variant>
      <vt:variant>
        <vt:i4>0</vt:i4>
      </vt:variant>
      <vt:variant>
        <vt:i4>5</vt:i4>
      </vt:variant>
      <vt:variant>
        <vt:lpwstr/>
      </vt:variant>
      <vt:variant>
        <vt:lpwstr>_Toc201382595</vt:lpwstr>
      </vt:variant>
      <vt:variant>
        <vt:i4>2031678</vt:i4>
      </vt:variant>
      <vt:variant>
        <vt:i4>2606</vt:i4>
      </vt:variant>
      <vt:variant>
        <vt:i4>0</vt:i4>
      </vt:variant>
      <vt:variant>
        <vt:i4>5</vt:i4>
      </vt:variant>
      <vt:variant>
        <vt:lpwstr/>
      </vt:variant>
      <vt:variant>
        <vt:lpwstr>_Toc201382594</vt:lpwstr>
      </vt:variant>
      <vt:variant>
        <vt:i4>2031678</vt:i4>
      </vt:variant>
      <vt:variant>
        <vt:i4>2600</vt:i4>
      </vt:variant>
      <vt:variant>
        <vt:i4>0</vt:i4>
      </vt:variant>
      <vt:variant>
        <vt:i4>5</vt:i4>
      </vt:variant>
      <vt:variant>
        <vt:lpwstr/>
      </vt:variant>
      <vt:variant>
        <vt:lpwstr>_Toc201382593</vt:lpwstr>
      </vt:variant>
      <vt:variant>
        <vt:i4>2031678</vt:i4>
      </vt:variant>
      <vt:variant>
        <vt:i4>2594</vt:i4>
      </vt:variant>
      <vt:variant>
        <vt:i4>0</vt:i4>
      </vt:variant>
      <vt:variant>
        <vt:i4>5</vt:i4>
      </vt:variant>
      <vt:variant>
        <vt:lpwstr/>
      </vt:variant>
      <vt:variant>
        <vt:lpwstr>_Toc201382592</vt:lpwstr>
      </vt:variant>
      <vt:variant>
        <vt:i4>2031678</vt:i4>
      </vt:variant>
      <vt:variant>
        <vt:i4>2588</vt:i4>
      </vt:variant>
      <vt:variant>
        <vt:i4>0</vt:i4>
      </vt:variant>
      <vt:variant>
        <vt:i4>5</vt:i4>
      </vt:variant>
      <vt:variant>
        <vt:lpwstr/>
      </vt:variant>
      <vt:variant>
        <vt:lpwstr>_Toc201382591</vt:lpwstr>
      </vt:variant>
      <vt:variant>
        <vt:i4>2031678</vt:i4>
      </vt:variant>
      <vt:variant>
        <vt:i4>2582</vt:i4>
      </vt:variant>
      <vt:variant>
        <vt:i4>0</vt:i4>
      </vt:variant>
      <vt:variant>
        <vt:i4>5</vt:i4>
      </vt:variant>
      <vt:variant>
        <vt:lpwstr/>
      </vt:variant>
      <vt:variant>
        <vt:lpwstr>_Toc201382590</vt:lpwstr>
      </vt:variant>
      <vt:variant>
        <vt:i4>1966142</vt:i4>
      </vt:variant>
      <vt:variant>
        <vt:i4>2576</vt:i4>
      </vt:variant>
      <vt:variant>
        <vt:i4>0</vt:i4>
      </vt:variant>
      <vt:variant>
        <vt:i4>5</vt:i4>
      </vt:variant>
      <vt:variant>
        <vt:lpwstr/>
      </vt:variant>
      <vt:variant>
        <vt:lpwstr>_Toc201382589</vt:lpwstr>
      </vt:variant>
      <vt:variant>
        <vt:i4>1966142</vt:i4>
      </vt:variant>
      <vt:variant>
        <vt:i4>2570</vt:i4>
      </vt:variant>
      <vt:variant>
        <vt:i4>0</vt:i4>
      </vt:variant>
      <vt:variant>
        <vt:i4>5</vt:i4>
      </vt:variant>
      <vt:variant>
        <vt:lpwstr/>
      </vt:variant>
      <vt:variant>
        <vt:lpwstr>_Toc201382588</vt:lpwstr>
      </vt:variant>
      <vt:variant>
        <vt:i4>1966142</vt:i4>
      </vt:variant>
      <vt:variant>
        <vt:i4>2564</vt:i4>
      </vt:variant>
      <vt:variant>
        <vt:i4>0</vt:i4>
      </vt:variant>
      <vt:variant>
        <vt:i4>5</vt:i4>
      </vt:variant>
      <vt:variant>
        <vt:lpwstr/>
      </vt:variant>
      <vt:variant>
        <vt:lpwstr>_Toc201382587</vt:lpwstr>
      </vt:variant>
      <vt:variant>
        <vt:i4>1966142</vt:i4>
      </vt:variant>
      <vt:variant>
        <vt:i4>2558</vt:i4>
      </vt:variant>
      <vt:variant>
        <vt:i4>0</vt:i4>
      </vt:variant>
      <vt:variant>
        <vt:i4>5</vt:i4>
      </vt:variant>
      <vt:variant>
        <vt:lpwstr/>
      </vt:variant>
      <vt:variant>
        <vt:lpwstr>_Toc201382586</vt:lpwstr>
      </vt:variant>
      <vt:variant>
        <vt:i4>1966142</vt:i4>
      </vt:variant>
      <vt:variant>
        <vt:i4>2552</vt:i4>
      </vt:variant>
      <vt:variant>
        <vt:i4>0</vt:i4>
      </vt:variant>
      <vt:variant>
        <vt:i4>5</vt:i4>
      </vt:variant>
      <vt:variant>
        <vt:lpwstr/>
      </vt:variant>
      <vt:variant>
        <vt:lpwstr>_Toc201382585</vt:lpwstr>
      </vt:variant>
      <vt:variant>
        <vt:i4>1966142</vt:i4>
      </vt:variant>
      <vt:variant>
        <vt:i4>2546</vt:i4>
      </vt:variant>
      <vt:variant>
        <vt:i4>0</vt:i4>
      </vt:variant>
      <vt:variant>
        <vt:i4>5</vt:i4>
      </vt:variant>
      <vt:variant>
        <vt:lpwstr/>
      </vt:variant>
      <vt:variant>
        <vt:lpwstr>_Toc201382584</vt:lpwstr>
      </vt:variant>
      <vt:variant>
        <vt:i4>1966142</vt:i4>
      </vt:variant>
      <vt:variant>
        <vt:i4>2540</vt:i4>
      </vt:variant>
      <vt:variant>
        <vt:i4>0</vt:i4>
      </vt:variant>
      <vt:variant>
        <vt:i4>5</vt:i4>
      </vt:variant>
      <vt:variant>
        <vt:lpwstr/>
      </vt:variant>
      <vt:variant>
        <vt:lpwstr>_Toc201382583</vt:lpwstr>
      </vt:variant>
      <vt:variant>
        <vt:i4>1966142</vt:i4>
      </vt:variant>
      <vt:variant>
        <vt:i4>2534</vt:i4>
      </vt:variant>
      <vt:variant>
        <vt:i4>0</vt:i4>
      </vt:variant>
      <vt:variant>
        <vt:i4>5</vt:i4>
      </vt:variant>
      <vt:variant>
        <vt:lpwstr/>
      </vt:variant>
      <vt:variant>
        <vt:lpwstr>_Toc201382582</vt:lpwstr>
      </vt:variant>
      <vt:variant>
        <vt:i4>1966142</vt:i4>
      </vt:variant>
      <vt:variant>
        <vt:i4>2528</vt:i4>
      </vt:variant>
      <vt:variant>
        <vt:i4>0</vt:i4>
      </vt:variant>
      <vt:variant>
        <vt:i4>5</vt:i4>
      </vt:variant>
      <vt:variant>
        <vt:lpwstr/>
      </vt:variant>
      <vt:variant>
        <vt:lpwstr>_Toc201382581</vt:lpwstr>
      </vt:variant>
      <vt:variant>
        <vt:i4>1966142</vt:i4>
      </vt:variant>
      <vt:variant>
        <vt:i4>2522</vt:i4>
      </vt:variant>
      <vt:variant>
        <vt:i4>0</vt:i4>
      </vt:variant>
      <vt:variant>
        <vt:i4>5</vt:i4>
      </vt:variant>
      <vt:variant>
        <vt:lpwstr/>
      </vt:variant>
      <vt:variant>
        <vt:lpwstr>_Toc201382580</vt:lpwstr>
      </vt:variant>
      <vt:variant>
        <vt:i4>1114174</vt:i4>
      </vt:variant>
      <vt:variant>
        <vt:i4>2516</vt:i4>
      </vt:variant>
      <vt:variant>
        <vt:i4>0</vt:i4>
      </vt:variant>
      <vt:variant>
        <vt:i4>5</vt:i4>
      </vt:variant>
      <vt:variant>
        <vt:lpwstr/>
      </vt:variant>
      <vt:variant>
        <vt:lpwstr>_Toc201382579</vt:lpwstr>
      </vt:variant>
      <vt:variant>
        <vt:i4>1114174</vt:i4>
      </vt:variant>
      <vt:variant>
        <vt:i4>2510</vt:i4>
      </vt:variant>
      <vt:variant>
        <vt:i4>0</vt:i4>
      </vt:variant>
      <vt:variant>
        <vt:i4>5</vt:i4>
      </vt:variant>
      <vt:variant>
        <vt:lpwstr/>
      </vt:variant>
      <vt:variant>
        <vt:lpwstr>_Toc201382578</vt:lpwstr>
      </vt:variant>
      <vt:variant>
        <vt:i4>1114174</vt:i4>
      </vt:variant>
      <vt:variant>
        <vt:i4>2504</vt:i4>
      </vt:variant>
      <vt:variant>
        <vt:i4>0</vt:i4>
      </vt:variant>
      <vt:variant>
        <vt:i4>5</vt:i4>
      </vt:variant>
      <vt:variant>
        <vt:lpwstr/>
      </vt:variant>
      <vt:variant>
        <vt:lpwstr>_Toc201382577</vt:lpwstr>
      </vt:variant>
      <vt:variant>
        <vt:i4>1114174</vt:i4>
      </vt:variant>
      <vt:variant>
        <vt:i4>2498</vt:i4>
      </vt:variant>
      <vt:variant>
        <vt:i4>0</vt:i4>
      </vt:variant>
      <vt:variant>
        <vt:i4>5</vt:i4>
      </vt:variant>
      <vt:variant>
        <vt:lpwstr/>
      </vt:variant>
      <vt:variant>
        <vt:lpwstr>_Toc201382576</vt:lpwstr>
      </vt:variant>
      <vt:variant>
        <vt:i4>1114174</vt:i4>
      </vt:variant>
      <vt:variant>
        <vt:i4>2492</vt:i4>
      </vt:variant>
      <vt:variant>
        <vt:i4>0</vt:i4>
      </vt:variant>
      <vt:variant>
        <vt:i4>5</vt:i4>
      </vt:variant>
      <vt:variant>
        <vt:lpwstr/>
      </vt:variant>
      <vt:variant>
        <vt:lpwstr>_Toc201382575</vt:lpwstr>
      </vt:variant>
      <vt:variant>
        <vt:i4>1114174</vt:i4>
      </vt:variant>
      <vt:variant>
        <vt:i4>2486</vt:i4>
      </vt:variant>
      <vt:variant>
        <vt:i4>0</vt:i4>
      </vt:variant>
      <vt:variant>
        <vt:i4>5</vt:i4>
      </vt:variant>
      <vt:variant>
        <vt:lpwstr/>
      </vt:variant>
      <vt:variant>
        <vt:lpwstr>_Toc201382574</vt:lpwstr>
      </vt:variant>
      <vt:variant>
        <vt:i4>1114174</vt:i4>
      </vt:variant>
      <vt:variant>
        <vt:i4>2480</vt:i4>
      </vt:variant>
      <vt:variant>
        <vt:i4>0</vt:i4>
      </vt:variant>
      <vt:variant>
        <vt:i4>5</vt:i4>
      </vt:variant>
      <vt:variant>
        <vt:lpwstr/>
      </vt:variant>
      <vt:variant>
        <vt:lpwstr>_Toc201382573</vt:lpwstr>
      </vt:variant>
      <vt:variant>
        <vt:i4>1114174</vt:i4>
      </vt:variant>
      <vt:variant>
        <vt:i4>2474</vt:i4>
      </vt:variant>
      <vt:variant>
        <vt:i4>0</vt:i4>
      </vt:variant>
      <vt:variant>
        <vt:i4>5</vt:i4>
      </vt:variant>
      <vt:variant>
        <vt:lpwstr/>
      </vt:variant>
      <vt:variant>
        <vt:lpwstr>_Toc201382572</vt:lpwstr>
      </vt:variant>
      <vt:variant>
        <vt:i4>1114174</vt:i4>
      </vt:variant>
      <vt:variant>
        <vt:i4>2468</vt:i4>
      </vt:variant>
      <vt:variant>
        <vt:i4>0</vt:i4>
      </vt:variant>
      <vt:variant>
        <vt:i4>5</vt:i4>
      </vt:variant>
      <vt:variant>
        <vt:lpwstr/>
      </vt:variant>
      <vt:variant>
        <vt:lpwstr>_Toc201382571</vt:lpwstr>
      </vt:variant>
      <vt:variant>
        <vt:i4>1114174</vt:i4>
      </vt:variant>
      <vt:variant>
        <vt:i4>2462</vt:i4>
      </vt:variant>
      <vt:variant>
        <vt:i4>0</vt:i4>
      </vt:variant>
      <vt:variant>
        <vt:i4>5</vt:i4>
      </vt:variant>
      <vt:variant>
        <vt:lpwstr/>
      </vt:variant>
      <vt:variant>
        <vt:lpwstr>_Toc201382570</vt:lpwstr>
      </vt:variant>
      <vt:variant>
        <vt:i4>1048638</vt:i4>
      </vt:variant>
      <vt:variant>
        <vt:i4>2456</vt:i4>
      </vt:variant>
      <vt:variant>
        <vt:i4>0</vt:i4>
      </vt:variant>
      <vt:variant>
        <vt:i4>5</vt:i4>
      </vt:variant>
      <vt:variant>
        <vt:lpwstr/>
      </vt:variant>
      <vt:variant>
        <vt:lpwstr>_Toc201382569</vt:lpwstr>
      </vt:variant>
      <vt:variant>
        <vt:i4>1048638</vt:i4>
      </vt:variant>
      <vt:variant>
        <vt:i4>2450</vt:i4>
      </vt:variant>
      <vt:variant>
        <vt:i4>0</vt:i4>
      </vt:variant>
      <vt:variant>
        <vt:i4>5</vt:i4>
      </vt:variant>
      <vt:variant>
        <vt:lpwstr/>
      </vt:variant>
      <vt:variant>
        <vt:lpwstr>_Toc201382568</vt:lpwstr>
      </vt:variant>
      <vt:variant>
        <vt:i4>1048638</vt:i4>
      </vt:variant>
      <vt:variant>
        <vt:i4>2444</vt:i4>
      </vt:variant>
      <vt:variant>
        <vt:i4>0</vt:i4>
      </vt:variant>
      <vt:variant>
        <vt:i4>5</vt:i4>
      </vt:variant>
      <vt:variant>
        <vt:lpwstr/>
      </vt:variant>
      <vt:variant>
        <vt:lpwstr>_Toc201382567</vt:lpwstr>
      </vt:variant>
      <vt:variant>
        <vt:i4>1048638</vt:i4>
      </vt:variant>
      <vt:variant>
        <vt:i4>2438</vt:i4>
      </vt:variant>
      <vt:variant>
        <vt:i4>0</vt:i4>
      </vt:variant>
      <vt:variant>
        <vt:i4>5</vt:i4>
      </vt:variant>
      <vt:variant>
        <vt:lpwstr/>
      </vt:variant>
      <vt:variant>
        <vt:lpwstr>_Toc201382566</vt:lpwstr>
      </vt:variant>
      <vt:variant>
        <vt:i4>1048638</vt:i4>
      </vt:variant>
      <vt:variant>
        <vt:i4>2432</vt:i4>
      </vt:variant>
      <vt:variant>
        <vt:i4>0</vt:i4>
      </vt:variant>
      <vt:variant>
        <vt:i4>5</vt:i4>
      </vt:variant>
      <vt:variant>
        <vt:lpwstr/>
      </vt:variant>
      <vt:variant>
        <vt:lpwstr>_Toc201382565</vt:lpwstr>
      </vt:variant>
      <vt:variant>
        <vt:i4>1048638</vt:i4>
      </vt:variant>
      <vt:variant>
        <vt:i4>2426</vt:i4>
      </vt:variant>
      <vt:variant>
        <vt:i4>0</vt:i4>
      </vt:variant>
      <vt:variant>
        <vt:i4>5</vt:i4>
      </vt:variant>
      <vt:variant>
        <vt:lpwstr/>
      </vt:variant>
      <vt:variant>
        <vt:lpwstr>_Toc201382564</vt:lpwstr>
      </vt:variant>
      <vt:variant>
        <vt:i4>1048638</vt:i4>
      </vt:variant>
      <vt:variant>
        <vt:i4>2420</vt:i4>
      </vt:variant>
      <vt:variant>
        <vt:i4>0</vt:i4>
      </vt:variant>
      <vt:variant>
        <vt:i4>5</vt:i4>
      </vt:variant>
      <vt:variant>
        <vt:lpwstr/>
      </vt:variant>
      <vt:variant>
        <vt:lpwstr>_Toc201382563</vt:lpwstr>
      </vt:variant>
      <vt:variant>
        <vt:i4>1048638</vt:i4>
      </vt:variant>
      <vt:variant>
        <vt:i4>2414</vt:i4>
      </vt:variant>
      <vt:variant>
        <vt:i4>0</vt:i4>
      </vt:variant>
      <vt:variant>
        <vt:i4>5</vt:i4>
      </vt:variant>
      <vt:variant>
        <vt:lpwstr/>
      </vt:variant>
      <vt:variant>
        <vt:lpwstr>_Toc201382562</vt:lpwstr>
      </vt:variant>
      <vt:variant>
        <vt:i4>1048638</vt:i4>
      </vt:variant>
      <vt:variant>
        <vt:i4>2408</vt:i4>
      </vt:variant>
      <vt:variant>
        <vt:i4>0</vt:i4>
      </vt:variant>
      <vt:variant>
        <vt:i4>5</vt:i4>
      </vt:variant>
      <vt:variant>
        <vt:lpwstr/>
      </vt:variant>
      <vt:variant>
        <vt:lpwstr>_Toc201382561</vt:lpwstr>
      </vt:variant>
      <vt:variant>
        <vt:i4>1048638</vt:i4>
      </vt:variant>
      <vt:variant>
        <vt:i4>2402</vt:i4>
      </vt:variant>
      <vt:variant>
        <vt:i4>0</vt:i4>
      </vt:variant>
      <vt:variant>
        <vt:i4>5</vt:i4>
      </vt:variant>
      <vt:variant>
        <vt:lpwstr/>
      </vt:variant>
      <vt:variant>
        <vt:lpwstr>_Toc201382560</vt:lpwstr>
      </vt:variant>
      <vt:variant>
        <vt:i4>1245246</vt:i4>
      </vt:variant>
      <vt:variant>
        <vt:i4>2396</vt:i4>
      </vt:variant>
      <vt:variant>
        <vt:i4>0</vt:i4>
      </vt:variant>
      <vt:variant>
        <vt:i4>5</vt:i4>
      </vt:variant>
      <vt:variant>
        <vt:lpwstr/>
      </vt:variant>
      <vt:variant>
        <vt:lpwstr>_Toc201382559</vt:lpwstr>
      </vt:variant>
      <vt:variant>
        <vt:i4>1245246</vt:i4>
      </vt:variant>
      <vt:variant>
        <vt:i4>2390</vt:i4>
      </vt:variant>
      <vt:variant>
        <vt:i4>0</vt:i4>
      </vt:variant>
      <vt:variant>
        <vt:i4>5</vt:i4>
      </vt:variant>
      <vt:variant>
        <vt:lpwstr/>
      </vt:variant>
      <vt:variant>
        <vt:lpwstr>_Toc201382558</vt:lpwstr>
      </vt:variant>
      <vt:variant>
        <vt:i4>1245246</vt:i4>
      </vt:variant>
      <vt:variant>
        <vt:i4>2384</vt:i4>
      </vt:variant>
      <vt:variant>
        <vt:i4>0</vt:i4>
      </vt:variant>
      <vt:variant>
        <vt:i4>5</vt:i4>
      </vt:variant>
      <vt:variant>
        <vt:lpwstr/>
      </vt:variant>
      <vt:variant>
        <vt:lpwstr>_Toc201382557</vt:lpwstr>
      </vt:variant>
      <vt:variant>
        <vt:i4>1245246</vt:i4>
      </vt:variant>
      <vt:variant>
        <vt:i4>2378</vt:i4>
      </vt:variant>
      <vt:variant>
        <vt:i4>0</vt:i4>
      </vt:variant>
      <vt:variant>
        <vt:i4>5</vt:i4>
      </vt:variant>
      <vt:variant>
        <vt:lpwstr/>
      </vt:variant>
      <vt:variant>
        <vt:lpwstr>_Toc201382556</vt:lpwstr>
      </vt:variant>
      <vt:variant>
        <vt:i4>1245246</vt:i4>
      </vt:variant>
      <vt:variant>
        <vt:i4>2372</vt:i4>
      </vt:variant>
      <vt:variant>
        <vt:i4>0</vt:i4>
      </vt:variant>
      <vt:variant>
        <vt:i4>5</vt:i4>
      </vt:variant>
      <vt:variant>
        <vt:lpwstr/>
      </vt:variant>
      <vt:variant>
        <vt:lpwstr>_Toc201382555</vt:lpwstr>
      </vt:variant>
      <vt:variant>
        <vt:i4>1245246</vt:i4>
      </vt:variant>
      <vt:variant>
        <vt:i4>2366</vt:i4>
      </vt:variant>
      <vt:variant>
        <vt:i4>0</vt:i4>
      </vt:variant>
      <vt:variant>
        <vt:i4>5</vt:i4>
      </vt:variant>
      <vt:variant>
        <vt:lpwstr/>
      </vt:variant>
      <vt:variant>
        <vt:lpwstr>_Toc201382554</vt:lpwstr>
      </vt:variant>
      <vt:variant>
        <vt:i4>1245246</vt:i4>
      </vt:variant>
      <vt:variant>
        <vt:i4>2360</vt:i4>
      </vt:variant>
      <vt:variant>
        <vt:i4>0</vt:i4>
      </vt:variant>
      <vt:variant>
        <vt:i4>5</vt:i4>
      </vt:variant>
      <vt:variant>
        <vt:lpwstr/>
      </vt:variant>
      <vt:variant>
        <vt:lpwstr>_Toc201382553</vt:lpwstr>
      </vt:variant>
      <vt:variant>
        <vt:i4>1245246</vt:i4>
      </vt:variant>
      <vt:variant>
        <vt:i4>2354</vt:i4>
      </vt:variant>
      <vt:variant>
        <vt:i4>0</vt:i4>
      </vt:variant>
      <vt:variant>
        <vt:i4>5</vt:i4>
      </vt:variant>
      <vt:variant>
        <vt:lpwstr/>
      </vt:variant>
      <vt:variant>
        <vt:lpwstr>_Toc201382552</vt:lpwstr>
      </vt:variant>
      <vt:variant>
        <vt:i4>1245246</vt:i4>
      </vt:variant>
      <vt:variant>
        <vt:i4>2348</vt:i4>
      </vt:variant>
      <vt:variant>
        <vt:i4>0</vt:i4>
      </vt:variant>
      <vt:variant>
        <vt:i4>5</vt:i4>
      </vt:variant>
      <vt:variant>
        <vt:lpwstr/>
      </vt:variant>
      <vt:variant>
        <vt:lpwstr>_Toc201382551</vt:lpwstr>
      </vt:variant>
      <vt:variant>
        <vt:i4>1245246</vt:i4>
      </vt:variant>
      <vt:variant>
        <vt:i4>2342</vt:i4>
      </vt:variant>
      <vt:variant>
        <vt:i4>0</vt:i4>
      </vt:variant>
      <vt:variant>
        <vt:i4>5</vt:i4>
      </vt:variant>
      <vt:variant>
        <vt:lpwstr/>
      </vt:variant>
      <vt:variant>
        <vt:lpwstr>_Toc201382550</vt:lpwstr>
      </vt:variant>
      <vt:variant>
        <vt:i4>1179710</vt:i4>
      </vt:variant>
      <vt:variant>
        <vt:i4>2336</vt:i4>
      </vt:variant>
      <vt:variant>
        <vt:i4>0</vt:i4>
      </vt:variant>
      <vt:variant>
        <vt:i4>5</vt:i4>
      </vt:variant>
      <vt:variant>
        <vt:lpwstr/>
      </vt:variant>
      <vt:variant>
        <vt:lpwstr>_Toc201382549</vt:lpwstr>
      </vt:variant>
      <vt:variant>
        <vt:i4>1179710</vt:i4>
      </vt:variant>
      <vt:variant>
        <vt:i4>2330</vt:i4>
      </vt:variant>
      <vt:variant>
        <vt:i4>0</vt:i4>
      </vt:variant>
      <vt:variant>
        <vt:i4>5</vt:i4>
      </vt:variant>
      <vt:variant>
        <vt:lpwstr/>
      </vt:variant>
      <vt:variant>
        <vt:lpwstr>_Toc201382548</vt:lpwstr>
      </vt:variant>
      <vt:variant>
        <vt:i4>1179710</vt:i4>
      </vt:variant>
      <vt:variant>
        <vt:i4>2324</vt:i4>
      </vt:variant>
      <vt:variant>
        <vt:i4>0</vt:i4>
      </vt:variant>
      <vt:variant>
        <vt:i4>5</vt:i4>
      </vt:variant>
      <vt:variant>
        <vt:lpwstr/>
      </vt:variant>
      <vt:variant>
        <vt:lpwstr>_Toc201382547</vt:lpwstr>
      </vt:variant>
      <vt:variant>
        <vt:i4>1179710</vt:i4>
      </vt:variant>
      <vt:variant>
        <vt:i4>2318</vt:i4>
      </vt:variant>
      <vt:variant>
        <vt:i4>0</vt:i4>
      </vt:variant>
      <vt:variant>
        <vt:i4>5</vt:i4>
      </vt:variant>
      <vt:variant>
        <vt:lpwstr/>
      </vt:variant>
      <vt:variant>
        <vt:lpwstr>_Toc201382546</vt:lpwstr>
      </vt:variant>
      <vt:variant>
        <vt:i4>1179710</vt:i4>
      </vt:variant>
      <vt:variant>
        <vt:i4>2312</vt:i4>
      </vt:variant>
      <vt:variant>
        <vt:i4>0</vt:i4>
      </vt:variant>
      <vt:variant>
        <vt:i4>5</vt:i4>
      </vt:variant>
      <vt:variant>
        <vt:lpwstr/>
      </vt:variant>
      <vt:variant>
        <vt:lpwstr>_Toc201382545</vt:lpwstr>
      </vt:variant>
      <vt:variant>
        <vt:i4>1179710</vt:i4>
      </vt:variant>
      <vt:variant>
        <vt:i4>2306</vt:i4>
      </vt:variant>
      <vt:variant>
        <vt:i4>0</vt:i4>
      </vt:variant>
      <vt:variant>
        <vt:i4>5</vt:i4>
      </vt:variant>
      <vt:variant>
        <vt:lpwstr/>
      </vt:variant>
      <vt:variant>
        <vt:lpwstr>_Toc201382544</vt:lpwstr>
      </vt:variant>
      <vt:variant>
        <vt:i4>1179710</vt:i4>
      </vt:variant>
      <vt:variant>
        <vt:i4>2300</vt:i4>
      </vt:variant>
      <vt:variant>
        <vt:i4>0</vt:i4>
      </vt:variant>
      <vt:variant>
        <vt:i4>5</vt:i4>
      </vt:variant>
      <vt:variant>
        <vt:lpwstr/>
      </vt:variant>
      <vt:variant>
        <vt:lpwstr>_Toc201382543</vt:lpwstr>
      </vt:variant>
      <vt:variant>
        <vt:i4>1179710</vt:i4>
      </vt:variant>
      <vt:variant>
        <vt:i4>2294</vt:i4>
      </vt:variant>
      <vt:variant>
        <vt:i4>0</vt:i4>
      </vt:variant>
      <vt:variant>
        <vt:i4>5</vt:i4>
      </vt:variant>
      <vt:variant>
        <vt:lpwstr/>
      </vt:variant>
      <vt:variant>
        <vt:lpwstr>_Toc201382542</vt:lpwstr>
      </vt:variant>
      <vt:variant>
        <vt:i4>1179710</vt:i4>
      </vt:variant>
      <vt:variant>
        <vt:i4>2288</vt:i4>
      </vt:variant>
      <vt:variant>
        <vt:i4>0</vt:i4>
      </vt:variant>
      <vt:variant>
        <vt:i4>5</vt:i4>
      </vt:variant>
      <vt:variant>
        <vt:lpwstr/>
      </vt:variant>
      <vt:variant>
        <vt:lpwstr>_Toc201382541</vt:lpwstr>
      </vt:variant>
      <vt:variant>
        <vt:i4>1179710</vt:i4>
      </vt:variant>
      <vt:variant>
        <vt:i4>2282</vt:i4>
      </vt:variant>
      <vt:variant>
        <vt:i4>0</vt:i4>
      </vt:variant>
      <vt:variant>
        <vt:i4>5</vt:i4>
      </vt:variant>
      <vt:variant>
        <vt:lpwstr/>
      </vt:variant>
      <vt:variant>
        <vt:lpwstr>_Toc201382540</vt:lpwstr>
      </vt:variant>
      <vt:variant>
        <vt:i4>1376318</vt:i4>
      </vt:variant>
      <vt:variant>
        <vt:i4>2276</vt:i4>
      </vt:variant>
      <vt:variant>
        <vt:i4>0</vt:i4>
      </vt:variant>
      <vt:variant>
        <vt:i4>5</vt:i4>
      </vt:variant>
      <vt:variant>
        <vt:lpwstr/>
      </vt:variant>
      <vt:variant>
        <vt:lpwstr>_Toc201382539</vt:lpwstr>
      </vt:variant>
      <vt:variant>
        <vt:i4>1376318</vt:i4>
      </vt:variant>
      <vt:variant>
        <vt:i4>2270</vt:i4>
      </vt:variant>
      <vt:variant>
        <vt:i4>0</vt:i4>
      </vt:variant>
      <vt:variant>
        <vt:i4>5</vt:i4>
      </vt:variant>
      <vt:variant>
        <vt:lpwstr/>
      </vt:variant>
      <vt:variant>
        <vt:lpwstr>_Toc201382538</vt:lpwstr>
      </vt:variant>
      <vt:variant>
        <vt:i4>1376318</vt:i4>
      </vt:variant>
      <vt:variant>
        <vt:i4>2264</vt:i4>
      </vt:variant>
      <vt:variant>
        <vt:i4>0</vt:i4>
      </vt:variant>
      <vt:variant>
        <vt:i4>5</vt:i4>
      </vt:variant>
      <vt:variant>
        <vt:lpwstr/>
      </vt:variant>
      <vt:variant>
        <vt:lpwstr>_Toc201382537</vt:lpwstr>
      </vt:variant>
      <vt:variant>
        <vt:i4>1376318</vt:i4>
      </vt:variant>
      <vt:variant>
        <vt:i4>2258</vt:i4>
      </vt:variant>
      <vt:variant>
        <vt:i4>0</vt:i4>
      </vt:variant>
      <vt:variant>
        <vt:i4>5</vt:i4>
      </vt:variant>
      <vt:variant>
        <vt:lpwstr/>
      </vt:variant>
      <vt:variant>
        <vt:lpwstr>_Toc201382536</vt:lpwstr>
      </vt:variant>
      <vt:variant>
        <vt:i4>1376318</vt:i4>
      </vt:variant>
      <vt:variant>
        <vt:i4>2252</vt:i4>
      </vt:variant>
      <vt:variant>
        <vt:i4>0</vt:i4>
      </vt:variant>
      <vt:variant>
        <vt:i4>5</vt:i4>
      </vt:variant>
      <vt:variant>
        <vt:lpwstr/>
      </vt:variant>
      <vt:variant>
        <vt:lpwstr>_Toc201382535</vt:lpwstr>
      </vt:variant>
      <vt:variant>
        <vt:i4>1376318</vt:i4>
      </vt:variant>
      <vt:variant>
        <vt:i4>2246</vt:i4>
      </vt:variant>
      <vt:variant>
        <vt:i4>0</vt:i4>
      </vt:variant>
      <vt:variant>
        <vt:i4>5</vt:i4>
      </vt:variant>
      <vt:variant>
        <vt:lpwstr/>
      </vt:variant>
      <vt:variant>
        <vt:lpwstr>_Toc201382534</vt:lpwstr>
      </vt:variant>
      <vt:variant>
        <vt:i4>1376318</vt:i4>
      </vt:variant>
      <vt:variant>
        <vt:i4>2240</vt:i4>
      </vt:variant>
      <vt:variant>
        <vt:i4>0</vt:i4>
      </vt:variant>
      <vt:variant>
        <vt:i4>5</vt:i4>
      </vt:variant>
      <vt:variant>
        <vt:lpwstr/>
      </vt:variant>
      <vt:variant>
        <vt:lpwstr>_Toc201382533</vt:lpwstr>
      </vt:variant>
      <vt:variant>
        <vt:i4>1376318</vt:i4>
      </vt:variant>
      <vt:variant>
        <vt:i4>2234</vt:i4>
      </vt:variant>
      <vt:variant>
        <vt:i4>0</vt:i4>
      </vt:variant>
      <vt:variant>
        <vt:i4>5</vt:i4>
      </vt:variant>
      <vt:variant>
        <vt:lpwstr/>
      </vt:variant>
      <vt:variant>
        <vt:lpwstr>_Toc201382532</vt:lpwstr>
      </vt:variant>
      <vt:variant>
        <vt:i4>1376318</vt:i4>
      </vt:variant>
      <vt:variant>
        <vt:i4>2228</vt:i4>
      </vt:variant>
      <vt:variant>
        <vt:i4>0</vt:i4>
      </vt:variant>
      <vt:variant>
        <vt:i4>5</vt:i4>
      </vt:variant>
      <vt:variant>
        <vt:lpwstr/>
      </vt:variant>
      <vt:variant>
        <vt:lpwstr>_Toc201382531</vt:lpwstr>
      </vt:variant>
      <vt:variant>
        <vt:i4>1376318</vt:i4>
      </vt:variant>
      <vt:variant>
        <vt:i4>2222</vt:i4>
      </vt:variant>
      <vt:variant>
        <vt:i4>0</vt:i4>
      </vt:variant>
      <vt:variant>
        <vt:i4>5</vt:i4>
      </vt:variant>
      <vt:variant>
        <vt:lpwstr/>
      </vt:variant>
      <vt:variant>
        <vt:lpwstr>_Toc201382530</vt:lpwstr>
      </vt:variant>
      <vt:variant>
        <vt:i4>1310782</vt:i4>
      </vt:variant>
      <vt:variant>
        <vt:i4>2216</vt:i4>
      </vt:variant>
      <vt:variant>
        <vt:i4>0</vt:i4>
      </vt:variant>
      <vt:variant>
        <vt:i4>5</vt:i4>
      </vt:variant>
      <vt:variant>
        <vt:lpwstr/>
      </vt:variant>
      <vt:variant>
        <vt:lpwstr>_Toc201382529</vt:lpwstr>
      </vt:variant>
      <vt:variant>
        <vt:i4>1310782</vt:i4>
      </vt:variant>
      <vt:variant>
        <vt:i4>2210</vt:i4>
      </vt:variant>
      <vt:variant>
        <vt:i4>0</vt:i4>
      </vt:variant>
      <vt:variant>
        <vt:i4>5</vt:i4>
      </vt:variant>
      <vt:variant>
        <vt:lpwstr/>
      </vt:variant>
      <vt:variant>
        <vt:lpwstr>_Toc201382528</vt:lpwstr>
      </vt:variant>
      <vt:variant>
        <vt:i4>1310782</vt:i4>
      </vt:variant>
      <vt:variant>
        <vt:i4>2204</vt:i4>
      </vt:variant>
      <vt:variant>
        <vt:i4>0</vt:i4>
      </vt:variant>
      <vt:variant>
        <vt:i4>5</vt:i4>
      </vt:variant>
      <vt:variant>
        <vt:lpwstr/>
      </vt:variant>
      <vt:variant>
        <vt:lpwstr>_Toc201382527</vt:lpwstr>
      </vt:variant>
      <vt:variant>
        <vt:i4>1310782</vt:i4>
      </vt:variant>
      <vt:variant>
        <vt:i4>2198</vt:i4>
      </vt:variant>
      <vt:variant>
        <vt:i4>0</vt:i4>
      </vt:variant>
      <vt:variant>
        <vt:i4>5</vt:i4>
      </vt:variant>
      <vt:variant>
        <vt:lpwstr/>
      </vt:variant>
      <vt:variant>
        <vt:lpwstr>_Toc201382526</vt:lpwstr>
      </vt:variant>
      <vt:variant>
        <vt:i4>1310782</vt:i4>
      </vt:variant>
      <vt:variant>
        <vt:i4>2192</vt:i4>
      </vt:variant>
      <vt:variant>
        <vt:i4>0</vt:i4>
      </vt:variant>
      <vt:variant>
        <vt:i4>5</vt:i4>
      </vt:variant>
      <vt:variant>
        <vt:lpwstr/>
      </vt:variant>
      <vt:variant>
        <vt:lpwstr>_Toc201382525</vt:lpwstr>
      </vt:variant>
      <vt:variant>
        <vt:i4>1310782</vt:i4>
      </vt:variant>
      <vt:variant>
        <vt:i4>2186</vt:i4>
      </vt:variant>
      <vt:variant>
        <vt:i4>0</vt:i4>
      </vt:variant>
      <vt:variant>
        <vt:i4>5</vt:i4>
      </vt:variant>
      <vt:variant>
        <vt:lpwstr/>
      </vt:variant>
      <vt:variant>
        <vt:lpwstr>_Toc201382524</vt:lpwstr>
      </vt:variant>
      <vt:variant>
        <vt:i4>1310782</vt:i4>
      </vt:variant>
      <vt:variant>
        <vt:i4>2180</vt:i4>
      </vt:variant>
      <vt:variant>
        <vt:i4>0</vt:i4>
      </vt:variant>
      <vt:variant>
        <vt:i4>5</vt:i4>
      </vt:variant>
      <vt:variant>
        <vt:lpwstr/>
      </vt:variant>
      <vt:variant>
        <vt:lpwstr>_Toc201382523</vt:lpwstr>
      </vt:variant>
      <vt:variant>
        <vt:i4>1310782</vt:i4>
      </vt:variant>
      <vt:variant>
        <vt:i4>2174</vt:i4>
      </vt:variant>
      <vt:variant>
        <vt:i4>0</vt:i4>
      </vt:variant>
      <vt:variant>
        <vt:i4>5</vt:i4>
      </vt:variant>
      <vt:variant>
        <vt:lpwstr/>
      </vt:variant>
      <vt:variant>
        <vt:lpwstr>_Toc201382522</vt:lpwstr>
      </vt:variant>
      <vt:variant>
        <vt:i4>1310782</vt:i4>
      </vt:variant>
      <vt:variant>
        <vt:i4>2168</vt:i4>
      </vt:variant>
      <vt:variant>
        <vt:i4>0</vt:i4>
      </vt:variant>
      <vt:variant>
        <vt:i4>5</vt:i4>
      </vt:variant>
      <vt:variant>
        <vt:lpwstr/>
      </vt:variant>
      <vt:variant>
        <vt:lpwstr>_Toc201382521</vt:lpwstr>
      </vt:variant>
      <vt:variant>
        <vt:i4>1310782</vt:i4>
      </vt:variant>
      <vt:variant>
        <vt:i4>2162</vt:i4>
      </vt:variant>
      <vt:variant>
        <vt:i4>0</vt:i4>
      </vt:variant>
      <vt:variant>
        <vt:i4>5</vt:i4>
      </vt:variant>
      <vt:variant>
        <vt:lpwstr/>
      </vt:variant>
      <vt:variant>
        <vt:lpwstr>_Toc201382520</vt:lpwstr>
      </vt:variant>
      <vt:variant>
        <vt:i4>1507390</vt:i4>
      </vt:variant>
      <vt:variant>
        <vt:i4>2156</vt:i4>
      </vt:variant>
      <vt:variant>
        <vt:i4>0</vt:i4>
      </vt:variant>
      <vt:variant>
        <vt:i4>5</vt:i4>
      </vt:variant>
      <vt:variant>
        <vt:lpwstr/>
      </vt:variant>
      <vt:variant>
        <vt:lpwstr>_Toc201382519</vt:lpwstr>
      </vt:variant>
      <vt:variant>
        <vt:i4>1507390</vt:i4>
      </vt:variant>
      <vt:variant>
        <vt:i4>2150</vt:i4>
      </vt:variant>
      <vt:variant>
        <vt:i4>0</vt:i4>
      </vt:variant>
      <vt:variant>
        <vt:i4>5</vt:i4>
      </vt:variant>
      <vt:variant>
        <vt:lpwstr/>
      </vt:variant>
      <vt:variant>
        <vt:lpwstr>_Toc201382518</vt:lpwstr>
      </vt:variant>
      <vt:variant>
        <vt:i4>1507390</vt:i4>
      </vt:variant>
      <vt:variant>
        <vt:i4>2144</vt:i4>
      </vt:variant>
      <vt:variant>
        <vt:i4>0</vt:i4>
      </vt:variant>
      <vt:variant>
        <vt:i4>5</vt:i4>
      </vt:variant>
      <vt:variant>
        <vt:lpwstr/>
      </vt:variant>
      <vt:variant>
        <vt:lpwstr>_Toc201382517</vt:lpwstr>
      </vt:variant>
      <vt:variant>
        <vt:i4>1507390</vt:i4>
      </vt:variant>
      <vt:variant>
        <vt:i4>2138</vt:i4>
      </vt:variant>
      <vt:variant>
        <vt:i4>0</vt:i4>
      </vt:variant>
      <vt:variant>
        <vt:i4>5</vt:i4>
      </vt:variant>
      <vt:variant>
        <vt:lpwstr/>
      </vt:variant>
      <vt:variant>
        <vt:lpwstr>_Toc201382516</vt:lpwstr>
      </vt:variant>
      <vt:variant>
        <vt:i4>1507390</vt:i4>
      </vt:variant>
      <vt:variant>
        <vt:i4>2132</vt:i4>
      </vt:variant>
      <vt:variant>
        <vt:i4>0</vt:i4>
      </vt:variant>
      <vt:variant>
        <vt:i4>5</vt:i4>
      </vt:variant>
      <vt:variant>
        <vt:lpwstr/>
      </vt:variant>
      <vt:variant>
        <vt:lpwstr>_Toc201382515</vt:lpwstr>
      </vt:variant>
      <vt:variant>
        <vt:i4>1507390</vt:i4>
      </vt:variant>
      <vt:variant>
        <vt:i4>2126</vt:i4>
      </vt:variant>
      <vt:variant>
        <vt:i4>0</vt:i4>
      </vt:variant>
      <vt:variant>
        <vt:i4>5</vt:i4>
      </vt:variant>
      <vt:variant>
        <vt:lpwstr/>
      </vt:variant>
      <vt:variant>
        <vt:lpwstr>_Toc201382514</vt:lpwstr>
      </vt:variant>
      <vt:variant>
        <vt:i4>1507390</vt:i4>
      </vt:variant>
      <vt:variant>
        <vt:i4>2120</vt:i4>
      </vt:variant>
      <vt:variant>
        <vt:i4>0</vt:i4>
      </vt:variant>
      <vt:variant>
        <vt:i4>5</vt:i4>
      </vt:variant>
      <vt:variant>
        <vt:lpwstr/>
      </vt:variant>
      <vt:variant>
        <vt:lpwstr>_Toc201382513</vt:lpwstr>
      </vt:variant>
      <vt:variant>
        <vt:i4>1507390</vt:i4>
      </vt:variant>
      <vt:variant>
        <vt:i4>2114</vt:i4>
      </vt:variant>
      <vt:variant>
        <vt:i4>0</vt:i4>
      </vt:variant>
      <vt:variant>
        <vt:i4>5</vt:i4>
      </vt:variant>
      <vt:variant>
        <vt:lpwstr/>
      </vt:variant>
      <vt:variant>
        <vt:lpwstr>_Toc201382512</vt:lpwstr>
      </vt:variant>
      <vt:variant>
        <vt:i4>1507390</vt:i4>
      </vt:variant>
      <vt:variant>
        <vt:i4>2108</vt:i4>
      </vt:variant>
      <vt:variant>
        <vt:i4>0</vt:i4>
      </vt:variant>
      <vt:variant>
        <vt:i4>5</vt:i4>
      </vt:variant>
      <vt:variant>
        <vt:lpwstr/>
      </vt:variant>
      <vt:variant>
        <vt:lpwstr>_Toc201382511</vt:lpwstr>
      </vt:variant>
      <vt:variant>
        <vt:i4>1507390</vt:i4>
      </vt:variant>
      <vt:variant>
        <vt:i4>2102</vt:i4>
      </vt:variant>
      <vt:variant>
        <vt:i4>0</vt:i4>
      </vt:variant>
      <vt:variant>
        <vt:i4>5</vt:i4>
      </vt:variant>
      <vt:variant>
        <vt:lpwstr/>
      </vt:variant>
      <vt:variant>
        <vt:lpwstr>_Toc201382510</vt:lpwstr>
      </vt:variant>
      <vt:variant>
        <vt:i4>1441854</vt:i4>
      </vt:variant>
      <vt:variant>
        <vt:i4>2096</vt:i4>
      </vt:variant>
      <vt:variant>
        <vt:i4>0</vt:i4>
      </vt:variant>
      <vt:variant>
        <vt:i4>5</vt:i4>
      </vt:variant>
      <vt:variant>
        <vt:lpwstr/>
      </vt:variant>
      <vt:variant>
        <vt:lpwstr>_Toc201382509</vt:lpwstr>
      </vt:variant>
      <vt:variant>
        <vt:i4>1441854</vt:i4>
      </vt:variant>
      <vt:variant>
        <vt:i4>2090</vt:i4>
      </vt:variant>
      <vt:variant>
        <vt:i4>0</vt:i4>
      </vt:variant>
      <vt:variant>
        <vt:i4>5</vt:i4>
      </vt:variant>
      <vt:variant>
        <vt:lpwstr/>
      </vt:variant>
      <vt:variant>
        <vt:lpwstr>_Toc201382508</vt:lpwstr>
      </vt:variant>
      <vt:variant>
        <vt:i4>1441854</vt:i4>
      </vt:variant>
      <vt:variant>
        <vt:i4>2084</vt:i4>
      </vt:variant>
      <vt:variant>
        <vt:i4>0</vt:i4>
      </vt:variant>
      <vt:variant>
        <vt:i4>5</vt:i4>
      </vt:variant>
      <vt:variant>
        <vt:lpwstr/>
      </vt:variant>
      <vt:variant>
        <vt:lpwstr>_Toc201382507</vt:lpwstr>
      </vt:variant>
      <vt:variant>
        <vt:i4>1441854</vt:i4>
      </vt:variant>
      <vt:variant>
        <vt:i4>2078</vt:i4>
      </vt:variant>
      <vt:variant>
        <vt:i4>0</vt:i4>
      </vt:variant>
      <vt:variant>
        <vt:i4>5</vt:i4>
      </vt:variant>
      <vt:variant>
        <vt:lpwstr/>
      </vt:variant>
      <vt:variant>
        <vt:lpwstr>_Toc201382506</vt:lpwstr>
      </vt:variant>
      <vt:variant>
        <vt:i4>1441854</vt:i4>
      </vt:variant>
      <vt:variant>
        <vt:i4>2072</vt:i4>
      </vt:variant>
      <vt:variant>
        <vt:i4>0</vt:i4>
      </vt:variant>
      <vt:variant>
        <vt:i4>5</vt:i4>
      </vt:variant>
      <vt:variant>
        <vt:lpwstr/>
      </vt:variant>
      <vt:variant>
        <vt:lpwstr>_Toc201382505</vt:lpwstr>
      </vt:variant>
      <vt:variant>
        <vt:i4>1441854</vt:i4>
      </vt:variant>
      <vt:variant>
        <vt:i4>2066</vt:i4>
      </vt:variant>
      <vt:variant>
        <vt:i4>0</vt:i4>
      </vt:variant>
      <vt:variant>
        <vt:i4>5</vt:i4>
      </vt:variant>
      <vt:variant>
        <vt:lpwstr/>
      </vt:variant>
      <vt:variant>
        <vt:lpwstr>_Toc201382504</vt:lpwstr>
      </vt:variant>
      <vt:variant>
        <vt:i4>1441854</vt:i4>
      </vt:variant>
      <vt:variant>
        <vt:i4>2060</vt:i4>
      </vt:variant>
      <vt:variant>
        <vt:i4>0</vt:i4>
      </vt:variant>
      <vt:variant>
        <vt:i4>5</vt:i4>
      </vt:variant>
      <vt:variant>
        <vt:lpwstr/>
      </vt:variant>
      <vt:variant>
        <vt:lpwstr>_Toc201382503</vt:lpwstr>
      </vt:variant>
      <vt:variant>
        <vt:i4>1441854</vt:i4>
      </vt:variant>
      <vt:variant>
        <vt:i4>2054</vt:i4>
      </vt:variant>
      <vt:variant>
        <vt:i4>0</vt:i4>
      </vt:variant>
      <vt:variant>
        <vt:i4>5</vt:i4>
      </vt:variant>
      <vt:variant>
        <vt:lpwstr/>
      </vt:variant>
      <vt:variant>
        <vt:lpwstr>_Toc201382502</vt:lpwstr>
      </vt:variant>
      <vt:variant>
        <vt:i4>1441854</vt:i4>
      </vt:variant>
      <vt:variant>
        <vt:i4>2048</vt:i4>
      </vt:variant>
      <vt:variant>
        <vt:i4>0</vt:i4>
      </vt:variant>
      <vt:variant>
        <vt:i4>5</vt:i4>
      </vt:variant>
      <vt:variant>
        <vt:lpwstr/>
      </vt:variant>
      <vt:variant>
        <vt:lpwstr>_Toc201382501</vt:lpwstr>
      </vt:variant>
      <vt:variant>
        <vt:i4>1441854</vt:i4>
      </vt:variant>
      <vt:variant>
        <vt:i4>2042</vt:i4>
      </vt:variant>
      <vt:variant>
        <vt:i4>0</vt:i4>
      </vt:variant>
      <vt:variant>
        <vt:i4>5</vt:i4>
      </vt:variant>
      <vt:variant>
        <vt:lpwstr/>
      </vt:variant>
      <vt:variant>
        <vt:lpwstr>_Toc201382500</vt:lpwstr>
      </vt:variant>
      <vt:variant>
        <vt:i4>2031679</vt:i4>
      </vt:variant>
      <vt:variant>
        <vt:i4>2036</vt:i4>
      </vt:variant>
      <vt:variant>
        <vt:i4>0</vt:i4>
      </vt:variant>
      <vt:variant>
        <vt:i4>5</vt:i4>
      </vt:variant>
      <vt:variant>
        <vt:lpwstr/>
      </vt:variant>
      <vt:variant>
        <vt:lpwstr>_Toc201382499</vt:lpwstr>
      </vt:variant>
      <vt:variant>
        <vt:i4>2031679</vt:i4>
      </vt:variant>
      <vt:variant>
        <vt:i4>2030</vt:i4>
      </vt:variant>
      <vt:variant>
        <vt:i4>0</vt:i4>
      </vt:variant>
      <vt:variant>
        <vt:i4>5</vt:i4>
      </vt:variant>
      <vt:variant>
        <vt:lpwstr/>
      </vt:variant>
      <vt:variant>
        <vt:lpwstr>_Toc201382498</vt:lpwstr>
      </vt:variant>
      <vt:variant>
        <vt:i4>2031679</vt:i4>
      </vt:variant>
      <vt:variant>
        <vt:i4>2024</vt:i4>
      </vt:variant>
      <vt:variant>
        <vt:i4>0</vt:i4>
      </vt:variant>
      <vt:variant>
        <vt:i4>5</vt:i4>
      </vt:variant>
      <vt:variant>
        <vt:lpwstr/>
      </vt:variant>
      <vt:variant>
        <vt:lpwstr>_Toc201382497</vt:lpwstr>
      </vt:variant>
      <vt:variant>
        <vt:i4>2031679</vt:i4>
      </vt:variant>
      <vt:variant>
        <vt:i4>2018</vt:i4>
      </vt:variant>
      <vt:variant>
        <vt:i4>0</vt:i4>
      </vt:variant>
      <vt:variant>
        <vt:i4>5</vt:i4>
      </vt:variant>
      <vt:variant>
        <vt:lpwstr/>
      </vt:variant>
      <vt:variant>
        <vt:lpwstr>_Toc201382496</vt:lpwstr>
      </vt:variant>
      <vt:variant>
        <vt:i4>2031679</vt:i4>
      </vt:variant>
      <vt:variant>
        <vt:i4>2012</vt:i4>
      </vt:variant>
      <vt:variant>
        <vt:i4>0</vt:i4>
      </vt:variant>
      <vt:variant>
        <vt:i4>5</vt:i4>
      </vt:variant>
      <vt:variant>
        <vt:lpwstr/>
      </vt:variant>
      <vt:variant>
        <vt:lpwstr>_Toc201382495</vt:lpwstr>
      </vt:variant>
      <vt:variant>
        <vt:i4>2031679</vt:i4>
      </vt:variant>
      <vt:variant>
        <vt:i4>2006</vt:i4>
      </vt:variant>
      <vt:variant>
        <vt:i4>0</vt:i4>
      </vt:variant>
      <vt:variant>
        <vt:i4>5</vt:i4>
      </vt:variant>
      <vt:variant>
        <vt:lpwstr/>
      </vt:variant>
      <vt:variant>
        <vt:lpwstr>_Toc201382494</vt:lpwstr>
      </vt:variant>
      <vt:variant>
        <vt:i4>2031679</vt:i4>
      </vt:variant>
      <vt:variant>
        <vt:i4>2000</vt:i4>
      </vt:variant>
      <vt:variant>
        <vt:i4>0</vt:i4>
      </vt:variant>
      <vt:variant>
        <vt:i4>5</vt:i4>
      </vt:variant>
      <vt:variant>
        <vt:lpwstr/>
      </vt:variant>
      <vt:variant>
        <vt:lpwstr>_Toc201382493</vt:lpwstr>
      </vt:variant>
      <vt:variant>
        <vt:i4>2031679</vt:i4>
      </vt:variant>
      <vt:variant>
        <vt:i4>1994</vt:i4>
      </vt:variant>
      <vt:variant>
        <vt:i4>0</vt:i4>
      </vt:variant>
      <vt:variant>
        <vt:i4>5</vt:i4>
      </vt:variant>
      <vt:variant>
        <vt:lpwstr/>
      </vt:variant>
      <vt:variant>
        <vt:lpwstr>_Toc201382492</vt:lpwstr>
      </vt:variant>
      <vt:variant>
        <vt:i4>2031679</vt:i4>
      </vt:variant>
      <vt:variant>
        <vt:i4>1988</vt:i4>
      </vt:variant>
      <vt:variant>
        <vt:i4>0</vt:i4>
      </vt:variant>
      <vt:variant>
        <vt:i4>5</vt:i4>
      </vt:variant>
      <vt:variant>
        <vt:lpwstr/>
      </vt:variant>
      <vt:variant>
        <vt:lpwstr>_Toc201382491</vt:lpwstr>
      </vt:variant>
      <vt:variant>
        <vt:i4>2031679</vt:i4>
      </vt:variant>
      <vt:variant>
        <vt:i4>1982</vt:i4>
      </vt:variant>
      <vt:variant>
        <vt:i4>0</vt:i4>
      </vt:variant>
      <vt:variant>
        <vt:i4>5</vt:i4>
      </vt:variant>
      <vt:variant>
        <vt:lpwstr/>
      </vt:variant>
      <vt:variant>
        <vt:lpwstr>_Toc201382490</vt:lpwstr>
      </vt:variant>
      <vt:variant>
        <vt:i4>1966143</vt:i4>
      </vt:variant>
      <vt:variant>
        <vt:i4>1976</vt:i4>
      </vt:variant>
      <vt:variant>
        <vt:i4>0</vt:i4>
      </vt:variant>
      <vt:variant>
        <vt:i4>5</vt:i4>
      </vt:variant>
      <vt:variant>
        <vt:lpwstr/>
      </vt:variant>
      <vt:variant>
        <vt:lpwstr>_Toc201382489</vt:lpwstr>
      </vt:variant>
      <vt:variant>
        <vt:i4>1966143</vt:i4>
      </vt:variant>
      <vt:variant>
        <vt:i4>1970</vt:i4>
      </vt:variant>
      <vt:variant>
        <vt:i4>0</vt:i4>
      </vt:variant>
      <vt:variant>
        <vt:i4>5</vt:i4>
      </vt:variant>
      <vt:variant>
        <vt:lpwstr/>
      </vt:variant>
      <vt:variant>
        <vt:lpwstr>_Toc201382488</vt:lpwstr>
      </vt:variant>
      <vt:variant>
        <vt:i4>1966143</vt:i4>
      </vt:variant>
      <vt:variant>
        <vt:i4>1964</vt:i4>
      </vt:variant>
      <vt:variant>
        <vt:i4>0</vt:i4>
      </vt:variant>
      <vt:variant>
        <vt:i4>5</vt:i4>
      </vt:variant>
      <vt:variant>
        <vt:lpwstr/>
      </vt:variant>
      <vt:variant>
        <vt:lpwstr>_Toc201382487</vt:lpwstr>
      </vt:variant>
      <vt:variant>
        <vt:i4>1966143</vt:i4>
      </vt:variant>
      <vt:variant>
        <vt:i4>1958</vt:i4>
      </vt:variant>
      <vt:variant>
        <vt:i4>0</vt:i4>
      </vt:variant>
      <vt:variant>
        <vt:i4>5</vt:i4>
      </vt:variant>
      <vt:variant>
        <vt:lpwstr/>
      </vt:variant>
      <vt:variant>
        <vt:lpwstr>_Toc201382486</vt:lpwstr>
      </vt:variant>
      <vt:variant>
        <vt:i4>1966143</vt:i4>
      </vt:variant>
      <vt:variant>
        <vt:i4>1952</vt:i4>
      </vt:variant>
      <vt:variant>
        <vt:i4>0</vt:i4>
      </vt:variant>
      <vt:variant>
        <vt:i4>5</vt:i4>
      </vt:variant>
      <vt:variant>
        <vt:lpwstr/>
      </vt:variant>
      <vt:variant>
        <vt:lpwstr>_Toc201382485</vt:lpwstr>
      </vt:variant>
      <vt:variant>
        <vt:i4>1966143</vt:i4>
      </vt:variant>
      <vt:variant>
        <vt:i4>1946</vt:i4>
      </vt:variant>
      <vt:variant>
        <vt:i4>0</vt:i4>
      </vt:variant>
      <vt:variant>
        <vt:i4>5</vt:i4>
      </vt:variant>
      <vt:variant>
        <vt:lpwstr/>
      </vt:variant>
      <vt:variant>
        <vt:lpwstr>_Toc201382484</vt:lpwstr>
      </vt:variant>
      <vt:variant>
        <vt:i4>1966143</vt:i4>
      </vt:variant>
      <vt:variant>
        <vt:i4>1940</vt:i4>
      </vt:variant>
      <vt:variant>
        <vt:i4>0</vt:i4>
      </vt:variant>
      <vt:variant>
        <vt:i4>5</vt:i4>
      </vt:variant>
      <vt:variant>
        <vt:lpwstr/>
      </vt:variant>
      <vt:variant>
        <vt:lpwstr>_Toc201382483</vt:lpwstr>
      </vt:variant>
      <vt:variant>
        <vt:i4>1966143</vt:i4>
      </vt:variant>
      <vt:variant>
        <vt:i4>1934</vt:i4>
      </vt:variant>
      <vt:variant>
        <vt:i4>0</vt:i4>
      </vt:variant>
      <vt:variant>
        <vt:i4>5</vt:i4>
      </vt:variant>
      <vt:variant>
        <vt:lpwstr/>
      </vt:variant>
      <vt:variant>
        <vt:lpwstr>_Toc201382482</vt:lpwstr>
      </vt:variant>
      <vt:variant>
        <vt:i4>1966143</vt:i4>
      </vt:variant>
      <vt:variant>
        <vt:i4>1928</vt:i4>
      </vt:variant>
      <vt:variant>
        <vt:i4>0</vt:i4>
      </vt:variant>
      <vt:variant>
        <vt:i4>5</vt:i4>
      </vt:variant>
      <vt:variant>
        <vt:lpwstr/>
      </vt:variant>
      <vt:variant>
        <vt:lpwstr>_Toc201382481</vt:lpwstr>
      </vt:variant>
      <vt:variant>
        <vt:i4>1966143</vt:i4>
      </vt:variant>
      <vt:variant>
        <vt:i4>1922</vt:i4>
      </vt:variant>
      <vt:variant>
        <vt:i4>0</vt:i4>
      </vt:variant>
      <vt:variant>
        <vt:i4>5</vt:i4>
      </vt:variant>
      <vt:variant>
        <vt:lpwstr/>
      </vt:variant>
      <vt:variant>
        <vt:lpwstr>_Toc201382480</vt:lpwstr>
      </vt:variant>
      <vt:variant>
        <vt:i4>1114175</vt:i4>
      </vt:variant>
      <vt:variant>
        <vt:i4>1916</vt:i4>
      </vt:variant>
      <vt:variant>
        <vt:i4>0</vt:i4>
      </vt:variant>
      <vt:variant>
        <vt:i4>5</vt:i4>
      </vt:variant>
      <vt:variant>
        <vt:lpwstr/>
      </vt:variant>
      <vt:variant>
        <vt:lpwstr>_Toc201382479</vt:lpwstr>
      </vt:variant>
      <vt:variant>
        <vt:i4>1114175</vt:i4>
      </vt:variant>
      <vt:variant>
        <vt:i4>1910</vt:i4>
      </vt:variant>
      <vt:variant>
        <vt:i4>0</vt:i4>
      </vt:variant>
      <vt:variant>
        <vt:i4>5</vt:i4>
      </vt:variant>
      <vt:variant>
        <vt:lpwstr/>
      </vt:variant>
      <vt:variant>
        <vt:lpwstr>_Toc201382478</vt:lpwstr>
      </vt:variant>
      <vt:variant>
        <vt:i4>1114175</vt:i4>
      </vt:variant>
      <vt:variant>
        <vt:i4>1904</vt:i4>
      </vt:variant>
      <vt:variant>
        <vt:i4>0</vt:i4>
      </vt:variant>
      <vt:variant>
        <vt:i4>5</vt:i4>
      </vt:variant>
      <vt:variant>
        <vt:lpwstr/>
      </vt:variant>
      <vt:variant>
        <vt:lpwstr>_Toc201382477</vt:lpwstr>
      </vt:variant>
      <vt:variant>
        <vt:i4>1114175</vt:i4>
      </vt:variant>
      <vt:variant>
        <vt:i4>1898</vt:i4>
      </vt:variant>
      <vt:variant>
        <vt:i4>0</vt:i4>
      </vt:variant>
      <vt:variant>
        <vt:i4>5</vt:i4>
      </vt:variant>
      <vt:variant>
        <vt:lpwstr/>
      </vt:variant>
      <vt:variant>
        <vt:lpwstr>_Toc201382476</vt:lpwstr>
      </vt:variant>
      <vt:variant>
        <vt:i4>1114175</vt:i4>
      </vt:variant>
      <vt:variant>
        <vt:i4>1892</vt:i4>
      </vt:variant>
      <vt:variant>
        <vt:i4>0</vt:i4>
      </vt:variant>
      <vt:variant>
        <vt:i4>5</vt:i4>
      </vt:variant>
      <vt:variant>
        <vt:lpwstr/>
      </vt:variant>
      <vt:variant>
        <vt:lpwstr>_Toc201382475</vt:lpwstr>
      </vt:variant>
      <vt:variant>
        <vt:i4>1114175</vt:i4>
      </vt:variant>
      <vt:variant>
        <vt:i4>1886</vt:i4>
      </vt:variant>
      <vt:variant>
        <vt:i4>0</vt:i4>
      </vt:variant>
      <vt:variant>
        <vt:i4>5</vt:i4>
      </vt:variant>
      <vt:variant>
        <vt:lpwstr/>
      </vt:variant>
      <vt:variant>
        <vt:lpwstr>_Toc201382474</vt:lpwstr>
      </vt:variant>
      <vt:variant>
        <vt:i4>1114175</vt:i4>
      </vt:variant>
      <vt:variant>
        <vt:i4>1880</vt:i4>
      </vt:variant>
      <vt:variant>
        <vt:i4>0</vt:i4>
      </vt:variant>
      <vt:variant>
        <vt:i4>5</vt:i4>
      </vt:variant>
      <vt:variant>
        <vt:lpwstr/>
      </vt:variant>
      <vt:variant>
        <vt:lpwstr>_Toc201382473</vt:lpwstr>
      </vt:variant>
      <vt:variant>
        <vt:i4>1114175</vt:i4>
      </vt:variant>
      <vt:variant>
        <vt:i4>1874</vt:i4>
      </vt:variant>
      <vt:variant>
        <vt:i4>0</vt:i4>
      </vt:variant>
      <vt:variant>
        <vt:i4>5</vt:i4>
      </vt:variant>
      <vt:variant>
        <vt:lpwstr/>
      </vt:variant>
      <vt:variant>
        <vt:lpwstr>_Toc201382472</vt:lpwstr>
      </vt:variant>
      <vt:variant>
        <vt:i4>1114175</vt:i4>
      </vt:variant>
      <vt:variant>
        <vt:i4>1868</vt:i4>
      </vt:variant>
      <vt:variant>
        <vt:i4>0</vt:i4>
      </vt:variant>
      <vt:variant>
        <vt:i4>5</vt:i4>
      </vt:variant>
      <vt:variant>
        <vt:lpwstr/>
      </vt:variant>
      <vt:variant>
        <vt:lpwstr>_Toc201382471</vt:lpwstr>
      </vt:variant>
      <vt:variant>
        <vt:i4>1114175</vt:i4>
      </vt:variant>
      <vt:variant>
        <vt:i4>1862</vt:i4>
      </vt:variant>
      <vt:variant>
        <vt:i4>0</vt:i4>
      </vt:variant>
      <vt:variant>
        <vt:i4>5</vt:i4>
      </vt:variant>
      <vt:variant>
        <vt:lpwstr/>
      </vt:variant>
      <vt:variant>
        <vt:lpwstr>_Toc201382470</vt:lpwstr>
      </vt:variant>
      <vt:variant>
        <vt:i4>1048639</vt:i4>
      </vt:variant>
      <vt:variant>
        <vt:i4>1856</vt:i4>
      </vt:variant>
      <vt:variant>
        <vt:i4>0</vt:i4>
      </vt:variant>
      <vt:variant>
        <vt:i4>5</vt:i4>
      </vt:variant>
      <vt:variant>
        <vt:lpwstr/>
      </vt:variant>
      <vt:variant>
        <vt:lpwstr>_Toc201382469</vt:lpwstr>
      </vt:variant>
      <vt:variant>
        <vt:i4>1048639</vt:i4>
      </vt:variant>
      <vt:variant>
        <vt:i4>1850</vt:i4>
      </vt:variant>
      <vt:variant>
        <vt:i4>0</vt:i4>
      </vt:variant>
      <vt:variant>
        <vt:i4>5</vt:i4>
      </vt:variant>
      <vt:variant>
        <vt:lpwstr/>
      </vt:variant>
      <vt:variant>
        <vt:lpwstr>_Toc201382468</vt:lpwstr>
      </vt:variant>
      <vt:variant>
        <vt:i4>1048639</vt:i4>
      </vt:variant>
      <vt:variant>
        <vt:i4>1844</vt:i4>
      </vt:variant>
      <vt:variant>
        <vt:i4>0</vt:i4>
      </vt:variant>
      <vt:variant>
        <vt:i4>5</vt:i4>
      </vt:variant>
      <vt:variant>
        <vt:lpwstr/>
      </vt:variant>
      <vt:variant>
        <vt:lpwstr>_Toc201382467</vt:lpwstr>
      </vt:variant>
      <vt:variant>
        <vt:i4>1048639</vt:i4>
      </vt:variant>
      <vt:variant>
        <vt:i4>1838</vt:i4>
      </vt:variant>
      <vt:variant>
        <vt:i4>0</vt:i4>
      </vt:variant>
      <vt:variant>
        <vt:i4>5</vt:i4>
      </vt:variant>
      <vt:variant>
        <vt:lpwstr/>
      </vt:variant>
      <vt:variant>
        <vt:lpwstr>_Toc201382466</vt:lpwstr>
      </vt:variant>
      <vt:variant>
        <vt:i4>1048639</vt:i4>
      </vt:variant>
      <vt:variant>
        <vt:i4>1832</vt:i4>
      </vt:variant>
      <vt:variant>
        <vt:i4>0</vt:i4>
      </vt:variant>
      <vt:variant>
        <vt:i4>5</vt:i4>
      </vt:variant>
      <vt:variant>
        <vt:lpwstr/>
      </vt:variant>
      <vt:variant>
        <vt:lpwstr>_Toc201382465</vt:lpwstr>
      </vt:variant>
      <vt:variant>
        <vt:i4>1048639</vt:i4>
      </vt:variant>
      <vt:variant>
        <vt:i4>1826</vt:i4>
      </vt:variant>
      <vt:variant>
        <vt:i4>0</vt:i4>
      </vt:variant>
      <vt:variant>
        <vt:i4>5</vt:i4>
      </vt:variant>
      <vt:variant>
        <vt:lpwstr/>
      </vt:variant>
      <vt:variant>
        <vt:lpwstr>_Toc201382464</vt:lpwstr>
      </vt:variant>
      <vt:variant>
        <vt:i4>1048639</vt:i4>
      </vt:variant>
      <vt:variant>
        <vt:i4>1820</vt:i4>
      </vt:variant>
      <vt:variant>
        <vt:i4>0</vt:i4>
      </vt:variant>
      <vt:variant>
        <vt:i4>5</vt:i4>
      </vt:variant>
      <vt:variant>
        <vt:lpwstr/>
      </vt:variant>
      <vt:variant>
        <vt:lpwstr>_Toc201382463</vt:lpwstr>
      </vt:variant>
      <vt:variant>
        <vt:i4>1048639</vt:i4>
      </vt:variant>
      <vt:variant>
        <vt:i4>1814</vt:i4>
      </vt:variant>
      <vt:variant>
        <vt:i4>0</vt:i4>
      </vt:variant>
      <vt:variant>
        <vt:i4>5</vt:i4>
      </vt:variant>
      <vt:variant>
        <vt:lpwstr/>
      </vt:variant>
      <vt:variant>
        <vt:lpwstr>_Toc201382462</vt:lpwstr>
      </vt:variant>
      <vt:variant>
        <vt:i4>1048639</vt:i4>
      </vt:variant>
      <vt:variant>
        <vt:i4>1808</vt:i4>
      </vt:variant>
      <vt:variant>
        <vt:i4>0</vt:i4>
      </vt:variant>
      <vt:variant>
        <vt:i4>5</vt:i4>
      </vt:variant>
      <vt:variant>
        <vt:lpwstr/>
      </vt:variant>
      <vt:variant>
        <vt:lpwstr>_Toc201382461</vt:lpwstr>
      </vt:variant>
      <vt:variant>
        <vt:i4>1048639</vt:i4>
      </vt:variant>
      <vt:variant>
        <vt:i4>1802</vt:i4>
      </vt:variant>
      <vt:variant>
        <vt:i4>0</vt:i4>
      </vt:variant>
      <vt:variant>
        <vt:i4>5</vt:i4>
      </vt:variant>
      <vt:variant>
        <vt:lpwstr/>
      </vt:variant>
      <vt:variant>
        <vt:lpwstr>_Toc201382460</vt:lpwstr>
      </vt:variant>
      <vt:variant>
        <vt:i4>1245247</vt:i4>
      </vt:variant>
      <vt:variant>
        <vt:i4>1796</vt:i4>
      </vt:variant>
      <vt:variant>
        <vt:i4>0</vt:i4>
      </vt:variant>
      <vt:variant>
        <vt:i4>5</vt:i4>
      </vt:variant>
      <vt:variant>
        <vt:lpwstr/>
      </vt:variant>
      <vt:variant>
        <vt:lpwstr>_Toc201382459</vt:lpwstr>
      </vt:variant>
      <vt:variant>
        <vt:i4>1245247</vt:i4>
      </vt:variant>
      <vt:variant>
        <vt:i4>1790</vt:i4>
      </vt:variant>
      <vt:variant>
        <vt:i4>0</vt:i4>
      </vt:variant>
      <vt:variant>
        <vt:i4>5</vt:i4>
      </vt:variant>
      <vt:variant>
        <vt:lpwstr/>
      </vt:variant>
      <vt:variant>
        <vt:lpwstr>_Toc201382458</vt:lpwstr>
      </vt:variant>
      <vt:variant>
        <vt:i4>1245247</vt:i4>
      </vt:variant>
      <vt:variant>
        <vt:i4>1784</vt:i4>
      </vt:variant>
      <vt:variant>
        <vt:i4>0</vt:i4>
      </vt:variant>
      <vt:variant>
        <vt:i4>5</vt:i4>
      </vt:variant>
      <vt:variant>
        <vt:lpwstr/>
      </vt:variant>
      <vt:variant>
        <vt:lpwstr>_Toc201382457</vt:lpwstr>
      </vt:variant>
      <vt:variant>
        <vt:i4>1245247</vt:i4>
      </vt:variant>
      <vt:variant>
        <vt:i4>1778</vt:i4>
      </vt:variant>
      <vt:variant>
        <vt:i4>0</vt:i4>
      </vt:variant>
      <vt:variant>
        <vt:i4>5</vt:i4>
      </vt:variant>
      <vt:variant>
        <vt:lpwstr/>
      </vt:variant>
      <vt:variant>
        <vt:lpwstr>_Toc201382456</vt:lpwstr>
      </vt:variant>
      <vt:variant>
        <vt:i4>1245247</vt:i4>
      </vt:variant>
      <vt:variant>
        <vt:i4>1772</vt:i4>
      </vt:variant>
      <vt:variant>
        <vt:i4>0</vt:i4>
      </vt:variant>
      <vt:variant>
        <vt:i4>5</vt:i4>
      </vt:variant>
      <vt:variant>
        <vt:lpwstr/>
      </vt:variant>
      <vt:variant>
        <vt:lpwstr>_Toc201382455</vt:lpwstr>
      </vt:variant>
      <vt:variant>
        <vt:i4>1245247</vt:i4>
      </vt:variant>
      <vt:variant>
        <vt:i4>1766</vt:i4>
      </vt:variant>
      <vt:variant>
        <vt:i4>0</vt:i4>
      </vt:variant>
      <vt:variant>
        <vt:i4>5</vt:i4>
      </vt:variant>
      <vt:variant>
        <vt:lpwstr/>
      </vt:variant>
      <vt:variant>
        <vt:lpwstr>_Toc201382454</vt:lpwstr>
      </vt:variant>
      <vt:variant>
        <vt:i4>1245247</vt:i4>
      </vt:variant>
      <vt:variant>
        <vt:i4>1760</vt:i4>
      </vt:variant>
      <vt:variant>
        <vt:i4>0</vt:i4>
      </vt:variant>
      <vt:variant>
        <vt:i4>5</vt:i4>
      </vt:variant>
      <vt:variant>
        <vt:lpwstr/>
      </vt:variant>
      <vt:variant>
        <vt:lpwstr>_Toc201382453</vt:lpwstr>
      </vt:variant>
      <vt:variant>
        <vt:i4>1245247</vt:i4>
      </vt:variant>
      <vt:variant>
        <vt:i4>1754</vt:i4>
      </vt:variant>
      <vt:variant>
        <vt:i4>0</vt:i4>
      </vt:variant>
      <vt:variant>
        <vt:i4>5</vt:i4>
      </vt:variant>
      <vt:variant>
        <vt:lpwstr/>
      </vt:variant>
      <vt:variant>
        <vt:lpwstr>_Toc201382452</vt:lpwstr>
      </vt:variant>
      <vt:variant>
        <vt:i4>1245247</vt:i4>
      </vt:variant>
      <vt:variant>
        <vt:i4>1748</vt:i4>
      </vt:variant>
      <vt:variant>
        <vt:i4>0</vt:i4>
      </vt:variant>
      <vt:variant>
        <vt:i4>5</vt:i4>
      </vt:variant>
      <vt:variant>
        <vt:lpwstr/>
      </vt:variant>
      <vt:variant>
        <vt:lpwstr>_Toc201382451</vt:lpwstr>
      </vt:variant>
      <vt:variant>
        <vt:i4>1245247</vt:i4>
      </vt:variant>
      <vt:variant>
        <vt:i4>1742</vt:i4>
      </vt:variant>
      <vt:variant>
        <vt:i4>0</vt:i4>
      </vt:variant>
      <vt:variant>
        <vt:i4>5</vt:i4>
      </vt:variant>
      <vt:variant>
        <vt:lpwstr/>
      </vt:variant>
      <vt:variant>
        <vt:lpwstr>_Toc201382450</vt:lpwstr>
      </vt:variant>
      <vt:variant>
        <vt:i4>1179711</vt:i4>
      </vt:variant>
      <vt:variant>
        <vt:i4>1736</vt:i4>
      </vt:variant>
      <vt:variant>
        <vt:i4>0</vt:i4>
      </vt:variant>
      <vt:variant>
        <vt:i4>5</vt:i4>
      </vt:variant>
      <vt:variant>
        <vt:lpwstr/>
      </vt:variant>
      <vt:variant>
        <vt:lpwstr>_Toc201382449</vt:lpwstr>
      </vt:variant>
      <vt:variant>
        <vt:i4>1179711</vt:i4>
      </vt:variant>
      <vt:variant>
        <vt:i4>1730</vt:i4>
      </vt:variant>
      <vt:variant>
        <vt:i4>0</vt:i4>
      </vt:variant>
      <vt:variant>
        <vt:i4>5</vt:i4>
      </vt:variant>
      <vt:variant>
        <vt:lpwstr/>
      </vt:variant>
      <vt:variant>
        <vt:lpwstr>_Toc201382448</vt:lpwstr>
      </vt:variant>
      <vt:variant>
        <vt:i4>1179711</vt:i4>
      </vt:variant>
      <vt:variant>
        <vt:i4>1724</vt:i4>
      </vt:variant>
      <vt:variant>
        <vt:i4>0</vt:i4>
      </vt:variant>
      <vt:variant>
        <vt:i4>5</vt:i4>
      </vt:variant>
      <vt:variant>
        <vt:lpwstr/>
      </vt:variant>
      <vt:variant>
        <vt:lpwstr>_Toc201382447</vt:lpwstr>
      </vt:variant>
      <vt:variant>
        <vt:i4>1179711</vt:i4>
      </vt:variant>
      <vt:variant>
        <vt:i4>1718</vt:i4>
      </vt:variant>
      <vt:variant>
        <vt:i4>0</vt:i4>
      </vt:variant>
      <vt:variant>
        <vt:i4>5</vt:i4>
      </vt:variant>
      <vt:variant>
        <vt:lpwstr/>
      </vt:variant>
      <vt:variant>
        <vt:lpwstr>_Toc201382446</vt:lpwstr>
      </vt:variant>
      <vt:variant>
        <vt:i4>1179711</vt:i4>
      </vt:variant>
      <vt:variant>
        <vt:i4>1712</vt:i4>
      </vt:variant>
      <vt:variant>
        <vt:i4>0</vt:i4>
      </vt:variant>
      <vt:variant>
        <vt:i4>5</vt:i4>
      </vt:variant>
      <vt:variant>
        <vt:lpwstr/>
      </vt:variant>
      <vt:variant>
        <vt:lpwstr>_Toc201382445</vt:lpwstr>
      </vt:variant>
      <vt:variant>
        <vt:i4>1179711</vt:i4>
      </vt:variant>
      <vt:variant>
        <vt:i4>1706</vt:i4>
      </vt:variant>
      <vt:variant>
        <vt:i4>0</vt:i4>
      </vt:variant>
      <vt:variant>
        <vt:i4>5</vt:i4>
      </vt:variant>
      <vt:variant>
        <vt:lpwstr/>
      </vt:variant>
      <vt:variant>
        <vt:lpwstr>_Toc201382444</vt:lpwstr>
      </vt:variant>
      <vt:variant>
        <vt:i4>1179711</vt:i4>
      </vt:variant>
      <vt:variant>
        <vt:i4>1700</vt:i4>
      </vt:variant>
      <vt:variant>
        <vt:i4>0</vt:i4>
      </vt:variant>
      <vt:variant>
        <vt:i4>5</vt:i4>
      </vt:variant>
      <vt:variant>
        <vt:lpwstr/>
      </vt:variant>
      <vt:variant>
        <vt:lpwstr>_Toc201382443</vt:lpwstr>
      </vt:variant>
      <vt:variant>
        <vt:i4>1179711</vt:i4>
      </vt:variant>
      <vt:variant>
        <vt:i4>1694</vt:i4>
      </vt:variant>
      <vt:variant>
        <vt:i4>0</vt:i4>
      </vt:variant>
      <vt:variant>
        <vt:i4>5</vt:i4>
      </vt:variant>
      <vt:variant>
        <vt:lpwstr/>
      </vt:variant>
      <vt:variant>
        <vt:lpwstr>_Toc201382442</vt:lpwstr>
      </vt:variant>
      <vt:variant>
        <vt:i4>1179711</vt:i4>
      </vt:variant>
      <vt:variant>
        <vt:i4>1688</vt:i4>
      </vt:variant>
      <vt:variant>
        <vt:i4>0</vt:i4>
      </vt:variant>
      <vt:variant>
        <vt:i4>5</vt:i4>
      </vt:variant>
      <vt:variant>
        <vt:lpwstr/>
      </vt:variant>
      <vt:variant>
        <vt:lpwstr>_Toc201382441</vt:lpwstr>
      </vt:variant>
      <vt:variant>
        <vt:i4>1179711</vt:i4>
      </vt:variant>
      <vt:variant>
        <vt:i4>1682</vt:i4>
      </vt:variant>
      <vt:variant>
        <vt:i4>0</vt:i4>
      </vt:variant>
      <vt:variant>
        <vt:i4>5</vt:i4>
      </vt:variant>
      <vt:variant>
        <vt:lpwstr/>
      </vt:variant>
      <vt:variant>
        <vt:lpwstr>_Toc201382440</vt:lpwstr>
      </vt:variant>
      <vt:variant>
        <vt:i4>1376319</vt:i4>
      </vt:variant>
      <vt:variant>
        <vt:i4>1676</vt:i4>
      </vt:variant>
      <vt:variant>
        <vt:i4>0</vt:i4>
      </vt:variant>
      <vt:variant>
        <vt:i4>5</vt:i4>
      </vt:variant>
      <vt:variant>
        <vt:lpwstr/>
      </vt:variant>
      <vt:variant>
        <vt:lpwstr>_Toc201382439</vt:lpwstr>
      </vt:variant>
      <vt:variant>
        <vt:i4>1376319</vt:i4>
      </vt:variant>
      <vt:variant>
        <vt:i4>1670</vt:i4>
      </vt:variant>
      <vt:variant>
        <vt:i4>0</vt:i4>
      </vt:variant>
      <vt:variant>
        <vt:i4>5</vt:i4>
      </vt:variant>
      <vt:variant>
        <vt:lpwstr/>
      </vt:variant>
      <vt:variant>
        <vt:lpwstr>_Toc201382438</vt:lpwstr>
      </vt:variant>
      <vt:variant>
        <vt:i4>1376319</vt:i4>
      </vt:variant>
      <vt:variant>
        <vt:i4>1664</vt:i4>
      </vt:variant>
      <vt:variant>
        <vt:i4>0</vt:i4>
      </vt:variant>
      <vt:variant>
        <vt:i4>5</vt:i4>
      </vt:variant>
      <vt:variant>
        <vt:lpwstr/>
      </vt:variant>
      <vt:variant>
        <vt:lpwstr>_Toc201382437</vt:lpwstr>
      </vt:variant>
      <vt:variant>
        <vt:i4>1376319</vt:i4>
      </vt:variant>
      <vt:variant>
        <vt:i4>1658</vt:i4>
      </vt:variant>
      <vt:variant>
        <vt:i4>0</vt:i4>
      </vt:variant>
      <vt:variant>
        <vt:i4>5</vt:i4>
      </vt:variant>
      <vt:variant>
        <vt:lpwstr/>
      </vt:variant>
      <vt:variant>
        <vt:lpwstr>_Toc201382436</vt:lpwstr>
      </vt:variant>
      <vt:variant>
        <vt:i4>1376319</vt:i4>
      </vt:variant>
      <vt:variant>
        <vt:i4>1652</vt:i4>
      </vt:variant>
      <vt:variant>
        <vt:i4>0</vt:i4>
      </vt:variant>
      <vt:variant>
        <vt:i4>5</vt:i4>
      </vt:variant>
      <vt:variant>
        <vt:lpwstr/>
      </vt:variant>
      <vt:variant>
        <vt:lpwstr>_Toc201382435</vt:lpwstr>
      </vt:variant>
      <vt:variant>
        <vt:i4>1376319</vt:i4>
      </vt:variant>
      <vt:variant>
        <vt:i4>1646</vt:i4>
      </vt:variant>
      <vt:variant>
        <vt:i4>0</vt:i4>
      </vt:variant>
      <vt:variant>
        <vt:i4>5</vt:i4>
      </vt:variant>
      <vt:variant>
        <vt:lpwstr/>
      </vt:variant>
      <vt:variant>
        <vt:lpwstr>_Toc201382434</vt:lpwstr>
      </vt:variant>
      <vt:variant>
        <vt:i4>1376319</vt:i4>
      </vt:variant>
      <vt:variant>
        <vt:i4>1640</vt:i4>
      </vt:variant>
      <vt:variant>
        <vt:i4>0</vt:i4>
      </vt:variant>
      <vt:variant>
        <vt:i4>5</vt:i4>
      </vt:variant>
      <vt:variant>
        <vt:lpwstr/>
      </vt:variant>
      <vt:variant>
        <vt:lpwstr>_Toc201382433</vt:lpwstr>
      </vt:variant>
      <vt:variant>
        <vt:i4>1376319</vt:i4>
      </vt:variant>
      <vt:variant>
        <vt:i4>1634</vt:i4>
      </vt:variant>
      <vt:variant>
        <vt:i4>0</vt:i4>
      </vt:variant>
      <vt:variant>
        <vt:i4>5</vt:i4>
      </vt:variant>
      <vt:variant>
        <vt:lpwstr/>
      </vt:variant>
      <vt:variant>
        <vt:lpwstr>_Toc201382432</vt:lpwstr>
      </vt:variant>
      <vt:variant>
        <vt:i4>1376319</vt:i4>
      </vt:variant>
      <vt:variant>
        <vt:i4>1628</vt:i4>
      </vt:variant>
      <vt:variant>
        <vt:i4>0</vt:i4>
      </vt:variant>
      <vt:variant>
        <vt:i4>5</vt:i4>
      </vt:variant>
      <vt:variant>
        <vt:lpwstr/>
      </vt:variant>
      <vt:variant>
        <vt:lpwstr>_Toc201382431</vt:lpwstr>
      </vt:variant>
      <vt:variant>
        <vt:i4>1376319</vt:i4>
      </vt:variant>
      <vt:variant>
        <vt:i4>1622</vt:i4>
      </vt:variant>
      <vt:variant>
        <vt:i4>0</vt:i4>
      </vt:variant>
      <vt:variant>
        <vt:i4>5</vt:i4>
      </vt:variant>
      <vt:variant>
        <vt:lpwstr/>
      </vt:variant>
      <vt:variant>
        <vt:lpwstr>_Toc201382430</vt:lpwstr>
      </vt:variant>
      <vt:variant>
        <vt:i4>1310783</vt:i4>
      </vt:variant>
      <vt:variant>
        <vt:i4>1616</vt:i4>
      </vt:variant>
      <vt:variant>
        <vt:i4>0</vt:i4>
      </vt:variant>
      <vt:variant>
        <vt:i4>5</vt:i4>
      </vt:variant>
      <vt:variant>
        <vt:lpwstr/>
      </vt:variant>
      <vt:variant>
        <vt:lpwstr>_Toc201382429</vt:lpwstr>
      </vt:variant>
      <vt:variant>
        <vt:i4>1310783</vt:i4>
      </vt:variant>
      <vt:variant>
        <vt:i4>1610</vt:i4>
      </vt:variant>
      <vt:variant>
        <vt:i4>0</vt:i4>
      </vt:variant>
      <vt:variant>
        <vt:i4>5</vt:i4>
      </vt:variant>
      <vt:variant>
        <vt:lpwstr/>
      </vt:variant>
      <vt:variant>
        <vt:lpwstr>_Toc201382428</vt:lpwstr>
      </vt:variant>
      <vt:variant>
        <vt:i4>1310783</vt:i4>
      </vt:variant>
      <vt:variant>
        <vt:i4>1604</vt:i4>
      </vt:variant>
      <vt:variant>
        <vt:i4>0</vt:i4>
      </vt:variant>
      <vt:variant>
        <vt:i4>5</vt:i4>
      </vt:variant>
      <vt:variant>
        <vt:lpwstr/>
      </vt:variant>
      <vt:variant>
        <vt:lpwstr>_Toc201382427</vt:lpwstr>
      </vt:variant>
      <vt:variant>
        <vt:i4>1310783</vt:i4>
      </vt:variant>
      <vt:variant>
        <vt:i4>1598</vt:i4>
      </vt:variant>
      <vt:variant>
        <vt:i4>0</vt:i4>
      </vt:variant>
      <vt:variant>
        <vt:i4>5</vt:i4>
      </vt:variant>
      <vt:variant>
        <vt:lpwstr/>
      </vt:variant>
      <vt:variant>
        <vt:lpwstr>_Toc201382426</vt:lpwstr>
      </vt:variant>
      <vt:variant>
        <vt:i4>1310783</vt:i4>
      </vt:variant>
      <vt:variant>
        <vt:i4>1592</vt:i4>
      </vt:variant>
      <vt:variant>
        <vt:i4>0</vt:i4>
      </vt:variant>
      <vt:variant>
        <vt:i4>5</vt:i4>
      </vt:variant>
      <vt:variant>
        <vt:lpwstr/>
      </vt:variant>
      <vt:variant>
        <vt:lpwstr>_Toc201382425</vt:lpwstr>
      </vt:variant>
      <vt:variant>
        <vt:i4>1310783</vt:i4>
      </vt:variant>
      <vt:variant>
        <vt:i4>1586</vt:i4>
      </vt:variant>
      <vt:variant>
        <vt:i4>0</vt:i4>
      </vt:variant>
      <vt:variant>
        <vt:i4>5</vt:i4>
      </vt:variant>
      <vt:variant>
        <vt:lpwstr/>
      </vt:variant>
      <vt:variant>
        <vt:lpwstr>_Toc201382424</vt:lpwstr>
      </vt:variant>
      <vt:variant>
        <vt:i4>1310783</vt:i4>
      </vt:variant>
      <vt:variant>
        <vt:i4>1580</vt:i4>
      </vt:variant>
      <vt:variant>
        <vt:i4>0</vt:i4>
      </vt:variant>
      <vt:variant>
        <vt:i4>5</vt:i4>
      </vt:variant>
      <vt:variant>
        <vt:lpwstr/>
      </vt:variant>
      <vt:variant>
        <vt:lpwstr>_Toc201382423</vt:lpwstr>
      </vt:variant>
      <vt:variant>
        <vt:i4>1310783</vt:i4>
      </vt:variant>
      <vt:variant>
        <vt:i4>1574</vt:i4>
      </vt:variant>
      <vt:variant>
        <vt:i4>0</vt:i4>
      </vt:variant>
      <vt:variant>
        <vt:i4>5</vt:i4>
      </vt:variant>
      <vt:variant>
        <vt:lpwstr/>
      </vt:variant>
      <vt:variant>
        <vt:lpwstr>_Toc201382422</vt:lpwstr>
      </vt:variant>
      <vt:variant>
        <vt:i4>1310783</vt:i4>
      </vt:variant>
      <vt:variant>
        <vt:i4>1568</vt:i4>
      </vt:variant>
      <vt:variant>
        <vt:i4>0</vt:i4>
      </vt:variant>
      <vt:variant>
        <vt:i4>5</vt:i4>
      </vt:variant>
      <vt:variant>
        <vt:lpwstr/>
      </vt:variant>
      <vt:variant>
        <vt:lpwstr>_Toc201382421</vt:lpwstr>
      </vt:variant>
      <vt:variant>
        <vt:i4>1310783</vt:i4>
      </vt:variant>
      <vt:variant>
        <vt:i4>1562</vt:i4>
      </vt:variant>
      <vt:variant>
        <vt:i4>0</vt:i4>
      </vt:variant>
      <vt:variant>
        <vt:i4>5</vt:i4>
      </vt:variant>
      <vt:variant>
        <vt:lpwstr/>
      </vt:variant>
      <vt:variant>
        <vt:lpwstr>_Toc201382420</vt:lpwstr>
      </vt:variant>
      <vt:variant>
        <vt:i4>1507391</vt:i4>
      </vt:variant>
      <vt:variant>
        <vt:i4>1556</vt:i4>
      </vt:variant>
      <vt:variant>
        <vt:i4>0</vt:i4>
      </vt:variant>
      <vt:variant>
        <vt:i4>5</vt:i4>
      </vt:variant>
      <vt:variant>
        <vt:lpwstr/>
      </vt:variant>
      <vt:variant>
        <vt:lpwstr>_Toc201382419</vt:lpwstr>
      </vt:variant>
      <vt:variant>
        <vt:i4>1507391</vt:i4>
      </vt:variant>
      <vt:variant>
        <vt:i4>1550</vt:i4>
      </vt:variant>
      <vt:variant>
        <vt:i4>0</vt:i4>
      </vt:variant>
      <vt:variant>
        <vt:i4>5</vt:i4>
      </vt:variant>
      <vt:variant>
        <vt:lpwstr/>
      </vt:variant>
      <vt:variant>
        <vt:lpwstr>_Toc201382418</vt:lpwstr>
      </vt:variant>
      <vt:variant>
        <vt:i4>1507391</vt:i4>
      </vt:variant>
      <vt:variant>
        <vt:i4>1544</vt:i4>
      </vt:variant>
      <vt:variant>
        <vt:i4>0</vt:i4>
      </vt:variant>
      <vt:variant>
        <vt:i4>5</vt:i4>
      </vt:variant>
      <vt:variant>
        <vt:lpwstr/>
      </vt:variant>
      <vt:variant>
        <vt:lpwstr>_Toc201382417</vt:lpwstr>
      </vt:variant>
      <vt:variant>
        <vt:i4>1507391</vt:i4>
      </vt:variant>
      <vt:variant>
        <vt:i4>1538</vt:i4>
      </vt:variant>
      <vt:variant>
        <vt:i4>0</vt:i4>
      </vt:variant>
      <vt:variant>
        <vt:i4>5</vt:i4>
      </vt:variant>
      <vt:variant>
        <vt:lpwstr/>
      </vt:variant>
      <vt:variant>
        <vt:lpwstr>_Toc201382416</vt:lpwstr>
      </vt:variant>
      <vt:variant>
        <vt:i4>1507391</vt:i4>
      </vt:variant>
      <vt:variant>
        <vt:i4>1532</vt:i4>
      </vt:variant>
      <vt:variant>
        <vt:i4>0</vt:i4>
      </vt:variant>
      <vt:variant>
        <vt:i4>5</vt:i4>
      </vt:variant>
      <vt:variant>
        <vt:lpwstr/>
      </vt:variant>
      <vt:variant>
        <vt:lpwstr>_Toc201382415</vt:lpwstr>
      </vt:variant>
      <vt:variant>
        <vt:i4>1507391</vt:i4>
      </vt:variant>
      <vt:variant>
        <vt:i4>1526</vt:i4>
      </vt:variant>
      <vt:variant>
        <vt:i4>0</vt:i4>
      </vt:variant>
      <vt:variant>
        <vt:i4>5</vt:i4>
      </vt:variant>
      <vt:variant>
        <vt:lpwstr/>
      </vt:variant>
      <vt:variant>
        <vt:lpwstr>_Toc201382414</vt:lpwstr>
      </vt:variant>
      <vt:variant>
        <vt:i4>1507391</vt:i4>
      </vt:variant>
      <vt:variant>
        <vt:i4>1520</vt:i4>
      </vt:variant>
      <vt:variant>
        <vt:i4>0</vt:i4>
      </vt:variant>
      <vt:variant>
        <vt:i4>5</vt:i4>
      </vt:variant>
      <vt:variant>
        <vt:lpwstr/>
      </vt:variant>
      <vt:variant>
        <vt:lpwstr>_Toc201382413</vt:lpwstr>
      </vt:variant>
      <vt:variant>
        <vt:i4>1507391</vt:i4>
      </vt:variant>
      <vt:variant>
        <vt:i4>1514</vt:i4>
      </vt:variant>
      <vt:variant>
        <vt:i4>0</vt:i4>
      </vt:variant>
      <vt:variant>
        <vt:i4>5</vt:i4>
      </vt:variant>
      <vt:variant>
        <vt:lpwstr/>
      </vt:variant>
      <vt:variant>
        <vt:lpwstr>_Toc201382412</vt:lpwstr>
      </vt:variant>
      <vt:variant>
        <vt:i4>1507391</vt:i4>
      </vt:variant>
      <vt:variant>
        <vt:i4>1508</vt:i4>
      </vt:variant>
      <vt:variant>
        <vt:i4>0</vt:i4>
      </vt:variant>
      <vt:variant>
        <vt:i4>5</vt:i4>
      </vt:variant>
      <vt:variant>
        <vt:lpwstr/>
      </vt:variant>
      <vt:variant>
        <vt:lpwstr>_Toc201382411</vt:lpwstr>
      </vt:variant>
      <vt:variant>
        <vt:i4>1507391</vt:i4>
      </vt:variant>
      <vt:variant>
        <vt:i4>1502</vt:i4>
      </vt:variant>
      <vt:variant>
        <vt:i4>0</vt:i4>
      </vt:variant>
      <vt:variant>
        <vt:i4>5</vt:i4>
      </vt:variant>
      <vt:variant>
        <vt:lpwstr/>
      </vt:variant>
      <vt:variant>
        <vt:lpwstr>_Toc201382410</vt:lpwstr>
      </vt:variant>
      <vt:variant>
        <vt:i4>1441855</vt:i4>
      </vt:variant>
      <vt:variant>
        <vt:i4>1496</vt:i4>
      </vt:variant>
      <vt:variant>
        <vt:i4>0</vt:i4>
      </vt:variant>
      <vt:variant>
        <vt:i4>5</vt:i4>
      </vt:variant>
      <vt:variant>
        <vt:lpwstr/>
      </vt:variant>
      <vt:variant>
        <vt:lpwstr>_Toc201382409</vt:lpwstr>
      </vt:variant>
      <vt:variant>
        <vt:i4>1441855</vt:i4>
      </vt:variant>
      <vt:variant>
        <vt:i4>1490</vt:i4>
      </vt:variant>
      <vt:variant>
        <vt:i4>0</vt:i4>
      </vt:variant>
      <vt:variant>
        <vt:i4>5</vt:i4>
      </vt:variant>
      <vt:variant>
        <vt:lpwstr/>
      </vt:variant>
      <vt:variant>
        <vt:lpwstr>_Toc201382408</vt:lpwstr>
      </vt:variant>
      <vt:variant>
        <vt:i4>1441855</vt:i4>
      </vt:variant>
      <vt:variant>
        <vt:i4>1484</vt:i4>
      </vt:variant>
      <vt:variant>
        <vt:i4>0</vt:i4>
      </vt:variant>
      <vt:variant>
        <vt:i4>5</vt:i4>
      </vt:variant>
      <vt:variant>
        <vt:lpwstr/>
      </vt:variant>
      <vt:variant>
        <vt:lpwstr>_Toc201382407</vt:lpwstr>
      </vt:variant>
      <vt:variant>
        <vt:i4>1441855</vt:i4>
      </vt:variant>
      <vt:variant>
        <vt:i4>1478</vt:i4>
      </vt:variant>
      <vt:variant>
        <vt:i4>0</vt:i4>
      </vt:variant>
      <vt:variant>
        <vt:i4>5</vt:i4>
      </vt:variant>
      <vt:variant>
        <vt:lpwstr/>
      </vt:variant>
      <vt:variant>
        <vt:lpwstr>_Toc201382406</vt:lpwstr>
      </vt:variant>
      <vt:variant>
        <vt:i4>1441855</vt:i4>
      </vt:variant>
      <vt:variant>
        <vt:i4>1472</vt:i4>
      </vt:variant>
      <vt:variant>
        <vt:i4>0</vt:i4>
      </vt:variant>
      <vt:variant>
        <vt:i4>5</vt:i4>
      </vt:variant>
      <vt:variant>
        <vt:lpwstr/>
      </vt:variant>
      <vt:variant>
        <vt:lpwstr>_Toc201382405</vt:lpwstr>
      </vt:variant>
      <vt:variant>
        <vt:i4>1441855</vt:i4>
      </vt:variant>
      <vt:variant>
        <vt:i4>1466</vt:i4>
      </vt:variant>
      <vt:variant>
        <vt:i4>0</vt:i4>
      </vt:variant>
      <vt:variant>
        <vt:i4>5</vt:i4>
      </vt:variant>
      <vt:variant>
        <vt:lpwstr/>
      </vt:variant>
      <vt:variant>
        <vt:lpwstr>_Toc201382404</vt:lpwstr>
      </vt:variant>
      <vt:variant>
        <vt:i4>1441855</vt:i4>
      </vt:variant>
      <vt:variant>
        <vt:i4>1460</vt:i4>
      </vt:variant>
      <vt:variant>
        <vt:i4>0</vt:i4>
      </vt:variant>
      <vt:variant>
        <vt:i4>5</vt:i4>
      </vt:variant>
      <vt:variant>
        <vt:lpwstr/>
      </vt:variant>
      <vt:variant>
        <vt:lpwstr>_Toc201382403</vt:lpwstr>
      </vt:variant>
      <vt:variant>
        <vt:i4>1441855</vt:i4>
      </vt:variant>
      <vt:variant>
        <vt:i4>1454</vt:i4>
      </vt:variant>
      <vt:variant>
        <vt:i4>0</vt:i4>
      </vt:variant>
      <vt:variant>
        <vt:i4>5</vt:i4>
      </vt:variant>
      <vt:variant>
        <vt:lpwstr/>
      </vt:variant>
      <vt:variant>
        <vt:lpwstr>_Toc201382402</vt:lpwstr>
      </vt:variant>
      <vt:variant>
        <vt:i4>1441855</vt:i4>
      </vt:variant>
      <vt:variant>
        <vt:i4>1448</vt:i4>
      </vt:variant>
      <vt:variant>
        <vt:i4>0</vt:i4>
      </vt:variant>
      <vt:variant>
        <vt:i4>5</vt:i4>
      </vt:variant>
      <vt:variant>
        <vt:lpwstr/>
      </vt:variant>
      <vt:variant>
        <vt:lpwstr>_Toc201382401</vt:lpwstr>
      </vt:variant>
      <vt:variant>
        <vt:i4>1441855</vt:i4>
      </vt:variant>
      <vt:variant>
        <vt:i4>1442</vt:i4>
      </vt:variant>
      <vt:variant>
        <vt:i4>0</vt:i4>
      </vt:variant>
      <vt:variant>
        <vt:i4>5</vt:i4>
      </vt:variant>
      <vt:variant>
        <vt:lpwstr/>
      </vt:variant>
      <vt:variant>
        <vt:lpwstr>_Toc201382400</vt:lpwstr>
      </vt:variant>
      <vt:variant>
        <vt:i4>2031672</vt:i4>
      </vt:variant>
      <vt:variant>
        <vt:i4>1436</vt:i4>
      </vt:variant>
      <vt:variant>
        <vt:i4>0</vt:i4>
      </vt:variant>
      <vt:variant>
        <vt:i4>5</vt:i4>
      </vt:variant>
      <vt:variant>
        <vt:lpwstr/>
      </vt:variant>
      <vt:variant>
        <vt:lpwstr>_Toc201382399</vt:lpwstr>
      </vt:variant>
      <vt:variant>
        <vt:i4>2031672</vt:i4>
      </vt:variant>
      <vt:variant>
        <vt:i4>1430</vt:i4>
      </vt:variant>
      <vt:variant>
        <vt:i4>0</vt:i4>
      </vt:variant>
      <vt:variant>
        <vt:i4>5</vt:i4>
      </vt:variant>
      <vt:variant>
        <vt:lpwstr/>
      </vt:variant>
      <vt:variant>
        <vt:lpwstr>_Toc201382398</vt:lpwstr>
      </vt:variant>
      <vt:variant>
        <vt:i4>2031672</vt:i4>
      </vt:variant>
      <vt:variant>
        <vt:i4>1424</vt:i4>
      </vt:variant>
      <vt:variant>
        <vt:i4>0</vt:i4>
      </vt:variant>
      <vt:variant>
        <vt:i4>5</vt:i4>
      </vt:variant>
      <vt:variant>
        <vt:lpwstr/>
      </vt:variant>
      <vt:variant>
        <vt:lpwstr>_Toc201382397</vt:lpwstr>
      </vt:variant>
      <vt:variant>
        <vt:i4>2031672</vt:i4>
      </vt:variant>
      <vt:variant>
        <vt:i4>1418</vt:i4>
      </vt:variant>
      <vt:variant>
        <vt:i4>0</vt:i4>
      </vt:variant>
      <vt:variant>
        <vt:i4>5</vt:i4>
      </vt:variant>
      <vt:variant>
        <vt:lpwstr/>
      </vt:variant>
      <vt:variant>
        <vt:lpwstr>_Toc201382396</vt:lpwstr>
      </vt:variant>
      <vt:variant>
        <vt:i4>2031672</vt:i4>
      </vt:variant>
      <vt:variant>
        <vt:i4>1412</vt:i4>
      </vt:variant>
      <vt:variant>
        <vt:i4>0</vt:i4>
      </vt:variant>
      <vt:variant>
        <vt:i4>5</vt:i4>
      </vt:variant>
      <vt:variant>
        <vt:lpwstr/>
      </vt:variant>
      <vt:variant>
        <vt:lpwstr>_Toc201382395</vt:lpwstr>
      </vt:variant>
      <vt:variant>
        <vt:i4>2031672</vt:i4>
      </vt:variant>
      <vt:variant>
        <vt:i4>1406</vt:i4>
      </vt:variant>
      <vt:variant>
        <vt:i4>0</vt:i4>
      </vt:variant>
      <vt:variant>
        <vt:i4>5</vt:i4>
      </vt:variant>
      <vt:variant>
        <vt:lpwstr/>
      </vt:variant>
      <vt:variant>
        <vt:lpwstr>_Toc201382394</vt:lpwstr>
      </vt:variant>
      <vt:variant>
        <vt:i4>2031672</vt:i4>
      </vt:variant>
      <vt:variant>
        <vt:i4>1400</vt:i4>
      </vt:variant>
      <vt:variant>
        <vt:i4>0</vt:i4>
      </vt:variant>
      <vt:variant>
        <vt:i4>5</vt:i4>
      </vt:variant>
      <vt:variant>
        <vt:lpwstr/>
      </vt:variant>
      <vt:variant>
        <vt:lpwstr>_Toc201382393</vt:lpwstr>
      </vt:variant>
      <vt:variant>
        <vt:i4>2031672</vt:i4>
      </vt:variant>
      <vt:variant>
        <vt:i4>1394</vt:i4>
      </vt:variant>
      <vt:variant>
        <vt:i4>0</vt:i4>
      </vt:variant>
      <vt:variant>
        <vt:i4>5</vt:i4>
      </vt:variant>
      <vt:variant>
        <vt:lpwstr/>
      </vt:variant>
      <vt:variant>
        <vt:lpwstr>_Toc201382392</vt:lpwstr>
      </vt:variant>
      <vt:variant>
        <vt:i4>2031672</vt:i4>
      </vt:variant>
      <vt:variant>
        <vt:i4>1388</vt:i4>
      </vt:variant>
      <vt:variant>
        <vt:i4>0</vt:i4>
      </vt:variant>
      <vt:variant>
        <vt:i4>5</vt:i4>
      </vt:variant>
      <vt:variant>
        <vt:lpwstr/>
      </vt:variant>
      <vt:variant>
        <vt:lpwstr>_Toc201382391</vt:lpwstr>
      </vt:variant>
      <vt:variant>
        <vt:i4>2031672</vt:i4>
      </vt:variant>
      <vt:variant>
        <vt:i4>1382</vt:i4>
      </vt:variant>
      <vt:variant>
        <vt:i4>0</vt:i4>
      </vt:variant>
      <vt:variant>
        <vt:i4>5</vt:i4>
      </vt:variant>
      <vt:variant>
        <vt:lpwstr/>
      </vt:variant>
      <vt:variant>
        <vt:lpwstr>_Toc201382390</vt:lpwstr>
      </vt:variant>
      <vt:variant>
        <vt:i4>1966136</vt:i4>
      </vt:variant>
      <vt:variant>
        <vt:i4>1376</vt:i4>
      </vt:variant>
      <vt:variant>
        <vt:i4>0</vt:i4>
      </vt:variant>
      <vt:variant>
        <vt:i4>5</vt:i4>
      </vt:variant>
      <vt:variant>
        <vt:lpwstr/>
      </vt:variant>
      <vt:variant>
        <vt:lpwstr>_Toc201382389</vt:lpwstr>
      </vt:variant>
      <vt:variant>
        <vt:i4>1966136</vt:i4>
      </vt:variant>
      <vt:variant>
        <vt:i4>1370</vt:i4>
      </vt:variant>
      <vt:variant>
        <vt:i4>0</vt:i4>
      </vt:variant>
      <vt:variant>
        <vt:i4>5</vt:i4>
      </vt:variant>
      <vt:variant>
        <vt:lpwstr/>
      </vt:variant>
      <vt:variant>
        <vt:lpwstr>_Toc201382388</vt:lpwstr>
      </vt:variant>
      <vt:variant>
        <vt:i4>1966136</vt:i4>
      </vt:variant>
      <vt:variant>
        <vt:i4>1364</vt:i4>
      </vt:variant>
      <vt:variant>
        <vt:i4>0</vt:i4>
      </vt:variant>
      <vt:variant>
        <vt:i4>5</vt:i4>
      </vt:variant>
      <vt:variant>
        <vt:lpwstr/>
      </vt:variant>
      <vt:variant>
        <vt:lpwstr>_Toc201382387</vt:lpwstr>
      </vt:variant>
      <vt:variant>
        <vt:i4>1966136</vt:i4>
      </vt:variant>
      <vt:variant>
        <vt:i4>1358</vt:i4>
      </vt:variant>
      <vt:variant>
        <vt:i4>0</vt:i4>
      </vt:variant>
      <vt:variant>
        <vt:i4>5</vt:i4>
      </vt:variant>
      <vt:variant>
        <vt:lpwstr/>
      </vt:variant>
      <vt:variant>
        <vt:lpwstr>_Toc201382386</vt:lpwstr>
      </vt:variant>
      <vt:variant>
        <vt:i4>1966136</vt:i4>
      </vt:variant>
      <vt:variant>
        <vt:i4>1352</vt:i4>
      </vt:variant>
      <vt:variant>
        <vt:i4>0</vt:i4>
      </vt:variant>
      <vt:variant>
        <vt:i4>5</vt:i4>
      </vt:variant>
      <vt:variant>
        <vt:lpwstr/>
      </vt:variant>
      <vt:variant>
        <vt:lpwstr>_Toc201382385</vt:lpwstr>
      </vt:variant>
      <vt:variant>
        <vt:i4>1966136</vt:i4>
      </vt:variant>
      <vt:variant>
        <vt:i4>1346</vt:i4>
      </vt:variant>
      <vt:variant>
        <vt:i4>0</vt:i4>
      </vt:variant>
      <vt:variant>
        <vt:i4>5</vt:i4>
      </vt:variant>
      <vt:variant>
        <vt:lpwstr/>
      </vt:variant>
      <vt:variant>
        <vt:lpwstr>_Toc201382384</vt:lpwstr>
      </vt:variant>
      <vt:variant>
        <vt:i4>1966136</vt:i4>
      </vt:variant>
      <vt:variant>
        <vt:i4>1340</vt:i4>
      </vt:variant>
      <vt:variant>
        <vt:i4>0</vt:i4>
      </vt:variant>
      <vt:variant>
        <vt:i4>5</vt:i4>
      </vt:variant>
      <vt:variant>
        <vt:lpwstr/>
      </vt:variant>
      <vt:variant>
        <vt:lpwstr>_Toc201382383</vt:lpwstr>
      </vt:variant>
      <vt:variant>
        <vt:i4>1966136</vt:i4>
      </vt:variant>
      <vt:variant>
        <vt:i4>1334</vt:i4>
      </vt:variant>
      <vt:variant>
        <vt:i4>0</vt:i4>
      </vt:variant>
      <vt:variant>
        <vt:i4>5</vt:i4>
      </vt:variant>
      <vt:variant>
        <vt:lpwstr/>
      </vt:variant>
      <vt:variant>
        <vt:lpwstr>_Toc201382382</vt:lpwstr>
      </vt:variant>
      <vt:variant>
        <vt:i4>1966136</vt:i4>
      </vt:variant>
      <vt:variant>
        <vt:i4>1328</vt:i4>
      </vt:variant>
      <vt:variant>
        <vt:i4>0</vt:i4>
      </vt:variant>
      <vt:variant>
        <vt:i4>5</vt:i4>
      </vt:variant>
      <vt:variant>
        <vt:lpwstr/>
      </vt:variant>
      <vt:variant>
        <vt:lpwstr>_Toc201382381</vt:lpwstr>
      </vt:variant>
      <vt:variant>
        <vt:i4>1966136</vt:i4>
      </vt:variant>
      <vt:variant>
        <vt:i4>1322</vt:i4>
      </vt:variant>
      <vt:variant>
        <vt:i4>0</vt:i4>
      </vt:variant>
      <vt:variant>
        <vt:i4>5</vt:i4>
      </vt:variant>
      <vt:variant>
        <vt:lpwstr/>
      </vt:variant>
      <vt:variant>
        <vt:lpwstr>_Toc201382380</vt:lpwstr>
      </vt:variant>
      <vt:variant>
        <vt:i4>1114168</vt:i4>
      </vt:variant>
      <vt:variant>
        <vt:i4>1316</vt:i4>
      </vt:variant>
      <vt:variant>
        <vt:i4>0</vt:i4>
      </vt:variant>
      <vt:variant>
        <vt:i4>5</vt:i4>
      </vt:variant>
      <vt:variant>
        <vt:lpwstr/>
      </vt:variant>
      <vt:variant>
        <vt:lpwstr>_Toc201382379</vt:lpwstr>
      </vt:variant>
      <vt:variant>
        <vt:i4>1114168</vt:i4>
      </vt:variant>
      <vt:variant>
        <vt:i4>1310</vt:i4>
      </vt:variant>
      <vt:variant>
        <vt:i4>0</vt:i4>
      </vt:variant>
      <vt:variant>
        <vt:i4>5</vt:i4>
      </vt:variant>
      <vt:variant>
        <vt:lpwstr/>
      </vt:variant>
      <vt:variant>
        <vt:lpwstr>_Toc201382378</vt:lpwstr>
      </vt:variant>
      <vt:variant>
        <vt:i4>1114168</vt:i4>
      </vt:variant>
      <vt:variant>
        <vt:i4>1304</vt:i4>
      </vt:variant>
      <vt:variant>
        <vt:i4>0</vt:i4>
      </vt:variant>
      <vt:variant>
        <vt:i4>5</vt:i4>
      </vt:variant>
      <vt:variant>
        <vt:lpwstr/>
      </vt:variant>
      <vt:variant>
        <vt:lpwstr>_Toc201382377</vt:lpwstr>
      </vt:variant>
      <vt:variant>
        <vt:i4>1114168</vt:i4>
      </vt:variant>
      <vt:variant>
        <vt:i4>1298</vt:i4>
      </vt:variant>
      <vt:variant>
        <vt:i4>0</vt:i4>
      </vt:variant>
      <vt:variant>
        <vt:i4>5</vt:i4>
      </vt:variant>
      <vt:variant>
        <vt:lpwstr/>
      </vt:variant>
      <vt:variant>
        <vt:lpwstr>_Toc201382376</vt:lpwstr>
      </vt:variant>
      <vt:variant>
        <vt:i4>1114168</vt:i4>
      </vt:variant>
      <vt:variant>
        <vt:i4>1292</vt:i4>
      </vt:variant>
      <vt:variant>
        <vt:i4>0</vt:i4>
      </vt:variant>
      <vt:variant>
        <vt:i4>5</vt:i4>
      </vt:variant>
      <vt:variant>
        <vt:lpwstr/>
      </vt:variant>
      <vt:variant>
        <vt:lpwstr>_Toc201382375</vt:lpwstr>
      </vt:variant>
      <vt:variant>
        <vt:i4>1114168</vt:i4>
      </vt:variant>
      <vt:variant>
        <vt:i4>1286</vt:i4>
      </vt:variant>
      <vt:variant>
        <vt:i4>0</vt:i4>
      </vt:variant>
      <vt:variant>
        <vt:i4>5</vt:i4>
      </vt:variant>
      <vt:variant>
        <vt:lpwstr/>
      </vt:variant>
      <vt:variant>
        <vt:lpwstr>_Toc201382374</vt:lpwstr>
      </vt:variant>
      <vt:variant>
        <vt:i4>1114168</vt:i4>
      </vt:variant>
      <vt:variant>
        <vt:i4>1280</vt:i4>
      </vt:variant>
      <vt:variant>
        <vt:i4>0</vt:i4>
      </vt:variant>
      <vt:variant>
        <vt:i4>5</vt:i4>
      </vt:variant>
      <vt:variant>
        <vt:lpwstr/>
      </vt:variant>
      <vt:variant>
        <vt:lpwstr>_Toc201382373</vt:lpwstr>
      </vt:variant>
      <vt:variant>
        <vt:i4>1114168</vt:i4>
      </vt:variant>
      <vt:variant>
        <vt:i4>1274</vt:i4>
      </vt:variant>
      <vt:variant>
        <vt:i4>0</vt:i4>
      </vt:variant>
      <vt:variant>
        <vt:i4>5</vt:i4>
      </vt:variant>
      <vt:variant>
        <vt:lpwstr/>
      </vt:variant>
      <vt:variant>
        <vt:lpwstr>_Toc201382372</vt:lpwstr>
      </vt:variant>
      <vt:variant>
        <vt:i4>1114168</vt:i4>
      </vt:variant>
      <vt:variant>
        <vt:i4>1268</vt:i4>
      </vt:variant>
      <vt:variant>
        <vt:i4>0</vt:i4>
      </vt:variant>
      <vt:variant>
        <vt:i4>5</vt:i4>
      </vt:variant>
      <vt:variant>
        <vt:lpwstr/>
      </vt:variant>
      <vt:variant>
        <vt:lpwstr>_Toc201382371</vt:lpwstr>
      </vt:variant>
      <vt:variant>
        <vt:i4>1114168</vt:i4>
      </vt:variant>
      <vt:variant>
        <vt:i4>1262</vt:i4>
      </vt:variant>
      <vt:variant>
        <vt:i4>0</vt:i4>
      </vt:variant>
      <vt:variant>
        <vt:i4>5</vt:i4>
      </vt:variant>
      <vt:variant>
        <vt:lpwstr/>
      </vt:variant>
      <vt:variant>
        <vt:lpwstr>_Toc201382370</vt:lpwstr>
      </vt:variant>
      <vt:variant>
        <vt:i4>1048632</vt:i4>
      </vt:variant>
      <vt:variant>
        <vt:i4>1256</vt:i4>
      </vt:variant>
      <vt:variant>
        <vt:i4>0</vt:i4>
      </vt:variant>
      <vt:variant>
        <vt:i4>5</vt:i4>
      </vt:variant>
      <vt:variant>
        <vt:lpwstr/>
      </vt:variant>
      <vt:variant>
        <vt:lpwstr>_Toc201382369</vt:lpwstr>
      </vt:variant>
      <vt:variant>
        <vt:i4>1048632</vt:i4>
      </vt:variant>
      <vt:variant>
        <vt:i4>1250</vt:i4>
      </vt:variant>
      <vt:variant>
        <vt:i4>0</vt:i4>
      </vt:variant>
      <vt:variant>
        <vt:i4>5</vt:i4>
      </vt:variant>
      <vt:variant>
        <vt:lpwstr/>
      </vt:variant>
      <vt:variant>
        <vt:lpwstr>_Toc201382368</vt:lpwstr>
      </vt:variant>
      <vt:variant>
        <vt:i4>1048632</vt:i4>
      </vt:variant>
      <vt:variant>
        <vt:i4>1244</vt:i4>
      </vt:variant>
      <vt:variant>
        <vt:i4>0</vt:i4>
      </vt:variant>
      <vt:variant>
        <vt:i4>5</vt:i4>
      </vt:variant>
      <vt:variant>
        <vt:lpwstr/>
      </vt:variant>
      <vt:variant>
        <vt:lpwstr>_Toc201382367</vt:lpwstr>
      </vt:variant>
      <vt:variant>
        <vt:i4>1048632</vt:i4>
      </vt:variant>
      <vt:variant>
        <vt:i4>1238</vt:i4>
      </vt:variant>
      <vt:variant>
        <vt:i4>0</vt:i4>
      </vt:variant>
      <vt:variant>
        <vt:i4>5</vt:i4>
      </vt:variant>
      <vt:variant>
        <vt:lpwstr/>
      </vt:variant>
      <vt:variant>
        <vt:lpwstr>_Toc201382366</vt:lpwstr>
      </vt:variant>
      <vt:variant>
        <vt:i4>1048632</vt:i4>
      </vt:variant>
      <vt:variant>
        <vt:i4>1232</vt:i4>
      </vt:variant>
      <vt:variant>
        <vt:i4>0</vt:i4>
      </vt:variant>
      <vt:variant>
        <vt:i4>5</vt:i4>
      </vt:variant>
      <vt:variant>
        <vt:lpwstr/>
      </vt:variant>
      <vt:variant>
        <vt:lpwstr>_Toc201382365</vt:lpwstr>
      </vt:variant>
      <vt:variant>
        <vt:i4>1048632</vt:i4>
      </vt:variant>
      <vt:variant>
        <vt:i4>1226</vt:i4>
      </vt:variant>
      <vt:variant>
        <vt:i4>0</vt:i4>
      </vt:variant>
      <vt:variant>
        <vt:i4>5</vt:i4>
      </vt:variant>
      <vt:variant>
        <vt:lpwstr/>
      </vt:variant>
      <vt:variant>
        <vt:lpwstr>_Toc201382364</vt:lpwstr>
      </vt:variant>
      <vt:variant>
        <vt:i4>1048632</vt:i4>
      </vt:variant>
      <vt:variant>
        <vt:i4>1220</vt:i4>
      </vt:variant>
      <vt:variant>
        <vt:i4>0</vt:i4>
      </vt:variant>
      <vt:variant>
        <vt:i4>5</vt:i4>
      </vt:variant>
      <vt:variant>
        <vt:lpwstr/>
      </vt:variant>
      <vt:variant>
        <vt:lpwstr>_Toc201382363</vt:lpwstr>
      </vt:variant>
      <vt:variant>
        <vt:i4>1048632</vt:i4>
      </vt:variant>
      <vt:variant>
        <vt:i4>1214</vt:i4>
      </vt:variant>
      <vt:variant>
        <vt:i4>0</vt:i4>
      </vt:variant>
      <vt:variant>
        <vt:i4>5</vt:i4>
      </vt:variant>
      <vt:variant>
        <vt:lpwstr/>
      </vt:variant>
      <vt:variant>
        <vt:lpwstr>_Toc201382362</vt:lpwstr>
      </vt:variant>
      <vt:variant>
        <vt:i4>1048632</vt:i4>
      </vt:variant>
      <vt:variant>
        <vt:i4>1208</vt:i4>
      </vt:variant>
      <vt:variant>
        <vt:i4>0</vt:i4>
      </vt:variant>
      <vt:variant>
        <vt:i4>5</vt:i4>
      </vt:variant>
      <vt:variant>
        <vt:lpwstr/>
      </vt:variant>
      <vt:variant>
        <vt:lpwstr>_Toc201382361</vt:lpwstr>
      </vt:variant>
      <vt:variant>
        <vt:i4>1048632</vt:i4>
      </vt:variant>
      <vt:variant>
        <vt:i4>1202</vt:i4>
      </vt:variant>
      <vt:variant>
        <vt:i4>0</vt:i4>
      </vt:variant>
      <vt:variant>
        <vt:i4>5</vt:i4>
      </vt:variant>
      <vt:variant>
        <vt:lpwstr/>
      </vt:variant>
      <vt:variant>
        <vt:lpwstr>_Toc201382360</vt:lpwstr>
      </vt:variant>
      <vt:variant>
        <vt:i4>1245240</vt:i4>
      </vt:variant>
      <vt:variant>
        <vt:i4>1196</vt:i4>
      </vt:variant>
      <vt:variant>
        <vt:i4>0</vt:i4>
      </vt:variant>
      <vt:variant>
        <vt:i4>5</vt:i4>
      </vt:variant>
      <vt:variant>
        <vt:lpwstr/>
      </vt:variant>
      <vt:variant>
        <vt:lpwstr>_Toc201382359</vt:lpwstr>
      </vt:variant>
      <vt:variant>
        <vt:i4>1245240</vt:i4>
      </vt:variant>
      <vt:variant>
        <vt:i4>1190</vt:i4>
      </vt:variant>
      <vt:variant>
        <vt:i4>0</vt:i4>
      </vt:variant>
      <vt:variant>
        <vt:i4>5</vt:i4>
      </vt:variant>
      <vt:variant>
        <vt:lpwstr/>
      </vt:variant>
      <vt:variant>
        <vt:lpwstr>_Toc201382358</vt:lpwstr>
      </vt:variant>
      <vt:variant>
        <vt:i4>1245240</vt:i4>
      </vt:variant>
      <vt:variant>
        <vt:i4>1184</vt:i4>
      </vt:variant>
      <vt:variant>
        <vt:i4>0</vt:i4>
      </vt:variant>
      <vt:variant>
        <vt:i4>5</vt:i4>
      </vt:variant>
      <vt:variant>
        <vt:lpwstr/>
      </vt:variant>
      <vt:variant>
        <vt:lpwstr>_Toc201382357</vt:lpwstr>
      </vt:variant>
      <vt:variant>
        <vt:i4>1245240</vt:i4>
      </vt:variant>
      <vt:variant>
        <vt:i4>1178</vt:i4>
      </vt:variant>
      <vt:variant>
        <vt:i4>0</vt:i4>
      </vt:variant>
      <vt:variant>
        <vt:i4>5</vt:i4>
      </vt:variant>
      <vt:variant>
        <vt:lpwstr/>
      </vt:variant>
      <vt:variant>
        <vt:lpwstr>_Toc201382356</vt:lpwstr>
      </vt:variant>
      <vt:variant>
        <vt:i4>1245240</vt:i4>
      </vt:variant>
      <vt:variant>
        <vt:i4>1172</vt:i4>
      </vt:variant>
      <vt:variant>
        <vt:i4>0</vt:i4>
      </vt:variant>
      <vt:variant>
        <vt:i4>5</vt:i4>
      </vt:variant>
      <vt:variant>
        <vt:lpwstr/>
      </vt:variant>
      <vt:variant>
        <vt:lpwstr>_Toc201382355</vt:lpwstr>
      </vt:variant>
      <vt:variant>
        <vt:i4>1245240</vt:i4>
      </vt:variant>
      <vt:variant>
        <vt:i4>1166</vt:i4>
      </vt:variant>
      <vt:variant>
        <vt:i4>0</vt:i4>
      </vt:variant>
      <vt:variant>
        <vt:i4>5</vt:i4>
      </vt:variant>
      <vt:variant>
        <vt:lpwstr/>
      </vt:variant>
      <vt:variant>
        <vt:lpwstr>_Toc201382354</vt:lpwstr>
      </vt:variant>
      <vt:variant>
        <vt:i4>1245240</vt:i4>
      </vt:variant>
      <vt:variant>
        <vt:i4>1160</vt:i4>
      </vt:variant>
      <vt:variant>
        <vt:i4>0</vt:i4>
      </vt:variant>
      <vt:variant>
        <vt:i4>5</vt:i4>
      </vt:variant>
      <vt:variant>
        <vt:lpwstr/>
      </vt:variant>
      <vt:variant>
        <vt:lpwstr>_Toc201382353</vt:lpwstr>
      </vt:variant>
      <vt:variant>
        <vt:i4>1245240</vt:i4>
      </vt:variant>
      <vt:variant>
        <vt:i4>1154</vt:i4>
      </vt:variant>
      <vt:variant>
        <vt:i4>0</vt:i4>
      </vt:variant>
      <vt:variant>
        <vt:i4>5</vt:i4>
      </vt:variant>
      <vt:variant>
        <vt:lpwstr/>
      </vt:variant>
      <vt:variant>
        <vt:lpwstr>_Toc201382352</vt:lpwstr>
      </vt:variant>
      <vt:variant>
        <vt:i4>1245240</vt:i4>
      </vt:variant>
      <vt:variant>
        <vt:i4>1148</vt:i4>
      </vt:variant>
      <vt:variant>
        <vt:i4>0</vt:i4>
      </vt:variant>
      <vt:variant>
        <vt:i4>5</vt:i4>
      </vt:variant>
      <vt:variant>
        <vt:lpwstr/>
      </vt:variant>
      <vt:variant>
        <vt:lpwstr>_Toc201382351</vt:lpwstr>
      </vt:variant>
      <vt:variant>
        <vt:i4>1245240</vt:i4>
      </vt:variant>
      <vt:variant>
        <vt:i4>1142</vt:i4>
      </vt:variant>
      <vt:variant>
        <vt:i4>0</vt:i4>
      </vt:variant>
      <vt:variant>
        <vt:i4>5</vt:i4>
      </vt:variant>
      <vt:variant>
        <vt:lpwstr/>
      </vt:variant>
      <vt:variant>
        <vt:lpwstr>_Toc201382350</vt:lpwstr>
      </vt:variant>
      <vt:variant>
        <vt:i4>1179704</vt:i4>
      </vt:variant>
      <vt:variant>
        <vt:i4>1136</vt:i4>
      </vt:variant>
      <vt:variant>
        <vt:i4>0</vt:i4>
      </vt:variant>
      <vt:variant>
        <vt:i4>5</vt:i4>
      </vt:variant>
      <vt:variant>
        <vt:lpwstr/>
      </vt:variant>
      <vt:variant>
        <vt:lpwstr>_Toc201382349</vt:lpwstr>
      </vt:variant>
      <vt:variant>
        <vt:i4>1179704</vt:i4>
      </vt:variant>
      <vt:variant>
        <vt:i4>1130</vt:i4>
      </vt:variant>
      <vt:variant>
        <vt:i4>0</vt:i4>
      </vt:variant>
      <vt:variant>
        <vt:i4>5</vt:i4>
      </vt:variant>
      <vt:variant>
        <vt:lpwstr/>
      </vt:variant>
      <vt:variant>
        <vt:lpwstr>_Toc201382348</vt:lpwstr>
      </vt:variant>
      <vt:variant>
        <vt:i4>1179704</vt:i4>
      </vt:variant>
      <vt:variant>
        <vt:i4>1124</vt:i4>
      </vt:variant>
      <vt:variant>
        <vt:i4>0</vt:i4>
      </vt:variant>
      <vt:variant>
        <vt:i4>5</vt:i4>
      </vt:variant>
      <vt:variant>
        <vt:lpwstr/>
      </vt:variant>
      <vt:variant>
        <vt:lpwstr>_Toc201382347</vt:lpwstr>
      </vt:variant>
      <vt:variant>
        <vt:i4>1179704</vt:i4>
      </vt:variant>
      <vt:variant>
        <vt:i4>1118</vt:i4>
      </vt:variant>
      <vt:variant>
        <vt:i4>0</vt:i4>
      </vt:variant>
      <vt:variant>
        <vt:i4>5</vt:i4>
      </vt:variant>
      <vt:variant>
        <vt:lpwstr/>
      </vt:variant>
      <vt:variant>
        <vt:lpwstr>_Toc201382346</vt:lpwstr>
      </vt:variant>
      <vt:variant>
        <vt:i4>1179704</vt:i4>
      </vt:variant>
      <vt:variant>
        <vt:i4>1112</vt:i4>
      </vt:variant>
      <vt:variant>
        <vt:i4>0</vt:i4>
      </vt:variant>
      <vt:variant>
        <vt:i4>5</vt:i4>
      </vt:variant>
      <vt:variant>
        <vt:lpwstr/>
      </vt:variant>
      <vt:variant>
        <vt:lpwstr>_Toc201382345</vt:lpwstr>
      </vt:variant>
      <vt:variant>
        <vt:i4>1179704</vt:i4>
      </vt:variant>
      <vt:variant>
        <vt:i4>1106</vt:i4>
      </vt:variant>
      <vt:variant>
        <vt:i4>0</vt:i4>
      </vt:variant>
      <vt:variant>
        <vt:i4>5</vt:i4>
      </vt:variant>
      <vt:variant>
        <vt:lpwstr/>
      </vt:variant>
      <vt:variant>
        <vt:lpwstr>_Toc201382344</vt:lpwstr>
      </vt:variant>
      <vt:variant>
        <vt:i4>1179704</vt:i4>
      </vt:variant>
      <vt:variant>
        <vt:i4>1100</vt:i4>
      </vt:variant>
      <vt:variant>
        <vt:i4>0</vt:i4>
      </vt:variant>
      <vt:variant>
        <vt:i4>5</vt:i4>
      </vt:variant>
      <vt:variant>
        <vt:lpwstr/>
      </vt:variant>
      <vt:variant>
        <vt:lpwstr>_Toc201382343</vt:lpwstr>
      </vt:variant>
      <vt:variant>
        <vt:i4>1179704</vt:i4>
      </vt:variant>
      <vt:variant>
        <vt:i4>1094</vt:i4>
      </vt:variant>
      <vt:variant>
        <vt:i4>0</vt:i4>
      </vt:variant>
      <vt:variant>
        <vt:i4>5</vt:i4>
      </vt:variant>
      <vt:variant>
        <vt:lpwstr/>
      </vt:variant>
      <vt:variant>
        <vt:lpwstr>_Toc201382342</vt:lpwstr>
      </vt:variant>
      <vt:variant>
        <vt:i4>1179704</vt:i4>
      </vt:variant>
      <vt:variant>
        <vt:i4>1088</vt:i4>
      </vt:variant>
      <vt:variant>
        <vt:i4>0</vt:i4>
      </vt:variant>
      <vt:variant>
        <vt:i4>5</vt:i4>
      </vt:variant>
      <vt:variant>
        <vt:lpwstr/>
      </vt:variant>
      <vt:variant>
        <vt:lpwstr>_Toc201382341</vt:lpwstr>
      </vt:variant>
      <vt:variant>
        <vt:i4>1179704</vt:i4>
      </vt:variant>
      <vt:variant>
        <vt:i4>1082</vt:i4>
      </vt:variant>
      <vt:variant>
        <vt:i4>0</vt:i4>
      </vt:variant>
      <vt:variant>
        <vt:i4>5</vt:i4>
      </vt:variant>
      <vt:variant>
        <vt:lpwstr/>
      </vt:variant>
      <vt:variant>
        <vt:lpwstr>_Toc201382340</vt:lpwstr>
      </vt:variant>
      <vt:variant>
        <vt:i4>1376312</vt:i4>
      </vt:variant>
      <vt:variant>
        <vt:i4>1076</vt:i4>
      </vt:variant>
      <vt:variant>
        <vt:i4>0</vt:i4>
      </vt:variant>
      <vt:variant>
        <vt:i4>5</vt:i4>
      </vt:variant>
      <vt:variant>
        <vt:lpwstr/>
      </vt:variant>
      <vt:variant>
        <vt:lpwstr>_Toc201382339</vt:lpwstr>
      </vt:variant>
      <vt:variant>
        <vt:i4>1376312</vt:i4>
      </vt:variant>
      <vt:variant>
        <vt:i4>1070</vt:i4>
      </vt:variant>
      <vt:variant>
        <vt:i4>0</vt:i4>
      </vt:variant>
      <vt:variant>
        <vt:i4>5</vt:i4>
      </vt:variant>
      <vt:variant>
        <vt:lpwstr/>
      </vt:variant>
      <vt:variant>
        <vt:lpwstr>_Toc201382338</vt:lpwstr>
      </vt:variant>
      <vt:variant>
        <vt:i4>1376312</vt:i4>
      </vt:variant>
      <vt:variant>
        <vt:i4>1064</vt:i4>
      </vt:variant>
      <vt:variant>
        <vt:i4>0</vt:i4>
      </vt:variant>
      <vt:variant>
        <vt:i4>5</vt:i4>
      </vt:variant>
      <vt:variant>
        <vt:lpwstr/>
      </vt:variant>
      <vt:variant>
        <vt:lpwstr>_Toc201382337</vt:lpwstr>
      </vt:variant>
      <vt:variant>
        <vt:i4>1376312</vt:i4>
      </vt:variant>
      <vt:variant>
        <vt:i4>1058</vt:i4>
      </vt:variant>
      <vt:variant>
        <vt:i4>0</vt:i4>
      </vt:variant>
      <vt:variant>
        <vt:i4>5</vt:i4>
      </vt:variant>
      <vt:variant>
        <vt:lpwstr/>
      </vt:variant>
      <vt:variant>
        <vt:lpwstr>_Toc201382336</vt:lpwstr>
      </vt:variant>
      <vt:variant>
        <vt:i4>1376312</vt:i4>
      </vt:variant>
      <vt:variant>
        <vt:i4>1052</vt:i4>
      </vt:variant>
      <vt:variant>
        <vt:i4>0</vt:i4>
      </vt:variant>
      <vt:variant>
        <vt:i4>5</vt:i4>
      </vt:variant>
      <vt:variant>
        <vt:lpwstr/>
      </vt:variant>
      <vt:variant>
        <vt:lpwstr>_Toc201382335</vt:lpwstr>
      </vt:variant>
      <vt:variant>
        <vt:i4>1376312</vt:i4>
      </vt:variant>
      <vt:variant>
        <vt:i4>1046</vt:i4>
      </vt:variant>
      <vt:variant>
        <vt:i4>0</vt:i4>
      </vt:variant>
      <vt:variant>
        <vt:i4>5</vt:i4>
      </vt:variant>
      <vt:variant>
        <vt:lpwstr/>
      </vt:variant>
      <vt:variant>
        <vt:lpwstr>_Toc201382334</vt:lpwstr>
      </vt:variant>
      <vt:variant>
        <vt:i4>1376312</vt:i4>
      </vt:variant>
      <vt:variant>
        <vt:i4>1040</vt:i4>
      </vt:variant>
      <vt:variant>
        <vt:i4>0</vt:i4>
      </vt:variant>
      <vt:variant>
        <vt:i4>5</vt:i4>
      </vt:variant>
      <vt:variant>
        <vt:lpwstr/>
      </vt:variant>
      <vt:variant>
        <vt:lpwstr>_Toc201382333</vt:lpwstr>
      </vt:variant>
      <vt:variant>
        <vt:i4>1376312</vt:i4>
      </vt:variant>
      <vt:variant>
        <vt:i4>1034</vt:i4>
      </vt:variant>
      <vt:variant>
        <vt:i4>0</vt:i4>
      </vt:variant>
      <vt:variant>
        <vt:i4>5</vt:i4>
      </vt:variant>
      <vt:variant>
        <vt:lpwstr/>
      </vt:variant>
      <vt:variant>
        <vt:lpwstr>_Toc201382332</vt:lpwstr>
      </vt:variant>
      <vt:variant>
        <vt:i4>1376312</vt:i4>
      </vt:variant>
      <vt:variant>
        <vt:i4>1028</vt:i4>
      </vt:variant>
      <vt:variant>
        <vt:i4>0</vt:i4>
      </vt:variant>
      <vt:variant>
        <vt:i4>5</vt:i4>
      </vt:variant>
      <vt:variant>
        <vt:lpwstr/>
      </vt:variant>
      <vt:variant>
        <vt:lpwstr>_Toc201382331</vt:lpwstr>
      </vt:variant>
      <vt:variant>
        <vt:i4>1376312</vt:i4>
      </vt:variant>
      <vt:variant>
        <vt:i4>1022</vt:i4>
      </vt:variant>
      <vt:variant>
        <vt:i4>0</vt:i4>
      </vt:variant>
      <vt:variant>
        <vt:i4>5</vt:i4>
      </vt:variant>
      <vt:variant>
        <vt:lpwstr/>
      </vt:variant>
      <vt:variant>
        <vt:lpwstr>_Toc201382330</vt:lpwstr>
      </vt:variant>
      <vt:variant>
        <vt:i4>1310776</vt:i4>
      </vt:variant>
      <vt:variant>
        <vt:i4>1016</vt:i4>
      </vt:variant>
      <vt:variant>
        <vt:i4>0</vt:i4>
      </vt:variant>
      <vt:variant>
        <vt:i4>5</vt:i4>
      </vt:variant>
      <vt:variant>
        <vt:lpwstr/>
      </vt:variant>
      <vt:variant>
        <vt:lpwstr>_Toc201382329</vt:lpwstr>
      </vt:variant>
      <vt:variant>
        <vt:i4>1310776</vt:i4>
      </vt:variant>
      <vt:variant>
        <vt:i4>1010</vt:i4>
      </vt:variant>
      <vt:variant>
        <vt:i4>0</vt:i4>
      </vt:variant>
      <vt:variant>
        <vt:i4>5</vt:i4>
      </vt:variant>
      <vt:variant>
        <vt:lpwstr/>
      </vt:variant>
      <vt:variant>
        <vt:lpwstr>_Toc201382328</vt:lpwstr>
      </vt:variant>
      <vt:variant>
        <vt:i4>1310776</vt:i4>
      </vt:variant>
      <vt:variant>
        <vt:i4>1004</vt:i4>
      </vt:variant>
      <vt:variant>
        <vt:i4>0</vt:i4>
      </vt:variant>
      <vt:variant>
        <vt:i4>5</vt:i4>
      </vt:variant>
      <vt:variant>
        <vt:lpwstr/>
      </vt:variant>
      <vt:variant>
        <vt:lpwstr>_Toc201382327</vt:lpwstr>
      </vt:variant>
      <vt:variant>
        <vt:i4>1310776</vt:i4>
      </vt:variant>
      <vt:variant>
        <vt:i4>998</vt:i4>
      </vt:variant>
      <vt:variant>
        <vt:i4>0</vt:i4>
      </vt:variant>
      <vt:variant>
        <vt:i4>5</vt:i4>
      </vt:variant>
      <vt:variant>
        <vt:lpwstr/>
      </vt:variant>
      <vt:variant>
        <vt:lpwstr>_Toc201382326</vt:lpwstr>
      </vt:variant>
      <vt:variant>
        <vt:i4>1310776</vt:i4>
      </vt:variant>
      <vt:variant>
        <vt:i4>992</vt:i4>
      </vt:variant>
      <vt:variant>
        <vt:i4>0</vt:i4>
      </vt:variant>
      <vt:variant>
        <vt:i4>5</vt:i4>
      </vt:variant>
      <vt:variant>
        <vt:lpwstr/>
      </vt:variant>
      <vt:variant>
        <vt:lpwstr>_Toc201382325</vt:lpwstr>
      </vt:variant>
      <vt:variant>
        <vt:i4>1310776</vt:i4>
      </vt:variant>
      <vt:variant>
        <vt:i4>986</vt:i4>
      </vt:variant>
      <vt:variant>
        <vt:i4>0</vt:i4>
      </vt:variant>
      <vt:variant>
        <vt:i4>5</vt:i4>
      </vt:variant>
      <vt:variant>
        <vt:lpwstr/>
      </vt:variant>
      <vt:variant>
        <vt:lpwstr>_Toc201382324</vt:lpwstr>
      </vt:variant>
      <vt:variant>
        <vt:i4>1310776</vt:i4>
      </vt:variant>
      <vt:variant>
        <vt:i4>980</vt:i4>
      </vt:variant>
      <vt:variant>
        <vt:i4>0</vt:i4>
      </vt:variant>
      <vt:variant>
        <vt:i4>5</vt:i4>
      </vt:variant>
      <vt:variant>
        <vt:lpwstr/>
      </vt:variant>
      <vt:variant>
        <vt:lpwstr>_Toc201382323</vt:lpwstr>
      </vt:variant>
      <vt:variant>
        <vt:i4>1310776</vt:i4>
      </vt:variant>
      <vt:variant>
        <vt:i4>974</vt:i4>
      </vt:variant>
      <vt:variant>
        <vt:i4>0</vt:i4>
      </vt:variant>
      <vt:variant>
        <vt:i4>5</vt:i4>
      </vt:variant>
      <vt:variant>
        <vt:lpwstr/>
      </vt:variant>
      <vt:variant>
        <vt:lpwstr>_Toc201382322</vt:lpwstr>
      </vt:variant>
      <vt:variant>
        <vt:i4>1310776</vt:i4>
      </vt:variant>
      <vt:variant>
        <vt:i4>968</vt:i4>
      </vt:variant>
      <vt:variant>
        <vt:i4>0</vt:i4>
      </vt:variant>
      <vt:variant>
        <vt:i4>5</vt:i4>
      </vt:variant>
      <vt:variant>
        <vt:lpwstr/>
      </vt:variant>
      <vt:variant>
        <vt:lpwstr>_Toc201382321</vt:lpwstr>
      </vt:variant>
      <vt:variant>
        <vt:i4>1310776</vt:i4>
      </vt:variant>
      <vt:variant>
        <vt:i4>962</vt:i4>
      </vt:variant>
      <vt:variant>
        <vt:i4>0</vt:i4>
      </vt:variant>
      <vt:variant>
        <vt:i4>5</vt:i4>
      </vt:variant>
      <vt:variant>
        <vt:lpwstr/>
      </vt:variant>
      <vt:variant>
        <vt:lpwstr>_Toc201382320</vt:lpwstr>
      </vt:variant>
      <vt:variant>
        <vt:i4>1507384</vt:i4>
      </vt:variant>
      <vt:variant>
        <vt:i4>956</vt:i4>
      </vt:variant>
      <vt:variant>
        <vt:i4>0</vt:i4>
      </vt:variant>
      <vt:variant>
        <vt:i4>5</vt:i4>
      </vt:variant>
      <vt:variant>
        <vt:lpwstr/>
      </vt:variant>
      <vt:variant>
        <vt:lpwstr>_Toc201382319</vt:lpwstr>
      </vt:variant>
      <vt:variant>
        <vt:i4>1507384</vt:i4>
      </vt:variant>
      <vt:variant>
        <vt:i4>950</vt:i4>
      </vt:variant>
      <vt:variant>
        <vt:i4>0</vt:i4>
      </vt:variant>
      <vt:variant>
        <vt:i4>5</vt:i4>
      </vt:variant>
      <vt:variant>
        <vt:lpwstr/>
      </vt:variant>
      <vt:variant>
        <vt:lpwstr>_Toc201382318</vt:lpwstr>
      </vt:variant>
      <vt:variant>
        <vt:i4>1507384</vt:i4>
      </vt:variant>
      <vt:variant>
        <vt:i4>944</vt:i4>
      </vt:variant>
      <vt:variant>
        <vt:i4>0</vt:i4>
      </vt:variant>
      <vt:variant>
        <vt:i4>5</vt:i4>
      </vt:variant>
      <vt:variant>
        <vt:lpwstr/>
      </vt:variant>
      <vt:variant>
        <vt:lpwstr>_Toc201382317</vt:lpwstr>
      </vt:variant>
      <vt:variant>
        <vt:i4>1507384</vt:i4>
      </vt:variant>
      <vt:variant>
        <vt:i4>938</vt:i4>
      </vt:variant>
      <vt:variant>
        <vt:i4>0</vt:i4>
      </vt:variant>
      <vt:variant>
        <vt:i4>5</vt:i4>
      </vt:variant>
      <vt:variant>
        <vt:lpwstr/>
      </vt:variant>
      <vt:variant>
        <vt:lpwstr>_Toc201382316</vt:lpwstr>
      </vt:variant>
      <vt:variant>
        <vt:i4>1507384</vt:i4>
      </vt:variant>
      <vt:variant>
        <vt:i4>932</vt:i4>
      </vt:variant>
      <vt:variant>
        <vt:i4>0</vt:i4>
      </vt:variant>
      <vt:variant>
        <vt:i4>5</vt:i4>
      </vt:variant>
      <vt:variant>
        <vt:lpwstr/>
      </vt:variant>
      <vt:variant>
        <vt:lpwstr>_Toc201382315</vt:lpwstr>
      </vt:variant>
      <vt:variant>
        <vt:i4>1507384</vt:i4>
      </vt:variant>
      <vt:variant>
        <vt:i4>926</vt:i4>
      </vt:variant>
      <vt:variant>
        <vt:i4>0</vt:i4>
      </vt:variant>
      <vt:variant>
        <vt:i4>5</vt:i4>
      </vt:variant>
      <vt:variant>
        <vt:lpwstr/>
      </vt:variant>
      <vt:variant>
        <vt:lpwstr>_Toc201382314</vt:lpwstr>
      </vt:variant>
      <vt:variant>
        <vt:i4>1507384</vt:i4>
      </vt:variant>
      <vt:variant>
        <vt:i4>920</vt:i4>
      </vt:variant>
      <vt:variant>
        <vt:i4>0</vt:i4>
      </vt:variant>
      <vt:variant>
        <vt:i4>5</vt:i4>
      </vt:variant>
      <vt:variant>
        <vt:lpwstr/>
      </vt:variant>
      <vt:variant>
        <vt:lpwstr>_Toc201382313</vt:lpwstr>
      </vt:variant>
      <vt:variant>
        <vt:i4>1507384</vt:i4>
      </vt:variant>
      <vt:variant>
        <vt:i4>914</vt:i4>
      </vt:variant>
      <vt:variant>
        <vt:i4>0</vt:i4>
      </vt:variant>
      <vt:variant>
        <vt:i4>5</vt:i4>
      </vt:variant>
      <vt:variant>
        <vt:lpwstr/>
      </vt:variant>
      <vt:variant>
        <vt:lpwstr>_Toc201382312</vt:lpwstr>
      </vt:variant>
      <vt:variant>
        <vt:i4>1507384</vt:i4>
      </vt:variant>
      <vt:variant>
        <vt:i4>908</vt:i4>
      </vt:variant>
      <vt:variant>
        <vt:i4>0</vt:i4>
      </vt:variant>
      <vt:variant>
        <vt:i4>5</vt:i4>
      </vt:variant>
      <vt:variant>
        <vt:lpwstr/>
      </vt:variant>
      <vt:variant>
        <vt:lpwstr>_Toc201382311</vt:lpwstr>
      </vt:variant>
      <vt:variant>
        <vt:i4>1507384</vt:i4>
      </vt:variant>
      <vt:variant>
        <vt:i4>902</vt:i4>
      </vt:variant>
      <vt:variant>
        <vt:i4>0</vt:i4>
      </vt:variant>
      <vt:variant>
        <vt:i4>5</vt:i4>
      </vt:variant>
      <vt:variant>
        <vt:lpwstr/>
      </vt:variant>
      <vt:variant>
        <vt:lpwstr>_Toc201382310</vt:lpwstr>
      </vt:variant>
      <vt:variant>
        <vt:i4>1441848</vt:i4>
      </vt:variant>
      <vt:variant>
        <vt:i4>896</vt:i4>
      </vt:variant>
      <vt:variant>
        <vt:i4>0</vt:i4>
      </vt:variant>
      <vt:variant>
        <vt:i4>5</vt:i4>
      </vt:variant>
      <vt:variant>
        <vt:lpwstr/>
      </vt:variant>
      <vt:variant>
        <vt:lpwstr>_Toc201382309</vt:lpwstr>
      </vt:variant>
      <vt:variant>
        <vt:i4>1441848</vt:i4>
      </vt:variant>
      <vt:variant>
        <vt:i4>890</vt:i4>
      </vt:variant>
      <vt:variant>
        <vt:i4>0</vt:i4>
      </vt:variant>
      <vt:variant>
        <vt:i4>5</vt:i4>
      </vt:variant>
      <vt:variant>
        <vt:lpwstr/>
      </vt:variant>
      <vt:variant>
        <vt:lpwstr>_Toc201382308</vt:lpwstr>
      </vt:variant>
      <vt:variant>
        <vt:i4>1441848</vt:i4>
      </vt:variant>
      <vt:variant>
        <vt:i4>884</vt:i4>
      </vt:variant>
      <vt:variant>
        <vt:i4>0</vt:i4>
      </vt:variant>
      <vt:variant>
        <vt:i4>5</vt:i4>
      </vt:variant>
      <vt:variant>
        <vt:lpwstr/>
      </vt:variant>
      <vt:variant>
        <vt:lpwstr>_Toc201382307</vt:lpwstr>
      </vt:variant>
      <vt:variant>
        <vt:i4>1441848</vt:i4>
      </vt:variant>
      <vt:variant>
        <vt:i4>878</vt:i4>
      </vt:variant>
      <vt:variant>
        <vt:i4>0</vt:i4>
      </vt:variant>
      <vt:variant>
        <vt:i4>5</vt:i4>
      </vt:variant>
      <vt:variant>
        <vt:lpwstr/>
      </vt:variant>
      <vt:variant>
        <vt:lpwstr>_Toc201382306</vt:lpwstr>
      </vt:variant>
      <vt:variant>
        <vt:i4>1441848</vt:i4>
      </vt:variant>
      <vt:variant>
        <vt:i4>872</vt:i4>
      </vt:variant>
      <vt:variant>
        <vt:i4>0</vt:i4>
      </vt:variant>
      <vt:variant>
        <vt:i4>5</vt:i4>
      </vt:variant>
      <vt:variant>
        <vt:lpwstr/>
      </vt:variant>
      <vt:variant>
        <vt:lpwstr>_Toc201382305</vt:lpwstr>
      </vt:variant>
      <vt:variant>
        <vt:i4>1441848</vt:i4>
      </vt:variant>
      <vt:variant>
        <vt:i4>866</vt:i4>
      </vt:variant>
      <vt:variant>
        <vt:i4>0</vt:i4>
      </vt:variant>
      <vt:variant>
        <vt:i4>5</vt:i4>
      </vt:variant>
      <vt:variant>
        <vt:lpwstr/>
      </vt:variant>
      <vt:variant>
        <vt:lpwstr>_Toc201382304</vt:lpwstr>
      </vt:variant>
      <vt:variant>
        <vt:i4>1441848</vt:i4>
      </vt:variant>
      <vt:variant>
        <vt:i4>860</vt:i4>
      </vt:variant>
      <vt:variant>
        <vt:i4>0</vt:i4>
      </vt:variant>
      <vt:variant>
        <vt:i4>5</vt:i4>
      </vt:variant>
      <vt:variant>
        <vt:lpwstr/>
      </vt:variant>
      <vt:variant>
        <vt:lpwstr>_Toc201382303</vt:lpwstr>
      </vt:variant>
      <vt:variant>
        <vt:i4>1441848</vt:i4>
      </vt:variant>
      <vt:variant>
        <vt:i4>854</vt:i4>
      </vt:variant>
      <vt:variant>
        <vt:i4>0</vt:i4>
      </vt:variant>
      <vt:variant>
        <vt:i4>5</vt:i4>
      </vt:variant>
      <vt:variant>
        <vt:lpwstr/>
      </vt:variant>
      <vt:variant>
        <vt:lpwstr>_Toc201382302</vt:lpwstr>
      </vt:variant>
      <vt:variant>
        <vt:i4>1441848</vt:i4>
      </vt:variant>
      <vt:variant>
        <vt:i4>848</vt:i4>
      </vt:variant>
      <vt:variant>
        <vt:i4>0</vt:i4>
      </vt:variant>
      <vt:variant>
        <vt:i4>5</vt:i4>
      </vt:variant>
      <vt:variant>
        <vt:lpwstr/>
      </vt:variant>
      <vt:variant>
        <vt:lpwstr>_Toc201382301</vt:lpwstr>
      </vt:variant>
      <vt:variant>
        <vt:i4>1441848</vt:i4>
      </vt:variant>
      <vt:variant>
        <vt:i4>842</vt:i4>
      </vt:variant>
      <vt:variant>
        <vt:i4>0</vt:i4>
      </vt:variant>
      <vt:variant>
        <vt:i4>5</vt:i4>
      </vt:variant>
      <vt:variant>
        <vt:lpwstr/>
      </vt:variant>
      <vt:variant>
        <vt:lpwstr>_Toc201382300</vt:lpwstr>
      </vt:variant>
      <vt:variant>
        <vt:i4>2031673</vt:i4>
      </vt:variant>
      <vt:variant>
        <vt:i4>836</vt:i4>
      </vt:variant>
      <vt:variant>
        <vt:i4>0</vt:i4>
      </vt:variant>
      <vt:variant>
        <vt:i4>5</vt:i4>
      </vt:variant>
      <vt:variant>
        <vt:lpwstr/>
      </vt:variant>
      <vt:variant>
        <vt:lpwstr>_Toc201382299</vt:lpwstr>
      </vt:variant>
      <vt:variant>
        <vt:i4>2031673</vt:i4>
      </vt:variant>
      <vt:variant>
        <vt:i4>830</vt:i4>
      </vt:variant>
      <vt:variant>
        <vt:i4>0</vt:i4>
      </vt:variant>
      <vt:variant>
        <vt:i4>5</vt:i4>
      </vt:variant>
      <vt:variant>
        <vt:lpwstr/>
      </vt:variant>
      <vt:variant>
        <vt:lpwstr>_Toc201382298</vt:lpwstr>
      </vt:variant>
      <vt:variant>
        <vt:i4>2031673</vt:i4>
      </vt:variant>
      <vt:variant>
        <vt:i4>824</vt:i4>
      </vt:variant>
      <vt:variant>
        <vt:i4>0</vt:i4>
      </vt:variant>
      <vt:variant>
        <vt:i4>5</vt:i4>
      </vt:variant>
      <vt:variant>
        <vt:lpwstr/>
      </vt:variant>
      <vt:variant>
        <vt:lpwstr>_Toc201382297</vt:lpwstr>
      </vt:variant>
      <vt:variant>
        <vt:i4>2031673</vt:i4>
      </vt:variant>
      <vt:variant>
        <vt:i4>818</vt:i4>
      </vt:variant>
      <vt:variant>
        <vt:i4>0</vt:i4>
      </vt:variant>
      <vt:variant>
        <vt:i4>5</vt:i4>
      </vt:variant>
      <vt:variant>
        <vt:lpwstr/>
      </vt:variant>
      <vt:variant>
        <vt:lpwstr>_Toc201382296</vt:lpwstr>
      </vt:variant>
      <vt:variant>
        <vt:i4>2031673</vt:i4>
      </vt:variant>
      <vt:variant>
        <vt:i4>812</vt:i4>
      </vt:variant>
      <vt:variant>
        <vt:i4>0</vt:i4>
      </vt:variant>
      <vt:variant>
        <vt:i4>5</vt:i4>
      </vt:variant>
      <vt:variant>
        <vt:lpwstr/>
      </vt:variant>
      <vt:variant>
        <vt:lpwstr>_Toc201382295</vt:lpwstr>
      </vt:variant>
      <vt:variant>
        <vt:i4>2031673</vt:i4>
      </vt:variant>
      <vt:variant>
        <vt:i4>806</vt:i4>
      </vt:variant>
      <vt:variant>
        <vt:i4>0</vt:i4>
      </vt:variant>
      <vt:variant>
        <vt:i4>5</vt:i4>
      </vt:variant>
      <vt:variant>
        <vt:lpwstr/>
      </vt:variant>
      <vt:variant>
        <vt:lpwstr>_Toc201382294</vt:lpwstr>
      </vt:variant>
      <vt:variant>
        <vt:i4>2031673</vt:i4>
      </vt:variant>
      <vt:variant>
        <vt:i4>800</vt:i4>
      </vt:variant>
      <vt:variant>
        <vt:i4>0</vt:i4>
      </vt:variant>
      <vt:variant>
        <vt:i4>5</vt:i4>
      </vt:variant>
      <vt:variant>
        <vt:lpwstr/>
      </vt:variant>
      <vt:variant>
        <vt:lpwstr>_Toc201382293</vt:lpwstr>
      </vt:variant>
      <vt:variant>
        <vt:i4>2031673</vt:i4>
      </vt:variant>
      <vt:variant>
        <vt:i4>794</vt:i4>
      </vt:variant>
      <vt:variant>
        <vt:i4>0</vt:i4>
      </vt:variant>
      <vt:variant>
        <vt:i4>5</vt:i4>
      </vt:variant>
      <vt:variant>
        <vt:lpwstr/>
      </vt:variant>
      <vt:variant>
        <vt:lpwstr>_Toc201382292</vt:lpwstr>
      </vt:variant>
      <vt:variant>
        <vt:i4>2031673</vt:i4>
      </vt:variant>
      <vt:variant>
        <vt:i4>788</vt:i4>
      </vt:variant>
      <vt:variant>
        <vt:i4>0</vt:i4>
      </vt:variant>
      <vt:variant>
        <vt:i4>5</vt:i4>
      </vt:variant>
      <vt:variant>
        <vt:lpwstr/>
      </vt:variant>
      <vt:variant>
        <vt:lpwstr>_Toc201382291</vt:lpwstr>
      </vt:variant>
      <vt:variant>
        <vt:i4>2031673</vt:i4>
      </vt:variant>
      <vt:variant>
        <vt:i4>782</vt:i4>
      </vt:variant>
      <vt:variant>
        <vt:i4>0</vt:i4>
      </vt:variant>
      <vt:variant>
        <vt:i4>5</vt:i4>
      </vt:variant>
      <vt:variant>
        <vt:lpwstr/>
      </vt:variant>
      <vt:variant>
        <vt:lpwstr>_Toc201382290</vt:lpwstr>
      </vt:variant>
      <vt:variant>
        <vt:i4>1966137</vt:i4>
      </vt:variant>
      <vt:variant>
        <vt:i4>776</vt:i4>
      </vt:variant>
      <vt:variant>
        <vt:i4>0</vt:i4>
      </vt:variant>
      <vt:variant>
        <vt:i4>5</vt:i4>
      </vt:variant>
      <vt:variant>
        <vt:lpwstr/>
      </vt:variant>
      <vt:variant>
        <vt:lpwstr>_Toc201382289</vt:lpwstr>
      </vt:variant>
      <vt:variant>
        <vt:i4>1966137</vt:i4>
      </vt:variant>
      <vt:variant>
        <vt:i4>770</vt:i4>
      </vt:variant>
      <vt:variant>
        <vt:i4>0</vt:i4>
      </vt:variant>
      <vt:variant>
        <vt:i4>5</vt:i4>
      </vt:variant>
      <vt:variant>
        <vt:lpwstr/>
      </vt:variant>
      <vt:variant>
        <vt:lpwstr>_Toc201382288</vt:lpwstr>
      </vt:variant>
      <vt:variant>
        <vt:i4>1966137</vt:i4>
      </vt:variant>
      <vt:variant>
        <vt:i4>764</vt:i4>
      </vt:variant>
      <vt:variant>
        <vt:i4>0</vt:i4>
      </vt:variant>
      <vt:variant>
        <vt:i4>5</vt:i4>
      </vt:variant>
      <vt:variant>
        <vt:lpwstr/>
      </vt:variant>
      <vt:variant>
        <vt:lpwstr>_Toc201382287</vt:lpwstr>
      </vt:variant>
      <vt:variant>
        <vt:i4>1966137</vt:i4>
      </vt:variant>
      <vt:variant>
        <vt:i4>758</vt:i4>
      </vt:variant>
      <vt:variant>
        <vt:i4>0</vt:i4>
      </vt:variant>
      <vt:variant>
        <vt:i4>5</vt:i4>
      </vt:variant>
      <vt:variant>
        <vt:lpwstr/>
      </vt:variant>
      <vt:variant>
        <vt:lpwstr>_Toc201382286</vt:lpwstr>
      </vt:variant>
      <vt:variant>
        <vt:i4>1966137</vt:i4>
      </vt:variant>
      <vt:variant>
        <vt:i4>752</vt:i4>
      </vt:variant>
      <vt:variant>
        <vt:i4>0</vt:i4>
      </vt:variant>
      <vt:variant>
        <vt:i4>5</vt:i4>
      </vt:variant>
      <vt:variant>
        <vt:lpwstr/>
      </vt:variant>
      <vt:variant>
        <vt:lpwstr>_Toc201382285</vt:lpwstr>
      </vt:variant>
      <vt:variant>
        <vt:i4>1966137</vt:i4>
      </vt:variant>
      <vt:variant>
        <vt:i4>746</vt:i4>
      </vt:variant>
      <vt:variant>
        <vt:i4>0</vt:i4>
      </vt:variant>
      <vt:variant>
        <vt:i4>5</vt:i4>
      </vt:variant>
      <vt:variant>
        <vt:lpwstr/>
      </vt:variant>
      <vt:variant>
        <vt:lpwstr>_Toc201382284</vt:lpwstr>
      </vt:variant>
      <vt:variant>
        <vt:i4>1966137</vt:i4>
      </vt:variant>
      <vt:variant>
        <vt:i4>740</vt:i4>
      </vt:variant>
      <vt:variant>
        <vt:i4>0</vt:i4>
      </vt:variant>
      <vt:variant>
        <vt:i4>5</vt:i4>
      </vt:variant>
      <vt:variant>
        <vt:lpwstr/>
      </vt:variant>
      <vt:variant>
        <vt:lpwstr>_Toc201382283</vt:lpwstr>
      </vt:variant>
      <vt:variant>
        <vt:i4>1966137</vt:i4>
      </vt:variant>
      <vt:variant>
        <vt:i4>734</vt:i4>
      </vt:variant>
      <vt:variant>
        <vt:i4>0</vt:i4>
      </vt:variant>
      <vt:variant>
        <vt:i4>5</vt:i4>
      </vt:variant>
      <vt:variant>
        <vt:lpwstr/>
      </vt:variant>
      <vt:variant>
        <vt:lpwstr>_Toc201382282</vt:lpwstr>
      </vt:variant>
      <vt:variant>
        <vt:i4>1966137</vt:i4>
      </vt:variant>
      <vt:variant>
        <vt:i4>728</vt:i4>
      </vt:variant>
      <vt:variant>
        <vt:i4>0</vt:i4>
      </vt:variant>
      <vt:variant>
        <vt:i4>5</vt:i4>
      </vt:variant>
      <vt:variant>
        <vt:lpwstr/>
      </vt:variant>
      <vt:variant>
        <vt:lpwstr>_Toc201382281</vt:lpwstr>
      </vt:variant>
      <vt:variant>
        <vt:i4>1966137</vt:i4>
      </vt:variant>
      <vt:variant>
        <vt:i4>722</vt:i4>
      </vt:variant>
      <vt:variant>
        <vt:i4>0</vt:i4>
      </vt:variant>
      <vt:variant>
        <vt:i4>5</vt:i4>
      </vt:variant>
      <vt:variant>
        <vt:lpwstr/>
      </vt:variant>
      <vt:variant>
        <vt:lpwstr>_Toc201382280</vt:lpwstr>
      </vt:variant>
      <vt:variant>
        <vt:i4>1114169</vt:i4>
      </vt:variant>
      <vt:variant>
        <vt:i4>716</vt:i4>
      </vt:variant>
      <vt:variant>
        <vt:i4>0</vt:i4>
      </vt:variant>
      <vt:variant>
        <vt:i4>5</vt:i4>
      </vt:variant>
      <vt:variant>
        <vt:lpwstr/>
      </vt:variant>
      <vt:variant>
        <vt:lpwstr>_Toc201382279</vt:lpwstr>
      </vt:variant>
      <vt:variant>
        <vt:i4>1114169</vt:i4>
      </vt:variant>
      <vt:variant>
        <vt:i4>710</vt:i4>
      </vt:variant>
      <vt:variant>
        <vt:i4>0</vt:i4>
      </vt:variant>
      <vt:variant>
        <vt:i4>5</vt:i4>
      </vt:variant>
      <vt:variant>
        <vt:lpwstr/>
      </vt:variant>
      <vt:variant>
        <vt:lpwstr>_Toc201382278</vt:lpwstr>
      </vt:variant>
      <vt:variant>
        <vt:i4>1114169</vt:i4>
      </vt:variant>
      <vt:variant>
        <vt:i4>704</vt:i4>
      </vt:variant>
      <vt:variant>
        <vt:i4>0</vt:i4>
      </vt:variant>
      <vt:variant>
        <vt:i4>5</vt:i4>
      </vt:variant>
      <vt:variant>
        <vt:lpwstr/>
      </vt:variant>
      <vt:variant>
        <vt:lpwstr>_Toc201382277</vt:lpwstr>
      </vt:variant>
      <vt:variant>
        <vt:i4>1114169</vt:i4>
      </vt:variant>
      <vt:variant>
        <vt:i4>698</vt:i4>
      </vt:variant>
      <vt:variant>
        <vt:i4>0</vt:i4>
      </vt:variant>
      <vt:variant>
        <vt:i4>5</vt:i4>
      </vt:variant>
      <vt:variant>
        <vt:lpwstr/>
      </vt:variant>
      <vt:variant>
        <vt:lpwstr>_Toc201382276</vt:lpwstr>
      </vt:variant>
      <vt:variant>
        <vt:i4>1114169</vt:i4>
      </vt:variant>
      <vt:variant>
        <vt:i4>692</vt:i4>
      </vt:variant>
      <vt:variant>
        <vt:i4>0</vt:i4>
      </vt:variant>
      <vt:variant>
        <vt:i4>5</vt:i4>
      </vt:variant>
      <vt:variant>
        <vt:lpwstr/>
      </vt:variant>
      <vt:variant>
        <vt:lpwstr>_Toc201382275</vt:lpwstr>
      </vt:variant>
      <vt:variant>
        <vt:i4>1114169</vt:i4>
      </vt:variant>
      <vt:variant>
        <vt:i4>686</vt:i4>
      </vt:variant>
      <vt:variant>
        <vt:i4>0</vt:i4>
      </vt:variant>
      <vt:variant>
        <vt:i4>5</vt:i4>
      </vt:variant>
      <vt:variant>
        <vt:lpwstr/>
      </vt:variant>
      <vt:variant>
        <vt:lpwstr>_Toc201382274</vt:lpwstr>
      </vt:variant>
      <vt:variant>
        <vt:i4>1114169</vt:i4>
      </vt:variant>
      <vt:variant>
        <vt:i4>680</vt:i4>
      </vt:variant>
      <vt:variant>
        <vt:i4>0</vt:i4>
      </vt:variant>
      <vt:variant>
        <vt:i4>5</vt:i4>
      </vt:variant>
      <vt:variant>
        <vt:lpwstr/>
      </vt:variant>
      <vt:variant>
        <vt:lpwstr>_Toc201382273</vt:lpwstr>
      </vt:variant>
      <vt:variant>
        <vt:i4>1114169</vt:i4>
      </vt:variant>
      <vt:variant>
        <vt:i4>674</vt:i4>
      </vt:variant>
      <vt:variant>
        <vt:i4>0</vt:i4>
      </vt:variant>
      <vt:variant>
        <vt:i4>5</vt:i4>
      </vt:variant>
      <vt:variant>
        <vt:lpwstr/>
      </vt:variant>
      <vt:variant>
        <vt:lpwstr>_Toc201382272</vt:lpwstr>
      </vt:variant>
      <vt:variant>
        <vt:i4>1114169</vt:i4>
      </vt:variant>
      <vt:variant>
        <vt:i4>668</vt:i4>
      </vt:variant>
      <vt:variant>
        <vt:i4>0</vt:i4>
      </vt:variant>
      <vt:variant>
        <vt:i4>5</vt:i4>
      </vt:variant>
      <vt:variant>
        <vt:lpwstr/>
      </vt:variant>
      <vt:variant>
        <vt:lpwstr>_Toc201382271</vt:lpwstr>
      </vt:variant>
      <vt:variant>
        <vt:i4>1114169</vt:i4>
      </vt:variant>
      <vt:variant>
        <vt:i4>662</vt:i4>
      </vt:variant>
      <vt:variant>
        <vt:i4>0</vt:i4>
      </vt:variant>
      <vt:variant>
        <vt:i4>5</vt:i4>
      </vt:variant>
      <vt:variant>
        <vt:lpwstr/>
      </vt:variant>
      <vt:variant>
        <vt:lpwstr>_Toc201382270</vt:lpwstr>
      </vt:variant>
      <vt:variant>
        <vt:i4>1048633</vt:i4>
      </vt:variant>
      <vt:variant>
        <vt:i4>656</vt:i4>
      </vt:variant>
      <vt:variant>
        <vt:i4>0</vt:i4>
      </vt:variant>
      <vt:variant>
        <vt:i4>5</vt:i4>
      </vt:variant>
      <vt:variant>
        <vt:lpwstr/>
      </vt:variant>
      <vt:variant>
        <vt:lpwstr>_Toc201382269</vt:lpwstr>
      </vt:variant>
      <vt:variant>
        <vt:i4>1048633</vt:i4>
      </vt:variant>
      <vt:variant>
        <vt:i4>650</vt:i4>
      </vt:variant>
      <vt:variant>
        <vt:i4>0</vt:i4>
      </vt:variant>
      <vt:variant>
        <vt:i4>5</vt:i4>
      </vt:variant>
      <vt:variant>
        <vt:lpwstr/>
      </vt:variant>
      <vt:variant>
        <vt:lpwstr>_Toc201382268</vt:lpwstr>
      </vt:variant>
      <vt:variant>
        <vt:i4>1048633</vt:i4>
      </vt:variant>
      <vt:variant>
        <vt:i4>644</vt:i4>
      </vt:variant>
      <vt:variant>
        <vt:i4>0</vt:i4>
      </vt:variant>
      <vt:variant>
        <vt:i4>5</vt:i4>
      </vt:variant>
      <vt:variant>
        <vt:lpwstr/>
      </vt:variant>
      <vt:variant>
        <vt:lpwstr>_Toc201382267</vt:lpwstr>
      </vt:variant>
      <vt:variant>
        <vt:i4>1048633</vt:i4>
      </vt:variant>
      <vt:variant>
        <vt:i4>638</vt:i4>
      </vt:variant>
      <vt:variant>
        <vt:i4>0</vt:i4>
      </vt:variant>
      <vt:variant>
        <vt:i4>5</vt:i4>
      </vt:variant>
      <vt:variant>
        <vt:lpwstr/>
      </vt:variant>
      <vt:variant>
        <vt:lpwstr>_Toc201382266</vt:lpwstr>
      </vt:variant>
      <vt:variant>
        <vt:i4>1048633</vt:i4>
      </vt:variant>
      <vt:variant>
        <vt:i4>632</vt:i4>
      </vt:variant>
      <vt:variant>
        <vt:i4>0</vt:i4>
      </vt:variant>
      <vt:variant>
        <vt:i4>5</vt:i4>
      </vt:variant>
      <vt:variant>
        <vt:lpwstr/>
      </vt:variant>
      <vt:variant>
        <vt:lpwstr>_Toc201382265</vt:lpwstr>
      </vt:variant>
      <vt:variant>
        <vt:i4>1048633</vt:i4>
      </vt:variant>
      <vt:variant>
        <vt:i4>626</vt:i4>
      </vt:variant>
      <vt:variant>
        <vt:i4>0</vt:i4>
      </vt:variant>
      <vt:variant>
        <vt:i4>5</vt:i4>
      </vt:variant>
      <vt:variant>
        <vt:lpwstr/>
      </vt:variant>
      <vt:variant>
        <vt:lpwstr>_Toc201382264</vt:lpwstr>
      </vt:variant>
      <vt:variant>
        <vt:i4>1048633</vt:i4>
      </vt:variant>
      <vt:variant>
        <vt:i4>620</vt:i4>
      </vt:variant>
      <vt:variant>
        <vt:i4>0</vt:i4>
      </vt:variant>
      <vt:variant>
        <vt:i4>5</vt:i4>
      </vt:variant>
      <vt:variant>
        <vt:lpwstr/>
      </vt:variant>
      <vt:variant>
        <vt:lpwstr>_Toc201382263</vt:lpwstr>
      </vt:variant>
      <vt:variant>
        <vt:i4>1048633</vt:i4>
      </vt:variant>
      <vt:variant>
        <vt:i4>614</vt:i4>
      </vt:variant>
      <vt:variant>
        <vt:i4>0</vt:i4>
      </vt:variant>
      <vt:variant>
        <vt:i4>5</vt:i4>
      </vt:variant>
      <vt:variant>
        <vt:lpwstr/>
      </vt:variant>
      <vt:variant>
        <vt:lpwstr>_Toc201382262</vt:lpwstr>
      </vt:variant>
      <vt:variant>
        <vt:i4>1048633</vt:i4>
      </vt:variant>
      <vt:variant>
        <vt:i4>608</vt:i4>
      </vt:variant>
      <vt:variant>
        <vt:i4>0</vt:i4>
      </vt:variant>
      <vt:variant>
        <vt:i4>5</vt:i4>
      </vt:variant>
      <vt:variant>
        <vt:lpwstr/>
      </vt:variant>
      <vt:variant>
        <vt:lpwstr>_Toc201382261</vt:lpwstr>
      </vt:variant>
      <vt:variant>
        <vt:i4>1048633</vt:i4>
      </vt:variant>
      <vt:variant>
        <vt:i4>602</vt:i4>
      </vt:variant>
      <vt:variant>
        <vt:i4>0</vt:i4>
      </vt:variant>
      <vt:variant>
        <vt:i4>5</vt:i4>
      </vt:variant>
      <vt:variant>
        <vt:lpwstr/>
      </vt:variant>
      <vt:variant>
        <vt:lpwstr>_Toc201382260</vt:lpwstr>
      </vt:variant>
      <vt:variant>
        <vt:i4>1245241</vt:i4>
      </vt:variant>
      <vt:variant>
        <vt:i4>596</vt:i4>
      </vt:variant>
      <vt:variant>
        <vt:i4>0</vt:i4>
      </vt:variant>
      <vt:variant>
        <vt:i4>5</vt:i4>
      </vt:variant>
      <vt:variant>
        <vt:lpwstr/>
      </vt:variant>
      <vt:variant>
        <vt:lpwstr>_Toc201382259</vt:lpwstr>
      </vt:variant>
      <vt:variant>
        <vt:i4>1245241</vt:i4>
      </vt:variant>
      <vt:variant>
        <vt:i4>590</vt:i4>
      </vt:variant>
      <vt:variant>
        <vt:i4>0</vt:i4>
      </vt:variant>
      <vt:variant>
        <vt:i4>5</vt:i4>
      </vt:variant>
      <vt:variant>
        <vt:lpwstr/>
      </vt:variant>
      <vt:variant>
        <vt:lpwstr>_Toc201382258</vt:lpwstr>
      </vt:variant>
      <vt:variant>
        <vt:i4>1245241</vt:i4>
      </vt:variant>
      <vt:variant>
        <vt:i4>584</vt:i4>
      </vt:variant>
      <vt:variant>
        <vt:i4>0</vt:i4>
      </vt:variant>
      <vt:variant>
        <vt:i4>5</vt:i4>
      </vt:variant>
      <vt:variant>
        <vt:lpwstr/>
      </vt:variant>
      <vt:variant>
        <vt:lpwstr>_Toc201382257</vt:lpwstr>
      </vt:variant>
      <vt:variant>
        <vt:i4>1245241</vt:i4>
      </vt:variant>
      <vt:variant>
        <vt:i4>578</vt:i4>
      </vt:variant>
      <vt:variant>
        <vt:i4>0</vt:i4>
      </vt:variant>
      <vt:variant>
        <vt:i4>5</vt:i4>
      </vt:variant>
      <vt:variant>
        <vt:lpwstr/>
      </vt:variant>
      <vt:variant>
        <vt:lpwstr>_Toc201382256</vt:lpwstr>
      </vt:variant>
      <vt:variant>
        <vt:i4>1245241</vt:i4>
      </vt:variant>
      <vt:variant>
        <vt:i4>572</vt:i4>
      </vt:variant>
      <vt:variant>
        <vt:i4>0</vt:i4>
      </vt:variant>
      <vt:variant>
        <vt:i4>5</vt:i4>
      </vt:variant>
      <vt:variant>
        <vt:lpwstr/>
      </vt:variant>
      <vt:variant>
        <vt:lpwstr>_Toc201382255</vt:lpwstr>
      </vt:variant>
      <vt:variant>
        <vt:i4>1245241</vt:i4>
      </vt:variant>
      <vt:variant>
        <vt:i4>566</vt:i4>
      </vt:variant>
      <vt:variant>
        <vt:i4>0</vt:i4>
      </vt:variant>
      <vt:variant>
        <vt:i4>5</vt:i4>
      </vt:variant>
      <vt:variant>
        <vt:lpwstr/>
      </vt:variant>
      <vt:variant>
        <vt:lpwstr>_Toc201382254</vt:lpwstr>
      </vt:variant>
      <vt:variant>
        <vt:i4>1245241</vt:i4>
      </vt:variant>
      <vt:variant>
        <vt:i4>560</vt:i4>
      </vt:variant>
      <vt:variant>
        <vt:i4>0</vt:i4>
      </vt:variant>
      <vt:variant>
        <vt:i4>5</vt:i4>
      </vt:variant>
      <vt:variant>
        <vt:lpwstr/>
      </vt:variant>
      <vt:variant>
        <vt:lpwstr>_Toc201382253</vt:lpwstr>
      </vt:variant>
      <vt:variant>
        <vt:i4>1245241</vt:i4>
      </vt:variant>
      <vt:variant>
        <vt:i4>554</vt:i4>
      </vt:variant>
      <vt:variant>
        <vt:i4>0</vt:i4>
      </vt:variant>
      <vt:variant>
        <vt:i4>5</vt:i4>
      </vt:variant>
      <vt:variant>
        <vt:lpwstr/>
      </vt:variant>
      <vt:variant>
        <vt:lpwstr>_Toc201382252</vt:lpwstr>
      </vt:variant>
      <vt:variant>
        <vt:i4>1245241</vt:i4>
      </vt:variant>
      <vt:variant>
        <vt:i4>548</vt:i4>
      </vt:variant>
      <vt:variant>
        <vt:i4>0</vt:i4>
      </vt:variant>
      <vt:variant>
        <vt:i4>5</vt:i4>
      </vt:variant>
      <vt:variant>
        <vt:lpwstr/>
      </vt:variant>
      <vt:variant>
        <vt:lpwstr>_Toc201382251</vt:lpwstr>
      </vt:variant>
      <vt:variant>
        <vt:i4>1245241</vt:i4>
      </vt:variant>
      <vt:variant>
        <vt:i4>542</vt:i4>
      </vt:variant>
      <vt:variant>
        <vt:i4>0</vt:i4>
      </vt:variant>
      <vt:variant>
        <vt:i4>5</vt:i4>
      </vt:variant>
      <vt:variant>
        <vt:lpwstr/>
      </vt:variant>
      <vt:variant>
        <vt:lpwstr>_Toc201382250</vt:lpwstr>
      </vt:variant>
      <vt:variant>
        <vt:i4>1179705</vt:i4>
      </vt:variant>
      <vt:variant>
        <vt:i4>536</vt:i4>
      </vt:variant>
      <vt:variant>
        <vt:i4>0</vt:i4>
      </vt:variant>
      <vt:variant>
        <vt:i4>5</vt:i4>
      </vt:variant>
      <vt:variant>
        <vt:lpwstr/>
      </vt:variant>
      <vt:variant>
        <vt:lpwstr>_Toc201382249</vt:lpwstr>
      </vt:variant>
      <vt:variant>
        <vt:i4>1179705</vt:i4>
      </vt:variant>
      <vt:variant>
        <vt:i4>530</vt:i4>
      </vt:variant>
      <vt:variant>
        <vt:i4>0</vt:i4>
      </vt:variant>
      <vt:variant>
        <vt:i4>5</vt:i4>
      </vt:variant>
      <vt:variant>
        <vt:lpwstr/>
      </vt:variant>
      <vt:variant>
        <vt:lpwstr>_Toc201382248</vt:lpwstr>
      </vt:variant>
      <vt:variant>
        <vt:i4>1179705</vt:i4>
      </vt:variant>
      <vt:variant>
        <vt:i4>524</vt:i4>
      </vt:variant>
      <vt:variant>
        <vt:i4>0</vt:i4>
      </vt:variant>
      <vt:variant>
        <vt:i4>5</vt:i4>
      </vt:variant>
      <vt:variant>
        <vt:lpwstr/>
      </vt:variant>
      <vt:variant>
        <vt:lpwstr>_Toc201382247</vt:lpwstr>
      </vt:variant>
      <vt:variant>
        <vt:i4>1179705</vt:i4>
      </vt:variant>
      <vt:variant>
        <vt:i4>518</vt:i4>
      </vt:variant>
      <vt:variant>
        <vt:i4>0</vt:i4>
      </vt:variant>
      <vt:variant>
        <vt:i4>5</vt:i4>
      </vt:variant>
      <vt:variant>
        <vt:lpwstr/>
      </vt:variant>
      <vt:variant>
        <vt:lpwstr>_Toc201382246</vt:lpwstr>
      </vt:variant>
      <vt:variant>
        <vt:i4>1179705</vt:i4>
      </vt:variant>
      <vt:variant>
        <vt:i4>512</vt:i4>
      </vt:variant>
      <vt:variant>
        <vt:i4>0</vt:i4>
      </vt:variant>
      <vt:variant>
        <vt:i4>5</vt:i4>
      </vt:variant>
      <vt:variant>
        <vt:lpwstr/>
      </vt:variant>
      <vt:variant>
        <vt:lpwstr>_Toc201382245</vt:lpwstr>
      </vt:variant>
      <vt:variant>
        <vt:i4>1179705</vt:i4>
      </vt:variant>
      <vt:variant>
        <vt:i4>506</vt:i4>
      </vt:variant>
      <vt:variant>
        <vt:i4>0</vt:i4>
      </vt:variant>
      <vt:variant>
        <vt:i4>5</vt:i4>
      </vt:variant>
      <vt:variant>
        <vt:lpwstr/>
      </vt:variant>
      <vt:variant>
        <vt:lpwstr>_Toc201382244</vt:lpwstr>
      </vt:variant>
      <vt:variant>
        <vt:i4>1179705</vt:i4>
      </vt:variant>
      <vt:variant>
        <vt:i4>500</vt:i4>
      </vt:variant>
      <vt:variant>
        <vt:i4>0</vt:i4>
      </vt:variant>
      <vt:variant>
        <vt:i4>5</vt:i4>
      </vt:variant>
      <vt:variant>
        <vt:lpwstr/>
      </vt:variant>
      <vt:variant>
        <vt:lpwstr>_Toc201382243</vt:lpwstr>
      </vt:variant>
      <vt:variant>
        <vt:i4>1179705</vt:i4>
      </vt:variant>
      <vt:variant>
        <vt:i4>494</vt:i4>
      </vt:variant>
      <vt:variant>
        <vt:i4>0</vt:i4>
      </vt:variant>
      <vt:variant>
        <vt:i4>5</vt:i4>
      </vt:variant>
      <vt:variant>
        <vt:lpwstr/>
      </vt:variant>
      <vt:variant>
        <vt:lpwstr>_Toc201382242</vt:lpwstr>
      </vt:variant>
      <vt:variant>
        <vt:i4>1179705</vt:i4>
      </vt:variant>
      <vt:variant>
        <vt:i4>488</vt:i4>
      </vt:variant>
      <vt:variant>
        <vt:i4>0</vt:i4>
      </vt:variant>
      <vt:variant>
        <vt:i4>5</vt:i4>
      </vt:variant>
      <vt:variant>
        <vt:lpwstr/>
      </vt:variant>
      <vt:variant>
        <vt:lpwstr>_Toc201382241</vt:lpwstr>
      </vt:variant>
      <vt:variant>
        <vt:i4>1179705</vt:i4>
      </vt:variant>
      <vt:variant>
        <vt:i4>482</vt:i4>
      </vt:variant>
      <vt:variant>
        <vt:i4>0</vt:i4>
      </vt:variant>
      <vt:variant>
        <vt:i4>5</vt:i4>
      </vt:variant>
      <vt:variant>
        <vt:lpwstr/>
      </vt:variant>
      <vt:variant>
        <vt:lpwstr>_Toc201382240</vt:lpwstr>
      </vt:variant>
      <vt:variant>
        <vt:i4>1376313</vt:i4>
      </vt:variant>
      <vt:variant>
        <vt:i4>476</vt:i4>
      </vt:variant>
      <vt:variant>
        <vt:i4>0</vt:i4>
      </vt:variant>
      <vt:variant>
        <vt:i4>5</vt:i4>
      </vt:variant>
      <vt:variant>
        <vt:lpwstr/>
      </vt:variant>
      <vt:variant>
        <vt:lpwstr>_Toc201382239</vt:lpwstr>
      </vt:variant>
      <vt:variant>
        <vt:i4>1376313</vt:i4>
      </vt:variant>
      <vt:variant>
        <vt:i4>470</vt:i4>
      </vt:variant>
      <vt:variant>
        <vt:i4>0</vt:i4>
      </vt:variant>
      <vt:variant>
        <vt:i4>5</vt:i4>
      </vt:variant>
      <vt:variant>
        <vt:lpwstr/>
      </vt:variant>
      <vt:variant>
        <vt:lpwstr>_Toc201382238</vt:lpwstr>
      </vt:variant>
      <vt:variant>
        <vt:i4>1376313</vt:i4>
      </vt:variant>
      <vt:variant>
        <vt:i4>464</vt:i4>
      </vt:variant>
      <vt:variant>
        <vt:i4>0</vt:i4>
      </vt:variant>
      <vt:variant>
        <vt:i4>5</vt:i4>
      </vt:variant>
      <vt:variant>
        <vt:lpwstr/>
      </vt:variant>
      <vt:variant>
        <vt:lpwstr>_Toc201382237</vt:lpwstr>
      </vt:variant>
      <vt:variant>
        <vt:i4>1376313</vt:i4>
      </vt:variant>
      <vt:variant>
        <vt:i4>458</vt:i4>
      </vt:variant>
      <vt:variant>
        <vt:i4>0</vt:i4>
      </vt:variant>
      <vt:variant>
        <vt:i4>5</vt:i4>
      </vt:variant>
      <vt:variant>
        <vt:lpwstr/>
      </vt:variant>
      <vt:variant>
        <vt:lpwstr>_Toc201382236</vt:lpwstr>
      </vt:variant>
      <vt:variant>
        <vt:i4>1376313</vt:i4>
      </vt:variant>
      <vt:variant>
        <vt:i4>452</vt:i4>
      </vt:variant>
      <vt:variant>
        <vt:i4>0</vt:i4>
      </vt:variant>
      <vt:variant>
        <vt:i4>5</vt:i4>
      </vt:variant>
      <vt:variant>
        <vt:lpwstr/>
      </vt:variant>
      <vt:variant>
        <vt:lpwstr>_Toc201382235</vt:lpwstr>
      </vt:variant>
      <vt:variant>
        <vt:i4>1376313</vt:i4>
      </vt:variant>
      <vt:variant>
        <vt:i4>446</vt:i4>
      </vt:variant>
      <vt:variant>
        <vt:i4>0</vt:i4>
      </vt:variant>
      <vt:variant>
        <vt:i4>5</vt:i4>
      </vt:variant>
      <vt:variant>
        <vt:lpwstr/>
      </vt:variant>
      <vt:variant>
        <vt:lpwstr>_Toc201382234</vt:lpwstr>
      </vt:variant>
      <vt:variant>
        <vt:i4>1376313</vt:i4>
      </vt:variant>
      <vt:variant>
        <vt:i4>440</vt:i4>
      </vt:variant>
      <vt:variant>
        <vt:i4>0</vt:i4>
      </vt:variant>
      <vt:variant>
        <vt:i4>5</vt:i4>
      </vt:variant>
      <vt:variant>
        <vt:lpwstr/>
      </vt:variant>
      <vt:variant>
        <vt:lpwstr>_Toc201382233</vt:lpwstr>
      </vt:variant>
      <vt:variant>
        <vt:i4>1376313</vt:i4>
      </vt:variant>
      <vt:variant>
        <vt:i4>434</vt:i4>
      </vt:variant>
      <vt:variant>
        <vt:i4>0</vt:i4>
      </vt:variant>
      <vt:variant>
        <vt:i4>5</vt:i4>
      </vt:variant>
      <vt:variant>
        <vt:lpwstr/>
      </vt:variant>
      <vt:variant>
        <vt:lpwstr>_Toc201382232</vt:lpwstr>
      </vt:variant>
      <vt:variant>
        <vt:i4>1376313</vt:i4>
      </vt:variant>
      <vt:variant>
        <vt:i4>428</vt:i4>
      </vt:variant>
      <vt:variant>
        <vt:i4>0</vt:i4>
      </vt:variant>
      <vt:variant>
        <vt:i4>5</vt:i4>
      </vt:variant>
      <vt:variant>
        <vt:lpwstr/>
      </vt:variant>
      <vt:variant>
        <vt:lpwstr>_Toc201382231</vt:lpwstr>
      </vt:variant>
      <vt:variant>
        <vt:i4>1376313</vt:i4>
      </vt:variant>
      <vt:variant>
        <vt:i4>422</vt:i4>
      </vt:variant>
      <vt:variant>
        <vt:i4>0</vt:i4>
      </vt:variant>
      <vt:variant>
        <vt:i4>5</vt:i4>
      </vt:variant>
      <vt:variant>
        <vt:lpwstr/>
      </vt:variant>
      <vt:variant>
        <vt:lpwstr>_Toc201382230</vt:lpwstr>
      </vt:variant>
      <vt:variant>
        <vt:i4>1310777</vt:i4>
      </vt:variant>
      <vt:variant>
        <vt:i4>416</vt:i4>
      </vt:variant>
      <vt:variant>
        <vt:i4>0</vt:i4>
      </vt:variant>
      <vt:variant>
        <vt:i4>5</vt:i4>
      </vt:variant>
      <vt:variant>
        <vt:lpwstr/>
      </vt:variant>
      <vt:variant>
        <vt:lpwstr>_Toc201382229</vt:lpwstr>
      </vt:variant>
      <vt:variant>
        <vt:i4>1310777</vt:i4>
      </vt:variant>
      <vt:variant>
        <vt:i4>410</vt:i4>
      </vt:variant>
      <vt:variant>
        <vt:i4>0</vt:i4>
      </vt:variant>
      <vt:variant>
        <vt:i4>5</vt:i4>
      </vt:variant>
      <vt:variant>
        <vt:lpwstr/>
      </vt:variant>
      <vt:variant>
        <vt:lpwstr>_Toc201382228</vt:lpwstr>
      </vt:variant>
      <vt:variant>
        <vt:i4>1310777</vt:i4>
      </vt:variant>
      <vt:variant>
        <vt:i4>404</vt:i4>
      </vt:variant>
      <vt:variant>
        <vt:i4>0</vt:i4>
      </vt:variant>
      <vt:variant>
        <vt:i4>5</vt:i4>
      </vt:variant>
      <vt:variant>
        <vt:lpwstr/>
      </vt:variant>
      <vt:variant>
        <vt:lpwstr>_Toc201382227</vt:lpwstr>
      </vt:variant>
      <vt:variant>
        <vt:i4>1310777</vt:i4>
      </vt:variant>
      <vt:variant>
        <vt:i4>398</vt:i4>
      </vt:variant>
      <vt:variant>
        <vt:i4>0</vt:i4>
      </vt:variant>
      <vt:variant>
        <vt:i4>5</vt:i4>
      </vt:variant>
      <vt:variant>
        <vt:lpwstr/>
      </vt:variant>
      <vt:variant>
        <vt:lpwstr>_Toc201382226</vt:lpwstr>
      </vt:variant>
      <vt:variant>
        <vt:i4>1310777</vt:i4>
      </vt:variant>
      <vt:variant>
        <vt:i4>392</vt:i4>
      </vt:variant>
      <vt:variant>
        <vt:i4>0</vt:i4>
      </vt:variant>
      <vt:variant>
        <vt:i4>5</vt:i4>
      </vt:variant>
      <vt:variant>
        <vt:lpwstr/>
      </vt:variant>
      <vt:variant>
        <vt:lpwstr>_Toc201382225</vt:lpwstr>
      </vt:variant>
      <vt:variant>
        <vt:i4>1310777</vt:i4>
      </vt:variant>
      <vt:variant>
        <vt:i4>386</vt:i4>
      </vt:variant>
      <vt:variant>
        <vt:i4>0</vt:i4>
      </vt:variant>
      <vt:variant>
        <vt:i4>5</vt:i4>
      </vt:variant>
      <vt:variant>
        <vt:lpwstr/>
      </vt:variant>
      <vt:variant>
        <vt:lpwstr>_Toc201382224</vt:lpwstr>
      </vt:variant>
      <vt:variant>
        <vt:i4>1310777</vt:i4>
      </vt:variant>
      <vt:variant>
        <vt:i4>380</vt:i4>
      </vt:variant>
      <vt:variant>
        <vt:i4>0</vt:i4>
      </vt:variant>
      <vt:variant>
        <vt:i4>5</vt:i4>
      </vt:variant>
      <vt:variant>
        <vt:lpwstr/>
      </vt:variant>
      <vt:variant>
        <vt:lpwstr>_Toc201382223</vt:lpwstr>
      </vt:variant>
      <vt:variant>
        <vt:i4>1310777</vt:i4>
      </vt:variant>
      <vt:variant>
        <vt:i4>374</vt:i4>
      </vt:variant>
      <vt:variant>
        <vt:i4>0</vt:i4>
      </vt:variant>
      <vt:variant>
        <vt:i4>5</vt:i4>
      </vt:variant>
      <vt:variant>
        <vt:lpwstr/>
      </vt:variant>
      <vt:variant>
        <vt:lpwstr>_Toc201382222</vt:lpwstr>
      </vt:variant>
      <vt:variant>
        <vt:i4>1310777</vt:i4>
      </vt:variant>
      <vt:variant>
        <vt:i4>368</vt:i4>
      </vt:variant>
      <vt:variant>
        <vt:i4>0</vt:i4>
      </vt:variant>
      <vt:variant>
        <vt:i4>5</vt:i4>
      </vt:variant>
      <vt:variant>
        <vt:lpwstr/>
      </vt:variant>
      <vt:variant>
        <vt:lpwstr>_Toc201382221</vt:lpwstr>
      </vt:variant>
      <vt:variant>
        <vt:i4>1310777</vt:i4>
      </vt:variant>
      <vt:variant>
        <vt:i4>362</vt:i4>
      </vt:variant>
      <vt:variant>
        <vt:i4>0</vt:i4>
      </vt:variant>
      <vt:variant>
        <vt:i4>5</vt:i4>
      </vt:variant>
      <vt:variant>
        <vt:lpwstr/>
      </vt:variant>
      <vt:variant>
        <vt:lpwstr>_Toc201382220</vt:lpwstr>
      </vt:variant>
      <vt:variant>
        <vt:i4>1507385</vt:i4>
      </vt:variant>
      <vt:variant>
        <vt:i4>356</vt:i4>
      </vt:variant>
      <vt:variant>
        <vt:i4>0</vt:i4>
      </vt:variant>
      <vt:variant>
        <vt:i4>5</vt:i4>
      </vt:variant>
      <vt:variant>
        <vt:lpwstr/>
      </vt:variant>
      <vt:variant>
        <vt:lpwstr>_Toc201382219</vt:lpwstr>
      </vt:variant>
      <vt:variant>
        <vt:i4>1507385</vt:i4>
      </vt:variant>
      <vt:variant>
        <vt:i4>350</vt:i4>
      </vt:variant>
      <vt:variant>
        <vt:i4>0</vt:i4>
      </vt:variant>
      <vt:variant>
        <vt:i4>5</vt:i4>
      </vt:variant>
      <vt:variant>
        <vt:lpwstr/>
      </vt:variant>
      <vt:variant>
        <vt:lpwstr>_Toc201382218</vt:lpwstr>
      </vt:variant>
      <vt:variant>
        <vt:i4>1507385</vt:i4>
      </vt:variant>
      <vt:variant>
        <vt:i4>344</vt:i4>
      </vt:variant>
      <vt:variant>
        <vt:i4>0</vt:i4>
      </vt:variant>
      <vt:variant>
        <vt:i4>5</vt:i4>
      </vt:variant>
      <vt:variant>
        <vt:lpwstr/>
      </vt:variant>
      <vt:variant>
        <vt:lpwstr>_Toc201382217</vt:lpwstr>
      </vt:variant>
      <vt:variant>
        <vt:i4>1507385</vt:i4>
      </vt:variant>
      <vt:variant>
        <vt:i4>338</vt:i4>
      </vt:variant>
      <vt:variant>
        <vt:i4>0</vt:i4>
      </vt:variant>
      <vt:variant>
        <vt:i4>5</vt:i4>
      </vt:variant>
      <vt:variant>
        <vt:lpwstr/>
      </vt:variant>
      <vt:variant>
        <vt:lpwstr>_Toc201382216</vt:lpwstr>
      </vt:variant>
      <vt:variant>
        <vt:i4>1507385</vt:i4>
      </vt:variant>
      <vt:variant>
        <vt:i4>332</vt:i4>
      </vt:variant>
      <vt:variant>
        <vt:i4>0</vt:i4>
      </vt:variant>
      <vt:variant>
        <vt:i4>5</vt:i4>
      </vt:variant>
      <vt:variant>
        <vt:lpwstr/>
      </vt:variant>
      <vt:variant>
        <vt:lpwstr>_Toc201382215</vt:lpwstr>
      </vt:variant>
      <vt:variant>
        <vt:i4>1507385</vt:i4>
      </vt:variant>
      <vt:variant>
        <vt:i4>326</vt:i4>
      </vt:variant>
      <vt:variant>
        <vt:i4>0</vt:i4>
      </vt:variant>
      <vt:variant>
        <vt:i4>5</vt:i4>
      </vt:variant>
      <vt:variant>
        <vt:lpwstr/>
      </vt:variant>
      <vt:variant>
        <vt:lpwstr>_Toc201382214</vt:lpwstr>
      </vt:variant>
      <vt:variant>
        <vt:i4>1507385</vt:i4>
      </vt:variant>
      <vt:variant>
        <vt:i4>320</vt:i4>
      </vt:variant>
      <vt:variant>
        <vt:i4>0</vt:i4>
      </vt:variant>
      <vt:variant>
        <vt:i4>5</vt:i4>
      </vt:variant>
      <vt:variant>
        <vt:lpwstr/>
      </vt:variant>
      <vt:variant>
        <vt:lpwstr>_Toc201382213</vt:lpwstr>
      </vt:variant>
      <vt:variant>
        <vt:i4>1507385</vt:i4>
      </vt:variant>
      <vt:variant>
        <vt:i4>314</vt:i4>
      </vt:variant>
      <vt:variant>
        <vt:i4>0</vt:i4>
      </vt:variant>
      <vt:variant>
        <vt:i4>5</vt:i4>
      </vt:variant>
      <vt:variant>
        <vt:lpwstr/>
      </vt:variant>
      <vt:variant>
        <vt:lpwstr>_Toc201382212</vt:lpwstr>
      </vt:variant>
      <vt:variant>
        <vt:i4>1507385</vt:i4>
      </vt:variant>
      <vt:variant>
        <vt:i4>308</vt:i4>
      </vt:variant>
      <vt:variant>
        <vt:i4>0</vt:i4>
      </vt:variant>
      <vt:variant>
        <vt:i4>5</vt:i4>
      </vt:variant>
      <vt:variant>
        <vt:lpwstr/>
      </vt:variant>
      <vt:variant>
        <vt:lpwstr>_Toc201382211</vt:lpwstr>
      </vt:variant>
      <vt:variant>
        <vt:i4>1507385</vt:i4>
      </vt:variant>
      <vt:variant>
        <vt:i4>302</vt:i4>
      </vt:variant>
      <vt:variant>
        <vt:i4>0</vt:i4>
      </vt:variant>
      <vt:variant>
        <vt:i4>5</vt:i4>
      </vt:variant>
      <vt:variant>
        <vt:lpwstr/>
      </vt:variant>
      <vt:variant>
        <vt:lpwstr>_Toc201382210</vt:lpwstr>
      </vt:variant>
      <vt:variant>
        <vt:i4>1441849</vt:i4>
      </vt:variant>
      <vt:variant>
        <vt:i4>296</vt:i4>
      </vt:variant>
      <vt:variant>
        <vt:i4>0</vt:i4>
      </vt:variant>
      <vt:variant>
        <vt:i4>5</vt:i4>
      </vt:variant>
      <vt:variant>
        <vt:lpwstr/>
      </vt:variant>
      <vt:variant>
        <vt:lpwstr>_Toc201382209</vt:lpwstr>
      </vt:variant>
      <vt:variant>
        <vt:i4>1441849</vt:i4>
      </vt:variant>
      <vt:variant>
        <vt:i4>290</vt:i4>
      </vt:variant>
      <vt:variant>
        <vt:i4>0</vt:i4>
      </vt:variant>
      <vt:variant>
        <vt:i4>5</vt:i4>
      </vt:variant>
      <vt:variant>
        <vt:lpwstr/>
      </vt:variant>
      <vt:variant>
        <vt:lpwstr>_Toc201382208</vt:lpwstr>
      </vt:variant>
      <vt:variant>
        <vt:i4>1441849</vt:i4>
      </vt:variant>
      <vt:variant>
        <vt:i4>284</vt:i4>
      </vt:variant>
      <vt:variant>
        <vt:i4>0</vt:i4>
      </vt:variant>
      <vt:variant>
        <vt:i4>5</vt:i4>
      </vt:variant>
      <vt:variant>
        <vt:lpwstr/>
      </vt:variant>
      <vt:variant>
        <vt:lpwstr>_Toc201382207</vt:lpwstr>
      </vt:variant>
      <vt:variant>
        <vt:i4>1441849</vt:i4>
      </vt:variant>
      <vt:variant>
        <vt:i4>278</vt:i4>
      </vt:variant>
      <vt:variant>
        <vt:i4>0</vt:i4>
      </vt:variant>
      <vt:variant>
        <vt:i4>5</vt:i4>
      </vt:variant>
      <vt:variant>
        <vt:lpwstr/>
      </vt:variant>
      <vt:variant>
        <vt:lpwstr>_Toc201382206</vt:lpwstr>
      </vt:variant>
      <vt:variant>
        <vt:i4>1441849</vt:i4>
      </vt:variant>
      <vt:variant>
        <vt:i4>272</vt:i4>
      </vt:variant>
      <vt:variant>
        <vt:i4>0</vt:i4>
      </vt:variant>
      <vt:variant>
        <vt:i4>5</vt:i4>
      </vt:variant>
      <vt:variant>
        <vt:lpwstr/>
      </vt:variant>
      <vt:variant>
        <vt:lpwstr>_Toc201382205</vt:lpwstr>
      </vt:variant>
      <vt:variant>
        <vt:i4>1441849</vt:i4>
      </vt:variant>
      <vt:variant>
        <vt:i4>266</vt:i4>
      </vt:variant>
      <vt:variant>
        <vt:i4>0</vt:i4>
      </vt:variant>
      <vt:variant>
        <vt:i4>5</vt:i4>
      </vt:variant>
      <vt:variant>
        <vt:lpwstr/>
      </vt:variant>
      <vt:variant>
        <vt:lpwstr>_Toc201382204</vt:lpwstr>
      </vt:variant>
      <vt:variant>
        <vt:i4>1441849</vt:i4>
      </vt:variant>
      <vt:variant>
        <vt:i4>260</vt:i4>
      </vt:variant>
      <vt:variant>
        <vt:i4>0</vt:i4>
      </vt:variant>
      <vt:variant>
        <vt:i4>5</vt:i4>
      </vt:variant>
      <vt:variant>
        <vt:lpwstr/>
      </vt:variant>
      <vt:variant>
        <vt:lpwstr>_Toc201382203</vt:lpwstr>
      </vt:variant>
      <vt:variant>
        <vt:i4>1441849</vt:i4>
      </vt:variant>
      <vt:variant>
        <vt:i4>254</vt:i4>
      </vt:variant>
      <vt:variant>
        <vt:i4>0</vt:i4>
      </vt:variant>
      <vt:variant>
        <vt:i4>5</vt:i4>
      </vt:variant>
      <vt:variant>
        <vt:lpwstr/>
      </vt:variant>
      <vt:variant>
        <vt:lpwstr>_Toc201382202</vt:lpwstr>
      </vt:variant>
      <vt:variant>
        <vt:i4>1441849</vt:i4>
      </vt:variant>
      <vt:variant>
        <vt:i4>248</vt:i4>
      </vt:variant>
      <vt:variant>
        <vt:i4>0</vt:i4>
      </vt:variant>
      <vt:variant>
        <vt:i4>5</vt:i4>
      </vt:variant>
      <vt:variant>
        <vt:lpwstr/>
      </vt:variant>
      <vt:variant>
        <vt:lpwstr>_Toc201382201</vt:lpwstr>
      </vt:variant>
      <vt:variant>
        <vt:i4>1441849</vt:i4>
      </vt:variant>
      <vt:variant>
        <vt:i4>242</vt:i4>
      </vt:variant>
      <vt:variant>
        <vt:i4>0</vt:i4>
      </vt:variant>
      <vt:variant>
        <vt:i4>5</vt:i4>
      </vt:variant>
      <vt:variant>
        <vt:lpwstr/>
      </vt:variant>
      <vt:variant>
        <vt:lpwstr>_Toc201382200</vt:lpwstr>
      </vt:variant>
      <vt:variant>
        <vt:i4>2031674</vt:i4>
      </vt:variant>
      <vt:variant>
        <vt:i4>236</vt:i4>
      </vt:variant>
      <vt:variant>
        <vt:i4>0</vt:i4>
      </vt:variant>
      <vt:variant>
        <vt:i4>5</vt:i4>
      </vt:variant>
      <vt:variant>
        <vt:lpwstr/>
      </vt:variant>
      <vt:variant>
        <vt:lpwstr>_Toc201382199</vt:lpwstr>
      </vt:variant>
      <vt:variant>
        <vt:i4>2031674</vt:i4>
      </vt:variant>
      <vt:variant>
        <vt:i4>230</vt:i4>
      </vt:variant>
      <vt:variant>
        <vt:i4>0</vt:i4>
      </vt:variant>
      <vt:variant>
        <vt:i4>5</vt:i4>
      </vt:variant>
      <vt:variant>
        <vt:lpwstr/>
      </vt:variant>
      <vt:variant>
        <vt:lpwstr>_Toc201382198</vt:lpwstr>
      </vt:variant>
      <vt:variant>
        <vt:i4>2031674</vt:i4>
      </vt:variant>
      <vt:variant>
        <vt:i4>224</vt:i4>
      </vt:variant>
      <vt:variant>
        <vt:i4>0</vt:i4>
      </vt:variant>
      <vt:variant>
        <vt:i4>5</vt:i4>
      </vt:variant>
      <vt:variant>
        <vt:lpwstr/>
      </vt:variant>
      <vt:variant>
        <vt:lpwstr>_Toc201382197</vt:lpwstr>
      </vt:variant>
      <vt:variant>
        <vt:i4>2031674</vt:i4>
      </vt:variant>
      <vt:variant>
        <vt:i4>218</vt:i4>
      </vt:variant>
      <vt:variant>
        <vt:i4>0</vt:i4>
      </vt:variant>
      <vt:variant>
        <vt:i4>5</vt:i4>
      </vt:variant>
      <vt:variant>
        <vt:lpwstr/>
      </vt:variant>
      <vt:variant>
        <vt:lpwstr>_Toc201382196</vt:lpwstr>
      </vt:variant>
      <vt:variant>
        <vt:i4>2031674</vt:i4>
      </vt:variant>
      <vt:variant>
        <vt:i4>212</vt:i4>
      </vt:variant>
      <vt:variant>
        <vt:i4>0</vt:i4>
      </vt:variant>
      <vt:variant>
        <vt:i4>5</vt:i4>
      </vt:variant>
      <vt:variant>
        <vt:lpwstr/>
      </vt:variant>
      <vt:variant>
        <vt:lpwstr>_Toc201382195</vt:lpwstr>
      </vt:variant>
      <vt:variant>
        <vt:i4>2031674</vt:i4>
      </vt:variant>
      <vt:variant>
        <vt:i4>206</vt:i4>
      </vt:variant>
      <vt:variant>
        <vt:i4>0</vt:i4>
      </vt:variant>
      <vt:variant>
        <vt:i4>5</vt:i4>
      </vt:variant>
      <vt:variant>
        <vt:lpwstr/>
      </vt:variant>
      <vt:variant>
        <vt:lpwstr>_Toc201382194</vt:lpwstr>
      </vt:variant>
      <vt:variant>
        <vt:i4>2031674</vt:i4>
      </vt:variant>
      <vt:variant>
        <vt:i4>200</vt:i4>
      </vt:variant>
      <vt:variant>
        <vt:i4>0</vt:i4>
      </vt:variant>
      <vt:variant>
        <vt:i4>5</vt:i4>
      </vt:variant>
      <vt:variant>
        <vt:lpwstr/>
      </vt:variant>
      <vt:variant>
        <vt:lpwstr>_Toc201382193</vt:lpwstr>
      </vt:variant>
      <vt:variant>
        <vt:i4>2031674</vt:i4>
      </vt:variant>
      <vt:variant>
        <vt:i4>194</vt:i4>
      </vt:variant>
      <vt:variant>
        <vt:i4>0</vt:i4>
      </vt:variant>
      <vt:variant>
        <vt:i4>5</vt:i4>
      </vt:variant>
      <vt:variant>
        <vt:lpwstr/>
      </vt:variant>
      <vt:variant>
        <vt:lpwstr>_Toc201382192</vt:lpwstr>
      </vt:variant>
      <vt:variant>
        <vt:i4>2031674</vt:i4>
      </vt:variant>
      <vt:variant>
        <vt:i4>188</vt:i4>
      </vt:variant>
      <vt:variant>
        <vt:i4>0</vt:i4>
      </vt:variant>
      <vt:variant>
        <vt:i4>5</vt:i4>
      </vt:variant>
      <vt:variant>
        <vt:lpwstr/>
      </vt:variant>
      <vt:variant>
        <vt:lpwstr>_Toc201382191</vt:lpwstr>
      </vt:variant>
      <vt:variant>
        <vt:i4>2031674</vt:i4>
      </vt:variant>
      <vt:variant>
        <vt:i4>182</vt:i4>
      </vt:variant>
      <vt:variant>
        <vt:i4>0</vt:i4>
      </vt:variant>
      <vt:variant>
        <vt:i4>5</vt:i4>
      </vt:variant>
      <vt:variant>
        <vt:lpwstr/>
      </vt:variant>
      <vt:variant>
        <vt:lpwstr>_Toc201382190</vt:lpwstr>
      </vt:variant>
      <vt:variant>
        <vt:i4>1966138</vt:i4>
      </vt:variant>
      <vt:variant>
        <vt:i4>176</vt:i4>
      </vt:variant>
      <vt:variant>
        <vt:i4>0</vt:i4>
      </vt:variant>
      <vt:variant>
        <vt:i4>5</vt:i4>
      </vt:variant>
      <vt:variant>
        <vt:lpwstr/>
      </vt:variant>
      <vt:variant>
        <vt:lpwstr>_Toc201382189</vt:lpwstr>
      </vt:variant>
      <vt:variant>
        <vt:i4>1966138</vt:i4>
      </vt:variant>
      <vt:variant>
        <vt:i4>170</vt:i4>
      </vt:variant>
      <vt:variant>
        <vt:i4>0</vt:i4>
      </vt:variant>
      <vt:variant>
        <vt:i4>5</vt:i4>
      </vt:variant>
      <vt:variant>
        <vt:lpwstr/>
      </vt:variant>
      <vt:variant>
        <vt:lpwstr>_Toc201382188</vt:lpwstr>
      </vt:variant>
      <vt:variant>
        <vt:i4>1966138</vt:i4>
      </vt:variant>
      <vt:variant>
        <vt:i4>164</vt:i4>
      </vt:variant>
      <vt:variant>
        <vt:i4>0</vt:i4>
      </vt:variant>
      <vt:variant>
        <vt:i4>5</vt:i4>
      </vt:variant>
      <vt:variant>
        <vt:lpwstr/>
      </vt:variant>
      <vt:variant>
        <vt:lpwstr>_Toc201382187</vt:lpwstr>
      </vt:variant>
      <vt:variant>
        <vt:i4>1966138</vt:i4>
      </vt:variant>
      <vt:variant>
        <vt:i4>158</vt:i4>
      </vt:variant>
      <vt:variant>
        <vt:i4>0</vt:i4>
      </vt:variant>
      <vt:variant>
        <vt:i4>5</vt:i4>
      </vt:variant>
      <vt:variant>
        <vt:lpwstr/>
      </vt:variant>
      <vt:variant>
        <vt:lpwstr>_Toc201382186</vt:lpwstr>
      </vt:variant>
      <vt:variant>
        <vt:i4>1966138</vt:i4>
      </vt:variant>
      <vt:variant>
        <vt:i4>152</vt:i4>
      </vt:variant>
      <vt:variant>
        <vt:i4>0</vt:i4>
      </vt:variant>
      <vt:variant>
        <vt:i4>5</vt:i4>
      </vt:variant>
      <vt:variant>
        <vt:lpwstr/>
      </vt:variant>
      <vt:variant>
        <vt:lpwstr>_Toc201382185</vt:lpwstr>
      </vt:variant>
      <vt:variant>
        <vt:i4>1966138</vt:i4>
      </vt:variant>
      <vt:variant>
        <vt:i4>146</vt:i4>
      </vt:variant>
      <vt:variant>
        <vt:i4>0</vt:i4>
      </vt:variant>
      <vt:variant>
        <vt:i4>5</vt:i4>
      </vt:variant>
      <vt:variant>
        <vt:lpwstr/>
      </vt:variant>
      <vt:variant>
        <vt:lpwstr>_Toc201382184</vt:lpwstr>
      </vt:variant>
      <vt:variant>
        <vt:i4>1966138</vt:i4>
      </vt:variant>
      <vt:variant>
        <vt:i4>140</vt:i4>
      </vt:variant>
      <vt:variant>
        <vt:i4>0</vt:i4>
      </vt:variant>
      <vt:variant>
        <vt:i4>5</vt:i4>
      </vt:variant>
      <vt:variant>
        <vt:lpwstr/>
      </vt:variant>
      <vt:variant>
        <vt:lpwstr>_Toc201382183</vt:lpwstr>
      </vt:variant>
      <vt:variant>
        <vt:i4>1966138</vt:i4>
      </vt:variant>
      <vt:variant>
        <vt:i4>134</vt:i4>
      </vt:variant>
      <vt:variant>
        <vt:i4>0</vt:i4>
      </vt:variant>
      <vt:variant>
        <vt:i4>5</vt:i4>
      </vt:variant>
      <vt:variant>
        <vt:lpwstr/>
      </vt:variant>
      <vt:variant>
        <vt:lpwstr>_Toc201382182</vt:lpwstr>
      </vt:variant>
      <vt:variant>
        <vt:i4>1966138</vt:i4>
      </vt:variant>
      <vt:variant>
        <vt:i4>128</vt:i4>
      </vt:variant>
      <vt:variant>
        <vt:i4>0</vt:i4>
      </vt:variant>
      <vt:variant>
        <vt:i4>5</vt:i4>
      </vt:variant>
      <vt:variant>
        <vt:lpwstr/>
      </vt:variant>
      <vt:variant>
        <vt:lpwstr>_Toc201382181</vt:lpwstr>
      </vt:variant>
      <vt:variant>
        <vt:i4>1966138</vt:i4>
      </vt:variant>
      <vt:variant>
        <vt:i4>122</vt:i4>
      </vt:variant>
      <vt:variant>
        <vt:i4>0</vt:i4>
      </vt:variant>
      <vt:variant>
        <vt:i4>5</vt:i4>
      </vt:variant>
      <vt:variant>
        <vt:lpwstr/>
      </vt:variant>
      <vt:variant>
        <vt:lpwstr>_Toc201382180</vt:lpwstr>
      </vt:variant>
      <vt:variant>
        <vt:i4>1114170</vt:i4>
      </vt:variant>
      <vt:variant>
        <vt:i4>116</vt:i4>
      </vt:variant>
      <vt:variant>
        <vt:i4>0</vt:i4>
      </vt:variant>
      <vt:variant>
        <vt:i4>5</vt:i4>
      </vt:variant>
      <vt:variant>
        <vt:lpwstr/>
      </vt:variant>
      <vt:variant>
        <vt:lpwstr>_Toc201382179</vt:lpwstr>
      </vt:variant>
      <vt:variant>
        <vt:i4>1114170</vt:i4>
      </vt:variant>
      <vt:variant>
        <vt:i4>110</vt:i4>
      </vt:variant>
      <vt:variant>
        <vt:i4>0</vt:i4>
      </vt:variant>
      <vt:variant>
        <vt:i4>5</vt:i4>
      </vt:variant>
      <vt:variant>
        <vt:lpwstr/>
      </vt:variant>
      <vt:variant>
        <vt:lpwstr>_Toc201382178</vt:lpwstr>
      </vt:variant>
      <vt:variant>
        <vt:i4>1114170</vt:i4>
      </vt:variant>
      <vt:variant>
        <vt:i4>104</vt:i4>
      </vt:variant>
      <vt:variant>
        <vt:i4>0</vt:i4>
      </vt:variant>
      <vt:variant>
        <vt:i4>5</vt:i4>
      </vt:variant>
      <vt:variant>
        <vt:lpwstr/>
      </vt:variant>
      <vt:variant>
        <vt:lpwstr>_Toc201382177</vt:lpwstr>
      </vt:variant>
      <vt:variant>
        <vt:i4>1114170</vt:i4>
      </vt:variant>
      <vt:variant>
        <vt:i4>98</vt:i4>
      </vt:variant>
      <vt:variant>
        <vt:i4>0</vt:i4>
      </vt:variant>
      <vt:variant>
        <vt:i4>5</vt:i4>
      </vt:variant>
      <vt:variant>
        <vt:lpwstr/>
      </vt:variant>
      <vt:variant>
        <vt:lpwstr>_Toc201382176</vt:lpwstr>
      </vt:variant>
      <vt:variant>
        <vt:i4>1114170</vt:i4>
      </vt:variant>
      <vt:variant>
        <vt:i4>92</vt:i4>
      </vt:variant>
      <vt:variant>
        <vt:i4>0</vt:i4>
      </vt:variant>
      <vt:variant>
        <vt:i4>5</vt:i4>
      </vt:variant>
      <vt:variant>
        <vt:lpwstr/>
      </vt:variant>
      <vt:variant>
        <vt:lpwstr>_Toc201382175</vt:lpwstr>
      </vt:variant>
      <vt:variant>
        <vt:i4>1114170</vt:i4>
      </vt:variant>
      <vt:variant>
        <vt:i4>86</vt:i4>
      </vt:variant>
      <vt:variant>
        <vt:i4>0</vt:i4>
      </vt:variant>
      <vt:variant>
        <vt:i4>5</vt:i4>
      </vt:variant>
      <vt:variant>
        <vt:lpwstr/>
      </vt:variant>
      <vt:variant>
        <vt:lpwstr>_Toc201382174</vt:lpwstr>
      </vt:variant>
      <vt:variant>
        <vt:i4>1114170</vt:i4>
      </vt:variant>
      <vt:variant>
        <vt:i4>80</vt:i4>
      </vt:variant>
      <vt:variant>
        <vt:i4>0</vt:i4>
      </vt:variant>
      <vt:variant>
        <vt:i4>5</vt:i4>
      </vt:variant>
      <vt:variant>
        <vt:lpwstr/>
      </vt:variant>
      <vt:variant>
        <vt:lpwstr>_Toc201382173</vt:lpwstr>
      </vt:variant>
      <vt:variant>
        <vt:i4>1114170</vt:i4>
      </vt:variant>
      <vt:variant>
        <vt:i4>74</vt:i4>
      </vt:variant>
      <vt:variant>
        <vt:i4>0</vt:i4>
      </vt:variant>
      <vt:variant>
        <vt:i4>5</vt:i4>
      </vt:variant>
      <vt:variant>
        <vt:lpwstr/>
      </vt:variant>
      <vt:variant>
        <vt:lpwstr>_Toc201382172</vt:lpwstr>
      </vt:variant>
      <vt:variant>
        <vt:i4>1114170</vt:i4>
      </vt:variant>
      <vt:variant>
        <vt:i4>68</vt:i4>
      </vt:variant>
      <vt:variant>
        <vt:i4>0</vt:i4>
      </vt:variant>
      <vt:variant>
        <vt:i4>5</vt:i4>
      </vt:variant>
      <vt:variant>
        <vt:lpwstr/>
      </vt:variant>
      <vt:variant>
        <vt:lpwstr>_Toc201382171</vt:lpwstr>
      </vt:variant>
      <vt:variant>
        <vt:i4>1114170</vt:i4>
      </vt:variant>
      <vt:variant>
        <vt:i4>62</vt:i4>
      </vt:variant>
      <vt:variant>
        <vt:i4>0</vt:i4>
      </vt:variant>
      <vt:variant>
        <vt:i4>5</vt:i4>
      </vt:variant>
      <vt:variant>
        <vt:lpwstr/>
      </vt:variant>
      <vt:variant>
        <vt:lpwstr>_Toc201382170</vt:lpwstr>
      </vt:variant>
      <vt:variant>
        <vt:i4>1048634</vt:i4>
      </vt:variant>
      <vt:variant>
        <vt:i4>56</vt:i4>
      </vt:variant>
      <vt:variant>
        <vt:i4>0</vt:i4>
      </vt:variant>
      <vt:variant>
        <vt:i4>5</vt:i4>
      </vt:variant>
      <vt:variant>
        <vt:lpwstr/>
      </vt:variant>
      <vt:variant>
        <vt:lpwstr>_Toc201382169</vt:lpwstr>
      </vt:variant>
      <vt:variant>
        <vt:i4>1048634</vt:i4>
      </vt:variant>
      <vt:variant>
        <vt:i4>50</vt:i4>
      </vt:variant>
      <vt:variant>
        <vt:i4>0</vt:i4>
      </vt:variant>
      <vt:variant>
        <vt:i4>5</vt:i4>
      </vt:variant>
      <vt:variant>
        <vt:lpwstr/>
      </vt:variant>
      <vt:variant>
        <vt:lpwstr>_Toc201382168</vt:lpwstr>
      </vt:variant>
      <vt:variant>
        <vt:i4>1048634</vt:i4>
      </vt:variant>
      <vt:variant>
        <vt:i4>44</vt:i4>
      </vt:variant>
      <vt:variant>
        <vt:i4>0</vt:i4>
      </vt:variant>
      <vt:variant>
        <vt:i4>5</vt:i4>
      </vt:variant>
      <vt:variant>
        <vt:lpwstr/>
      </vt:variant>
      <vt:variant>
        <vt:lpwstr>_Toc201382167</vt:lpwstr>
      </vt:variant>
      <vt:variant>
        <vt:i4>1048634</vt:i4>
      </vt:variant>
      <vt:variant>
        <vt:i4>38</vt:i4>
      </vt:variant>
      <vt:variant>
        <vt:i4>0</vt:i4>
      </vt:variant>
      <vt:variant>
        <vt:i4>5</vt:i4>
      </vt:variant>
      <vt:variant>
        <vt:lpwstr/>
      </vt:variant>
      <vt:variant>
        <vt:lpwstr>_Toc201382166</vt:lpwstr>
      </vt:variant>
      <vt:variant>
        <vt:i4>1048634</vt:i4>
      </vt:variant>
      <vt:variant>
        <vt:i4>32</vt:i4>
      </vt:variant>
      <vt:variant>
        <vt:i4>0</vt:i4>
      </vt:variant>
      <vt:variant>
        <vt:i4>5</vt:i4>
      </vt:variant>
      <vt:variant>
        <vt:lpwstr/>
      </vt:variant>
      <vt:variant>
        <vt:lpwstr>_Toc201382165</vt:lpwstr>
      </vt:variant>
      <vt:variant>
        <vt:i4>1048634</vt:i4>
      </vt:variant>
      <vt:variant>
        <vt:i4>26</vt:i4>
      </vt:variant>
      <vt:variant>
        <vt:i4>0</vt:i4>
      </vt:variant>
      <vt:variant>
        <vt:i4>5</vt:i4>
      </vt:variant>
      <vt:variant>
        <vt:lpwstr/>
      </vt:variant>
      <vt:variant>
        <vt:lpwstr>_Toc201382164</vt:lpwstr>
      </vt:variant>
      <vt:variant>
        <vt:i4>1048634</vt:i4>
      </vt:variant>
      <vt:variant>
        <vt:i4>20</vt:i4>
      </vt:variant>
      <vt:variant>
        <vt:i4>0</vt:i4>
      </vt:variant>
      <vt:variant>
        <vt:i4>5</vt:i4>
      </vt:variant>
      <vt:variant>
        <vt:lpwstr/>
      </vt:variant>
      <vt:variant>
        <vt:lpwstr>_Toc201382163</vt:lpwstr>
      </vt:variant>
      <vt:variant>
        <vt:i4>1048634</vt:i4>
      </vt:variant>
      <vt:variant>
        <vt:i4>14</vt:i4>
      </vt:variant>
      <vt:variant>
        <vt:i4>0</vt:i4>
      </vt:variant>
      <vt:variant>
        <vt:i4>5</vt:i4>
      </vt:variant>
      <vt:variant>
        <vt:lpwstr/>
      </vt:variant>
      <vt:variant>
        <vt:lpwstr>_Toc201382162</vt:lpwstr>
      </vt:variant>
      <vt:variant>
        <vt:i4>1048634</vt:i4>
      </vt:variant>
      <vt:variant>
        <vt:i4>8</vt:i4>
      </vt:variant>
      <vt:variant>
        <vt:i4>0</vt:i4>
      </vt:variant>
      <vt:variant>
        <vt:i4>5</vt:i4>
      </vt:variant>
      <vt:variant>
        <vt:lpwstr/>
      </vt:variant>
      <vt:variant>
        <vt:lpwstr>_Toc201382161</vt:lpwstr>
      </vt:variant>
      <vt:variant>
        <vt:i4>1048634</vt:i4>
      </vt:variant>
      <vt:variant>
        <vt:i4>2</vt:i4>
      </vt:variant>
      <vt:variant>
        <vt:i4>0</vt:i4>
      </vt:variant>
      <vt:variant>
        <vt:i4>5</vt:i4>
      </vt:variant>
      <vt:variant>
        <vt:lpwstr/>
      </vt:variant>
      <vt:variant>
        <vt:lpwstr>_Toc201382160</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 Description for the Task Ring (TSKR)</dc:title>
  <dc:subject>Algorithm Description for the Task Ring (TSKR)</dc:subject>
  <dc:creator>GMPT</dc:creator>
  <cp:keywords>OS, tasks, scheduling, initialization, TSKR</cp:keywords>
  <cp:lastModifiedBy>Matthew L Kaufer</cp:lastModifiedBy>
  <cp:revision>3</cp:revision>
  <cp:lastPrinted>2005-08-02T14:44:00Z</cp:lastPrinted>
  <dcterms:created xsi:type="dcterms:W3CDTF">2009-04-15T19:31:00Z</dcterms:created>
  <dcterms:modified xsi:type="dcterms:W3CDTF">2009-04-15T19:34:00Z</dcterms:modified>
</cp:coreProperties>
</file>